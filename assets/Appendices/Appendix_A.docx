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BF0FF2" w14:textId="77777777" w:rsidR="006828C7" w:rsidRPr="003104E7" w:rsidRDefault="006828C7" w:rsidP="006828C7">
      <w:pPr>
        <w:pStyle w:val="PDHeading"/>
        <w:jc w:val="center"/>
        <w:divId w:val="2116439976"/>
        <w:rPr>
          <w:rFonts w:cs="Times New Roman"/>
        </w:rPr>
      </w:pPr>
      <w:bookmarkStart w:id="0" w:name="RH_PD_TOC_BK"/>
      <w:r>
        <w:rPr>
          <w:rFonts w:cs="Times New Roman"/>
        </w:rPr>
        <w:t>APPE</w:t>
      </w:r>
      <w:r w:rsidR="00DD0919">
        <w:rPr>
          <w:rFonts w:cs="Times New Roman"/>
        </w:rPr>
        <w:t>N</w:t>
      </w:r>
      <w:r>
        <w:rPr>
          <w:rFonts w:cs="Times New Roman"/>
        </w:rPr>
        <w:t>DIX A</w:t>
      </w:r>
    </w:p>
    <w:bookmarkEnd w:id="0"/>
    <w:p w14:paraId="79D3935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GUID=709c3300-ff57-48f8-b303-42484f0d3cf8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w:t>
      </w:r>
      <w:r w:rsidRPr="006F2CA2">
        <w:rPr>
          <w:rFonts w:ascii="Times New Roman" w:hAnsi="Times New Roman" w:cs="Times New Roman"/>
          <w:caps/>
          <w:sz w:val="22"/>
          <w:szCs w:val="20"/>
          <w:lang w:val="en-GB" w:eastAsia="en-US"/>
        </w:rPr>
        <w:fldChar w:fldCharType="end"/>
      </w:r>
    </w:p>
    <w:tbl>
      <w:tblPr>
        <w:tblW w:w="7140" w:type="dxa"/>
        <w:jc w:val="center"/>
        <w:tblLook w:val="04A0" w:firstRow="1" w:lastRow="0" w:firstColumn="1" w:lastColumn="0" w:noHBand="0" w:noVBand="1"/>
      </w:tblPr>
      <w:tblGrid>
        <w:gridCol w:w="7140"/>
      </w:tblGrid>
      <w:tr w:rsidR="006F2CA2" w:rsidRPr="006F2CA2" w14:paraId="076F2BA9" w14:textId="77777777" w:rsidTr="006F2CA2">
        <w:trPr>
          <w:divId w:val="2116439976"/>
          <w:cantSplit/>
          <w:jc w:val="center"/>
        </w:trPr>
        <w:tc>
          <w:tcPr>
            <w:tcW w:w="7140" w:type="dxa"/>
          </w:tcPr>
          <w:p w14:paraId="44C9A9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 39</w:t>
            </w:r>
          </w:p>
        </w:tc>
      </w:tr>
      <w:tr w:rsidR="006F2CA2" w:rsidRPr="006F2CA2" w14:paraId="1C2EFF12" w14:textId="77777777" w:rsidTr="006F2CA2">
        <w:trPr>
          <w:divId w:val="2116439976"/>
          <w:cantSplit/>
          <w:jc w:val="center"/>
        </w:trPr>
        <w:tc>
          <w:tcPr>
            <w:tcW w:w="7140" w:type="dxa"/>
          </w:tcPr>
          <w:p w14:paraId="4EEAAE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GUID=a0c4ef7a-ef13-4a24-919b-6bde3b225c57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(SECTION 94 ORIGINATING SUMMONS FORM)</w:t>
            </w:r>
          </w:p>
        </w:tc>
      </w:tr>
      <w:tr w:rsidR="006F2CA2" w:rsidRPr="006F2CA2" w14:paraId="51D517DE" w14:textId="77777777" w:rsidTr="006F2CA2">
        <w:trPr>
          <w:divId w:val="2116439976"/>
          <w:cantSplit/>
          <w:jc w:val="center"/>
        </w:trPr>
        <w:tc>
          <w:tcPr>
            <w:tcW w:w="7140" w:type="dxa"/>
          </w:tcPr>
          <w:p w14:paraId="51FC29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GUID=e63f3267-2f1c-44cf-8612-d177d76cb5cb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C863C8D" w14:textId="77777777" w:rsidTr="006F2CA2">
        <w:trPr>
          <w:divId w:val="2116439976"/>
          <w:cantSplit/>
          <w:jc w:val="center"/>
        </w:trPr>
        <w:tc>
          <w:tcPr>
            <w:tcW w:w="7140" w:type="dxa"/>
          </w:tcPr>
          <w:p w14:paraId="770183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GUID=27627030-0492-4c49-9c47-0c9fb645ff69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101CD0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GUID=cc36f499-ce64-49d4-b355-f49f2c76722f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666016B7" w14:textId="77777777" w:rsidTr="006F2CA2">
        <w:trPr>
          <w:divId w:val="2116439976"/>
          <w:cantSplit/>
          <w:jc w:val="center"/>
        </w:trPr>
        <w:tc>
          <w:tcPr>
            <w:tcW w:w="7140" w:type="dxa"/>
          </w:tcPr>
          <w:p w14:paraId="04CDCD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GUID=6e9069ac-a83f-4414-9dbc-8449e54b2f35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007215E" w14:textId="77777777" w:rsidTr="006F2CA2">
        <w:trPr>
          <w:divId w:val="2116439976"/>
          <w:cantSplit/>
          <w:jc w:val="center"/>
        </w:trPr>
        <w:tc>
          <w:tcPr>
            <w:tcW w:w="7140" w:type="dxa"/>
          </w:tcPr>
          <w:p w14:paraId="0F544C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GUID=376a9944-3f9b-47e6-b427-4ad0034f9b83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746C74F" w14:textId="77777777" w:rsidTr="006F2CA2">
        <w:trPr>
          <w:divId w:val="2116439976"/>
          <w:cantSplit/>
          <w:jc w:val="center"/>
        </w:trPr>
        <w:tc>
          <w:tcPr>
            <w:tcW w:w="7140" w:type="dxa"/>
          </w:tcPr>
          <w:p w14:paraId="1C97D1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GUID=e0237dd4-7e55-42dc-a5fa-fa86f9c79e4d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D1E9BA" w14:textId="77777777" w:rsidTr="006F2CA2">
        <w:trPr>
          <w:divId w:val="2116439976"/>
          <w:cantSplit/>
          <w:jc w:val="center"/>
        </w:trPr>
        <w:tc>
          <w:tcPr>
            <w:tcW w:w="7140" w:type="dxa"/>
          </w:tcPr>
          <w:p w14:paraId="4158C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GUID=691af929-53f9-4584-8fb9-fd842b830119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D9BB6C0" w14:textId="77777777" w:rsidTr="006F2CA2">
        <w:trPr>
          <w:divId w:val="2116439976"/>
          <w:cantSplit/>
          <w:jc w:val="center"/>
        </w:trPr>
        <w:tc>
          <w:tcPr>
            <w:tcW w:w="7140" w:type="dxa"/>
          </w:tcPr>
          <w:p w14:paraId="610025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GUID=fc428236-0606-4076-82ca-6be897582de4 </w:instrText>
            </w:r>
            <w:r w:rsidRPr="006F2CA2">
              <w:rPr>
                <w:rFonts w:ascii="Times New Roman" w:hAnsi="Times New Roman" w:cs="Times New Roman"/>
                <w:sz w:val="22"/>
                <w:szCs w:val="20"/>
                <w:lang w:val="en-GB" w:eastAsia="en-US"/>
              </w:rPr>
              <w:fldChar w:fldCharType="end"/>
            </w:r>
          </w:p>
        </w:tc>
      </w:tr>
      <w:tr w:rsidR="006F2CA2" w:rsidRPr="006F2CA2" w14:paraId="66707088" w14:textId="77777777" w:rsidTr="006F2CA2">
        <w:trPr>
          <w:divId w:val="2116439976"/>
          <w:cantSplit/>
          <w:jc w:val="center"/>
        </w:trPr>
        <w:tc>
          <w:tcPr>
            <w:tcW w:w="7140" w:type="dxa"/>
          </w:tcPr>
          <w:p w14:paraId="39BEC3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GUID=54160216-589b-4fdb-9b07-5f3dd155b75a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ORIGINATING SUMMONS FOR THE DISSOLUTION OF MARRIAGE </w:t>
            </w:r>
            <w:r w:rsidRPr="006F2CA2">
              <w:rPr>
                <w:rFonts w:ascii="Times New Roman" w:hAnsi="Times New Roman" w:cs="Times New Roman"/>
                <w:sz w:val="22"/>
                <w:szCs w:val="20"/>
                <w:lang w:val="en-GB" w:eastAsia="en-US"/>
              </w:rPr>
              <w:br/>
              <w:t>PURSUANT TO SECTION 94 OF THE WOMEN’S CHARTER (CAP. 353)</w:t>
            </w:r>
          </w:p>
        </w:tc>
      </w:tr>
      <w:tr w:rsidR="006F2CA2" w:rsidRPr="006F2CA2" w14:paraId="23C2ABED" w14:textId="77777777" w:rsidTr="006F2CA2">
        <w:trPr>
          <w:divId w:val="2116439976"/>
          <w:cantSplit/>
          <w:jc w:val="center"/>
        </w:trPr>
        <w:tc>
          <w:tcPr>
            <w:tcW w:w="7140" w:type="dxa"/>
          </w:tcPr>
          <w:p w14:paraId="029A0C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GUID=be27e130-12a9-4808-8c56-aa1e3e561da2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AD088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GUID=86d9b6e8-e0fd-418a-8b29-0525d1e7cf23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w:t>
            </w:r>
            <w:r w:rsidRPr="006F2CA2">
              <w:rPr>
                <w:rFonts w:ascii="Times New Roman" w:hAnsi="Times New Roman" w:cs="Times New Roman"/>
                <w:sz w:val="22"/>
                <w:szCs w:val="20"/>
                <w:lang w:val="en-GB" w:eastAsia="en-US"/>
              </w:rPr>
              <w:t>]</w:t>
            </w:r>
          </w:p>
          <w:p w14:paraId="5D1C5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GUID=ae59a4e5-12bc-43df-b9ec-cb3a9fbb5696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701F33BB" w14:textId="77777777" w:rsidTr="006F2CA2">
        <w:trPr>
          <w:divId w:val="2116439976"/>
          <w:cantSplit/>
          <w:jc w:val="center"/>
        </w:trPr>
        <w:tc>
          <w:tcPr>
            <w:tcW w:w="7140" w:type="dxa"/>
          </w:tcPr>
          <w:p w14:paraId="7E4A6149"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GUID=c85c3172-eeb0-4d04-9330-95eb9b5c8d67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068324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GUID=2e256578-d1a7-4436-ba03-1d2160fa2d14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the Plaintiff be at liberty to file a writ of summons for dissolution of the marriage notwithstanding that 3 years have not passed since the marriage was registered on [</w:t>
            </w:r>
            <w:r w:rsidRPr="006F2CA2">
              <w:rPr>
                <w:rFonts w:ascii="Times New Roman" w:hAnsi="Times New Roman" w:cs="Times New Roman"/>
                <w:i/>
                <w:sz w:val="22"/>
                <w:szCs w:val="20"/>
                <w:lang w:val="en-GB" w:eastAsia="en-US"/>
              </w:rPr>
              <w:t>date of registration of marriage</w:t>
            </w:r>
            <w:r w:rsidRPr="006F2CA2">
              <w:rPr>
                <w:rFonts w:ascii="Times New Roman" w:hAnsi="Times New Roman" w:cs="Times New Roman"/>
                <w:sz w:val="22"/>
                <w:szCs w:val="20"/>
                <w:lang w:val="en-GB" w:eastAsia="en-US"/>
              </w:rPr>
              <w:t>].</w:t>
            </w:r>
          </w:p>
        </w:tc>
      </w:tr>
      <w:tr w:rsidR="006F2CA2" w:rsidRPr="006F2CA2" w14:paraId="29D8D95E" w14:textId="77777777" w:rsidTr="006F2CA2">
        <w:trPr>
          <w:divId w:val="2116439976"/>
          <w:cantSplit/>
          <w:jc w:val="center"/>
        </w:trPr>
        <w:tc>
          <w:tcPr>
            <w:tcW w:w="7140" w:type="dxa"/>
          </w:tcPr>
          <w:p w14:paraId="781071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GUID=5e5ec5f6-932c-4361-a3db-47a8b859eb96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Please specify if any other order(s) is/are sought</w:t>
            </w:r>
            <w:r w:rsidRPr="006F2CA2">
              <w:rPr>
                <w:rFonts w:ascii="Times New Roman" w:hAnsi="Times New Roman" w:cs="Times New Roman"/>
                <w:sz w:val="22"/>
                <w:szCs w:val="20"/>
                <w:lang w:val="en-GB" w:eastAsia="en-US"/>
              </w:rPr>
              <w:t>]</w:t>
            </w:r>
          </w:p>
        </w:tc>
      </w:tr>
      <w:tr w:rsidR="006F2CA2" w:rsidRPr="006F2CA2" w14:paraId="4D06F9ED" w14:textId="77777777" w:rsidTr="006F2CA2">
        <w:trPr>
          <w:divId w:val="2116439976"/>
          <w:cantSplit/>
          <w:jc w:val="center"/>
        </w:trPr>
        <w:tc>
          <w:tcPr>
            <w:tcW w:w="7140" w:type="dxa"/>
          </w:tcPr>
          <w:p w14:paraId="7F17BEF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xml:space="preserve">], solicitor for the abovenamed Plaintiff whose </w:t>
            </w:r>
            <w:proofErr w:type="gramStart"/>
            <w:r w:rsidRPr="006F2CA2">
              <w:rPr>
                <w:rFonts w:ascii="Times New Roman" w:hAnsi="Times New Roman" w:cs="Times New Roman"/>
                <w:sz w:val="22"/>
                <w:szCs w:val="20"/>
                <w:lang w:val="en-GB" w:eastAsia="en-US"/>
              </w:rPr>
              <w:t>particulars are</w:t>
            </w:r>
            <w:proofErr w:type="gramEnd"/>
            <w:r w:rsidRPr="006F2CA2">
              <w:rPr>
                <w:rFonts w:ascii="Times New Roman" w:hAnsi="Times New Roman" w:cs="Times New Roman"/>
                <w:sz w:val="22"/>
                <w:szCs w:val="20"/>
                <w:lang w:val="en-GB" w:eastAsia="en-US"/>
              </w:rPr>
              <w:t xml:space="preserv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43D6C11" w14:textId="77777777" w:rsidTr="006F2CA2">
        <w:trPr>
          <w:divId w:val="2116439976"/>
          <w:cantSplit/>
          <w:jc w:val="center"/>
        </w:trPr>
        <w:tc>
          <w:tcPr>
            <w:tcW w:w="7140" w:type="dxa"/>
          </w:tcPr>
          <w:p w14:paraId="1FAEE96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7BFC9F08" w14:textId="77777777" w:rsidTr="006F2CA2">
        <w:trPr>
          <w:divId w:val="2116439976"/>
          <w:cantSplit/>
          <w:jc w:val="center"/>
        </w:trPr>
        <w:tc>
          <w:tcPr>
            <w:tcW w:w="7140" w:type="dxa"/>
          </w:tcPr>
          <w:p w14:paraId="1367728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GUID=0d584542-585a-4868-9e55-902b5baab861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*Delete where inapplicable.</w:t>
            </w:r>
          </w:p>
          <w:p w14:paraId="02A0D71F" w14:textId="77777777" w:rsidR="006F2CA2" w:rsidRPr="006F2CA2" w:rsidRDefault="006F2CA2" w:rsidP="006F2CA2">
            <w:pPr>
              <w:spacing w:before="60" w:after="60" w:line="240" w:lineRule="auto"/>
              <w:jc w:val="right"/>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GUID=271a32c7-80ce-4612-af6a-56e396c15727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Registrar.</w:t>
            </w:r>
          </w:p>
          <w:p w14:paraId="6F697755"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GUID=66c5ba7c-bd4d-4ba7-b059-fca339ae6ad3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Note</w:t>
            </w:r>
            <w:r w:rsidRPr="006F2CA2">
              <w:rPr>
                <w:rFonts w:ascii="Times New Roman" w:hAnsi="Times New Roman" w:cs="Times New Roman"/>
                <w:sz w:val="22"/>
                <w:szCs w:val="22"/>
                <w:lang w:val="en-GB" w:eastAsia="en-US"/>
              </w:rPr>
              <w:t>:  </w:t>
            </w:r>
          </w:p>
          <w:p w14:paraId="3C13E521"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This originating summons may not be served more than 6 months after the above date unless renewed by order of the Court.</w:t>
            </w:r>
          </w:p>
          <w:p w14:paraId="6249E719"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GUID=ccc1a475-b5c2-463c-9412-240ba01d64f1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If a defendant does not attend personally or by his counsel or solicitor at the time and place abovementioned, the Court may make such order(s) as it deems just and expedient.</w:t>
            </w:r>
          </w:p>
          <w:p w14:paraId="48338831"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GUID=fcfc2d31-54cb-40b5-8d33-3288f3049054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bl>
    <w:p w14:paraId="256DF0F1" w14:textId="77777777" w:rsidR="006F2CA2" w:rsidRPr="006F2CA2" w:rsidRDefault="006F2CA2" w:rsidP="006F2CA2">
      <w:pPr>
        <w:framePr w:hSpace="180" w:wrap="around" w:vAnchor="text" w:hAnchor="text" w:y="1"/>
        <w:spacing w:before="120" w:after="0" w:line="240" w:lineRule="auto"/>
        <w:suppressOverlap/>
        <w:jc w:val="both"/>
        <w:divId w:val="2116439976"/>
        <w:rPr>
          <w:rFonts w:ascii="Times New Roman" w:hAnsi="Times New Roman" w:cs="Times New Roman"/>
          <w:sz w:val="22"/>
          <w:szCs w:val="22"/>
          <w:lang w:val="en-GB" w:eastAsia="en-US"/>
        </w:rPr>
      </w:pPr>
    </w:p>
    <w:p w14:paraId="05C10AE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GUID=a73cdc5f-bf96-438f-ac50-4f6b1de064c7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2</w:t>
      </w:r>
    </w:p>
    <w:tbl>
      <w:tblPr>
        <w:tblW w:w="7140" w:type="dxa"/>
        <w:jc w:val="center"/>
        <w:tblLook w:val="04A0" w:firstRow="1" w:lastRow="0" w:firstColumn="1" w:lastColumn="0" w:noHBand="0" w:noVBand="1"/>
      </w:tblPr>
      <w:tblGrid>
        <w:gridCol w:w="7140"/>
      </w:tblGrid>
      <w:tr w:rsidR="006F2CA2" w:rsidRPr="006F2CA2" w14:paraId="1BA81FF1" w14:textId="77777777" w:rsidTr="006F2CA2">
        <w:trPr>
          <w:divId w:val="2116439976"/>
          <w:cantSplit/>
          <w:jc w:val="center"/>
        </w:trPr>
        <w:tc>
          <w:tcPr>
            <w:tcW w:w="7140" w:type="dxa"/>
          </w:tcPr>
          <w:p w14:paraId="59CCAA2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GUID=653712f1-8ed5-4683-934c-2b851bb30a99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39</w:t>
            </w:r>
          </w:p>
        </w:tc>
      </w:tr>
      <w:tr w:rsidR="006F2CA2" w:rsidRPr="006F2CA2" w14:paraId="319F031F" w14:textId="77777777" w:rsidTr="006F2CA2">
        <w:trPr>
          <w:divId w:val="2116439976"/>
          <w:cantSplit/>
          <w:jc w:val="center"/>
        </w:trPr>
        <w:tc>
          <w:tcPr>
            <w:tcW w:w="7140" w:type="dxa"/>
          </w:tcPr>
          <w:p w14:paraId="1BDE13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GUID=36fddbb1-4de1-43dc-81aa-c78fda8f3acd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SECTION 94 ORIGINATING SUMMONS FORM) </w:t>
            </w:r>
          </w:p>
        </w:tc>
      </w:tr>
      <w:tr w:rsidR="006F2CA2" w:rsidRPr="006F2CA2" w14:paraId="1FD7E652" w14:textId="77777777" w:rsidTr="006F2CA2">
        <w:trPr>
          <w:divId w:val="2116439976"/>
          <w:cantSplit/>
          <w:jc w:val="center"/>
        </w:trPr>
        <w:tc>
          <w:tcPr>
            <w:tcW w:w="7140" w:type="dxa"/>
          </w:tcPr>
          <w:p w14:paraId="3C47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GUID=d85114bf-ce29-43cc-81e1-639ca3629b1f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DA6BD8" w14:textId="77777777" w:rsidTr="006F2CA2">
        <w:trPr>
          <w:divId w:val="2116439976"/>
          <w:cantSplit/>
          <w:jc w:val="center"/>
        </w:trPr>
        <w:tc>
          <w:tcPr>
            <w:tcW w:w="7140" w:type="dxa"/>
          </w:tcPr>
          <w:p w14:paraId="38AB9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GUID=42c378f1-c582-4393-8228-bcc3815e0f2e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299FCF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GUID=cf9fda82-0c4c-47c4-9383-8816eebc5569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7A7FFC50" w14:textId="77777777" w:rsidTr="006F2CA2">
        <w:trPr>
          <w:divId w:val="2116439976"/>
          <w:cantSplit/>
          <w:jc w:val="center"/>
        </w:trPr>
        <w:tc>
          <w:tcPr>
            <w:tcW w:w="7140" w:type="dxa"/>
          </w:tcPr>
          <w:p w14:paraId="40684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GUID=0c3523bc-9e4d-4e04-a2f5-3d8857e62018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8C3218E" w14:textId="77777777" w:rsidTr="006F2CA2">
        <w:trPr>
          <w:divId w:val="2116439976"/>
          <w:cantSplit/>
          <w:jc w:val="center"/>
        </w:trPr>
        <w:tc>
          <w:tcPr>
            <w:tcW w:w="7140" w:type="dxa"/>
          </w:tcPr>
          <w:p w14:paraId="1AFF8C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GUID=415eb729-3366-4372-a4de-62dcf948e20f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7DE230D" w14:textId="77777777" w:rsidTr="006F2CA2">
        <w:trPr>
          <w:divId w:val="2116439976"/>
          <w:cantSplit/>
          <w:jc w:val="center"/>
        </w:trPr>
        <w:tc>
          <w:tcPr>
            <w:tcW w:w="7140" w:type="dxa"/>
          </w:tcPr>
          <w:p w14:paraId="50EB2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GUID=d2ebcfbe-f60e-44f0-be41-9337e23296d9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EDBBBF" w14:textId="77777777" w:rsidTr="006F2CA2">
        <w:trPr>
          <w:divId w:val="2116439976"/>
          <w:cantSplit/>
          <w:jc w:val="center"/>
        </w:trPr>
        <w:tc>
          <w:tcPr>
            <w:tcW w:w="7140" w:type="dxa"/>
          </w:tcPr>
          <w:p w14:paraId="4FF396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GUID=ddb36a86-854c-430c-aee7-555ec98de9f0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403D187" w14:textId="77777777" w:rsidTr="006F2CA2">
        <w:trPr>
          <w:divId w:val="2116439976"/>
          <w:cantSplit/>
          <w:jc w:val="center"/>
        </w:trPr>
        <w:tc>
          <w:tcPr>
            <w:tcW w:w="7140" w:type="dxa"/>
          </w:tcPr>
          <w:p w14:paraId="114876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GUID=32bdc14e-305f-461d-8231-49cfae07c894 </w:instrText>
            </w:r>
            <w:r w:rsidRPr="006F2CA2">
              <w:rPr>
                <w:rFonts w:ascii="Times New Roman" w:hAnsi="Times New Roman" w:cs="Times New Roman"/>
                <w:sz w:val="22"/>
                <w:szCs w:val="20"/>
                <w:lang w:val="en-GB" w:eastAsia="en-US"/>
              </w:rPr>
              <w:fldChar w:fldCharType="end"/>
            </w:r>
          </w:p>
        </w:tc>
      </w:tr>
      <w:tr w:rsidR="006F2CA2" w:rsidRPr="006F2CA2" w14:paraId="60F3AC45" w14:textId="77777777" w:rsidTr="006F2CA2">
        <w:trPr>
          <w:divId w:val="2116439976"/>
          <w:cantSplit/>
          <w:jc w:val="center"/>
        </w:trPr>
        <w:tc>
          <w:tcPr>
            <w:tcW w:w="7140" w:type="dxa"/>
          </w:tcPr>
          <w:p w14:paraId="4189D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GUID=5fe606fa-882c-4b0d-8861-296d281a961c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DEFENDANT OF ORIGINATING SUMMONS </w:t>
            </w:r>
            <w:r w:rsidRPr="006F2CA2">
              <w:rPr>
                <w:rFonts w:ascii="Times New Roman" w:hAnsi="Times New Roman" w:cs="Times New Roman"/>
                <w:sz w:val="22"/>
                <w:szCs w:val="20"/>
                <w:lang w:val="en-GB" w:eastAsia="en-US"/>
              </w:rPr>
              <w:br/>
              <w:t>FOR THE DISSOLUTION OF MARRIAGE</w:t>
            </w:r>
          </w:p>
        </w:tc>
      </w:tr>
      <w:tr w:rsidR="006F2CA2" w:rsidRPr="006F2CA2" w14:paraId="41400175" w14:textId="77777777" w:rsidTr="006F2CA2">
        <w:trPr>
          <w:divId w:val="2116439976"/>
          <w:cantSplit/>
          <w:jc w:val="center"/>
        </w:trPr>
        <w:tc>
          <w:tcPr>
            <w:tcW w:w="7140" w:type="dxa"/>
          </w:tcPr>
          <w:p w14:paraId="7F24C9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GUID=5f15e0d6-f0f3-4732-9e08-f4193909c379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has taken out an Originating Summons in court seeking an order that he/she* be at liberty to file a writ of summons for dissolution of the marriage notwithstanding that 3 years have not passed since the date of the marriage.</w:t>
            </w:r>
          </w:p>
        </w:tc>
      </w:tr>
      <w:tr w:rsidR="006F2CA2" w:rsidRPr="006F2CA2" w14:paraId="30FE380A" w14:textId="77777777" w:rsidTr="006F2CA2">
        <w:trPr>
          <w:divId w:val="2116439976"/>
          <w:cantSplit/>
          <w:jc w:val="center"/>
        </w:trPr>
        <w:tc>
          <w:tcPr>
            <w:tcW w:w="7140" w:type="dxa"/>
          </w:tcPr>
          <w:p w14:paraId="4F84B4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GUID=9d0cc4e1-2242-4c1f-a925-33a76713480f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complete the acknowledgment below and send it to the Plaintiff’s solicitor/Plaintiff*.</w:t>
            </w:r>
          </w:p>
        </w:tc>
      </w:tr>
      <w:tr w:rsidR="006F2CA2" w:rsidRPr="006F2CA2" w14:paraId="0012B9E8" w14:textId="77777777" w:rsidTr="006F2CA2">
        <w:trPr>
          <w:divId w:val="2116439976"/>
          <w:cantSplit/>
          <w:jc w:val="center"/>
        </w:trPr>
        <w:tc>
          <w:tcPr>
            <w:tcW w:w="7140" w:type="dxa"/>
          </w:tcPr>
          <w:p w14:paraId="23B8B5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GUID=aef48ddf-2dab-4c84-b8a9-ce9cbe7d0dad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wish to be heard on the application, you must attend at the time and place specified on the front cover of the Originating Summons. If you do not attend, the court may proceed to hear the application in your absence and make such order as it thinks just and expedient.</w:t>
            </w:r>
          </w:p>
        </w:tc>
      </w:tr>
      <w:tr w:rsidR="006F2CA2" w:rsidRPr="006F2CA2" w14:paraId="71AA8582" w14:textId="77777777" w:rsidTr="006F2CA2">
        <w:trPr>
          <w:divId w:val="2116439976"/>
          <w:cantSplit/>
          <w:jc w:val="center"/>
        </w:trPr>
        <w:tc>
          <w:tcPr>
            <w:tcW w:w="7140" w:type="dxa"/>
          </w:tcPr>
          <w:p w14:paraId="6972BC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GUID=80162595-76ea-4ada-bbe4-a541cd7cc48d </w:instrText>
            </w:r>
            <w:r w:rsidRPr="006F2CA2">
              <w:rPr>
                <w:rFonts w:ascii="Times New Roman" w:hAnsi="Times New Roman" w:cs="Times New Roman"/>
                <w:sz w:val="22"/>
                <w:szCs w:val="20"/>
                <w:lang w:val="en-GB" w:eastAsia="en-US"/>
              </w:rPr>
              <w:fldChar w:fldCharType="end"/>
            </w:r>
          </w:p>
        </w:tc>
      </w:tr>
      <w:tr w:rsidR="006F2CA2" w:rsidRPr="006F2CA2" w14:paraId="21BBDDB3" w14:textId="77777777" w:rsidTr="006F2CA2">
        <w:trPr>
          <w:divId w:val="2116439976"/>
          <w:cantSplit/>
          <w:jc w:val="center"/>
        </w:trPr>
        <w:tc>
          <w:tcPr>
            <w:tcW w:w="7140" w:type="dxa"/>
          </w:tcPr>
          <w:p w14:paraId="35D0AE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GUID=41868686-2ae3-41fe-8adf-e1ef31ada0b6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w:t>
            </w:r>
          </w:p>
        </w:tc>
      </w:tr>
      <w:tr w:rsidR="006F2CA2" w:rsidRPr="006F2CA2" w14:paraId="6A11A220" w14:textId="77777777" w:rsidTr="006F2CA2">
        <w:trPr>
          <w:divId w:val="2116439976"/>
          <w:cantSplit/>
          <w:jc w:val="center"/>
        </w:trPr>
        <w:tc>
          <w:tcPr>
            <w:tcW w:w="7140" w:type="dxa"/>
          </w:tcPr>
          <w:p w14:paraId="3F34DD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GUID=2d2d55d5-bc86-4eb1-b949-388e272f2fcd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acknowledge that I have received a copy of the Originating Summons and the affidavit filed in support of the Originating Summons.</w:t>
            </w:r>
          </w:p>
        </w:tc>
      </w:tr>
      <w:tr w:rsidR="006F2CA2" w:rsidRPr="006F2CA2" w14:paraId="6044F7E0" w14:textId="77777777" w:rsidTr="006F2CA2">
        <w:trPr>
          <w:divId w:val="2116439976"/>
          <w:cantSplit/>
          <w:jc w:val="center"/>
        </w:trPr>
        <w:tc>
          <w:tcPr>
            <w:tcW w:w="7140" w:type="dxa"/>
          </w:tcPr>
          <w:p w14:paraId="418594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GUID=94c242f4-30a3-4b53-adca-496dd4bc271f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C99C5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GUID=90f2421a-6ed0-4c1d-b439-9681773c6663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246E3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GUID=b5daa357-0df5-4d98-a5ec-d04a693955dc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49E1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GUID=3bf2b587-28ac-46ce-85df-cb84ada531e5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823FFDA" w14:textId="77777777" w:rsidTr="006F2CA2">
        <w:trPr>
          <w:divId w:val="2116439976"/>
          <w:cantSplit/>
          <w:jc w:val="center"/>
        </w:trPr>
        <w:tc>
          <w:tcPr>
            <w:tcW w:w="7140" w:type="dxa"/>
          </w:tcPr>
          <w:p w14:paraId="50E624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GUID=5c1291c2-90a2-4ae1-9d30-ba6b863a0e70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81B20E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CA9F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4B5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15488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8BB0F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11CD3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FAF273"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GUID=74be7ee2-a980-467f-ad3a-f1641a4442ae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 </w:t>
      </w:r>
    </w:p>
    <w:tbl>
      <w:tblPr>
        <w:tblW w:w="7160" w:type="dxa"/>
        <w:jc w:val="center"/>
        <w:tblLook w:val="04A0" w:firstRow="1" w:lastRow="0" w:firstColumn="1" w:lastColumn="0" w:noHBand="0" w:noVBand="1"/>
      </w:tblPr>
      <w:tblGrid>
        <w:gridCol w:w="3580"/>
        <w:gridCol w:w="3580"/>
      </w:tblGrid>
      <w:tr w:rsidR="006F2CA2" w:rsidRPr="006F2CA2" w14:paraId="68940308" w14:textId="77777777" w:rsidTr="006F2CA2">
        <w:trPr>
          <w:divId w:val="2116439976"/>
          <w:cantSplit/>
          <w:jc w:val="center"/>
        </w:trPr>
        <w:tc>
          <w:tcPr>
            <w:tcW w:w="7160" w:type="dxa"/>
            <w:gridSpan w:val="2"/>
          </w:tcPr>
          <w:p w14:paraId="0034119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GUID=b725061f-58a4-4d57-87c1-c6494e1bfd8e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w:t>
            </w:r>
          </w:p>
        </w:tc>
      </w:tr>
      <w:tr w:rsidR="006F2CA2" w:rsidRPr="006F2CA2" w14:paraId="25A9E8BD" w14:textId="77777777" w:rsidTr="006F2CA2">
        <w:trPr>
          <w:divId w:val="2116439976"/>
          <w:cantSplit/>
          <w:jc w:val="center"/>
        </w:trPr>
        <w:tc>
          <w:tcPr>
            <w:tcW w:w="7160" w:type="dxa"/>
            <w:gridSpan w:val="2"/>
          </w:tcPr>
          <w:p w14:paraId="11452B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GUID=7942e2ba-4a0a-4a8a-b120-1cdca612158b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FORM)</w:t>
            </w:r>
          </w:p>
        </w:tc>
      </w:tr>
      <w:tr w:rsidR="006F2CA2" w:rsidRPr="006F2CA2" w14:paraId="2D49C6D5" w14:textId="77777777" w:rsidTr="006F2CA2">
        <w:trPr>
          <w:divId w:val="2116439976"/>
          <w:cantSplit/>
          <w:jc w:val="center"/>
        </w:trPr>
        <w:tc>
          <w:tcPr>
            <w:tcW w:w="7160" w:type="dxa"/>
            <w:gridSpan w:val="2"/>
          </w:tcPr>
          <w:p w14:paraId="025260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GUID=530ef3c1-7499-4b20-a742-5fc26047c7c3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69A2C3" w14:textId="77777777" w:rsidTr="006F2CA2">
        <w:trPr>
          <w:divId w:val="2116439976"/>
          <w:cantSplit/>
          <w:jc w:val="center"/>
        </w:trPr>
        <w:tc>
          <w:tcPr>
            <w:tcW w:w="7160" w:type="dxa"/>
            <w:gridSpan w:val="2"/>
          </w:tcPr>
          <w:p w14:paraId="025DAA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GUID=14f7c360-e246-4d6a-a38e-a91e334dd9bd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3A2D804" w14:textId="77777777" w:rsidTr="006F2CA2">
        <w:trPr>
          <w:divId w:val="2116439976"/>
          <w:cantSplit/>
          <w:jc w:val="center"/>
        </w:trPr>
        <w:tc>
          <w:tcPr>
            <w:tcW w:w="7160" w:type="dxa"/>
            <w:gridSpan w:val="2"/>
          </w:tcPr>
          <w:p w14:paraId="1595E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GUID=9bbd1a48-58fd-464e-8cdd-5aa02c8edf31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991773A" w14:textId="77777777" w:rsidTr="006F2CA2">
        <w:trPr>
          <w:divId w:val="2116439976"/>
          <w:cantSplit/>
          <w:jc w:val="center"/>
        </w:trPr>
        <w:tc>
          <w:tcPr>
            <w:tcW w:w="7160" w:type="dxa"/>
            <w:gridSpan w:val="2"/>
          </w:tcPr>
          <w:p w14:paraId="0945E5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GUID=41a013a2-75c5-4908-b9b6-e250df438261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9B7DD78" w14:textId="77777777" w:rsidTr="006F2CA2">
        <w:trPr>
          <w:divId w:val="2116439976"/>
          <w:cantSplit/>
          <w:jc w:val="center"/>
        </w:trPr>
        <w:tc>
          <w:tcPr>
            <w:tcW w:w="7160" w:type="dxa"/>
            <w:gridSpan w:val="2"/>
          </w:tcPr>
          <w:p w14:paraId="3C97E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GUID=6ba88daa-36f9-4596-864d-a883ad8815e3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7190C2C" w14:textId="77777777" w:rsidTr="006F2CA2">
        <w:trPr>
          <w:divId w:val="2116439976"/>
          <w:cantSplit/>
          <w:jc w:val="center"/>
        </w:trPr>
        <w:tc>
          <w:tcPr>
            <w:tcW w:w="7160" w:type="dxa"/>
            <w:gridSpan w:val="2"/>
          </w:tcPr>
          <w:p w14:paraId="0DB801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GUID=18e7e46f-0c33-4c51-9aa8-06a3a1820ec3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C5FFD18" w14:textId="77777777" w:rsidTr="006F2CA2">
        <w:trPr>
          <w:divId w:val="2116439976"/>
          <w:cantSplit/>
          <w:jc w:val="center"/>
        </w:trPr>
        <w:tc>
          <w:tcPr>
            <w:tcW w:w="7160" w:type="dxa"/>
            <w:gridSpan w:val="2"/>
          </w:tcPr>
          <w:p w14:paraId="46F4E7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GUID=8779a555-8476-4961-92f9-536439d3715c </w:instrText>
            </w:r>
            <w:r w:rsidRPr="006F2CA2">
              <w:rPr>
                <w:rFonts w:ascii="Times New Roman" w:hAnsi="Times New Roman" w:cs="Times New Roman"/>
                <w:sz w:val="22"/>
                <w:szCs w:val="20"/>
                <w:lang w:val="en-GB" w:eastAsia="en-US"/>
              </w:rPr>
              <w:fldChar w:fldCharType="end"/>
            </w:r>
          </w:p>
        </w:tc>
      </w:tr>
      <w:tr w:rsidR="006F2CA2" w:rsidRPr="006F2CA2" w14:paraId="6A9E3E11" w14:textId="77777777" w:rsidTr="006F2CA2">
        <w:trPr>
          <w:divId w:val="2116439976"/>
          <w:cantSplit/>
          <w:jc w:val="center"/>
        </w:trPr>
        <w:tc>
          <w:tcPr>
            <w:tcW w:w="7160" w:type="dxa"/>
            <w:gridSpan w:val="2"/>
          </w:tcPr>
          <w:p w14:paraId="497D6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GUID=f3fff57f-5d61-45b0-a2eb-c7db252d4d21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WRIT FOR </w:t>
            </w:r>
            <w:r w:rsidRPr="006F2CA2">
              <w:rPr>
                <w:rFonts w:ascii="Times New Roman" w:hAnsi="Times New Roman" w:cs="Times New Roman"/>
                <w:sz w:val="22"/>
                <w:szCs w:val="20"/>
                <w:lang w:val="en-GB" w:eastAsia="en-US"/>
              </w:rPr>
              <w:br/>
              <w:t xml:space="preserve">DIVORCE/PRESUMPTION OF DEATH AND DIVORCE/JUDICIAL </w:t>
            </w:r>
            <w:r w:rsidRPr="006F2CA2">
              <w:rPr>
                <w:rFonts w:ascii="Times New Roman" w:hAnsi="Times New Roman" w:cs="Times New Roman"/>
                <w:sz w:val="22"/>
                <w:szCs w:val="20"/>
                <w:lang w:val="en-GB" w:eastAsia="en-US"/>
              </w:rPr>
              <w:br/>
              <w:t xml:space="preserve">SEPARATION/NULLITY OF MARRIAGE/RESCISSION OF JUDGMENT </w:t>
            </w:r>
            <w:r w:rsidRPr="006F2CA2">
              <w:rPr>
                <w:rFonts w:ascii="Times New Roman" w:hAnsi="Times New Roman" w:cs="Times New Roman"/>
                <w:sz w:val="22"/>
                <w:szCs w:val="20"/>
                <w:lang w:val="en-GB" w:eastAsia="en-US"/>
              </w:rPr>
              <w:br/>
              <w:t>OF JUDICIAL SEPARATION*</w:t>
            </w:r>
          </w:p>
        </w:tc>
      </w:tr>
      <w:tr w:rsidR="006F2CA2" w:rsidRPr="006F2CA2" w14:paraId="32FA306B" w14:textId="77777777" w:rsidTr="006F2CA2">
        <w:trPr>
          <w:divId w:val="2116439976"/>
          <w:cantSplit/>
          <w:jc w:val="center"/>
        </w:trPr>
        <w:tc>
          <w:tcPr>
            <w:tcW w:w="7160" w:type="dxa"/>
            <w:gridSpan w:val="2"/>
          </w:tcPr>
          <w:p w14:paraId="53BFF5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GUID=c2421f28-65ad-4bbf-b0dc-b4293fae3a6b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p w14:paraId="062CD75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GUID=6af74d46-735f-4b38-ab20-0930870e5861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w:t>
            </w:r>
          </w:p>
          <w:p w14:paraId="014E46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GUID=6414b363-7ba0-45af-a132-af5d4e45a057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41052397" w14:textId="77777777" w:rsidTr="006F2CA2">
        <w:trPr>
          <w:divId w:val="2116439976"/>
          <w:cantSplit/>
          <w:jc w:val="center"/>
        </w:trPr>
        <w:tc>
          <w:tcPr>
            <w:tcW w:w="7160" w:type="dxa"/>
            <w:gridSpan w:val="2"/>
          </w:tcPr>
          <w:p w14:paraId="43203C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GUID=8ac4927f-247d-4157-8430-81ddfdbe05e7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is a person under disability</w:t>
            </w:r>
          </w:p>
          <w:p w14:paraId="46D052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GUID=13648563-eec9-44cd-a526-1d53f37729d7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particulars of disability</w:t>
            </w:r>
            <w:r w:rsidRPr="006F2CA2">
              <w:rPr>
                <w:rFonts w:ascii="Times New Roman" w:hAnsi="Times New Roman" w:cs="Times New Roman"/>
                <w:sz w:val="22"/>
                <w:szCs w:val="20"/>
                <w:lang w:val="en-GB" w:eastAsia="en-US"/>
              </w:rPr>
              <w:t>]</w:t>
            </w:r>
          </w:p>
        </w:tc>
      </w:tr>
      <w:tr w:rsidR="006F2CA2" w:rsidRPr="006F2CA2" w14:paraId="31A9F875" w14:textId="77777777" w:rsidTr="006F2CA2">
        <w:trPr>
          <w:divId w:val="2116439976"/>
          <w:cantSplit/>
          <w:jc w:val="center"/>
        </w:trPr>
        <w:tc>
          <w:tcPr>
            <w:tcW w:w="7160" w:type="dxa"/>
            <w:gridSpan w:val="2"/>
          </w:tcPr>
          <w:p w14:paraId="7D333CA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GUID=fc97260b-edff-409d-bdfd-1a72a500b492 </w:instrText>
            </w:r>
            <w:r w:rsidRPr="006F2CA2">
              <w:rPr>
                <w:rFonts w:ascii="Times New Roman" w:hAnsi="Times New Roman" w:cs="Times New Roman"/>
                <w:sz w:val="22"/>
                <w:szCs w:val="20"/>
                <w:lang w:val="en-GB" w:eastAsia="en-US"/>
              </w:rPr>
              <w:fldChar w:fldCharType="end"/>
            </w:r>
          </w:p>
        </w:tc>
      </w:tr>
      <w:tr w:rsidR="006F2CA2" w:rsidRPr="006F2CA2" w14:paraId="763C01AD" w14:textId="77777777" w:rsidTr="006F2CA2">
        <w:trPr>
          <w:divId w:val="2116439976"/>
          <w:cantSplit/>
          <w:jc w:val="center"/>
        </w:trPr>
        <w:tc>
          <w:tcPr>
            <w:tcW w:w="7160" w:type="dxa"/>
            <w:gridSpan w:val="2"/>
          </w:tcPr>
          <w:p w14:paraId="60AD5F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GUID=d7fc8797-5f8a-46ce-a9ee-b46c37ca97c9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OF SUMMONS has been issued against you by the Plaintiff in respect of the claim endorsed herein. Copies of the following documents are delivered with this Writ:</w:t>
            </w:r>
          </w:p>
        </w:tc>
      </w:tr>
      <w:tr w:rsidR="006F2CA2" w:rsidRPr="006F2CA2" w14:paraId="218DD736" w14:textId="77777777" w:rsidTr="006F2CA2">
        <w:trPr>
          <w:divId w:val="2116439976"/>
          <w:cantSplit/>
          <w:jc w:val="center"/>
        </w:trPr>
        <w:tc>
          <w:tcPr>
            <w:tcW w:w="7160" w:type="dxa"/>
            <w:gridSpan w:val="2"/>
          </w:tcPr>
          <w:p w14:paraId="771952E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GUID=026df818-049f-4a0c-bd18-0c0e33a76c98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03B3178C" w14:textId="77777777" w:rsidTr="006F2CA2">
        <w:trPr>
          <w:divId w:val="2116439976"/>
          <w:cantSplit/>
          <w:jc w:val="center"/>
        </w:trPr>
        <w:tc>
          <w:tcPr>
            <w:tcW w:w="7160" w:type="dxa"/>
            <w:gridSpan w:val="2"/>
          </w:tcPr>
          <w:p w14:paraId="5985F9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GUID=eaef2b7b-38a9-45b0-8fd3-1b87ebf17971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D0D0D92" w14:textId="77777777" w:rsidTr="006F2CA2">
        <w:trPr>
          <w:divId w:val="2116439976"/>
          <w:cantSplit/>
          <w:jc w:val="center"/>
        </w:trPr>
        <w:tc>
          <w:tcPr>
            <w:tcW w:w="7160" w:type="dxa"/>
            <w:gridSpan w:val="2"/>
          </w:tcPr>
          <w:p w14:paraId="089AFDF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GUID=4ded104e-a2ce-4abd-bdd1-e278423fa1ce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Acknowledgment of Service</w:t>
            </w:r>
          </w:p>
        </w:tc>
      </w:tr>
      <w:tr w:rsidR="006F2CA2" w:rsidRPr="006F2CA2" w14:paraId="6511FB75" w14:textId="77777777" w:rsidTr="006F2CA2">
        <w:trPr>
          <w:divId w:val="2116439976"/>
          <w:cantSplit/>
          <w:jc w:val="center"/>
        </w:trPr>
        <w:tc>
          <w:tcPr>
            <w:tcW w:w="7160" w:type="dxa"/>
            <w:gridSpan w:val="2"/>
          </w:tcPr>
          <w:p w14:paraId="38CE800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GUID=b7e13274-f5df-4500-8958-595d8f9a5ee7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Memorandum of Appearance</w:t>
            </w:r>
          </w:p>
        </w:tc>
      </w:tr>
      <w:tr w:rsidR="006F2CA2" w:rsidRPr="006F2CA2" w14:paraId="617B07D7" w14:textId="77777777" w:rsidTr="006F2CA2">
        <w:trPr>
          <w:divId w:val="2116439976"/>
          <w:cantSplit/>
          <w:jc w:val="center"/>
        </w:trPr>
        <w:tc>
          <w:tcPr>
            <w:tcW w:w="7160" w:type="dxa"/>
            <w:gridSpan w:val="2"/>
          </w:tcPr>
          <w:p w14:paraId="7DE8A7D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GUID=79706c1a-303a-4817-bfb3-afe4bf42bece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w:t>
            </w:r>
          </w:p>
        </w:tc>
      </w:tr>
      <w:tr w:rsidR="006F2CA2" w:rsidRPr="006F2CA2" w14:paraId="46408EE4" w14:textId="77777777" w:rsidTr="006F2CA2">
        <w:trPr>
          <w:divId w:val="2116439976"/>
          <w:cantSplit/>
          <w:jc w:val="center"/>
        </w:trPr>
        <w:tc>
          <w:tcPr>
            <w:tcW w:w="7160" w:type="dxa"/>
            <w:gridSpan w:val="2"/>
          </w:tcPr>
          <w:p w14:paraId="47E8BA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GUID=2d45da1b-1f20-4628-a58f-af374d988fa6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w:t>
            </w:r>
            <w:proofErr w:type="gramStart"/>
            <w:r w:rsidRPr="006F2CA2">
              <w:rPr>
                <w:rFonts w:ascii="Times New Roman" w:hAnsi="Times New Roman" w:cs="Times New Roman"/>
                <w:sz w:val="22"/>
                <w:szCs w:val="20"/>
                <w:lang w:val="en-GB" w:eastAsia="en-US"/>
              </w:rPr>
              <w:t>only)*</w:t>
            </w:r>
            <w:proofErr w:type="gramEnd"/>
          </w:p>
        </w:tc>
      </w:tr>
      <w:tr w:rsidR="006F2CA2" w:rsidRPr="006F2CA2" w14:paraId="38A62BD0" w14:textId="77777777" w:rsidTr="006F2CA2">
        <w:trPr>
          <w:divId w:val="2116439976"/>
          <w:cantSplit/>
          <w:jc w:val="center"/>
        </w:trPr>
        <w:tc>
          <w:tcPr>
            <w:tcW w:w="7160" w:type="dxa"/>
            <w:gridSpan w:val="2"/>
          </w:tcPr>
          <w:p w14:paraId="35B6960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GUID=f10611f4-bd35-4d7e-83d4-0aa24412207f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Instructions to the Defendant on obtaining the relevant CPF statement and additional CPF information (if </w:t>
            </w:r>
            <w:proofErr w:type="gramStart"/>
            <w:r w:rsidRPr="006F2CA2">
              <w:rPr>
                <w:rFonts w:ascii="Times New Roman" w:hAnsi="Times New Roman" w:cs="Times New Roman"/>
                <w:sz w:val="22"/>
                <w:szCs w:val="20"/>
                <w:lang w:val="en-GB" w:eastAsia="en-US"/>
              </w:rPr>
              <w:t>applicable)*</w:t>
            </w:r>
            <w:proofErr w:type="gramEnd"/>
          </w:p>
        </w:tc>
      </w:tr>
      <w:tr w:rsidR="006F2CA2" w:rsidRPr="006F2CA2" w14:paraId="5C55AA80" w14:textId="77777777" w:rsidTr="006F2CA2">
        <w:trPr>
          <w:divId w:val="2116439976"/>
          <w:cantSplit/>
          <w:jc w:val="center"/>
        </w:trPr>
        <w:tc>
          <w:tcPr>
            <w:tcW w:w="3580" w:type="dxa"/>
          </w:tcPr>
          <w:p w14:paraId="59EB96E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GUID=166a7fc7-d673-4fea-be76-e42c0b65baf2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Solicitor’s name]</w:t>
            </w:r>
          </w:p>
          <w:p w14:paraId="3E096C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GUID=84907cae-338e-4717-a896-d7b630bddc4b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Law Firm’s name]</w:t>
            </w:r>
          </w:p>
          <w:p w14:paraId="0A8F38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GUID=4e45f23a-d5ce-4834-af08-3f4afac302e6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 for the Plaintiff</w:t>
            </w:r>
          </w:p>
        </w:tc>
        <w:tc>
          <w:tcPr>
            <w:tcW w:w="3580" w:type="dxa"/>
          </w:tcPr>
          <w:p w14:paraId="337485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GUID=1a687513-24cf-4beb-b750-69ceceb218ff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Registrar </w:t>
            </w:r>
          </w:p>
          <w:p w14:paraId="182389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GUID=1fdd88e4-1f93-4162-b4a4-99b1fdaff927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p>
          <w:p w14:paraId="2659C1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GUID=350b8e55-0a22-4509-9907-b78ee8263444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Singapore</w:t>
            </w:r>
          </w:p>
        </w:tc>
      </w:tr>
      <w:tr w:rsidR="006F2CA2" w:rsidRPr="006F2CA2" w14:paraId="4D717D98" w14:textId="77777777" w:rsidTr="006F2CA2">
        <w:trPr>
          <w:divId w:val="2116439976"/>
          <w:cantSplit/>
          <w:jc w:val="center"/>
        </w:trPr>
        <w:tc>
          <w:tcPr>
            <w:tcW w:w="7160" w:type="dxa"/>
            <w:gridSpan w:val="2"/>
          </w:tcPr>
          <w:p w14:paraId="5D7ADCB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GUID=6faa95a0-316f-44cc-b7fc-10e4c1ae04c7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calendar months after the date of its issue unless renewed by order of court.</w:t>
            </w:r>
          </w:p>
        </w:tc>
      </w:tr>
      <w:tr w:rsidR="006F2CA2" w:rsidRPr="006F2CA2" w14:paraId="1964E8FB" w14:textId="77777777" w:rsidTr="006F2CA2">
        <w:trPr>
          <w:divId w:val="2116439976"/>
          <w:cantSplit/>
          <w:jc w:val="center"/>
        </w:trPr>
        <w:tc>
          <w:tcPr>
            <w:tcW w:w="7160" w:type="dxa"/>
            <w:gridSpan w:val="2"/>
          </w:tcPr>
          <w:p w14:paraId="15EBFD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GUID=8bf052bf-5f9d-487b-95b1-d04121132feb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Defendant</w:t>
            </w:r>
          </w:p>
        </w:tc>
      </w:tr>
      <w:tr w:rsidR="006F2CA2" w:rsidRPr="006F2CA2" w14:paraId="7CA1339F" w14:textId="77777777" w:rsidTr="006F2CA2">
        <w:trPr>
          <w:divId w:val="2116439976"/>
          <w:cantSplit/>
          <w:jc w:val="center"/>
        </w:trPr>
        <w:tc>
          <w:tcPr>
            <w:tcW w:w="7160" w:type="dxa"/>
            <w:gridSpan w:val="2"/>
          </w:tcPr>
          <w:p w14:paraId="4F4A9E2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GUID=bb32aa5e-e79b-4205-b1fb-dc10770e32c9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You must complete the following documents which are annexed to this Writ:</w:t>
            </w:r>
          </w:p>
        </w:tc>
      </w:tr>
      <w:tr w:rsidR="006F2CA2" w:rsidRPr="006F2CA2" w14:paraId="59F41DDA" w14:textId="77777777" w:rsidTr="006F2CA2">
        <w:trPr>
          <w:divId w:val="2116439976"/>
          <w:cantSplit/>
          <w:jc w:val="center"/>
        </w:trPr>
        <w:tc>
          <w:tcPr>
            <w:tcW w:w="7160" w:type="dxa"/>
            <w:gridSpan w:val="2"/>
          </w:tcPr>
          <w:p w14:paraId="4F4660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GUID=afbebee4-30e0-40f9-b3af-f467d8f487bb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Acknowledgment of Service (Defendant) 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3B1B4D6A" w14:textId="77777777" w:rsidTr="006F2CA2">
        <w:trPr>
          <w:divId w:val="2116439976"/>
          <w:cantSplit/>
          <w:jc w:val="center"/>
        </w:trPr>
        <w:tc>
          <w:tcPr>
            <w:tcW w:w="7160" w:type="dxa"/>
            <w:gridSpan w:val="2"/>
          </w:tcPr>
          <w:p w14:paraId="052A195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GUID=15148c03-e3bc-48b7-8354-9032918a4b23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Memorandum of Appearance (Defendant) Form</w:t>
            </w:r>
            <w:r w:rsidRPr="006F2CA2">
              <w:rPr>
                <w:rFonts w:ascii="Times New Roman" w:hAnsi="Times New Roman" w:cs="Times New Roman"/>
                <w:sz w:val="22"/>
                <w:szCs w:val="20"/>
                <w:lang w:val="en-GB" w:eastAsia="en-US"/>
              </w:rPr>
              <w:t xml:space="preserve"> (MOA), and file** it in court within 8/21* days from the day on which you have received this Writ. If you do not file the MOA within the time</w:t>
            </w:r>
            <w:r w:rsidRPr="006F2CA2">
              <w:rPr>
                <w:rFonts w:ascii="Times New Roman" w:hAnsi="Times New Roman" w:cs="Times New Roman"/>
                <w:sz w:val="22"/>
                <w:szCs w:val="20"/>
                <w:lang w:val="en-GB" w:eastAsia="en-US"/>
              </w:rPr>
              <w:noBreakHyphen/>
              <w:t>frame above,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3A64D865" w14:textId="77777777" w:rsidTr="006F2CA2">
        <w:trPr>
          <w:divId w:val="2116439976"/>
          <w:cantSplit/>
          <w:jc w:val="center"/>
        </w:trPr>
        <w:tc>
          <w:tcPr>
            <w:tcW w:w="7160" w:type="dxa"/>
            <w:gridSpan w:val="2"/>
          </w:tcPr>
          <w:p w14:paraId="2175AC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GUID=61acf876-b077-4676-ad2d-d43bc981b8c6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If you intend to defend the Writ, you must file a Defence or a Defence and Counterclaim in court within 22/35* days from the day on which you have received this Writ. You must serve a copy of the said document on the Plaintiff’s solicitor or the Plaintiff (if unrepresented) within 2 working days after filing the Defence or Defence and Counterclaim.</w:t>
            </w:r>
          </w:p>
        </w:tc>
      </w:tr>
      <w:tr w:rsidR="006F2CA2" w:rsidRPr="006F2CA2" w14:paraId="0F090636" w14:textId="77777777" w:rsidTr="006F2CA2">
        <w:trPr>
          <w:divId w:val="2116439976"/>
          <w:cantSplit/>
          <w:jc w:val="center"/>
        </w:trPr>
        <w:tc>
          <w:tcPr>
            <w:tcW w:w="7160" w:type="dxa"/>
            <w:gridSpan w:val="2"/>
          </w:tcPr>
          <w:p w14:paraId="49CE6B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GUID=923a048f-12d8-4c7b-b41e-f718eca460f7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must complete one of the following:</w:t>
            </w:r>
          </w:p>
        </w:tc>
      </w:tr>
      <w:tr w:rsidR="006F2CA2" w:rsidRPr="006F2CA2" w14:paraId="7C771A88" w14:textId="77777777" w:rsidTr="006F2CA2">
        <w:trPr>
          <w:divId w:val="2116439976"/>
          <w:cantSplit/>
          <w:jc w:val="center"/>
        </w:trPr>
        <w:tc>
          <w:tcPr>
            <w:tcW w:w="7160" w:type="dxa"/>
            <w:gridSpan w:val="2"/>
          </w:tcPr>
          <w:p w14:paraId="68400E7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GUID=3e35a2cc-4dd4-4aa3-9440-cd53029f9a92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w:t>
            </w:r>
            <w:r w:rsidRPr="006F2CA2">
              <w:rPr>
                <w:rFonts w:ascii="Times New Roman" w:hAnsi="Times New Roman" w:cs="Times New Roman"/>
                <w:i/>
                <w:sz w:val="22"/>
                <w:szCs w:val="20"/>
                <w:lang w:val="en-GB" w:eastAsia="en-US"/>
              </w:rPr>
              <w:t>the</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(Parenting Plan) Form</w:t>
            </w:r>
            <w:r w:rsidRPr="006F2CA2">
              <w:rPr>
                <w:rFonts w:ascii="Times New Roman" w:hAnsi="Times New Roman" w:cs="Times New Roman"/>
                <w:sz w:val="22"/>
                <w:szCs w:val="20"/>
                <w:lang w:val="en-GB" w:eastAsia="en-US"/>
              </w:rPr>
              <w:t>]. You must return the signed relevant page to the Plaintiff’s solicitor or the Plaintiff (if unrepresented) within 22/35* days from the day on which you have received it.</w:t>
            </w:r>
          </w:p>
        </w:tc>
      </w:tr>
      <w:tr w:rsidR="006F2CA2" w:rsidRPr="006F2CA2" w14:paraId="74C52301" w14:textId="77777777" w:rsidTr="006F2CA2">
        <w:trPr>
          <w:divId w:val="2116439976"/>
          <w:cantSplit/>
          <w:jc w:val="center"/>
        </w:trPr>
        <w:tc>
          <w:tcPr>
            <w:tcW w:w="7160" w:type="dxa"/>
            <w:gridSpan w:val="2"/>
          </w:tcPr>
          <w:p w14:paraId="0041BB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GUID=2829d8c5-212f-46e0-b920-01b4bd33b2e7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do not agree to the arrangements set out in the</w:t>
            </w:r>
            <w:r w:rsidRPr="006F2CA2">
              <w:rPr>
                <w:rFonts w:ascii="Times New Roman" w:hAnsi="Times New Roman" w:cs="Times New Roman"/>
                <w:i/>
                <w:sz w:val="22"/>
                <w:szCs w:val="20"/>
                <w:lang w:val="en-GB" w:eastAsia="en-US"/>
              </w:rPr>
              <w:t xml:space="preserve"> Plaintiff’s Proposed Parenting Plan</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Parenting Plan</w:t>
            </w:r>
            <w:r w:rsidRPr="006F2CA2">
              <w:rPr>
                <w:rFonts w:ascii="Times New Roman" w:hAnsi="Times New Roman" w:cs="Times New Roman"/>
                <w:sz w:val="22"/>
                <w:szCs w:val="20"/>
                <w:lang w:val="en-GB" w:eastAsia="en-US"/>
              </w:rPr>
              <w:t xml:space="preserve"> (in the form set out in Annex B) to state your proposed arrangements for the children of the family. Your plan must be filed in court within 22/35* days from the day on which you have received this Notice. If you do so, you must serve a copy of the said document on the Plaintiff’s solicitor or the Plaintiff (if unrepresented) within 2 working days after filing it in court.</w:t>
            </w:r>
          </w:p>
        </w:tc>
      </w:tr>
      <w:tr w:rsidR="006F2CA2" w:rsidRPr="006F2CA2" w14:paraId="38388EBA" w14:textId="77777777" w:rsidTr="006F2CA2">
        <w:trPr>
          <w:divId w:val="2116439976"/>
          <w:cantSplit/>
          <w:jc w:val="center"/>
        </w:trPr>
        <w:tc>
          <w:tcPr>
            <w:tcW w:w="7160" w:type="dxa"/>
            <w:gridSpan w:val="2"/>
          </w:tcPr>
          <w:p w14:paraId="49DCD73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GUID=083bd79c-29c0-4b86-8c80-90d75e74ffc9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must comply with the following:</w:t>
            </w:r>
          </w:p>
        </w:tc>
      </w:tr>
      <w:tr w:rsidR="006F2CA2" w:rsidRPr="006F2CA2" w14:paraId="5B92A134" w14:textId="77777777" w:rsidTr="006F2CA2">
        <w:trPr>
          <w:divId w:val="2116439976"/>
          <w:cantSplit/>
          <w:jc w:val="center"/>
        </w:trPr>
        <w:tc>
          <w:tcPr>
            <w:tcW w:w="7160" w:type="dxa"/>
            <w:gridSpan w:val="2"/>
          </w:tcPr>
          <w:p w14:paraId="6CC84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GUID=5fe586c5-8853-46ef-9428-daf78a0f2812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You must obtain the relevant CPF statements and additional CPF information (if applicable) within 22/35* days from the day on which you have received it. Please read the instructions delivered with this Writ on how to do this.</w:t>
            </w:r>
          </w:p>
        </w:tc>
      </w:tr>
      <w:tr w:rsidR="006F2CA2" w:rsidRPr="006F2CA2" w14:paraId="49C9BFEA" w14:textId="77777777" w:rsidTr="006F2CA2">
        <w:trPr>
          <w:divId w:val="2116439976"/>
          <w:cantSplit/>
          <w:jc w:val="center"/>
        </w:trPr>
        <w:tc>
          <w:tcPr>
            <w:tcW w:w="7160" w:type="dxa"/>
            <w:gridSpan w:val="2"/>
          </w:tcPr>
          <w:p w14:paraId="233F2D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GUID=a2f1afb1-170e-475e-8dd0-1515bf0ed01e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the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(Matrimonial Property Plan) Form</w:t>
            </w:r>
            <w:r w:rsidRPr="006F2CA2">
              <w:rPr>
                <w:rFonts w:ascii="Times New Roman" w:hAnsi="Times New Roman" w:cs="Times New Roman"/>
                <w:sz w:val="22"/>
                <w:szCs w:val="20"/>
                <w:lang w:val="en-GB" w:eastAsia="en-US"/>
              </w:rPr>
              <w:t>]. You must return the said document to the Plaintiff’s solicitor or the Plaintiff (if unrepresented) within 14 days from the day on which you have obtained the relevant CPF statements and additional CPF information (if applicable).</w:t>
            </w:r>
          </w:p>
        </w:tc>
      </w:tr>
      <w:tr w:rsidR="006F2CA2" w:rsidRPr="006F2CA2" w14:paraId="79961CB1" w14:textId="77777777" w:rsidTr="006F2CA2">
        <w:trPr>
          <w:divId w:val="2116439976"/>
          <w:cantSplit/>
          <w:jc w:val="center"/>
        </w:trPr>
        <w:tc>
          <w:tcPr>
            <w:tcW w:w="7160" w:type="dxa"/>
            <w:gridSpan w:val="2"/>
          </w:tcPr>
          <w:p w14:paraId="5BD446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GUID=0e18f5af-54df-408f-905c-64ffabff2234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do not agree to the arrangements set out in the said </w:t>
            </w:r>
            <w:r w:rsidRPr="006F2CA2">
              <w:rPr>
                <w:rFonts w:ascii="Times New Roman" w:hAnsi="Times New Roman" w:cs="Times New Roman"/>
                <w:i/>
                <w:sz w:val="22"/>
                <w:szCs w:val="20"/>
                <w:lang w:val="en-GB" w:eastAsia="en-US"/>
              </w:rPr>
              <w:t>Plaintiff’s Proposed Matrimonial Property Plan</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 Housing Development Board flats only</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Matrimonial Property Plan</w:t>
            </w:r>
            <w:r w:rsidRPr="006F2CA2">
              <w:rPr>
                <w:rFonts w:ascii="Times New Roman" w:hAnsi="Times New Roman" w:cs="Times New Roman"/>
                <w:sz w:val="22"/>
                <w:szCs w:val="20"/>
                <w:lang w:val="en-GB" w:eastAsia="en-US"/>
              </w:rPr>
              <w:t xml:space="preserve"> to state your proposed arrangements in respect of the matrimonial property. Your plan must be filed in court, within 14 days from the day on which you have obtained the relevant CPF statements and additional CPF information (if applicable). If you do so, you must serve a copy of the said document on the Plaintiff’s solicitor or the Plaintiff (if unrepresented) within 2 working days after filing it in court.</w:t>
            </w:r>
          </w:p>
        </w:tc>
      </w:tr>
      <w:tr w:rsidR="006F2CA2" w:rsidRPr="006F2CA2" w14:paraId="0397543C" w14:textId="77777777" w:rsidTr="006F2CA2">
        <w:trPr>
          <w:divId w:val="2116439976"/>
          <w:cantSplit/>
          <w:jc w:val="center"/>
        </w:trPr>
        <w:tc>
          <w:tcPr>
            <w:tcW w:w="7160" w:type="dxa"/>
            <w:gridSpan w:val="2"/>
          </w:tcPr>
          <w:p w14:paraId="0ED7B0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GUID=6851608e-9ad3-4128-adb4-3fee569682eb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1/2/3/4* above.</w:t>
            </w:r>
          </w:p>
        </w:tc>
      </w:tr>
      <w:tr w:rsidR="006F2CA2" w:rsidRPr="006F2CA2" w14:paraId="7993B2E2" w14:textId="77777777" w:rsidTr="006F2CA2">
        <w:trPr>
          <w:divId w:val="2116439976"/>
          <w:cantSplit/>
          <w:jc w:val="center"/>
        </w:trPr>
        <w:tc>
          <w:tcPr>
            <w:tcW w:w="7160" w:type="dxa"/>
            <w:gridSpan w:val="2"/>
          </w:tcPr>
          <w:p w14:paraId="5F873C1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GUID=40cbecf8-8f4b-4e3c-874b-6c3c965759f7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Address for Service</w:t>
            </w:r>
          </w:p>
          <w:p w14:paraId="621924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GUID=4c086587-e1f2-481d-ae16-b775c29da624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Plaintiff’s address for service, if the Plaintiff sues by a solicitor, shall be the solicitor’s name or firm and address, or, if the Plaintiff sues in person, shall be his place of residence as given under paragraph 2(a) of the Statement of Claim or, if no place of residence in Singapore is given, the address of a place in Singapore at or to which documents for him may be delivered or sent.</w:t>
            </w:r>
            <w:r w:rsidRPr="006F2CA2">
              <w:rPr>
                <w:rFonts w:ascii="Times New Roman" w:hAnsi="Times New Roman" w:cs="Times New Roman"/>
                <w:sz w:val="22"/>
                <w:szCs w:val="20"/>
                <w:lang w:val="en-GB" w:eastAsia="en-US"/>
              </w:rPr>
              <w:t>]</w:t>
            </w:r>
          </w:p>
        </w:tc>
      </w:tr>
      <w:tr w:rsidR="006F2CA2" w:rsidRPr="006F2CA2" w14:paraId="3B128580" w14:textId="77777777" w:rsidTr="006F2CA2">
        <w:trPr>
          <w:divId w:val="2116439976"/>
          <w:cantSplit/>
          <w:jc w:val="center"/>
        </w:trPr>
        <w:tc>
          <w:tcPr>
            <w:tcW w:w="7160" w:type="dxa"/>
            <w:gridSpan w:val="2"/>
          </w:tcPr>
          <w:p w14:paraId="324278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GUID=17ca4128-134c-426e-b0d3-b026eec09fff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7F54D406" w14:textId="77777777" w:rsidTr="006F2CA2">
        <w:trPr>
          <w:divId w:val="2116439976"/>
          <w:cantSplit/>
          <w:jc w:val="center"/>
        </w:trPr>
        <w:tc>
          <w:tcPr>
            <w:tcW w:w="7160" w:type="dxa"/>
            <w:gridSpan w:val="2"/>
          </w:tcPr>
          <w:p w14:paraId="5098572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GUID=025064c9-7a91-4887-9081-a822e407b08f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bl>
    <w:p w14:paraId="7456EE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02DC6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6CEDA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91DA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E6A17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CD3C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25DF0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9BF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672E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6D55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2895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CD5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E0326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F99CA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7FAA56D"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45A937B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GUID=d9f9c4bd-47df-46a8-bad6-cd64232490f0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4 </w:t>
      </w:r>
    </w:p>
    <w:tbl>
      <w:tblPr>
        <w:tblW w:w="7120" w:type="dxa"/>
        <w:jc w:val="center"/>
        <w:tblLook w:val="04A0" w:firstRow="1" w:lastRow="0" w:firstColumn="1" w:lastColumn="0" w:noHBand="0" w:noVBand="1"/>
      </w:tblPr>
      <w:tblGrid>
        <w:gridCol w:w="7120"/>
      </w:tblGrid>
      <w:tr w:rsidR="006F2CA2" w:rsidRPr="006F2CA2" w14:paraId="3FAC58CF" w14:textId="77777777" w:rsidTr="006F2CA2">
        <w:trPr>
          <w:divId w:val="2116439976"/>
          <w:cantSplit/>
          <w:jc w:val="center"/>
        </w:trPr>
        <w:tc>
          <w:tcPr>
            <w:tcW w:w="7120" w:type="dxa"/>
          </w:tcPr>
          <w:p w14:paraId="07CC322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GUID=c30d5f76-9748-4bde-a1d6-b47c50e86771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 42</w:t>
            </w:r>
          </w:p>
        </w:tc>
      </w:tr>
      <w:tr w:rsidR="006F2CA2" w:rsidRPr="006F2CA2" w14:paraId="5EDA7DE4" w14:textId="77777777" w:rsidTr="006F2CA2">
        <w:trPr>
          <w:divId w:val="2116439976"/>
          <w:cantSplit/>
          <w:jc w:val="center"/>
        </w:trPr>
        <w:tc>
          <w:tcPr>
            <w:tcW w:w="7120" w:type="dxa"/>
          </w:tcPr>
          <w:p w14:paraId="51D7CC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GUID=ac286a9e-d03c-4828-92e5-f3f863b236b6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FORM)</w:t>
            </w:r>
          </w:p>
        </w:tc>
      </w:tr>
      <w:tr w:rsidR="006F2CA2" w:rsidRPr="006F2CA2" w14:paraId="0417A339" w14:textId="77777777" w:rsidTr="006F2CA2">
        <w:trPr>
          <w:divId w:val="2116439976"/>
          <w:cantSplit/>
          <w:jc w:val="center"/>
        </w:trPr>
        <w:tc>
          <w:tcPr>
            <w:tcW w:w="7120" w:type="dxa"/>
          </w:tcPr>
          <w:p w14:paraId="7F1C84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GUID=b7ac66b7-a318-4053-8143-7c75d2cd74f7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091D5FC" w14:textId="77777777" w:rsidTr="006F2CA2">
        <w:trPr>
          <w:divId w:val="2116439976"/>
          <w:cantSplit/>
          <w:jc w:val="center"/>
        </w:trPr>
        <w:tc>
          <w:tcPr>
            <w:tcW w:w="7120" w:type="dxa"/>
          </w:tcPr>
          <w:p w14:paraId="19DD79AE" w14:textId="77777777" w:rsidR="006F2CA2" w:rsidRPr="006F2CA2" w:rsidRDefault="006F2CA2" w:rsidP="00895CB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GUID=1ba9911c-0c74-48d5-9012-e0fad7c70d5d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Case</w:t>
            </w:r>
            <w:r w:rsidRPr="006F2CA2">
              <w:rPr>
                <w:rFonts w:ascii="Times New Roman" w:hAnsi="Times New Roman" w:cs="Times New Roman"/>
                <w:sz w:val="22"/>
                <w:szCs w:val="20"/>
                <w:lang w:val="en-GB" w:eastAsia="en-US"/>
              </w:rPr>
              <w:t xml:space="preserve"> No.</w:t>
            </w:r>
          </w:p>
        </w:tc>
      </w:tr>
      <w:tr w:rsidR="006F2CA2" w:rsidRPr="006F2CA2" w14:paraId="6AAD09AF" w14:textId="77777777" w:rsidTr="006F2CA2">
        <w:trPr>
          <w:divId w:val="2116439976"/>
          <w:cantSplit/>
          <w:jc w:val="center"/>
        </w:trPr>
        <w:tc>
          <w:tcPr>
            <w:tcW w:w="7120" w:type="dxa"/>
          </w:tcPr>
          <w:p w14:paraId="55CB13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GUID=0c9e160f-a804-432f-98dc-113c39f27dff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E59A3E6" w14:textId="77777777" w:rsidTr="006F2CA2">
        <w:trPr>
          <w:divId w:val="2116439976"/>
          <w:cantSplit/>
          <w:jc w:val="center"/>
        </w:trPr>
        <w:tc>
          <w:tcPr>
            <w:tcW w:w="7120" w:type="dxa"/>
          </w:tcPr>
          <w:p w14:paraId="0B595D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GUID=4c938f20-bd96-447b-8b98-ccb6e0a0b2ba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670D2BA" w14:textId="77777777" w:rsidTr="006F2CA2">
        <w:trPr>
          <w:divId w:val="2116439976"/>
          <w:cantSplit/>
          <w:jc w:val="center"/>
        </w:trPr>
        <w:tc>
          <w:tcPr>
            <w:tcW w:w="7120" w:type="dxa"/>
          </w:tcPr>
          <w:p w14:paraId="4FF1B3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GUID=02314eda-eeaa-48cd-8cc1-2e538de57773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E3CB0B" w14:textId="77777777" w:rsidTr="006F2CA2">
        <w:trPr>
          <w:divId w:val="2116439976"/>
          <w:cantSplit/>
          <w:jc w:val="center"/>
        </w:trPr>
        <w:tc>
          <w:tcPr>
            <w:tcW w:w="7120" w:type="dxa"/>
          </w:tcPr>
          <w:p w14:paraId="3150DA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GUID=7997e846-6396-4293-8681-5dd094de165f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419368C" w14:textId="77777777" w:rsidTr="006F2CA2">
        <w:trPr>
          <w:divId w:val="2116439976"/>
          <w:cantSplit/>
          <w:jc w:val="center"/>
        </w:trPr>
        <w:tc>
          <w:tcPr>
            <w:tcW w:w="7120" w:type="dxa"/>
          </w:tcPr>
          <w:p w14:paraId="0EF124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GUID=77778f03-36e3-498e-9e9a-98c583d001bf </w:instrText>
            </w:r>
            <w:r w:rsidRPr="006F2CA2">
              <w:rPr>
                <w:rFonts w:ascii="Times New Roman" w:hAnsi="Times New Roman" w:cs="Times New Roman"/>
                <w:sz w:val="22"/>
                <w:szCs w:val="20"/>
                <w:lang w:val="en-GB" w:eastAsia="en-US"/>
              </w:rPr>
              <w:fldChar w:fldCharType="end"/>
            </w:r>
          </w:p>
        </w:tc>
      </w:tr>
      <w:tr w:rsidR="006F2CA2" w:rsidRPr="006F2CA2" w14:paraId="6D534F03" w14:textId="77777777" w:rsidTr="006F2CA2">
        <w:trPr>
          <w:divId w:val="2116439976"/>
          <w:cantSplit/>
          <w:jc w:val="center"/>
        </w:trPr>
        <w:tc>
          <w:tcPr>
            <w:tcW w:w="7120" w:type="dxa"/>
          </w:tcPr>
          <w:p w14:paraId="664E85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GUID=82268fdf-80b4-4a08-92c6-aec17a63e969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(EX-PARTE*)</w:t>
            </w:r>
          </w:p>
        </w:tc>
      </w:tr>
      <w:tr w:rsidR="006F2CA2" w:rsidRPr="006F2CA2" w14:paraId="34E312ED" w14:textId="77777777" w:rsidTr="006F2CA2">
        <w:trPr>
          <w:divId w:val="2116439976"/>
          <w:cantSplit/>
          <w:jc w:val="center"/>
        </w:trPr>
        <w:tc>
          <w:tcPr>
            <w:tcW w:w="7120" w:type="dxa"/>
          </w:tcPr>
          <w:p w14:paraId="300B19A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GUID=3db10056-3dd0-44a4-b7f6-21d5adc95532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Orders Applied For</w:t>
            </w:r>
          </w:p>
        </w:tc>
      </w:tr>
      <w:tr w:rsidR="006F2CA2" w:rsidRPr="006F2CA2" w14:paraId="732131F9" w14:textId="77777777" w:rsidTr="006F2CA2">
        <w:trPr>
          <w:divId w:val="2116439976"/>
          <w:cantSplit/>
          <w:jc w:val="center"/>
        </w:trPr>
        <w:tc>
          <w:tcPr>
            <w:tcW w:w="7120" w:type="dxa"/>
          </w:tcPr>
          <w:p w14:paraId="0659D4F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GUID=e72650ac-8409-4356-97a1-3a88bca615dd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of application</w:t>
            </w:r>
          </w:p>
          <w:p w14:paraId="3F4C749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GUID=38dc258a-7637-4396-b849-f1be7c83ceef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517615A" w14:textId="77777777" w:rsidTr="006F2CA2">
        <w:trPr>
          <w:divId w:val="2116439976"/>
          <w:cantSplit/>
          <w:jc w:val="center"/>
        </w:trPr>
        <w:tc>
          <w:tcPr>
            <w:tcW w:w="7120" w:type="dxa"/>
          </w:tcPr>
          <w:p w14:paraId="5B86FF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GUID=7b42e874-07f1-42ce-87c7-045b8c0ad61d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 filed in support of this application.</w:t>
            </w:r>
          </w:p>
        </w:tc>
      </w:tr>
      <w:tr w:rsidR="006F2CA2" w:rsidRPr="006F2CA2" w14:paraId="6182317F" w14:textId="77777777" w:rsidTr="006F2CA2">
        <w:trPr>
          <w:divId w:val="2116439976"/>
          <w:cantSplit/>
          <w:jc w:val="center"/>
        </w:trPr>
        <w:tc>
          <w:tcPr>
            <w:tcW w:w="7120" w:type="dxa"/>
          </w:tcPr>
          <w:p w14:paraId="4CFEAEB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GUID=6d3c6fd6-b7f3-4ae9-96c5-9790103015d6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tc>
      </w:tr>
      <w:tr w:rsidR="006F2CA2" w:rsidRPr="006F2CA2" w14:paraId="6D89DEE1" w14:textId="77777777" w:rsidTr="006F2CA2">
        <w:trPr>
          <w:divId w:val="2116439976"/>
          <w:cantSplit/>
          <w:jc w:val="center"/>
        </w:trPr>
        <w:tc>
          <w:tcPr>
            <w:tcW w:w="7120" w:type="dxa"/>
          </w:tcPr>
          <w:p w14:paraId="5AB1AEC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GUID=56442267-a7f9-4a3a-b1fd-d550def49cf5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Party Filing this Summons (e.g. Plaintiff, Defendant, Co-Defendant, etc.)</w:t>
            </w:r>
          </w:p>
        </w:tc>
      </w:tr>
      <w:tr w:rsidR="006F2CA2" w:rsidRPr="006F2CA2" w14:paraId="52820606" w14:textId="77777777" w:rsidTr="006F2CA2">
        <w:trPr>
          <w:divId w:val="2116439976"/>
          <w:cantSplit/>
          <w:jc w:val="center"/>
        </w:trPr>
        <w:tc>
          <w:tcPr>
            <w:tcW w:w="7120" w:type="dxa"/>
          </w:tcPr>
          <w:p w14:paraId="5D3843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GUID=f8238682-bba8-440f-83f1-a2202fd78945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 (e.g. Plaintiff, Defendant, Co-Defendant, etc.)</w:t>
            </w:r>
          </w:p>
        </w:tc>
      </w:tr>
      <w:tr w:rsidR="006F2CA2" w:rsidRPr="006F2CA2" w14:paraId="1A949E9B" w14:textId="77777777" w:rsidTr="006F2CA2">
        <w:trPr>
          <w:divId w:val="2116439976"/>
          <w:cantSplit/>
          <w:jc w:val="center"/>
        </w:trPr>
        <w:tc>
          <w:tcPr>
            <w:tcW w:w="7120" w:type="dxa"/>
          </w:tcPr>
          <w:p w14:paraId="612DF8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GUID=7e6f9b7c-c4e0-4924-9e14-ec222fc09af6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w:t>
            </w:r>
          </w:p>
          <w:p w14:paraId="3BA0958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GUID=c8da4008-1b3f-48e1-9cbb-504603cbac8a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ab/>
              <w:t xml:space="preserve">I </w:t>
            </w:r>
            <w:r w:rsidRPr="006F2CA2">
              <w:rPr>
                <w:rFonts w:ascii="Times New Roman" w:hAnsi="Times New Roman" w:cs="Times New Roman"/>
                <w:sz w:val="22"/>
                <w:szCs w:val="20"/>
                <w:lang w:val="en-GB" w:eastAsia="en-US"/>
              </w:rPr>
              <w:t>hereby consent to this Summons.</w:t>
            </w:r>
            <w:r w:rsidR="00895CBC">
              <w:rPr>
                <w:rFonts w:ascii="Times New Roman" w:hAnsi="Times New Roman" w:cs="Times New Roman"/>
                <w:sz w:val="22"/>
                <w:szCs w:val="20"/>
                <w:lang w:val="en-GB" w:eastAsia="en-US"/>
              </w:rPr>
              <w:t xml:space="preserve"> I acknowledge that I have considered the terms of the agreement and have been informed of my right to seek independent legal </w:t>
            </w:r>
            <w:proofErr w:type="gramStart"/>
            <w:r w:rsidR="00895CBC">
              <w:rPr>
                <w:rFonts w:ascii="Times New Roman" w:hAnsi="Times New Roman" w:cs="Times New Roman"/>
                <w:sz w:val="22"/>
                <w:szCs w:val="20"/>
                <w:lang w:val="en-GB" w:eastAsia="en-US"/>
              </w:rPr>
              <w:t>advice./</w:t>
            </w:r>
            <w:proofErr w:type="gramEnd"/>
            <w:r w:rsidR="00895CBC">
              <w:rPr>
                <w:rFonts w:ascii="Times New Roman" w:hAnsi="Times New Roman" w:cs="Times New Roman"/>
                <w:sz w:val="22"/>
                <w:szCs w:val="20"/>
                <w:lang w:val="en-GB" w:eastAsia="en-US"/>
              </w:rPr>
              <w:t>We hereby consent to this Summons.*</w:t>
            </w:r>
          </w:p>
        </w:tc>
      </w:tr>
      <w:tr w:rsidR="006F2CA2" w:rsidRPr="006F2CA2" w14:paraId="7390AC33" w14:textId="77777777" w:rsidTr="006F2CA2">
        <w:trPr>
          <w:divId w:val="2116439976"/>
          <w:cantSplit/>
          <w:jc w:val="center"/>
        </w:trPr>
        <w:tc>
          <w:tcPr>
            <w:tcW w:w="7120" w:type="dxa"/>
          </w:tcPr>
          <w:p w14:paraId="529555E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GUID=88f9f981-d302-435a-83aa-cff84664da27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w:t>
            </w:r>
          </w:p>
          <w:p w14:paraId="460C94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GUID=7fa4edcd-d565-4358-b754-bce5b44b48f8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 and ID No. of Party consenting to this Summons/Name of the Solicitor of Party consenting to this Summons*:</w:t>
            </w:r>
          </w:p>
          <w:p w14:paraId="6B994FA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GUID=5dca6b96-0e65-41fe-95c0-bf3c3271d4bf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A306B12" w14:textId="77777777" w:rsidTr="006F2CA2">
        <w:trPr>
          <w:divId w:val="2116439976"/>
          <w:cantSplit/>
          <w:jc w:val="center"/>
        </w:trPr>
        <w:tc>
          <w:tcPr>
            <w:tcW w:w="7120" w:type="dxa"/>
          </w:tcPr>
          <w:p w14:paraId="102B23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GUID=74a74045-e2c6-4111-b1c5-da7600aedd26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 of party taking out this summons</w:t>
            </w:r>
            <w:r w:rsidRPr="006F2CA2">
              <w:rPr>
                <w:rFonts w:ascii="Times New Roman" w:hAnsi="Times New Roman" w:cs="Times New Roman"/>
                <w:sz w:val="22"/>
                <w:szCs w:val="20"/>
                <w:lang w:val="en-GB" w:eastAsia="en-US"/>
              </w:rPr>
              <w:t>]</w:t>
            </w:r>
          </w:p>
          <w:p w14:paraId="61EF738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GUID=8af735e0-cc13-4b2b-8244-d8b24c7a73b3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Plaintiff’s solicitor’s name and name and address of law firm (if Plaintiff represented by solicitor) or Plaintiff’s address for service in Singapore</w:t>
            </w:r>
            <w:r w:rsidRPr="006F2CA2">
              <w:rPr>
                <w:rFonts w:ascii="Times New Roman" w:hAnsi="Times New Roman" w:cs="Times New Roman"/>
                <w:sz w:val="22"/>
                <w:szCs w:val="20"/>
                <w:lang w:val="en-GB" w:eastAsia="en-US"/>
              </w:rPr>
              <w:t>]</w:t>
            </w:r>
          </w:p>
        </w:tc>
      </w:tr>
      <w:tr w:rsidR="006F2CA2" w:rsidRPr="006F2CA2" w14:paraId="01FC8061" w14:textId="77777777" w:rsidTr="006F2CA2">
        <w:trPr>
          <w:divId w:val="2116439976"/>
          <w:cantSplit/>
          <w:jc w:val="center"/>
        </w:trPr>
        <w:tc>
          <w:tcPr>
            <w:tcW w:w="7120" w:type="dxa"/>
          </w:tcPr>
          <w:p w14:paraId="6E88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GUID=e95f4a68-8bb1-454a-ac3b-fa08265daaff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ED5CA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C6725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A1E067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A00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2CC9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9385376"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50E688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GUID=03aaa205-9875-4632-bc77-fd432380fc40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5 </w:t>
      </w:r>
    </w:p>
    <w:tbl>
      <w:tblPr>
        <w:tblW w:w="7140" w:type="dxa"/>
        <w:jc w:val="center"/>
        <w:tblLook w:val="04A0" w:firstRow="1" w:lastRow="0" w:firstColumn="1" w:lastColumn="0" w:noHBand="0" w:noVBand="1"/>
      </w:tblPr>
      <w:tblGrid>
        <w:gridCol w:w="7140"/>
      </w:tblGrid>
      <w:tr w:rsidR="006F2CA2" w:rsidRPr="006F2CA2" w14:paraId="3AF775BC" w14:textId="77777777" w:rsidTr="006F2CA2">
        <w:trPr>
          <w:divId w:val="2116439976"/>
          <w:cantSplit/>
          <w:jc w:val="center"/>
        </w:trPr>
        <w:tc>
          <w:tcPr>
            <w:tcW w:w="7140" w:type="dxa"/>
          </w:tcPr>
          <w:p w14:paraId="371BA78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43</w:t>
            </w:r>
          </w:p>
        </w:tc>
      </w:tr>
      <w:tr w:rsidR="006F2CA2" w:rsidRPr="006F2CA2" w14:paraId="5666F3F5" w14:textId="77777777" w:rsidTr="006F2CA2">
        <w:trPr>
          <w:divId w:val="2116439976"/>
          <w:cantSplit/>
          <w:jc w:val="center"/>
        </w:trPr>
        <w:tc>
          <w:tcPr>
            <w:tcW w:w="7140" w:type="dxa"/>
          </w:tcPr>
          <w:p w14:paraId="426C7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GUID=d0248a40-467f-4dd4-98c8-0f76f1e492fc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FORM)</w:t>
            </w:r>
          </w:p>
        </w:tc>
      </w:tr>
      <w:tr w:rsidR="006F2CA2" w:rsidRPr="006F2CA2" w14:paraId="7F14B0C1" w14:textId="77777777" w:rsidTr="006F2CA2">
        <w:trPr>
          <w:divId w:val="2116439976"/>
          <w:cantSplit/>
          <w:jc w:val="center"/>
        </w:trPr>
        <w:tc>
          <w:tcPr>
            <w:tcW w:w="7140" w:type="dxa"/>
          </w:tcPr>
          <w:p w14:paraId="46A9E7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GUID=5675d292-10be-4822-8db4-f892b7a56268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RENEWAL OF WRIT OF SUMMONS/ORIGINATING </w:t>
            </w:r>
            <w:r w:rsidRPr="006F2CA2">
              <w:rPr>
                <w:rFonts w:ascii="Times New Roman" w:hAnsi="Times New Roman" w:cs="Times New Roman"/>
                <w:sz w:val="22"/>
                <w:szCs w:val="20"/>
                <w:lang w:val="en-GB" w:eastAsia="en-US"/>
              </w:rPr>
              <w:br/>
              <w:t>SUMMONS*</w:t>
            </w:r>
          </w:p>
        </w:tc>
      </w:tr>
      <w:tr w:rsidR="006F2CA2" w:rsidRPr="006F2CA2" w14:paraId="0FF71C43" w14:textId="77777777" w:rsidTr="006F2CA2">
        <w:trPr>
          <w:divId w:val="2116439976"/>
          <w:cantSplit/>
          <w:jc w:val="center"/>
        </w:trPr>
        <w:tc>
          <w:tcPr>
            <w:tcW w:w="7140" w:type="dxa"/>
          </w:tcPr>
          <w:p w14:paraId="57CDDF2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GUID=852632ad-ede9-4573-a414-505657b6f628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months from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by an order of court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CD60C0D" w14:textId="77777777" w:rsidTr="006F2CA2">
        <w:trPr>
          <w:divId w:val="2116439976"/>
          <w:cantSplit/>
          <w:jc w:val="center"/>
        </w:trPr>
        <w:tc>
          <w:tcPr>
            <w:tcW w:w="7140" w:type="dxa"/>
          </w:tcPr>
          <w:p w14:paraId="1603ED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GUID=9a9637e2-b53f-401b-b6ac-9725b074be81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Plaintiff/Name of Plaintiff (if </w:t>
            </w:r>
            <w:proofErr w:type="gramStart"/>
            <w:r w:rsidRPr="006F2CA2">
              <w:rPr>
                <w:rFonts w:ascii="Times New Roman" w:hAnsi="Times New Roman" w:cs="Times New Roman"/>
                <w:i/>
                <w:sz w:val="22"/>
                <w:szCs w:val="20"/>
                <w:lang w:val="en-GB" w:eastAsia="en-US"/>
              </w:rPr>
              <w:t>unrepresented)*</w:t>
            </w:r>
            <w:proofErr w:type="gramEnd"/>
          </w:p>
          <w:p w14:paraId="2FAF22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GUID=d07eb81b-83c7-4877-be85-02cb15676036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117F2502" w14:textId="77777777" w:rsidTr="006F2CA2">
        <w:trPr>
          <w:divId w:val="2116439976"/>
          <w:cantSplit/>
          <w:jc w:val="center"/>
        </w:trPr>
        <w:tc>
          <w:tcPr>
            <w:tcW w:w="7140" w:type="dxa"/>
          </w:tcPr>
          <w:p w14:paraId="6A992D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GUID=a5c1ecff-69f4-4ec3-a124-bcd938f9106c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5BB8A2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AFDE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3F790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67652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9FCC1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65D9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669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D362C2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48E8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078FA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1EDF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683F9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5C88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F81C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7C5EC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4C44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F328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1F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E678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611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071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6FC5A3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GUID=88bfcdd2-cd21-40fd-9e0a-aebe7e233301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6</w:t>
      </w:r>
    </w:p>
    <w:tbl>
      <w:tblPr>
        <w:tblW w:w="7270" w:type="dxa"/>
        <w:jc w:val="center"/>
        <w:tblLook w:val="04A0" w:firstRow="1" w:lastRow="0" w:firstColumn="1" w:lastColumn="0" w:noHBand="0" w:noVBand="1"/>
      </w:tblPr>
      <w:tblGrid>
        <w:gridCol w:w="7270"/>
      </w:tblGrid>
      <w:tr w:rsidR="00E43EFB" w:rsidRPr="00E43EFB" w14:paraId="1807864E" w14:textId="77777777" w:rsidTr="00E43EFB">
        <w:trPr>
          <w:divId w:val="2116439976"/>
          <w:cantSplit/>
          <w:jc w:val="center"/>
        </w:trPr>
        <w:tc>
          <w:tcPr>
            <w:tcW w:w="7270" w:type="dxa"/>
          </w:tcPr>
          <w:p w14:paraId="1A1E509E"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GUID=00bffd53-f00c-42ff-8409-6a1aca87ed2d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7BCBD97A" w14:textId="77777777" w:rsidTr="00E43EFB">
        <w:trPr>
          <w:divId w:val="2116439976"/>
          <w:cantSplit/>
          <w:jc w:val="center"/>
        </w:trPr>
        <w:tc>
          <w:tcPr>
            <w:tcW w:w="7270" w:type="dxa"/>
          </w:tcPr>
          <w:p w14:paraId="73B82E0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GUID=cf7c0bcc-b654-4258-b329-2cc909ff8087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CLAIM (DIVORCE/JUDICIAL SEPARATION) FORM)</w:t>
            </w:r>
          </w:p>
        </w:tc>
      </w:tr>
      <w:tr w:rsidR="00E43EFB" w:rsidRPr="00E43EFB" w14:paraId="3085110D" w14:textId="77777777" w:rsidTr="00E43EFB">
        <w:trPr>
          <w:divId w:val="2116439976"/>
          <w:cantSplit/>
          <w:jc w:val="center"/>
        </w:trPr>
        <w:tc>
          <w:tcPr>
            <w:tcW w:w="7270" w:type="dxa"/>
          </w:tcPr>
          <w:p w14:paraId="56630A0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GUID=59372bca-8049-40c5-97f4-19e96fa5d81d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27647464" w14:textId="77777777" w:rsidTr="00E43EFB">
        <w:trPr>
          <w:divId w:val="2116439976"/>
          <w:cantSplit/>
          <w:jc w:val="center"/>
        </w:trPr>
        <w:tc>
          <w:tcPr>
            <w:tcW w:w="7270" w:type="dxa"/>
          </w:tcPr>
          <w:p w14:paraId="7BEBFD61"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GUID=430f8956-1cf2-4304-8c2d-0c31c7205529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36A875A0" w14:textId="77777777" w:rsidTr="00E43EFB">
        <w:trPr>
          <w:divId w:val="2116439976"/>
          <w:cantSplit/>
          <w:jc w:val="center"/>
        </w:trPr>
        <w:tc>
          <w:tcPr>
            <w:tcW w:w="7270" w:type="dxa"/>
          </w:tcPr>
          <w:p w14:paraId="53D1E76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GUID=b32a14ae-9ab2-4ba4-a4ce-4d9becfbcccc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01A363C1" w14:textId="77777777" w:rsidTr="00E43EFB">
        <w:trPr>
          <w:divId w:val="2116439976"/>
          <w:cantSplit/>
          <w:jc w:val="center"/>
        </w:trPr>
        <w:tc>
          <w:tcPr>
            <w:tcW w:w="7270" w:type="dxa"/>
          </w:tcPr>
          <w:p w14:paraId="77B54EF7"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GUID=f37e4c85-d6f9-4c8b-bceb-3a9d90d273cd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6ADA8BF1" w14:textId="77777777" w:rsidTr="00E43EFB">
        <w:trPr>
          <w:divId w:val="2116439976"/>
          <w:cantSplit/>
          <w:jc w:val="center"/>
        </w:trPr>
        <w:tc>
          <w:tcPr>
            <w:tcW w:w="7270" w:type="dxa"/>
          </w:tcPr>
          <w:p w14:paraId="743686B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GUID=36a27054-869c-4b95-9405-645178b26c9d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39E165B9" w14:textId="77777777" w:rsidTr="00E43EFB">
        <w:trPr>
          <w:divId w:val="2116439976"/>
          <w:cantSplit/>
          <w:jc w:val="center"/>
        </w:trPr>
        <w:tc>
          <w:tcPr>
            <w:tcW w:w="7270" w:type="dxa"/>
          </w:tcPr>
          <w:p w14:paraId="5D379F26"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GUID=b9bd8851-1eaf-49ea-9dbf-a0d4a0fca66e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319D83C0" w14:textId="77777777" w:rsidTr="00E43EFB">
        <w:trPr>
          <w:divId w:val="2116439976"/>
          <w:cantSplit/>
          <w:jc w:val="center"/>
        </w:trPr>
        <w:tc>
          <w:tcPr>
            <w:tcW w:w="7270" w:type="dxa"/>
          </w:tcPr>
          <w:p w14:paraId="170839C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GUID=1a3d489e-4827-4470-ac3d-69410415bec5 </w:instrText>
            </w:r>
            <w:r w:rsidRPr="00E43EFB">
              <w:rPr>
                <w:rFonts w:ascii="Times New Roman" w:hAnsi="Times New Roman" w:cs="Times New Roman"/>
                <w:sz w:val="22"/>
                <w:szCs w:val="20"/>
                <w:lang w:val="en-GB" w:eastAsia="en-US"/>
              </w:rPr>
              <w:fldChar w:fldCharType="end"/>
            </w:r>
          </w:p>
        </w:tc>
      </w:tr>
      <w:tr w:rsidR="00E43EFB" w:rsidRPr="00E43EFB" w14:paraId="208D040F" w14:textId="77777777" w:rsidTr="00E43EFB">
        <w:trPr>
          <w:divId w:val="2116439976"/>
          <w:cantSplit/>
          <w:jc w:val="center"/>
        </w:trPr>
        <w:tc>
          <w:tcPr>
            <w:tcW w:w="7270" w:type="dxa"/>
          </w:tcPr>
          <w:p w14:paraId="02D42B47" w14:textId="77777777" w:rsidR="00E43EFB" w:rsidRPr="00E43EFB" w:rsidRDefault="00E43EFB" w:rsidP="00E43EFB">
            <w:pPr>
              <w:spacing w:before="60" w:after="60" w:line="240" w:lineRule="auto"/>
              <w:jc w:val="center"/>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GUID=8af1f178-e241-47e7-892c-9bc9dea3ed85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STATEMENT OF CLAIM FOR NULLITY*/DIVORCE*/JUDICIAL</w:t>
            </w:r>
            <w:r w:rsidRPr="00E43EFB">
              <w:rPr>
                <w:rFonts w:ascii="Times New Roman" w:hAnsi="Times New Roman" w:cs="Times New Roman"/>
                <w:sz w:val="22"/>
                <w:szCs w:val="22"/>
                <w:lang w:val="en-GB" w:eastAsia="en-US"/>
              </w:rPr>
              <w:br/>
              <w:t>SEPARATION*/PRESUMPTION OF DEATH AND DIVORCE*</w:t>
            </w:r>
          </w:p>
        </w:tc>
      </w:tr>
      <w:tr w:rsidR="00E43EFB" w:rsidRPr="00E43EFB" w14:paraId="4F6A0CEF" w14:textId="77777777" w:rsidTr="00E43EFB">
        <w:trPr>
          <w:divId w:val="2116439976"/>
          <w:cantSplit/>
          <w:jc w:val="center"/>
        </w:trPr>
        <w:tc>
          <w:tcPr>
            <w:tcW w:w="7270" w:type="dxa"/>
          </w:tcPr>
          <w:p w14:paraId="5CE16EF1"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GUID=bae8d071-50d8-4680-823a-e9e55aec6373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Marriage between Plaintiff and Defendant (the marriage)</w:t>
            </w:r>
          </w:p>
        </w:tc>
      </w:tr>
      <w:tr w:rsidR="00E43EFB" w:rsidRPr="00E43EFB" w14:paraId="4FAAE85C" w14:textId="77777777" w:rsidTr="00E43EFB">
        <w:trPr>
          <w:divId w:val="2116439976"/>
          <w:cantSplit/>
          <w:jc w:val="center"/>
        </w:trPr>
        <w:tc>
          <w:tcPr>
            <w:tcW w:w="7270" w:type="dxa"/>
          </w:tcPr>
          <w:p w14:paraId="327F10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GUID=2aba1f88-ea50-4b3e-90c4-cab79a2597dd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solemnization of the marriage:</w:t>
            </w:r>
          </w:p>
        </w:tc>
      </w:tr>
      <w:tr w:rsidR="00E43EFB" w:rsidRPr="00E43EFB" w14:paraId="395487B0" w14:textId="77777777" w:rsidTr="00E43EFB">
        <w:trPr>
          <w:divId w:val="2116439976"/>
          <w:cantSplit/>
          <w:jc w:val="center"/>
        </w:trPr>
        <w:tc>
          <w:tcPr>
            <w:tcW w:w="7270" w:type="dxa"/>
          </w:tcPr>
          <w:p w14:paraId="6AA0E3E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GUID=6282a3d1-97ba-4b7a-9e23-5e699fd51a8c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registration of the marriage:</w:t>
            </w:r>
          </w:p>
        </w:tc>
      </w:tr>
      <w:tr w:rsidR="00E43EFB" w:rsidRPr="00E43EFB" w14:paraId="6C207809" w14:textId="77777777" w:rsidTr="00E43EFB">
        <w:trPr>
          <w:divId w:val="2116439976"/>
          <w:cantSplit/>
          <w:jc w:val="center"/>
        </w:trPr>
        <w:tc>
          <w:tcPr>
            <w:tcW w:w="7270" w:type="dxa"/>
          </w:tcPr>
          <w:p w14:paraId="7AE6323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GUID=dccb7f90-13b8-4c55-ae2e-660eb7b9a4db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*Marriage Certificate Number (for marriage registered in Singapore):</w:t>
            </w:r>
          </w:p>
        </w:tc>
      </w:tr>
      <w:tr w:rsidR="00E43EFB" w:rsidRPr="00E43EFB" w14:paraId="74851904" w14:textId="77777777" w:rsidTr="00E43EFB">
        <w:trPr>
          <w:divId w:val="2116439976"/>
          <w:cantSplit/>
          <w:jc w:val="center"/>
        </w:trPr>
        <w:tc>
          <w:tcPr>
            <w:tcW w:w="7270" w:type="dxa"/>
          </w:tcPr>
          <w:p w14:paraId="34A9E36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GUID=f1cf61e0-b24c-465e-95da-552ba385bd5d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date of the marriage is less than 3 years before the date of filing of this Writ. The court has granted leave to the Plaintiff to file this Writ before the said 3 years have passed on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in Originating Summons Number [</w:t>
            </w:r>
            <w:r w:rsidRPr="00E43EFB">
              <w:rPr>
                <w:rFonts w:ascii="Times New Roman" w:hAnsi="Times New Roman" w:cs="Times New Roman"/>
                <w:i/>
                <w:sz w:val="22"/>
                <w:szCs w:val="22"/>
                <w:lang w:val="en-GB" w:eastAsia="en-US"/>
              </w:rPr>
              <w:t xml:space="preserve">to state </w:t>
            </w:r>
            <w:proofErr w:type="gramStart"/>
            <w:r w:rsidRPr="00E43EFB">
              <w:rPr>
                <w:rFonts w:ascii="Times New Roman" w:hAnsi="Times New Roman" w:cs="Times New Roman"/>
                <w:i/>
                <w:sz w:val="22"/>
                <w:szCs w:val="22"/>
                <w:lang w:val="en-GB" w:eastAsia="en-US"/>
              </w:rPr>
              <w:t>number</w:t>
            </w:r>
            <w:r w:rsidRPr="00E43EFB">
              <w:rPr>
                <w:rFonts w:ascii="Times New Roman" w:hAnsi="Times New Roman" w:cs="Times New Roman"/>
                <w:sz w:val="22"/>
                <w:szCs w:val="22"/>
                <w:lang w:val="en-GB" w:eastAsia="en-US"/>
              </w:rPr>
              <w:t>]*</w:t>
            </w:r>
            <w:proofErr w:type="gramEnd"/>
            <w:r w:rsidRPr="00E43EFB">
              <w:rPr>
                <w:rFonts w:ascii="Times New Roman" w:hAnsi="Times New Roman" w:cs="Times New Roman"/>
                <w:sz w:val="22"/>
                <w:szCs w:val="22"/>
                <w:lang w:val="en-GB" w:eastAsia="en-US"/>
              </w:rPr>
              <w:t>.</w:t>
            </w:r>
          </w:p>
        </w:tc>
      </w:tr>
      <w:tr w:rsidR="00E43EFB" w:rsidRPr="00E43EFB" w14:paraId="571BFEE2" w14:textId="77777777" w:rsidTr="00E43EFB">
        <w:trPr>
          <w:divId w:val="2116439976"/>
          <w:cantSplit/>
          <w:jc w:val="center"/>
        </w:trPr>
        <w:tc>
          <w:tcPr>
            <w:tcW w:w="7270" w:type="dxa"/>
          </w:tcPr>
          <w:p w14:paraId="311D964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GUID=c34d84e1-ab2f-4102-8aa2-7bb752733ede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shall annex a copy of the marriage certificate.</w:t>
            </w:r>
            <w:r w:rsidRPr="00E43EFB">
              <w:rPr>
                <w:rFonts w:ascii="Times New Roman" w:hAnsi="Times New Roman" w:cs="Times New Roman"/>
                <w:sz w:val="22"/>
                <w:szCs w:val="22"/>
                <w:lang w:val="en-GB" w:eastAsia="en-US"/>
              </w:rPr>
              <w:t>]</w:t>
            </w:r>
          </w:p>
        </w:tc>
      </w:tr>
      <w:tr w:rsidR="00E43EFB" w:rsidRPr="00E43EFB" w14:paraId="7D57E6C3" w14:textId="77777777" w:rsidTr="00E43EFB">
        <w:trPr>
          <w:divId w:val="2116439976"/>
          <w:cantSplit/>
          <w:jc w:val="center"/>
        </w:trPr>
        <w:tc>
          <w:tcPr>
            <w:tcW w:w="7270" w:type="dxa"/>
          </w:tcPr>
          <w:p w14:paraId="680E080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GUID=dab39b68-096a-4bc0-9443-0d53cbe134f2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r>
            <w:proofErr w:type="gramStart"/>
            <w:r w:rsidRPr="00E43EFB">
              <w:rPr>
                <w:rFonts w:ascii="Times New Roman" w:hAnsi="Times New Roman" w:cs="Times New Roman"/>
                <w:sz w:val="22"/>
                <w:szCs w:val="22"/>
                <w:lang w:val="en-GB" w:eastAsia="en-US"/>
              </w:rPr>
              <w:t>Particulars of</w:t>
            </w:r>
            <w:proofErr w:type="gramEnd"/>
            <w:r w:rsidRPr="00E43EFB">
              <w:rPr>
                <w:rFonts w:ascii="Times New Roman" w:hAnsi="Times New Roman" w:cs="Times New Roman"/>
                <w:sz w:val="22"/>
                <w:szCs w:val="22"/>
                <w:lang w:val="en-GB" w:eastAsia="en-US"/>
              </w:rPr>
              <w:t xml:space="preserve"> Parties</w:t>
            </w:r>
          </w:p>
        </w:tc>
      </w:tr>
      <w:tr w:rsidR="00E43EFB" w:rsidRPr="00E43EFB" w14:paraId="23B8C4AF" w14:textId="77777777" w:rsidTr="00E43EFB">
        <w:trPr>
          <w:divId w:val="2116439976"/>
          <w:cantSplit/>
          <w:jc w:val="center"/>
        </w:trPr>
        <w:tc>
          <w:tcPr>
            <w:tcW w:w="7270" w:type="dxa"/>
          </w:tcPr>
          <w:p w14:paraId="303CB35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GUID=de8bee37-381b-42c8-865d-2922cc88fdfd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Plaintiff</w:t>
            </w:r>
          </w:p>
        </w:tc>
      </w:tr>
      <w:tr w:rsidR="00E43EFB" w:rsidRPr="00E43EFB" w14:paraId="15C24F20" w14:textId="77777777" w:rsidTr="00E43EFB">
        <w:trPr>
          <w:divId w:val="2116439976"/>
          <w:cantSplit/>
          <w:jc w:val="center"/>
        </w:trPr>
        <w:tc>
          <w:tcPr>
            <w:tcW w:w="7270" w:type="dxa"/>
          </w:tcPr>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015657DF" w14:textId="77777777" w:rsidTr="00FC27C8">
              <w:tc>
                <w:tcPr>
                  <w:tcW w:w="1292" w:type="dxa"/>
                  <w:shd w:val="clear" w:color="auto" w:fill="auto"/>
                </w:tcPr>
                <w:p w14:paraId="025E2A4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7188517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15AAF9A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5B37A8D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BAAE759" w14:textId="77777777" w:rsidTr="00FC27C8">
              <w:tc>
                <w:tcPr>
                  <w:tcW w:w="1292" w:type="dxa"/>
                  <w:shd w:val="clear" w:color="auto" w:fill="auto"/>
                </w:tcPr>
                <w:p w14:paraId="6875A5D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468A3F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3D67252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39083A21"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A491356" w14:textId="77777777" w:rsidTr="00FC27C8">
              <w:tc>
                <w:tcPr>
                  <w:tcW w:w="1292" w:type="dxa"/>
                  <w:shd w:val="clear" w:color="auto" w:fill="auto"/>
                </w:tcPr>
                <w:p w14:paraId="3679EF4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7EDCC47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7668FA7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345E8CB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50778F5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08700FD9" w14:textId="77777777" w:rsidTr="00E43EFB">
        <w:trPr>
          <w:divId w:val="2116439976"/>
          <w:cantSplit/>
          <w:jc w:val="center"/>
        </w:trPr>
        <w:tc>
          <w:tcPr>
            <w:tcW w:w="7270" w:type="dxa"/>
          </w:tcPr>
          <w:p w14:paraId="5A624EA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40A8EA9A" w14:textId="77777777" w:rsidTr="00E43EFB">
        <w:trPr>
          <w:divId w:val="2116439976"/>
          <w:cantSplit/>
          <w:jc w:val="center"/>
        </w:trPr>
        <w:tc>
          <w:tcPr>
            <w:tcW w:w="7270" w:type="dxa"/>
          </w:tcPr>
          <w:p w14:paraId="4E1CADA1"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GUID=9839ff2d-a792-415c-9d15-6f09abe6b423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Defendant </w:t>
            </w:r>
          </w:p>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7EC8AB3D" w14:textId="77777777" w:rsidTr="00FC27C8">
              <w:tc>
                <w:tcPr>
                  <w:tcW w:w="1292" w:type="dxa"/>
                  <w:shd w:val="clear" w:color="auto" w:fill="auto"/>
                </w:tcPr>
                <w:p w14:paraId="3D3DE35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0A483384"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0EED026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358307A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7A67C7C8" w14:textId="77777777" w:rsidTr="00FC27C8">
              <w:tc>
                <w:tcPr>
                  <w:tcW w:w="1292" w:type="dxa"/>
                  <w:shd w:val="clear" w:color="auto" w:fill="auto"/>
                </w:tcPr>
                <w:p w14:paraId="735E37B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08D8C8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5153FCE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1E1A84D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668F0719" w14:textId="77777777" w:rsidTr="00FC27C8">
              <w:tc>
                <w:tcPr>
                  <w:tcW w:w="1292" w:type="dxa"/>
                  <w:shd w:val="clear" w:color="auto" w:fill="auto"/>
                </w:tcPr>
                <w:p w14:paraId="7A68380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0B39F51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497CC5D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52BE389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18103409"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p>
        </w:tc>
      </w:tr>
      <w:tr w:rsidR="00E43EFB" w:rsidRPr="00E43EFB" w14:paraId="5B29AACE" w14:textId="77777777" w:rsidTr="00E43EFB">
        <w:trPr>
          <w:divId w:val="2116439976"/>
          <w:cantSplit/>
          <w:jc w:val="center"/>
        </w:trPr>
        <w:tc>
          <w:tcPr>
            <w:tcW w:w="7270" w:type="dxa"/>
          </w:tcPr>
          <w:p w14:paraId="2B3CEBA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GUID=b1bd1ef0-2d7a-40f4-880a-6adddb2ee720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last address at which the parties to the marriage have lived together as husband and wife:</w:t>
            </w:r>
          </w:p>
        </w:tc>
      </w:tr>
      <w:tr w:rsidR="00E43EFB" w:rsidRPr="00E43EFB" w14:paraId="22F8B760" w14:textId="77777777" w:rsidTr="00E43EFB">
        <w:trPr>
          <w:divId w:val="2116439976"/>
          <w:cantSplit/>
          <w:jc w:val="center"/>
        </w:trPr>
        <w:tc>
          <w:tcPr>
            <w:tcW w:w="7270" w:type="dxa"/>
          </w:tcPr>
          <w:p w14:paraId="688A76B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GUID=8e593957-0a4d-4fd7-ba4b-e3fcbc1702b5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address</w:t>
            </w:r>
            <w:r w:rsidRPr="00E43EFB">
              <w:rPr>
                <w:rFonts w:ascii="Times New Roman" w:hAnsi="Times New Roman" w:cs="Times New Roman"/>
                <w:sz w:val="22"/>
                <w:szCs w:val="22"/>
                <w:lang w:val="en-GB" w:eastAsia="en-US"/>
              </w:rPr>
              <w:t>]</w:t>
            </w:r>
          </w:p>
        </w:tc>
      </w:tr>
      <w:tr w:rsidR="00E43EFB" w:rsidRPr="00E43EFB" w14:paraId="1A832E3C" w14:textId="77777777" w:rsidTr="00E43EFB">
        <w:trPr>
          <w:divId w:val="2116439976"/>
          <w:cantSplit/>
          <w:jc w:val="center"/>
        </w:trPr>
        <w:tc>
          <w:tcPr>
            <w:tcW w:w="7270" w:type="dxa"/>
          </w:tcPr>
          <w:p w14:paraId="3A9FAB8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GUID=81564268-9b03-40db-bd77-1f4e5a7f7e95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Jurisdiction</w:t>
            </w:r>
          </w:p>
        </w:tc>
      </w:tr>
      <w:tr w:rsidR="00E43EFB" w:rsidRPr="00E43EFB" w14:paraId="2910B920" w14:textId="77777777" w:rsidTr="00E43EFB">
        <w:trPr>
          <w:divId w:val="2116439976"/>
          <w:cantSplit/>
          <w:jc w:val="center"/>
        </w:trPr>
        <w:tc>
          <w:tcPr>
            <w:tcW w:w="7270" w:type="dxa"/>
          </w:tcPr>
          <w:p w14:paraId="35917A6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GUID=b9eb15be-58b2-4bca-9414-9a421d17f679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domicile.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A68D3AD" w14:textId="77777777" w:rsidTr="00E43EFB">
        <w:trPr>
          <w:divId w:val="2116439976"/>
          <w:cantSplit/>
          <w:jc w:val="center"/>
        </w:trPr>
        <w:tc>
          <w:tcPr>
            <w:tcW w:w="7270" w:type="dxa"/>
          </w:tcPr>
          <w:p w14:paraId="019ACAF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GUID=9318ba2e-1f87-4248-a51a-55e8e732fb08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Plaintiff/The Defendant/Both the Plaintiff and the Defendant* is a/are* Singapore citizen(s).</w:t>
            </w:r>
          </w:p>
        </w:tc>
      </w:tr>
      <w:tr w:rsidR="00E43EFB" w:rsidRPr="00E43EFB" w14:paraId="5240A974" w14:textId="77777777" w:rsidTr="00E43EFB">
        <w:trPr>
          <w:divId w:val="2116439976"/>
          <w:cantSplit/>
          <w:jc w:val="center"/>
        </w:trPr>
        <w:tc>
          <w:tcPr>
            <w:tcW w:w="7270" w:type="dxa"/>
          </w:tcPr>
          <w:p w14:paraId="128D4FF2"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GUID=28320699-4ec5-4e07-b2fe-8cc825795ad7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Neither the Plaintiff nor the Defendant is a Singapore citizen. [</w:t>
            </w:r>
            <w:r w:rsidRPr="00E43EFB">
              <w:rPr>
                <w:rFonts w:ascii="Times New Roman" w:hAnsi="Times New Roman" w:cs="Times New Roman"/>
                <w:i/>
                <w:sz w:val="22"/>
                <w:szCs w:val="22"/>
                <w:lang w:val="en-GB" w:eastAsia="en-US"/>
              </w:rPr>
              <w:t>The Statement of Particulars shall set out the reasons for which the court has jurisdiction based on domicile.</w:t>
            </w:r>
            <w:r w:rsidRPr="00E43EFB">
              <w:rPr>
                <w:rFonts w:ascii="Times New Roman" w:hAnsi="Times New Roman" w:cs="Times New Roman"/>
                <w:sz w:val="22"/>
                <w:szCs w:val="22"/>
                <w:lang w:val="en-GB" w:eastAsia="en-US"/>
              </w:rPr>
              <w:t>]</w:t>
            </w:r>
          </w:p>
        </w:tc>
      </w:tr>
      <w:tr w:rsidR="00E43EFB" w:rsidRPr="00E43EFB" w14:paraId="5A91FDB8" w14:textId="77777777" w:rsidTr="00E43EFB">
        <w:trPr>
          <w:divId w:val="2116439976"/>
          <w:cantSplit/>
          <w:jc w:val="center"/>
        </w:trPr>
        <w:tc>
          <w:tcPr>
            <w:tcW w:w="7270" w:type="dxa"/>
          </w:tcPr>
          <w:p w14:paraId="15B1A1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GUID=e2aaf53e-a33c-4923-b0bb-467091a6a48b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habitual residence.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02FED48" w14:textId="77777777" w:rsidTr="00E43EFB">
        <w:trPr>
          <w:divId w:val="2116439976"/>
          <w:cantSplit/>
          <w:jc w:val="center"/>
        </w:trPr>
        <w:tc>
          <w:tcPr>
            <w:tcW w:w="7270" w:type="dxa"/>
          </w:tcPr>
          <w:p w14:paraId="2DBF551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GUID=8a8fa651-be95-4603-b0d2-997f6492f8b7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 has been habitually resident in Singapore for a period of 3 years immediately preceding the date of the filing of the writ.</w:t>
            </w:r>
          </w:p>
        </w:tc>
      </w:tr>
      <w:tr w:rsidR="00E43EFB" w:rsidRPr="00E43EFB" w14:paraId="6EB51E65" w14:textId="77777777" w:rsidTr="00E43EFB">
        <w:trPr>
          <w:divId w:val="2116439976"/>
          <w:cantSplit/>
          <w:jc w:val="center"/>
        </w:trPr>
        <w:tc>
          <w:tcPr>
            <w:tcW w:w="7270" w:type="dxa"/>
          </w:tcPr>
          <w:p w14:paraId="69AEB72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GUID=b722be2e-f929-4960-ad56-6c185afa5369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The Defendant has been habitually resident in Singapore for a period of 3 years immediately preceding the date of the filing of the writ.</w:t>
            </w:r>
          </w:p>
        </w:tc>
      </w:tr>
      <w:tr w:rsidR="00E43EFB" w:rsidRPr="00E43EFB" w14:paraId="232AB4D8" w14:textId="77777777" w:rsidTr="00E43EFB">
        <w:trPr>
          <w:divId w:val="2116439976"/>
          <w:cantSplit/>
          <w:jc w:val="center"/>
        </w:trPr>
        <w:tc>
          <w:tcPr>
            <w:tcW w:w="7270" w:type="dxa"/>
          </w:tcPr>
          <w:p w14:paraId="355BF09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GUID=fee72315-cbb3-493a-9de3-6864f0f72067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is to state the relevant details in either case, including:</w:t>
            </w:r>
          </w:p>
        </w:tc>
      </w:tr>
      <w:tr w:rsidR="00E43EFB" w:rsidRPr="00E43EFB" w14:paraId="1A5C3845" w14:textId="77777777" w:rsidTr="00E43EFB">
        <w:trPr>
          <w:divId w:val="2116439976"/>
          <w:cantSplit/>
          <w:jc w:val="center"/>
        </w:trPr>
        <w:tc>
          <w:tcPr>
            <w:tcW w:w="7270" w:type="dxa"/>
          </w:tcPr>
          <w:p w14:paraId="386874F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GUID=800c2db3-19dc-43b4-8c2b-a2a48ca0fd56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(A)</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Address(es) of the place(s) of residence; and</w:t>
            </w:r>
          </w:p>
        </w:tc>
      </w:tr>
      <w:tr w:rsidR="00E43EFB" w:rsidRPr="00E43EFB" w14:paraId="6FF286B0" w14:textId="77777777" w:rsidTr="00E43EFB">
        <w:trPr>
          <w:divId w:val="2116439976"/>
          <w:cantSplit/>
          <w:jc w:val="center"/>
        </w:trPr>
        <w:tc>
          <w:tcPr>
            <w:tcW w:w="7270" w:type="dxa"/>
          </w:tcPr>
          <w:p w14:paraId="5EE7714D"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GUID=158ae78c-b183-4723-a60b-bec587907d6d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(B)</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The length of residence at each place.</w:t>
            </w:r>
            <w:r w:rsidRPr="00E43EFB">
              <w:rPr>
                <w:rFonts w:ascii="Times New Roman" w:hAnsi="Times New Roman" w:cs="Times New Roman"/>
                <w:sz w:val="22"/>
                <w:szCs w:val="22"/>
                <w:lang w:val="en-GB" w:eastAsia="en-US"/>
              </w:rPr>
              <w:t>]</w:t>
            </w:r>
          </w:p>
        </w:tc>
      </w:tr>
      <w:tr w:rsidR="00E43EFB" w:rsidRPr="00E43EFB" w14:paraId="3BF97869" w14:textId="77777777" w:rsidTr="00E43EFB">
        <w:trPr>
          <w:divId w:val="2116439976"/>
          <w:cantSplit/>
          <w:jc w:val="center"/>
        </w:trPr>
        <w:tc>
          <w:tcPr>
            <w:tcW w:w="7270" w:type="dxa"/>
          </w:tcPr>
          <w:p w14:paraId="46260779"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GUID=b86c19d9-18f7-42a1-9ecb-8df18b6e826b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Children</w:t>
            </w:r>
          </w:p>
        </w:tc>
      </w:tr>
      <w:tr w:rsidR="00E43EFB" w:rsidRPr="00E43EFB" w14:paraId="40639480" w14:textId="77777777" w:rsidTr="00E43EFB">
        <w:trPr>
          <w:divId w:val="2116439976"/>
          <w:cantSplit/>
          <w:jc w:val="center"/>
        </w:trPr>
        <w:tc>
          <w:tcPr>
            <w:tcW w:w="7270" w:type="dxa"/>
          </w:tcPr>
          <w:p w14:paraId="6C8D2A9C"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GUID=262a3575-7089-4690-99eb-1788a1107565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To state, in respect of each living child of the marriage</w:t>
            </w:r>
            <w:r w:rsidRPr="00E43EFB">
              <w:rPr>
                <w:rFonts w:ascii="Times New Roman" w:hAnsi="Times New Roman" w:cs="Times New Roman"/>
                <w:sz w:val="22"/>
                <w:szCs w:val="22"/>
                <w:lang w:val="en-GB" w:eastAsia="en-US"/>
              </w:rPr>
              <w:t>]</w:t>
            </w:r>
          </w:p>
          <w:tbl>
            <w:tblPr>
              <w:tblW w:w="6237"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1949"/>
              <w:gridCol w:w="1006"/>
              <w:gridCol w:w="1374"/>
              <w:gridCol w:w="1350"/>
            </w:tblGrid>
            <w:tr w:rsidR="00E43EFB" w:rsidRPr="00FC27C8" w14:paraId="162CA67B" w14:textId="77777777" w:rsidTr="00FC27C8">
              <w:tc>
                <w:tcPr>
                  <w:tcW w:w="560" w:type="dxa"/>
                  <w:shd w:val="clear" w:color="auto" w:fill="auto"/>
                </w:tcPr>
                <w:p w14:paraId="7EA89409"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952" w:type="dxa"/>
                  <w:shd w:val="clear" w:color="auto" w:fill="auto"/>
                </w:tcPr>
                <w:p w14:paraId="244416B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039" w:type="dxa"/>
                  <w:shd w:val="clear" w:color="auto" w:fill="auto"/>
                </w:tcPr>
                <w:p w14:paraId="6328C85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p>
              </w:tc>
              <w:tc>
                <w:tcPr>
                  <w:tcW w:w="1391" w:type="dxa"/>
                  <w:shd w:val="clear" w:color="auto" w:fill="auto"/>
                </w:tcPr>
                <w:p w14:paraId="2E9AAB9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295" w:type="dxa"/>
                  <w:shd w:val="clear" w:color="auto" w:fill="auto"/>
                </w:tcPr>
                <w:p w14:paraId="7EB58E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0004433" w14:textId="77777777" w:rsidTr="00FC27C8">
              <w:tc>
                <w:tcPr>
                  <w:tcW w:w="560" w:type="dxa"/>
                  <w:shd w:val="clear" w:color="auto" w:fill="auto"/>
                </w:tcPr>
                <w:p w14:paraId="49FB6BF7"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4D69ADCF"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039" w:type="dxa"/>
                  <w:shd w:val="clear" w:color="auto" w:fill="auto"/>
                </w:tcPr>
                <w:p w14:paraId="6A3DB830"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391" w:type="dxa"/>
                  <w:shd w:val="clear" w:color="auto" w:fill="auto"/>
                </w:tcPr>
                <w:p w14:paraId="5CCFE90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295" w:type="dxa"/>
                  <w:shd w:val="clear" w:color="auto" w:fill="auto"/>
                </w:tcPr>
                <w:p w14:paraId="2F2C4282"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1EAB612" w14:textId="77777777" w:rsidTr="00FC27C8">
              <w:tc>
                <w:tcPr>
                  <w:tcW w:w="464" w:type="dxa"/>
                  <w:shd w:val="clear" w:color="auto" w:fill="auto"/>
                </w:tcPr>
                <w:p w14:paraId="354543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75" w:type="dxa"/>
                  <w:shd w:val="clear" w:color="auto" w:fill="auto"/>
                </w:tcPr>
                <w:p w14:paraId="3D3F341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Any disability or illness?</w:t>
                  </w:r>
                </w:p>
              </w:tc>
              <w:tc>
                <w:tcPr>
                  <w:tcW w:w="3828" w:type="dxa"/>
                  <w:gridSpan w:val="3"/>
                  <w:shd w:val="clear" w:color="auto" w:fill="auto"/>
                </w:tcPr>
                <w:p w14:paraId="3CBDA188"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suffering from serious disability or chronic illness or from the effects of that illness, state the nature of the disability or illness and in the Statement of Particulars, attach a copy of any up-to-date medical report which is available.</w:t>
                  </w:r>
                  <w:r w:rsidRPr="00FC27C8">
                    <w:rPr>
                      <w:rFonts w:ascii="Times New Roman" w:hAnsi="Times New Roman" w:cs="Times New Roman"/>
                      <w:sz w:val="20"/>
                      <w:szCs w:val="20"/>
                      <w:lang w:eastAsia="zh-CN"/>
                    </w:rPr>
                    <w:t>]</w:t>
                  </w:r>
                </w:p>
              </w:tc>
            </w:tr>
            <w:tr w:rsidR="00E43EFB" w:rsidRPr="00FC27C8" w14:paraId="403DAD6E" w14:textId="77777777" w:rsidTr="00FC27C8">
              <w:tc>
                <w:tcPr>
                  <w:tcW w:w="559" w:type="dxa"/>
                  <w:shd w:val="clear" w:color="auto" w:fill="auto"/>
                </w:tcPr>
                <w:p w14:paraId="3457BE4F"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50" w:type="dxa"/>
                  <w:shd w:val="clear" w:color="auto" w:fill="auto"/>
                </w:tcPr>
                <w:p w14:paraId="252CBA8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Child over 21 (whether in educational institution, national service, or mentally/physically disabled</w:t>
                  </w:r>
                </w:p>
              </w:tc>
              <w:tc>
                <w:tcPr>
                  <w:tcW w:w="3725" w:type="dxa"/>
                  <w:gridSpan w:val="3"/>
                  <w:shd w:val="clear" w:color="auto" w:fill="auto"/>
                </w:tcPr>
                <w:p w14:paraId="3FFBF6F3"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In the case of a child above the age of 21 years, to state whether he is receiving instruction at an educational establishment or undergoing training for a trade, profession or vocation and whether he is suffering from a mental or physical disability and whether he is or will be serving full</w:t>
                  </w:r>
                  <w:r w:rsidRPr="00FC27C8">
                    <w:rPr>
                      <w:rFonts w:ascii="Times New Roman" w:hAnsi="Times New Roman" w:cs="Times New Roman"/>
                      <w:i/>
                      <w:sz w:val="20"/>
                      <w:szCs w:val="20"/>
                      <w:lang w:eastAsia="zh-CN"/>
                    </w:rPr>
                    <w:noBreakHyphen/>
                    <w:t>time national service.*</w:t>
                  </w:r>
                  <w:r w:rsidRPr="00FC27C8">
                    <w:rPr>
                      <w:rFonts w:ascii="Times New Roman" w:hAnsi="Times New Roman" w:cs="Times New Roman"/>
                      <w:sz w:val="20"/>
                      <w:szCs w:val="20"/>
                      <w:lang w:eastAsia="zh-CN"/>
                    </w:rPr>
                    <w:t>]</w:t>
                  </w:r>
                </w:p>
              </w:tc>
            </w:tr>
            <w:tr w:rsidR="00E43EFB" w:rsidRPr="00FC27C8" w14:paraId="6A7EC3E8" w14:textId="77777777" w:rsidTr="00FC27C8">
              <w:tc>
                <w:tcPr>
                  <w:tcW w:w="560" w:type="dxa"/>
                  <w:shd w:val="clear" w:color="auto" w:fill="auto"/>
                </w:tcPr>
                <w:p w14:paraId="1933370B"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5CD371E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child under care?</w:t>
                  </w:r>
                </w:p>
              </w:tc>
              <w:tc>
                <w:tcPr>
                  <w:tcW w:w="3725" w:type="dxa"/>
                  <w:gridSpan w:val="3"/>
                  <w:shd w:val="clear" w:color="auto" w:fill="auto"/>
                </w:tcPr>
                <w:p w14:paraId="36C624CE"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under the care or custody of an approved school or approved home established under the Children and Young Persons Act (Cap. 38), give details, and state the date of any order for care or custody and the circumstances which gave rise to its being made.</w:t>
                  </w:r>
                  <w:r w:rsidRPr="00FC27C8">
                    <w:rPr>
                      <w:rFonts w:ascii="Times New Roman" w:hAnsi="Times New Roman" w:cs="Times New Roman"/>
                      <w:sz w:val="20"/>
                      <w:szCs w:val="20"/>
                      <w:lang w:eastAsia="zh-CN"/>
                    </w:rPr>
                    <w:t>]</w:t>
                  </w:r>
                </w:p>
              </w:tc>
            </w:tr>
          </w:tbl>
          <w:p w14:paraId="1C2E89A7" w14:textId="77777777" w:rsidR="00E43EFB" w:rsidRPr="00E43EFB" w:rsidRDefault="00E43EFB" w:rsidP="00E43EFB">
            <w:pPr>
              <w:spacing w:before="60" w:after="60" w:line="240" w:lineRule="auto"/>
              <w:ind w:left="1440"/>
              <w:contextualSpacing/>
              <w:jc w:val="both"/>
              <w:rPr>
                <w:rFonts w:ascii="Times New Roman" w:hAnsi="Times New Roman" w:cs="Times New Roman"/>
                <w:sz w:val="22"/>
                <w:szCs w:val="22"/>
                <w:lang w:val="en-GB" w:eastAsia="en-US"/>
              </w:rPr>
            </w:pPr>
          </w:p>
        </w:tc>
      </w:tr>
      <w:tr w:rsidR="00E43EFB" w:rsidRPr="00E43EFB" w14:paraId="43855E4D" w14:textId="77777777" w:rsidTr="00E43EFB">
        <w:trPr>
          <w:divId w:val="2116439976"/>
          <w:cantSplit/>
          <w:jc w:val="center"/>
        </w:trPr>
        <w:tc>
          <w:tcPr>
            <w:tcW w:w="7270" w:type="dxa"/>
          </w:tcPr>
          <w:p w14:paraId="4744BB41"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32D094C4"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The following child(ren) are born to the wife during the marriage:</w:t>
            </w: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512"/>
              <w:gridCol w:w="1843"/>
              <w:gridCol w:w="1134"/>
              <w:gridCol w:w="1100"/>
            </w:tblGrid>
            <w:tr w:rsidR="00E43EFB" w:rsidRPr="00FC27C8" w14:paraId="2E3386D1" w14:textId="77777777" w:rsidTr="00FC27C8">
              <w:tc>
                <w:tcPr>
                  <w:tcW w:w="614" w:type="dxa"/>
                  <w:shd w:val="clear" w:color="auto" w:fill="auto"/>
                </w:tcPr>
                <w:p w14:paraId="06E7E91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512" w:type="dxa"/>
                  <w:shd w:val="clear" w:color="auto" w:fill="auto"/>
                </w:tcPr>
                <w:p w14:paraId="09E6C312"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843" w:type="dxa"/>
                  <w:shd w:val="clear" w:color="auto" w:fill="auto"/>
                </w:tcPr>
                <w:p w14:paraId="74D6529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5D2B6E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100" w:type="dxa"/>
                  <w:shd w:val="clear" w:color="auto" w:fill="auto"/>
                </w:tcPr>
                <w:p w14:paraId="664989A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285E265" w14:textId="77777777" w:rsidTr="00FC27C8">
              <w:tc>
                <w:tcPr>
                  <w:tcW w:w="614" w:type="dxa"/>
                  <w:shd w:val="clear" w:color="auto" w:fill="auto"/>
                </w:tcPr>
                <w:p w14:paraId="09C7D905"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52DD472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843" w:type="dxa"/>
                  <w:shd w:val="clear" w:color="auto" w:fill="auto"/>
                </w:tcPr>
                <w:p w14:paraId="0E0018D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34C67A67"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100" w:type="dxa"/>
                  <w:shd w:val="clear" w:color="auto" w:fill="auto"/>
                </w:tcPr>
                <w:p w14:paraId="3D528A0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9D60CA1" w14:textId="77777777" w:rsidTr="00FC27C8">
              <w:tc>
                <w:tcPr>
                  <w:tcW w:w="614" w:type="dxa"/>
                  <w:shd w:val="clear" w:color="auto" w:fill="auto"/>
                </w:tcPr>
                <w:p w14:paraId="054B0AD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2AEBC54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there a dispute whether the living child is a child of the marriage?</w:t>
                  </w:r>
                </w:p>
              </w:tc>
              <w:tc>
                <w:tcPr>
                  <w:tcW w:w="4077" w:type="dxa"/>
                  <w:gridSpan w:val="3"/>
                  <w:shd w:val="clear" w:color="auto" w:fill="auto"/>
                </w:tcPr>
                <w:p w14:paraId="31FB1EB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73AF2E2A"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228AEB8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4679A395"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GUID=1156ee49-c715-4327-94ca-1089c1a563a6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5.</w:t>
            </w:r>
            <w:r w:rsidRPr="00E43EFB">
              <w:rPr>
                <w:rFonts w:ascii="Times New Roman" w:hAnsi="Times New Roman" w:cs="Times New Roman"/>
                <w:sz w:val="22"/>
                <w:szCs w:val="22"/>
                <w:lang w:val="en-GB" w:eastAsia="en-US"/>
              </w:rPr>
              <w:tab/>
              <w:t>Related Proceedings</w:t>
            </w:r>
          </w:p>
        </w:tc>
      </w:tr>
      <w:tr w:rsidR="00E43EFB" w:rsidRPr="00E43EFB" w14:paraId="2BA91B53" w14:textId="77777777" w:rsidTr="00E43EFB">
        <w:trPr>
          <w:divId w:val="2116439976"/>
          <w:cantSplit/>
          <w:jc w:val="center"/>
        </w:trPr>
        <w:tc>
          <w:tcPr>
            <w:tcW w:w="7270" w:type="dxa"/>
          </w:tcPr>
          <w:p w14:paraId="6E7F7B46" w14:textId="77777777" w:rsidR="00E43EFB" w:rsidRPr="00E43EFB" w:rsidRDefault="00E43EFB" w:rsidP="00E43EFB">
            <w:pPr>
              <w:spacing w:before="60" w:after="60" w:line="240" w:lineRule="auto"/>
              <w:ind w:left="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GUID=7cac322c-20bd-4a6f-8e63-15fd036565dd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To state if there are or have been other proceedings in [</w:t>
            </w:r>
            <w:r w:rsidRPr="00E43EFB">
              <w:rPr>
                <w:rFonts w:ascii="Times New Roman" w:hAnsi="Times New Roman" w:cs="Times New Roman"/>
                <w:i/>
                <w:sz w:val="22"/>
                <w:szCs w:val="22"/>
                <w:lang w:val="en-GB" w:eastAsia="en-US"/>
              </w:rPr>
              <w:t>Singapore/elsewhere (to specify)</w:t>
            </w:r>
            <w:r w:rsidRPr="00E43EFB">
              <w:rPr>
                <w:rFonts w:ascii="Times New Roman" w:hAnsi="Times New Roman" w:cs="Times New Roman"/>
                <w:sz w:val="22"/>
                <w:szCs w:val="22"/>
                <w:lang w:val="en-GB" w:eastAsia="en-US"/>
              </w:rPr>
              <w:t>] with reference to the marriage, or to any children of the marriage, or between the Plaintiff and the Defendant with reference to maintenance or to any property of either or both of them.</w:t>
            </w:r>
          </w:p>
        </w:tc>
      </w:tr>
      <w:tr w:rsidR="00E43EFB" w:rsidRPr="00E43EFB" w14:paraId="161F6967" w14:textId="77777777" w:rsidTr="00E43EFB">
        <w:trPr>
          <w:divId w:val="2116439976"/>
          <w:cantSplit/>
          <w:jc w:val="center"/>
        </w:trPr>
        <w:tc>
          <w:tcPr>
            <w:tcW w:w="7270" w:type="dxa"/>
          </w:tcPr>
          <w:p w14:paraId="118A1267"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GUID=5651e683-23b8-48ee-bdb5-47c70959ce4e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If there are or have been such proceedings, to complete the following section:</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2408"/>
              <w:gridCol w:w="666"/>
              <w:gridCol w:w="2282"/>
              <w:gridCol w:w="656"/>
            </w:tblGrid>
            <w:tr w:rsidR="00E43EFB" w:rsidRPr="00FC27C8" w14:paraId="2999BF77" w14:textId="77777777" w:rsidTr="00FC27C8">
              <w:tc>
                <w:tcPr>
                  <w:tcW w:w="557" w:type="dxa"/>
                  <w:shd w:val="clear" w:color="auto" w:fill="auto"/>
                </w:tcPr>
                <w:p w14:paraId="78F0A55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2408" w:type="dxa"/>
                  <w:shd w:val="clear" w:color="auto" w:fill="auto"/>
                </w:tcPr>
                <w:p w14:paraId="43034BE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Nature of proceedings:</w:t>
                  </w:r>
                </w:p>
              </w:tc>
              <w:tc>
                <w:tcPr>
                  <w:tcW w:w="3604" w:type="dxa"/>
                  <w:gridSpan w:val="3"/>
                  <w:shd w:val="clear" w:color="auto" w:fill="auto"/>
                </w:tcPr>
                <w:p w14:paraId="708496C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5E39B966" w14:textId="77777777" w:rsidTr="00FC27C8">
              <w:tc>
                <w:tcPr>
                  <w:tcW w:w="557" w:type="dxa"/>
                  <w:shd w:val="clear" w:color="auto" w:fill="auto"/>
                </w:tcPr>
                <w:p w14:paraId="0A530A4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2EBE1BA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Suit number:</w:t>
                  </w:r>
                </w:p>
              </w:tc>
              <w:tc>
                <w:tcPr>
                  <w:tcW w:w="666" w:type="dxa"/>
                  <w:shd w:val="clear" w:color="auto" w:fill="auto"/>
                </w:tcPr>
                <w:p w14:paraId="4E38026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5C010D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Decree/order/judgment:</w:t>
                  </w:r>
                </w:p>
              </w:tc>
              <w:tc>
                <w:tcPr>
                  <w:tcW w:w="656" w:type="dxa"/>
                  <w:shd w:val="clear" w:color="auto" w:fill="auto"/>
                </w:tcPr>
                <w:p w14:paraId="4453CF0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9339CF4" w14:textId="77777777" w:rsidTr="00FC27C8">
              <w:tc>
                <w:tcPr>
                  <w:tcW w:w="557" w:type="dxa"/>
                  <w:shd w:val="clear" w:color="auto" w:fill="auto"/>
                </w:tcPr>
                <w:p w14:paraId="678A5BF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41F5F6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application</w:t>
                  </w:r>
                </w:p>
              </w:tc>
              <w:tc>
                <w:tcPr>
                  <w:tcW w:w="666" w:type="dxa"/>
                  <w:shd w:val="clear" w:color="auto" w:fill="auto"/>
                </w:tcPr>
                <w:p w14:paraId="140CF6C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063C6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Country where proceedings filed:</w:t>
                  </w:r>
                </w:p>
              </w:tc>
              <w:tc>
                <w:tcPr>
                  <w:tcW w:w="656" w:type="dxa"/>
                  <w:shd w:val="clear" w:color="auto" w:fill="auto"/>
                </w:tcPr>
                <w:p w14:paraId="1EB0A19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0F15C335" w14:textId="77777777" w:rsidTr="00FC27C8">
              <w:tc>
                <w:tcPr>
                  <w:tcW w:w="557" w:type="dxa"/>
                  <w:shd w:val="clear" w:color="auto" w:fill="auto"/>
                </w:tcPr>
                <w:p w14:paraId="4C1935F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7E37881C"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Details of Order applied/made:</w:t>
                  </w:r>
                </w:p>
              </w:tc>
              <w:tc>
                <w:tcPr>
                  <w:tcW w:w="3604" w:type="dxa"/>
                  <w:gridSpan w:val="3"/>
                  <w:shd w:val="clear" w:color="auto" w:fill="auto"/>
                </w:tcPr>
                <w:p w14:paraId="336D9C6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47D1D17" w14:textId="77777777" w:rsidTr="00FC27C8">
              <w:tc>
                <w:tcPr>
                  <w:tcW w:w="557" w:type="dxa"/>
                  <w:shd w:val="clear" w:color="auto" w:fill="auto"/>
                </w:tcPr>
                <w:p w14:paraId="50EE8D0A"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6AA588B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Status of Proceedings if no Decree/order/judgment made:</w:t>
                  </w:r>
                </w:p>
              </w:tc>
              <w:tc>
                <w:tcPr>
                  <w:tcW w:w="3604" w:type="dxa"/>
                  <w:gridSpan w:val="3"/>
                  <w:shd w:val="clear" w:color="auto" w:fill="auto"/>
                </w:tcPr>
                <w:p w14:paraId="6B7B4E70"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12E9ABF3" w14:textId="77777777" w:rsidTr="00FC27C8">
              <w:tc>
                <w:tcPr>
                  <w:tcW w:w="557" w:type="dxa"/>
                  <w:shd w:val="clear" w:color="auto" w:fill="auto"/>
                </w:tcPr>
                <w:p w14:paraId="7ED1E5A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5565147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Plaintiff Bankruptcy Details:</w:t>
                  </w:r>
                </w:p>
              </w:tc>
              <w:tc>
                <w:tcPr>
                  <w:tcW w:w="3604" w:type="dxa"/>
                  <w:gridSpan w:val="3"/>
                  <w:shd w:val="clear" w:color="auto" w:fill="auto"/>
                </w:tcPr>
                <w:p w14:paraId="21CEBB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61E4B6A6" w14:textId="77777777" w:rsidTr="00FC27C8">
              <w:tc>
                <w:tcPr>
                  <w:tcW w:w="557" w:type="dxa"/>
                  <w:shd w:val="clear" w:color="auto" w:fill="auto"/>
                </w:tcPr>
                <w:p w14:paraId="297649C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39F9B348"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Pending Bankruptcy Details:</w:t>
                  </w:r>
                </w:p>
              </w:tc>
              <w:tc>
                <w:tcPr>
                  <w:tcW w:w="3604" w:type="dxa"/>
                  <w:gridSpan w:val="3"/>
                  <w:shd w:val="clear" w:color="auto" w:fill="auto"/>
                </w:tcPr>
                <w:p w14:paraId="3B5FB66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The Statement of Particulars is to state details of the pending bankruptcy proceedings.</w:t>
                  </w:r>
                  <w:r w:rsidRPr="00FC27C8">
                    <w:rPr>
                      <w:rFonts w:ascii="Times New Roman" w:hAnsi="Times New Roman" w:cs="Times New Roman"/>
                      <w:sz w:val="20"/>
                      <w:szCs w:val="20"/>
                      <w:lang w:eastAsia="zh-CN"/>
                    </w:rPr>
                    <w:t>]</w:t>
                  </w:r>
                </w:p>
              </w:tc>
            </w:tr>
          </w:tbl>
          <w:p w14:paraId="1E3FF179"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484BE811" w14:textId="77777777" w:rsidTr="00E43EFB">
        <w:trPr>
          <w:divId w:val="2116439976"/>
          <w:cantSplit/>
          <w:jc w:val="center"/>
        </w:trPr>
        <w:tc>
          <w:tcPr>
            <w:tcW w:w="7270" w:type="dxa"/>
          </w:tcPr>
          <w:p w14:paraId="4E1B61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p w14:paraId="0B8A40DD"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GUID=340b44ba-e0bd-4f97-a7d7-0362d96eef84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6.</w:t>
            </w:r>
            <w:r w:rsidRPr="00E43EFB">
              <w:rPr>
                <w:rFonts w:ascii="Times New Roman" w:hAnsi="Times New Roman" w:cs="Times New Roman"/>
                <w:sz w:val="22"/>
                <w:szCs w:val="22"/>
                <w:lang w:val="en-GB" w:eastAsia="en-US"/>
              </w:rPr>
              <w:tab/>
              <w:t>Ground on which Relief is Sought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p w14:paraId="51E702A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GUID=4916cb0d-12aa-4e75-88f0-19939877008f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w:t>
            </w:r>
          </w:p>
          <w:p w14:paraId="265C91A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GUID=86990973-218c-4c4b-aeba-34a78c4d6fe5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not valid under section 105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D15535D" w14:textId="77777777" w:rsidTr="00E43EFB">
        <w:trPr>
          <w:divId w:val="2116439976"/>
          <w:cantSplit/>
          <w:jc w:val="center"/>
        </w:trPr>
        <w:tc>
          <w:tcPr>
            <w:tcW w:w="7270" w:type="dxa"/>
          </w:tcPr>
          <w:p w14:paraId="2312A374"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GUID=01bd7a4e-20dc-4af2-8dd0-4e27cdc4ff08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by virtue of section 3(4)/5/9/10/11/12/22* of the Women’s Charter</w:t>
            </w:r>
          </w:p>
        </w:tc>
      </w:tr>
      <w:tr w:rsidR="00E43EFB" w:rsidRPr="00E43EFB" w14:paraId="69C19516" w14:textId="77777777" w:rsidTr="00E43EFB">
        <w:trPr>
          <w:divId w:val="2116439976"/>
          <w:cantSplit/>
          <w:jc w:val="center"/>
        </w:trPr>
        <w:tc>
          <w:tcPr>
            <w:tcW w:w="7270" w:type="dxa"/>
          </w:tcPr>
          <w:p w14:paraId="562BCF6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GUID=e4421b0f-2446-476d-b72a-e6bbc03fbcc7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for the lack of capacity</w:t>
            </w:r>
          </w:p>
        </w:tc>
      </w:tr>
      <w:tr w:rsidR="00E43EFB" w:rsidRPr="00E43EFB" w14:paraId="77D724E6" w14:textId="77777777" w:rsidTr="00E43EFB">
        <w:trPr>
          <w:divId w:val="2116439976"/>
          <w:cantSplit/>
          <w:jc w:val="center"/>
        </w:trPr>
        <w:tc>
          <w:tcPr>
            <w:tcW w:w="7270" w:type="dxa"/>
          </w:tcPr>
          <w:p w14:paraId="42815CEF"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GUID=9aa45afb-fdd4-4563-8ea1-8e4c99dd1571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under the law of the place in which the marriage was celebrated.</w:t>
            </w:r>
          </w:p>
        </w:tc>
      </w:tr>
      <w:tr w:rsidR="00E43EFB" w:rsidRPr="00E43EFB" w14:paraId="4FD70372" w14:textId="77777777" w:rsidTr="00E43EFB">
        <w:trPr>
          <w:divId w:val="2116439976"/>
          <w:cantSplit/>
          <w:jc w:val="center"/>
        </w:trPr>
        <w:tc>
          <w:tcPr>
            <w:tcW w:w="7270" w:type="dxa"/>
          </w:tcPr>
          <w:p w14:paraId="13AF70D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GUID=5cde8645-6065-4d83-8c78-8909b28fbada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not valid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4C89719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(c)   *(For marriages that took place on or after 1 July 2016) The marriage is not valid by virtue of s11A of the Women’s Charter.</w:t>
            </w:r>
          </w:p>
        </w:tc>
      </w:tr>
      <w:tr w:rsidR="00E43EFB" w:rsidRPr="00E43EFB" w14:paraId="1192709D" w14:textId="77777777" w:rsidTr="00E43EFB">
        <w:trPr>
          <w:divId w:val="2116439976"/>
          <w:cantSplit/>
          <w:jc w:val="center"/>
        </w:trPr>
        <w:tc>
          <w:tcPr>
            <w:tcW w:w="7270" w:type="dxa"/>
          </w:tcPr>
          <w:p w14:paraId="06AC0D9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GUID=09895bc8-411f-48c7-9d77-b196568b5485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335D6BD" w14:textId="77777777" w:rsidTr="00E43EFB">
        <w:trPr>
          <w:divId w:val="2116439976"/>
          <w:cantSplit/>
          <w:jc w:val="center"/>
        </w:trPr>
        <w:tc>
          <w:tcPr>
            <w:tcW w:w="7270" w:type="dxa"/>
          </w:tcPr>
          <w:p w14:paraId="39F6FC3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GUID=8fff4afc-2cda-4aa2-8145-17cb5eb8aeb6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voidable</w:t>
            </w:r>
          </w:p>
        </w:tc>
      </w:tr>
      <w:tr w:rsidR="00E43EFB" w:rsidRPr="00E43EFB" w14:paraId="57891803" w14:textId="77777777" w:rsidTr="00E43EFB">
        <w:trPr>
          <w:divId w:val="2116439976"/>
          <w:cantSplit/>
          <w:jc w:val="center"/>
        </w:trPr>
        <w:tc>
          <w:tcPr>
            <w:tcW w:w="7270" w:type="dxa"/>
          </w:tcPr>
          <w:p w14:paraId="537C02E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GUID=44a8c7b8-70d5-49f4-b316-cdfd2eebb39d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voidable under section 106 of the Women’s Charter on the following ground(s):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417AF234" w14:textId="77777777" w:rsidTr="00E43EFB">
        <w:trPr>
          <w:divId w:val="2116439976"/>
          <w:cantSplit/>
          <w:jc w:val="center"/>
        </w:trPr>
        <w:tc>
          <w:tcPr>
            <w:tcW w:w="7270" w:type="dxa"/>
          </w:tcPr>
          <w:p w14:paraId="416B03B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GUID=5f0623bf-9b8e-4411-ba1b-9a4647793d57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has not been consummated owing to the incapacity of either party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to consummate it.</w:t>
            </w:r>
          </w:p>
        </w:tc>
      </w:tr>
      <w:tr w:rsidR="00E43EFB" w:rsidRPr="00E43EFB" w14:paraId="3C834101" w14:textId="77777777" w:rsidTr="00E43EFB">
        <w:trPr>
          <w:divId w:val="2116439976"/>
          <w:cantSplit/>
          <w:jc w:val="center"/>
        </w:trPr>
        <w:tc>
          <w:tcPr>
            <w:tcW w:w="7270" w:type="dxa"/>
          </w:tcPr>
          <w:p w14:paraId="24AA837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GUID=af2081ae-022e-4899-bb3d-2426f6e80bf2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That the marriage has not been consummated owing to the wilful refusal of the Defendant to consummate it.</w:t>
            </w:r>
          </w:p>
        </w:tc>
      </w:tr>
      <w:tr w:rsidR="00E43EFB" w:rsidRPr="00E43EFB" w14:paraId="466E1ED6" w14:textId="77777777" w:rsidTr="00E43EFB">
        <w:trPr>
          <w:divId w:val="2116439976"/>
          <w:cantSplit/>
          <w:jc w:val="center"/>
        </w:trPr>
        <w:tc>
          <w:tcPr>
            <w:tcW w:w="7270" w:type="dxa"/>
          </w:tcPr>
          <w:p w14:paraId="1261A11A"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GUID=a461eb02-6ace-441f-a74e-77c802d5d4c1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E43EFB">
              <w:rPr>
                <w:rFonts w:ascii="Times New Roman" w:hAnsi="Times New Roman" w:cs="Times New Roman"/>
                <w:i/>
                <w:sz w:val="22"/>
                <w:szCs w:val="22"/>
                <w:lang w:val="en-GB" w:eastAsia="en-US"/>
              </w:rPr>
              <w:t>please specify in the Statement of Particulars</w:t>
            </w:r>
            <w:r w:rsidRPr="00E43EFB">
              <w:rPr>
                <w:rFonts w:ascii="Times New Roman" w:hAnsi="Times New Roman" w:cs="Times New Roman"/>
                <w:sz w:val="22"/>
                <w:szCs w:val="22"/>
                <w:lang w:val="en-GB" w:eastAsia="en-US"/>
              </w:rPr>
              <w:t>].</w:t>
            </w:r>
          </w:p>
        </w:tc>
      </w:tr>
      <w:tr w:rsidR="00E43EFB" w:rsidRPr="00E43EFB" w14:paraId="22423829" w14:textId="77777777" w:rsidTr="00E43EFB">
        <w:trPr>
          <w:divId w:val="2116439976"/>
          <w:cantSplit/>
          <w:jc w:val="center"/>
        </w:trPr>
        <w:tc>
          <w:tcPr>
            <w:tcW w:w="7270" w:type="dxa"/>
          </w:tcPr>
          <w:p w14:paraId="09A1E10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GUID=c0886dce-9ebf-4468-9e3b-ae52f739794c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(iv)</w:t>
            </w:r>
            <w:r w:rsidRPr="00E43EFB">
              <w:rPr>
                <w:rFonts w:ascii="Times New Roman" w:hAnsi="Times New Roman"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E43EFB" w:rsidRPr="00E43EFB" w14:paraId="534A4548" w14:textId="77777777" w:rsidTr="00E43EFB">
        <w:trPr>
          <w:divId w:val="2116439976"/>
          <w:cantSplit/>
          <w:jc w:val="center"/>
        </w:trPr>
        <w:tc>
          <w:tcPr>
            <w:tcW w:w="7270" w:type="dxa"/>
          </w:tcPr>
          <w:p w14:paraId="6171515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GUID=9e4654c0-63c7-471d-959c-46f22221635b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w:t>
            </w:r>
            <w:r w:rsidRPr="00E43EFB">
              <w:rPr>
                <w:rFonts w:ascii="Times New Roman" w:hAnsi="Times New Roman" w:cs="Times New Roman"/>
                <w:sz w:val="22"/>
                <w:szCs w:val="22"/>
                <w:lang w:val="en-GB" w:eastAsia="en-US"/>
              </w:rPr>
              <w:tab/>
              <w:t>That at the time of the marriage the Defendant was suffering from venereal disease in a communicable form, and the Plaintiff was at the time of the marriage ignorant of the facts alleged.</w:t>
            </w:r>
          </w:p>
        </w:tc>
      </w:tr>
      <w:tr w:rsidR="00E43EFB" w:rsidRPr="00E43EFB" w14:paraId="28A43EAD" w14:textId="77777777" w:rsidTr="00E43EFB">
        <w:trPr>
          <w:divId w:val="2116439976"/>
          <w:cantSplit/>
          <w:jc w:val="center"/>
        </w:trPr>
        <w:tc>
          <w:tcPr>
            <w:tcW w:w="7270" w:type="dxa"/>
          </w:tcPr>
          <w:p w14:paraId="6350AA5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GUID=52df5f0c-c745-4bfd-b679-1923c14a0dc2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(vi)</w:t>
            </w:r>
            <w:r w:rsidRPr="00E43EFB">
              <w:rPr>
                <w:rFonts w:ascii="Times New Roman" w:hAnsi="Times New Roman" w:cs="Times New Roman"/>
                <w:sz w:val="22"/>
                <w:szCs w:val="22"/>
                <w:lang w:val="en-GB" w:eastAsia="en-US"/>
              </w:rPr>
              <w:tab/>
              <w:t>That at the time of the marriage the Defendant was pregnant by some person other than the Plaintiff and the Plaintiff was at the time of the marriage ignorant of the facts alleged.</w:t>
            </w:r>
          </w:p>
        </w:tc>
      </w:tr>
      <w:tr w:rsidR="00E43EFB" w:rsidRPr="00E43EFB" w14:paraId="0833357D" w14:textId="77777777" w:rsidTr="00E43EFB">
        <w:trPr>
          <w:divId w:val="2116439976"/>
          <w:cantSplit/>
          <w:jc w:val="center"/>
        </w:trPr>
        <w:tc>
          <w:tcPr>
            <w:tcW w:w="7270" w:type="dxa"/>
          </w:tcPr>
          <w:p w14:paraId="40052F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GUID=596661de-4ae6-45f5-bdc7-91a10beafaf5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voidable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22007FC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GUID=151a62dd-2648-4782-900f-43330f220801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68BC4F36" w14:textId="77777777" w:rsidTr="00E43EFB">
        <w:trPr>
          <w:divId w:val="2116439976"/>
          <w:cantSplit/>
          <w:jc w:val="center"/>
        </w:trPr>
        <w:tc>
          <w:tcPr>
            <w:tcW w:w="7270" w:type="dxa"/>
          </w:tcPr>
          <w:p w14:paraId="2F97AC5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GUID=dea18d9f-3bc0-4bb5-a7cd-85d4d875a861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46A34981" w14:textId="77777777" w:rsidTr="00E43EFB">
        <w:trPr>
          <w:divId w:val="2116439976"/>
          <w:cantSplit/>
          <w:jc w:val="center"/>
        </w:trPr>
        <w:tc>
          <w:tcPr>
            <w:tcW w:w="7270" w:type="dxa"/>
          </w:tcPr>
          <w:p w14:paraId="1B37CC3F"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GUID=b4654612-2416-46ac-b8db-5af224b4b9a2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has broken down irretrievably*</w:t>
            </w:r>
          </w:p>
        </w:tc>
      </w:tr>
      <w:tr w:rsidR="00E43EFB" w:rsidRPr="00E43EFB" w14:paraId="3678358E" w14:textId="77777777" w:rsidTr="00E43EFB">
        <w:trPr>
          <w:divId w:val="2116439976"/>
          <w:cantSplit/>
          <w:jc w:val="center"/>
        </w:trPr>
        <w:tc>
          <w:tcPr>
            <w:tcW w:w="7270" w:type="dxa"/>
          </w:tcPr>
          <w:p w14:paraId="0147B1A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GUID=8fd24d7f-4284-4557-adce-dbbb7e0cf567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Fact(s) relied upon for the irretrievable breakdown of the marriage (for the purposes of section 95(3)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547F41C" w14:textId="77777777" w:rsidTr="00E43EFB">
        <w:trPr>
          <w:divId w:val="2116439976"/>
          <w:cantSplit/>
          <w:jc w:val="center"/>
        </w:trPr>
        <w:tc>
          <w:tcPr>
            <w:tcW w:w="7270" w:type="dxa"/>
          </w:tcPr>
          <w:p w14:paraId="3CAB5E2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GUID=3101440e-ab21-4337-882b-794950f4687e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committed adultery and the Plaintiff finds it intolerable to live with the Defendant.</w:t>
            </w:r>
          </w:p>
        </w:tc>
      </w:tr>
      <w:tr w:rsidR="00E43EFB" w:rsidRPr="00E43EFB" w14:paraId="5259BD71" w14:textId="77777777" w:rsidTr="00E43EFB">
        <w:trPr>
          <w:divId w:val="2116439976"/>
          <w:cantSplit/>
          <w:jc w:val="center"/>
        </w:trPr>
        <w:tc>
          <w:tcPr>
            <w:tcW w:w="7270" w:type="dxa"/>
          </w:tcPr>
          <w:p w14:paraId="046C85E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GUID=cdef7a32-602d-43dc-89d2-51d9060fdb42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behaved in such a way that the Plaintiff cannot reasonably be expected to live with the Defendant.</w:t>
            </w:r>
          </w:p>
        </w:tc>
      </w:tr>
      <w:tr w:rsidR="00E43EFB" w:rsidRPr="00E43EFB" w14:paraId="4EBFF1B4" w14:textId="77777777" w:rsidTr="00E43EFB">
        <w:trPr>
          <w:divId w:val="2116439976"/>
          <w:cantSplit/>
          <w:jc w:val="center"/>
        </w:trPr>
        <w:tc>
          <w:tcPr>
            <w:tcW w:w="7270" w:type="dxa"/>
          </w:tcPr>
          <w:p w14:paraId="57C57FA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GUID=3faeb197-01b4-4fdd-863f-60fbdba56670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deserted the Plaintiff for a continuous period of at least 2 years immediately preceding the filing of the writ.</w:t>
            </w:r>
          </w:p>
        </w:tc>
      </w:tr>
      <w:tr w:rsidR="00E43EFB" w:rsidRPr="00E43EFB" w14:paraId="3BC83A5D" w14:textId="77777777" w:rsidTr="00E43EFB">
        <w:trPr>
          <w:divId w:val="2116439976"/>
          <w:cantSplit/>
          <w:jc w:val="center"/>
        </w:trPr>
        <w:tc>
          <w:tcPr>
            <w:tcW w:w="7270" w:type="dxa"/>
          </w:tcPr>
          <w:p w14:paraId="34A868C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GUID=9b04cdbf-8906-4c6a-8a65-61b5a63a1b74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3 years immediately preceding the filing of the writ and the Defendant consents to a judgment being granted. [</w:t>
            </w:r>
            <w:r w:rsidRPr="00E43EFB">
              <w:rPr>
                <w:rFonts w:ascii="Times New Roman" w:hAnsi="Times New Roman" w:cs="Times New Roman"/>
                <w:i/>
                <w:sz w:val="22"/>
                <w:szCs w:val="22"/>
                <w:lang w:val="en-GB" w:eastAsia="en-US"/>
              </w:rPr>
              <w:t>The Statement of Particulars is to annex a copy of the Defendant’s consent if available.</w:t>
            </w:r>
            <w:r w:rsidRPr="00E43EFB">
              <w:rPr>
                <w:rFonts w:ascii="Times New Roman" w:hAnsi="Times New Roman" w:cs="Times New Roman"/>
                <w:sz w:val="22"/>
                <w:szCs w:val="22"/>
                <w:lang w:val="en-GB" w:eastAsia="en-US"/>
              </w:rPr>
              <w:t>]</w:t>
            </w:r>
          </w:p>
        </w:tc>
      </w:tr>
      <w:tr w:rsidR="00E43EFB" w:rsidRPr="00E43EFB" w14:paraId="7541EBDD" w14:textId="77777777" w:rsidTr="00E43EFB">
        <w:trPr>
          <w:divId w:val="2116439976"/>
          <w:cantSplit/>
          <w:jc w:val="center"/>
        </w:trPr>
        <w:tc>
          <w:tcPr>
            <w:tcW w:w="7270" w:type="dxa"/>
          </w:tcPr>
          <w:p w14:paraId="0B73D1BD"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GUID=2a76d668-83f8-4754-aa75-02ded8db285a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4 years immediately preceding the filing of the writ.</w:t>
            </w:r>
          </w:p>
        </w:tc>
      </w:tr>
      <w:tr w:rsidR="00E43EFB" w:rsidRPr="00E43EFB" w14:paraId="648C2B08" w14:textId="77777777" w:rsidTr="00E43EFB">
        <w:trPr>
          <w:divId w:val="2116439976"/>
          <w:cantSplit/>
          <w:jc w:val="center"/>
        </w:trPr>
        <w:tc>
          <w:tcPr>
            <w:tcW w:w="7270" w:type="dxa"/>
          </w:tcPr>
          <w:p w14:paraId="7D0283EE"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GUID=01867d7b-f2b6-4c84-8136-db78ec2377e5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0D36923F" w14:textId="77777777" w:rsidTr="00E43EFB">
        <w:trPr>
          <w:divId w:val="2116439976"/>
          <w:cantSplit/>
          <w:jc w:val="center"/>
        </w:trPr>
        <w:tc>
          <w:tcPr>
            <w:tcW w:w="7270" w:type="dxa"/>
          </w:tcPr>
          <w:p w14:paraId="705BCF8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GUID=d3a64a31-dfd3-42b7-babc-52273bb936d4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10F8F41" w14:textId="77777777" w:rsidTr="00E43EFB">
        <w:trPr>
          <w:divId w:val="2116439976"/>
          <w:cantSplit/>
          <w:jc w:val="center"/>
        </w:trPr>
        <w:tc>
          <w:tcPr>
            <w:tcW w:w="7270" w:type="dxa"/>
          </w:tcPr>
          <w:p w14:paraId="01952094"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GUID=b0d444fc-cd61-4b5d-af74-38a742848852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Defendant be presumed dead and the divorce be granted*</w:t>
            </w:r>
          </w:p>
        </w:tc>
      </w:tr>
      <w:tr w:rsidR="00E43EFB" w:rsidRPr="00E43EFB" w14:paraId="1E1D3193" w14:textId="77777777" w:rsidTr="00E43EFB">
        <w:trPr>
          <w:divId w:val="2116439976"/>
          <w:cantSplit/>
          <w:jc w:val="center"/>
        </w:trPr>
        <w:tc>
          <w:tcPr>
            <w:tcW w:w="7270" w:type="dxa"/>
          </w:tcPr>
          <w:p w14:paraId="5CF7810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GUID=4d34924d-3f1b-449d-8f32-38271fb41660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Circumstances in which Parties Ceased to Cohabit</w:t>
            </w:r>
          </w:p>
        </w:tc>
      </w:tr>
      <w:tr w:rsidR="00E43EFB" w:rsidRPr="00E43EFB" w14:paraId="614F5F96" w14:textId="77777777" w:rsidTr="00E43EFB">
        <w:trPr>
          <w:divId w:val="2116439976"/>
          <w:cantSplit/>
          <w:jc w:val="center"/>
        </w:trPr>
        <w:tc>
          <w:tcPr>
            <w:tcW w:w="7270" w:type="dxa"/>
          </w:tcPr>
          <w:p w14:paraId="610393F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GUID=4976c813-42cf-41f6-a3d4-4b1080cfc8e1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the circumstances in which the parties ceased to cohabit, and the last place at which they cohabited.</w:t>
            </w:r>
            <w:r w:rsidRPr="00E43EFB">
              <w:rPr>
                <w:rFonts w:ascii="Times New Roman" w:hAnsi="Times New Roman" w:cs="Times New Roman"/>
                <w:sz w:val="22"/>
                <w:szCs w:val="22"/>
                <w:lang w:val="en-GB" w:eastAsia="en-US"/>
              </w:rPr>
              <w:t>]</w:t>
            </w:r>
          </w:p>
        </w:tc>
      </w:tr>
      <w:tr w:rsidR="00E43EFB" w:rsidRPr="00E43EFB" w14:paraId="1AD81BA5" w14:textId="77777777" w:rsidTr="00E43EFB">
        <w:trPr>
          <w:divId w:val="2116439976"/>
          <w:cantSplit/>
          <w:jc w:val="center"/>
        </w:trPr>
        <w:tc>
          <w:tcPr>
            <w:tcW w:w="7270" w:type="dxa"/>
          </w:tcPr>
          <w:p w14:paraId="3D12F1E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GUID=b1ec481a-8cbf-4627-9f70-3dbf76e8e988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Last Contact with Defendant</w:t>
            </w:r>
          </w:p>
        </w:tc>
      </w:tr>
      <w:tr w:rsidR="00E43EFB" w:rsidRPr="00E43EFB" w14:paraId="49A8103E" w14:textId="77777777" w:rsidTr="00E43EFB">
        <w:trPr>
          <w:divId w:val="2116439976"/>
          <w:cantSplit/>
          <w:jc w:val="center"/>
        </w:trPr>
        <w:tc>
          <w:tcPr>
            <w:tcW w:w="7270" w:type="dxa"/>
          </w:tcPr>
          <w:p w14:paraId="6FA936CC"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GUID=ac17e25b-1751-453f-8412-b40b4d960de7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when the Defendant was last heard of:</w:t>
            </w:r>
          </w:p>
        </w:tc>
      </w:tr>
      <w:tr w:rsidR="00E43EFB" w:rsidRPr="00E43EFB" w14:paraId="1487625B" w14:textId="77777777" w:rsidTr="00E43EFB">
        <w:trPr>
          <w:divId w:val="2116439976"/>
          <w:cantSplit/>
          <w:jc w:val="center"/>
        </w:trPr>
        <w:tc>
          <w:tcPr>
            <w:tcW w:w="7270" w:type="dxa"/>
          </w:tcPr>
          <w:p w14:paraId="4F83F62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GUID=9910e8da-7a36-4741-8520-088888d1cfa1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Place where the Defendant was last seen:</w:t>
            </w:r>
          </w:p>
        </w:tc>
      </w:tr>
      <w:tr w:rsidR="00E43EFB" w:rsidRPr="00E43EFB" w14:paraId="0E782E49" w14:textId="77777777" w:rsidTr="00E43EFB">
        <w:trPr>
          <w:divId w:val="2116439976"/>
          <w:cantSplit/>
          <w:jc w:val="center"/>
        </w:trPr>
        <w:tc>
          <w:tcPr>
            <w:tcW w:w="7270" w:type="dxa"/>
          </w:tcPr>
          <w:p w14:paraId="28D500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GUID=3d99fc4f-f753-4245-aab9-d11246afbeae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Steps Taken to Trace the Defendant</w:t>
            </w:r>
          </w:p>
        </w:tc>
      </w:tr>
      <w:tr w:rsidR="00E43EFB" w:rsidRPr="00E43EFB" w14:paraId="5FC5C0DB" w14:textId="77777777" w:rsidTr="00E43EFB">
        <w:trPr>
          <w:divId w:val="2116439976"/>
          <w:cantSplit/>
          <w:jc w:val="center"/>
        </w:trPr>
        <w:tc>
          <w:tcPr>
            <w:tcW w:w="7270" w:type="dxa"/>
          </w:tcPr>
          <w:p w14:paraId="33946A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GUID=80a9f673-183c-4f28-bbbb-9131b85eba0c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To state particulars of steps taken to trace the Defendant and any other relevant information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sz w:val="22"/>
                <w:szCs w:val="22"/>
                <w:lang w:val="en-GB" w:eastAsia="en-US"/>
              </w:rPr>
              <w:t>.]</w:t>
            </w:r>
          </w:p>
        </w:tc>
      </w:tr>
      <w:tr w:rsidR="00E43EFB" w:rsidRPr="00E43EFB" w14:paraId="35242231" w14:textId="77777777" w:rsidTr="00E43EFB">
        <w:trPr>
          <w:divId w:val="2116439976"/>
          <w:cantSplit/>
          <w:jc w:val="center"/>
        </w:trPr>
        <w:tc>
          <w:tcPr>
            <w:tcW w:w="7270" w:type="dxa"/>
          </w:tcPr>
          <w:p w14:paraId="4084790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GUID=60a9163f-91f4-4f88-9c19-872e0ee7fc91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In the circumstances, from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until now, the Defendant has been continually absent from the marriage life with the Plaintiff and the Plaintiff has no reason to believe that the Defendant has been living within this time.</w:t>
            </w:r>
          </w:p>
        </w:tc>
      </w:tr>
      <w:tr w:rsidR="00E43EFB" w:rsidRPr="00E43EFB" w14:paraId="31FE097F" w14:textId="77777777" w:rsidTr="00E43EFB">
        <w:trPr>
          <w:divId w:val="2116439976"/>
          <w:cantSplit/>
          <w:jc w:val="center"/>
        </w:trPr>
        <w:tc>
          <w:tcPr>
            <w:tcW w:w="7270" w:type="dxa"/>
          </w:tcPr>
          <w:p w14:paraId="4640760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GUID=84dc1b80-a927-4e4e-9d33-fa837943ee83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7.</w:t>
            </w:r>
            <w:r w:rsidRPr="00E43EFB">
              <w:rPr>
                <w:rFonts w:ascii="Times New Roman" w:hAnsi="Times New Roman" w:cs="Times New Roman"/>
                <w:sz w:val="22"/>
                <w:szCs w:val="22"/>
                <w:lang w:val="en-GB" w:eastAsia="en-US"/>
              </w:rPr>
              <w:tab/>
              <w:t>Relief Claimed</w:t>
            </w:r>
          </w:p>
        </w:tc>
      </w:tr>
      <w:tr w:rsidR="00E43EFB" w:rsidRPr="00E43EFB" w14:paraId="34D9DB68" w14:textId="77777777" w:rsidTr="00E43EFB">
        <w:trPr>
          <w:divId w:val="2116439976"/>
          <w:cantSplit/>
          <w:jc w:val="center"/>
        </w:trPr>
        <w:tc>
          <w:tcPr>
            <w:tcW w:w="7270" w:type="dxa"/>
          </w:tcPr>
          <w:p w14:paraId="79BF242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GUID=47beb13e-20ef-4cc3-b675-e7de3db3c55a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To state the particulars of relief claimed by the Plaintiff, including any claim for ancillary relief.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681666C7" w14:textId="77777777" w:rsidTr="00E43EFB">
        <w:trPr>
          <w:divId w:val="2116439976"/>
          <w:cantSplit/>
          <w:jc w:val="center"/>
        </w:trPr>
        <w:tc>
          <w:tcPr>
            <w:tcW w:w="7270" w:type="dxa"/>
          </w:tcPr>
          <w:p w14:paraId="24C3015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GUID=ceeae9bd-cd67-4aed-827b-7b37f9f19cb9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be declared null and void*.</w:t>
            </w:r>
          </w:p>
        </w:tc>
      </w:tr>
      <w:tr w:rsidR="00E43EFB" w:rsidRPr="00E43EFB" w14:paraId="2CB0B402" w14:textId="77777777" w:rsidTr="00E43EFB">
        <w:trPr>
          <w:divId w:val="2116439976"/>
          <w:cantSplit/>
          <w:jc w:val="center"/>
        </w:trPr>
        <w:tc>
          <w:tcPr>
            <w:tcW w:w="7270" w:type="dxa"/>
          </w:tcPr>
          <w:p w14:paraId="3E71BEC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GUID=4072f038-46d4-43c8-a7c3-7f9086538c7d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651DAD6" w14:textId="77777777" w:rsidTr="00E43EFB">
        <w:trPr>
          <w:divId w:val="2116439976"/>
          <w:cantSplit/>
          <w:jc w:val="center"/>
        </w:trPr>
        <w:tc>
          <w:tcPr>
            <w:tcW w:w="7270" w:type="dxa"/>
          </w:tcPr>
          <w:p w14:paraId="11F670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GUID=ed76a47d-72e8-4093-b7c6-dc0a1906c3f1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marriage be dissolved*.</w:t>
            </w:r>
          </w:p>
        </w:tc>
      </w:tr>
      <w:tr w:rsidR="00E43EFB" w:rsidRPr="00E43EFB" w14:paraId="5F3672AE" w14:textId="77777777" w:rsidTr="00E43EFB">
        <w:trPr>
          <w:divId w:val="2116439976"/>
          <w:cantSplit/>
          <w:jc w:val="center"/>
        </w:trPr>
        <w:tc>
          <w:tcPr>
            <w:tcW w:w="7270" w:type="dxa"/>
          </w:tcPr>
          <w:p w14:paraId="7D451B5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GUID=224954dd-49e9-406d-ac9c-b7cf09292449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4280D16D" w14:textId="77777777" w:rsidTr="00E43EFB">
        <w:trPr>
          <w:divId w:val="2116439976"/>
          <w:cantSplit/>
          <w:jc w:val="center"/>
        </w:trPr>
        <w:tc>
          <w:tcPr>
            <w:tcW w:w="7270" w:type="dxa"/>
          </w:tcPr>
          <w:p w14:paraId="46DA5F2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GUID=605ed29a-cd7c-4ac6-81d7-a92ebe7569f0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judicial separation be granted*.</w:t>
            </w:r>
          </w:p>
        </w:tc>
      </w:tr>
      <w:tr w:rsidR="00E43EFB" w:rsidRPr="00E43EFB" w14:paraId="0C5BECC2" w14:textId="77777777" w:rsidTr="00E43EFB">
        <w:trPr>
          <w:divId w:val="2116439976"/>
          <w:cantSplit/>
          <w:jc w:val="center"/>
        </w:trPr>
        <w:tc>
          <w:tcPr>
            <w:tcW w:w="7270" w:type="dxa"/>
          </w:tcPr>
          <w:p w14:paraId="62EF2B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GUID=f274c019-20f7-4d96-b641-0f1db93c359a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06651EF" w14:textId="77777777" w:rsidTr="00E43EFB">
        <w:trPr>
          <w:divId w:val="2116439976"/>
          <w:cantSplit/>
          <w:jc w:val="center"/>
        </w:trPr>
        <w:tc>
          <w:tcPr>
            <w:tcW w:w="7270" w:type="dxa"/>
          </w:tcPr>
          <w:p w14:paraId="3D96772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GUID=b14799ab-0605-4bbc-8a62-cd7fc4ff9fa0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presumption of death and divorce be granted*.</w:t>
            </w:r>
          </w:p>
        </w:tc>
      </w:tr>
      <w:tr w:rsidR="00E43EFB" w:rsidRPr="00E43EFB" w14:paraId="50D3482B" w14:textId="77777777" w:rsidTr="00E43EFB">
        <w:trPr>
          <w:divId w:val="2116439976"/>
          <w:cantSplit/>
          <w:jc w:val="center"/>
        </w:trPr>
        <w:tc>
          <w:tcPr>
            <w:tcW w:w="7270" w:type="dxa"/>
          </w:tcPr>
          <w:p w14:paraId="00622933"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GUID=2f55c46f-35df-4f83-8e80-1128e2b361ca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Custody* of and/or care and control* of the child/children* of the marriage</w:t>
            </w:r>
          </w:p>
        </w:tc>
      </w:tr>
      <w:tr w:rsidR="00E43EFB" w:rsidRPr="00E43EFB" w14:paraId="7773DFC0" w14:textId="77777777" w:rsidTr="00E43EFB">
        <w:trPr>
          <w:divId w:val="2116439976"/>
          <w:cantSplit/>
          <w:jc w:val="center"/>
        </w:trPr>
        <w:tc>
          <w:tcPr>
            <w:tcW w:w="7270" w:type="dxa"/>
          </w:tcPr>
          <w:p w14:paraId="54846DC4"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GUID=9d04d0b4-eabc-4030-906f-8677c611d19e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Plaintiff/Defendant* be granted sole/joint* custody of the child/children* of the marriage with care and control to the Defendant/Plaintiff*.</w:t>
            </w:r>
          </w:p>
        </w:tc>
      </w:tr>
      <w:tr w:rsidR="00E43EFB" w:rsidRPr="00E43EFB" w14:paraId="63614893" w14:textId="77777777" w:rsidTr="00E43EFB">
        <w:trPr>
          <w:divId w:val="2116439976"/>
          <w:cantSplit/>
          <w:jc w:val="center"/>
        </w:trPr>
        <w:tc>
          <w:tcPr>
            <w:tcW w:w="7270" w:type="dxa"/>
          </w:tcPr>
          <w:p w14:paraId="335BCA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GUID=291284e9-9161-45ae-8273-60a8bc4a6a7f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Access to the child/the children* of the family</w:t>
            </w:r>
          </w:p>
        </w:tc>
      </w:tr>
      <w:tr w:rsidR="00E43EFB" w:rsidRPr="00E43EFB" w14:paraId="39859519" w14:textId="77777777" w:rsidTr="00E43EFB">
        <w:trPr>
          <w:divId w:val="2116439976"/>
          <w:cantSplit/>
          <w:jc w:val="center"/>
        </w:trPr>
        <w:tc>
          <w:tcPr>
            <w:tcW w:w="7270" w:type="dxa"/>
          </w:tcPr>
          <w:p w14:paraId="262A22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GUID=f5c4d1d0-a674-4150-b3ea-591b9d537e6f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be granted reasonable/liberal* access to the child/children* of the marriage or access as follows: [</w:t>
            </w:r>
            <w:r w:rsidRPr="00E43EFB">
              <w:rPr>
                <w:rFonts w:ascii="Times New Roman" w:hAnsi="Times New Roman" w:cs="Times New Roman"/>
                <w:i/>
                <w:sz w:val="22"/>
                <w:szCs w:val="22"/>
                <w:lang w:val="en-GB" w:eastAsia="en-US"/>
              </w:rPr>
              <w:t>to state terms of access</w:t>
            </w:r>
            <w:r w:rsidRPr="00E43EFB">
              <w:rPr>
                <w:rFonts w:ascii="Times New Roman" w:hAnsi="Times New Roman" w:cs="Times New Roman"/>
                <w:sz w:val="22"/>
                <w:szCs w:val="22"/>
                <w:lang w:val="en-GB" w:eastAsia="en-US"/>
              </w:rPr>
              <w:t>]</w:t>
            </w:r>
          </w:p>
        </w:tc>
      </w:tr>
      <w:tr w:rsidR="00E43EFB" w:rsidRPr="00E43EFB" w14:paraId="56F8AEF4" w14:textId="77777777" w:rsidTr="00E43EFB">
        <w:trPr>
          <w:divId w:val="2116439976"/>
          <w:cantSplit/>
          <w:jc w:val="center"/>
        </w:trPr>
        <w:tc>
          <w:tcPr>
            <w:tcW w:w="7270" w:type="dxa"/>
          </w:tcPr>
          <w:p w14:paraId="54B5A1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GUID=69e11d4f-8c6f-4a84-9bb7-636631cb56d8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home</w:t>
            </w:r>
          </w:p>
        </w:tc>
      </w:tr>
      <w:tr w:rsidR="00E43EFB" w:rsidRPr="00E43EFB" w14:paraId="076B2A81" w14:textId="77777777" w:rsidTr="00E43EFB">
        <w:trPr>
          <w:divId w:val="2116439976"/>
          <w:cantSplit/>
          <w:jc w:val="center"/>
        </w:trPr>
        <w:tc>
          <w:tcPr>
            <w:tcW w:w="7270" w:type="dxa"/>
          </w:tcPr>
          <w:p w14:paraId="1D5CAD2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GUID=66de9cb2-4d5f-4cc6-b878-a0f84c505314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sold in the open market and the sale proceeds/loss*, after deducting the outstanding loan and costs and expenses of sale are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Parties are to refund moneys into their respective CPF accounts from their own share of the sale proceeds.</w:t>
            </w:r>
          </w:p>
        </w:tc>
      </w:tr>
      <w:tr w:rsidR="00E43EFB" w:rsidRPr="00E43EFB" w14:paraId="7D1E6844" w14:textId="77777777" w:rsidTr="00E43EFB">
        <w:trPr>
          <w:divId w:val="2116439976"/>
          <w:cantSplit/>
          <w:jc w:val="center"/>
        </w:trPr>
        <w:tc>
          <w:tcPr>
            <w:tcW w:w="7270" w:type="dxa"/>
          </w:tcPr>
          <w:p w14:paraId="354A43F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GUID=b6b1cf9c-ebab-4f05-91b5-bc4482f2aa19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2C130611" w14:textId="77777777" w:rsidTr="00E43EFB">
        <w:trPr>
          <w:divId w:val="2116439976"/>
          <w:cantSplit/>
          <w:jc w:val="center"/>
        </w:trPr>
        <w:tc>
          <w:tcPr>
            <w:tcW w:w="7270" w:type="dxa"/>
          </w:tcPr>
          <w:p w14:paraId="1292FD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GUID=049bab7a-bd3d-4e30-905b-416bd1e4e94b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transferred (other than by way of a sale) to the Defendant/Plaintiff* upon the Plaintiff/Defendant* [</w:t>
            </w:r>
            <w:r w:rsidRPr="00E43EFB">
              <w:rPr>
                <w:rFonts w:ascii="Times New Roman" w:hAnsi="Times New Roman" w:cs="Times New Roman"/>
                <w:i/>
                <w:sz w:val="22"/>
                <w:szCs w:val="22"/>
                <w:lang w:val="en-GB" w:eastAsia="en-US"/>
              </w:rPr>
              <w:t>to state the consideration for the transfer</w:t>
            </w:r>
            <w:r w:rsidRPr="00E43EFB">
              <w:rPr>
                <w:rFonts w:ascii="Times New Roman" w:hAnsi="Times New Roman" w:cs="Times New Roman"/>
                <w:sz w:val="22"/>
                <w:szCs w:val="22"/>
                <w:lang w:val="en-GB" w:eastAsia="en-US"/>
              </w:rPr>
              <w:t>]. The Plaintiff/Defendant* is to bear the cost and expenses of the transfer.</w:t>
            </w:r>
          </w:p>
        </w:tc>
      </w:tr>
      <w:tr w:rsidR="00E43EFB" w:rsidRPr="00E43EFB" w14:paraId="55E87480" w14:textId="77777777" w:rsidTr="00E43EFB">
        <w:trPr>
          <w:divId w:val="2116439976"/>
          <w:cantSplit/>
          <w:jc w:val="center"/>
        </w:trPr>
        <w:tc>
          <w:tcPr>
            <w:tcW w:w="7270" w:type="dxa"/>
          </w:tcPr>
          <w:p w14:paraId="70DC7E5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GUID=b279d268-afe4-46ba-8f58-1e3130d247e5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44794F3" w14:textId="77777777" w:rsidTr="00E43EFB">
        <w:trPr>
          <w:divId w:val="2116439976"/>
          <w:cantSplit/>
          <w:jc w:val="center"/>
        </w:trPr>
        <w:tc>
          <w:tcPr>
            <w:tcW w:w="7270" w:type="dxa"/>
          </w:tcPr>
          <w:p w14:paraId="51CA2DB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GUID=225190a5-e68c-427d-894b-c68e2e80df98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sold to the Defendant/Plaintiff* upon the Plaintiff/Defendant* [</w:t>
            </w:r>
            <w:r w:rsidRPr="00E43EFB">
              <w:rPr>
                <w:rFonts w:ascii="Times New Roman" w:hAnsi="Times New Roman" w:cs="Times New Roman"/>
                <w:i/>
                <w:sz w:val="22"/>
                <w:szCs w:val="22"/>
                <w:lang w:val="en-GB" w:eastAsia="en-US"/>
              </w:rPr>
              <w:t>to state the consideration for the sale</w:t>
            </w:r>
            <w:r w:rsidRPr="00E43EFB">
              <w:rPr>
                <w:rFonts w:ascii="Times New Roman" w:hAnsi="Times New Roman" w:cs="Times New Roman"/>
                <w:sz w:val="22"/>
                <w:szCs w:val="22"/>
                <w:lang w:val="en-GB" w:eastAsia="en-US"/>
              </w:rPr>
              <w:t>]. The Plaintiff/Defendant* is to bear the cost and expenses of the sale.</w:t>
            </w:r>
          </w:p>
        </w:tc>
      </w:tr>
      <w:tr w:rsidR="00E43EFB" w:rsidRPr="00E43EFB" w14:paraId="3CD6B4F3" w14:textId="77777777" w:rsidTr="00E43EFB">
        <w:trPr>
          <w:divId w:val="2116439976"/>
          <w:cantSplit/>
          <w:jc w:val="center"/>
        </w:trPr>
        <w:tc>
          <w:tcPr>
            <w:tcW w:w="7270" w:type="dxa"/>
          </w:tcPr>
          <w:p w14:paraId="592A0A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GUID=85975df3-60bb-4925-9064-d9c4ab1641f1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F6999DD" w14:textId="77777777" w:rsidTr="00E43EFB">
        <w:trPr>
          <w:divId w:val="2116439976"/>
          <w:cantSplit/>
          <w:jc w:val="center"/>
        </w:trPr>
        <w:tc>
          <w:tcPr>
            <w:tcW w:w="7270" w:type="dxa"/>
          </w:tcPr>
          <w:p w14:paraId="13E8A75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GUID=b618d82c-8991-46d7-b45a-80f8e584c702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surrendered to the Housing Development Board and any proceeds/loss*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between the parties.</w:t>
            </w:r>
          </w:p>
        </w:tc>
      </w:tr>
      <w:tr w:rsidR="00E43EFB" w:rsidRPr="00E43EFB" w14:paraId="54CED228" w14:textId="77777777" w:rsidTr="00E43EFB">
        <w:trPr>
          <w:divId w:val="2116439976"/>
          <w:cantSplit/>
          <w:jc w:val="center"/>
        </w:trPr>
        <w:tc>
          <w:tcPr>
            <w:tcW w:w="7270" w:type="dxa"/>
          </w:tcPr>
          <w:p w14:paraId="71408F8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GUID=83df7097-40c1-4938-889e-394106f442f4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5A0C375" w14:textId="77777777" w:rsidTr="00E43EFB">
        <w:trPr>
          <w:divId w:val="2116439976"/>
          <w:cantSplit/>
          <w:jc w:val="center"/>
        </w:trPr>
        <w:tc>
          <w:tcPr>
            <w:tcW w:w="7270" w:type="dxa"/>
          </w:tcPr>
          <w:p w14:paraId="1D6137A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GUID=b0d15447-7635-44fe-a148-4ae50e66c006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CE3190B" w14:textId="77777777" w:rsidTr="00E43EFB">
        <w:trPr>
          <w:divId w:val="2116439976"/>
          <w:cantSplit/>
          <w:jc w:val="center"/>
        </w:trPr>
        <w:tc>
          <w:tcPr>
            <w:tcW w:w="7270" w:type="dxa"/>
          </w:tcPr>
          <w:p w14:paraId="73772569"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GUID=fe2aa1e4-945c-4b89-8560-6f9d1f913980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assets (other than the matrimonial home)</w:t>
            </w:r>
          </w:p>
        </w:tc>
      </w:tr>
      <w:tr w:rsidR="00E43EFB" w:rsidRPr="00E43EFB" w14:paraId="328AC462" w14:textId="77777777" w:rsidTr="00E43EFB">
        <w:trPr>
          <w:divId w:val="2116439976"/>
          <w:cantSplit/>
          <w:jc w:val="center"/>
        </w:trPr>
        <w:tc>
          <w:tcPr>
            <w:tcW w:w="7270" w:type="dxa"/>
          </w:tcPr>
          <w:p w14:paraId="6F44840C"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GUID=bc11c7a4-0de0-41dd-8f7c-a68f112eefc0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 [</w:t>
            </w:r>
            <w:r w:rsidRPr="00E43EFB">
              <w:rPr>
                <w:rFonts w:ascii="Times New Roman" w:hAnsi="Times New Roman" w:cs="Times New Roman"/>
                <w:i/>
                <w:sz w:val="22"/>
                <w:szCs w:val="22"/>
                <w:lang w:val="en-GB" w:eastAsia="en-US"/>
              </w:rPr>
              <w:t>To specify the asset and the nature of division</w:t>
            </w:r>
            <w:r w:rsidRPr="00E43EFB">
              <w:rPr>
                <w:rFonts w:ascii="Times New Roman" w:hAnsi="Times New Roman" w:cs="Times New Roman"/>
                <w:sz w:val="22"/>
                <w:szCs w:val="22"/>
                <w:lang w:val="en-GB" w:eastAsia="en-US"/>
              </w:rPr>
              <w:t>]</w:t>
            </w:r>
          </w:p>
        </w:tc>
      </w:tr>
      <w:tr w:rsidR="00E43EFB" w:rsidRPr="00E43EFB" w14:paraId="686CE619" w14:textId="77777777" w:rsidTr="00E43EFB">
        <w:trPr>
          <w:divId w:val="2116439976"/>
          <w:cantSplit/>
          <w:jc w:val="center"/>
        </w:trPr>
        <w:tc>
          <w:tcPr>
            <w:tcW w:w="7270" w:type="dxa"/>
          </w:tcPr>
          <w:p w14:paraId="109CBF8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GUID=3d18e24b-1525-4ba8-a46b-c119de4965e0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f</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wife / incapacitated husband*</w:t>
            </w:r>
          </w:p>
        </w:tc>
      </w:tr>
      <w:tr w:rsidR="00E43EFB" w:rsidRPr="00E43EFB" w14:paraId="69B8FC7B" w14:textId="77777777" w:rsidTr="00E43EFB">
        <w:trPr>
          <w:divId w:val="2116439976"/>
          <w:cantSplit/>
          <w:jc w:val="center"/>
        </w:trPr>
        <w:tc>
          <w:tcPr>
            <w:tcW w:w="7270" w:type="dxa"/>
          </w:tcPr>
          <w:p w14:paraId="34C44C8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GUID=56bc9b03-ebc8-4aca-9cc7-51f7b210f820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Plaintiff/Defendant*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3893A400" w14:textId="77777777" w:rsidTr="00E43EFB">
        <w:trPr>
          <w:divId w:val="2116439976"/>
          <w:cantSplit/>
          <w:jc w:val="center"/>
        </w:trPr>
        <w:tc>
          <w:tcPr>
            <w:tcW w:w="7270" w:type="dxa"/>
          </w:tcPr>
          <w:p w14:paraId="78BAFD4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GUID=4d51cbef-b7b9-4891-9e6a-3323ab47c09e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C7E4044" w14:textId="77777777" w:rsidTr="00E43EFB">
        <w:trPr>
          <w:divId w:val="2116439976"/>
          <w:cantSplit/>
          <w:jc w:val="center"/>
        </w:trPr>
        <w:tc>
          <w:tcPr>
            <w:tcW w:w="7270" w:type="dxa"/>
          </w:tcPr>
          <w:p w14:paraId="13075CC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GUID=5b0b4126-bc4b-4814-89ae-24e938d15ea5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be no maintenance for Plaintiff/Defendant*.</w:t>
            </w:r>
          </w:p>
        </w:tc>
      </w:tr>
      <w:tr w:rsidR="00E43EFB" w:rsidRPr="00E43EFB" w14:paraId="2F5FEA92" w14:textId="77777777" w:rsidTr="00E43EFB">
        <w:trPr>
          <w:divId w:val="2116439976"/>
          <w:cantSplit/>
          <w:jc w:val="center"/>
        </w:trPr>
        <w:tc>
          <w:tcPr>
            <w:tcW w:w="7270" w:type="dxa"/>
          </w:tcPr>
          <w:p w14:paraId="327436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GUID=1c0ba1af-2a65-4846-ae79-80dbfac87cef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3F4F261" w14:textId="77777777" w:rsidTr="00E43EFB">
        <w:trPr>
          <w:divId w:val="2116439976"/>
          <w:cantSplit/>
          <w:jc w:val="center"/>
        </w:trPr>
        <w:tc>
          <w:tcPr>
            <w:tcW w:w="7270" w:type="dxa"/>
          </w:tcPr>
          <w:p w14:paraId="0DB6AC1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GUID=703993b7-82c7-4a16-8e17-0fd31868b657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4FB8693" w14:textId="77777777" w:rsidTr="00E43EFB">
        <w:trPr>
          <w:divId w:val="2116439976"/>
          <w:cantSplit/>
          <w:jc w:val="center"/>
        </w:trPr>
        <w:tc>
          <w:tcPr>
            <w:tcW w:w="7270" w:type="dxa"/>
          </w:tcPr>
          <w:p w14:paraId="57034F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GUID=114b3f88-c552-4a63-8feb-67e55656a304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g</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child/children* of the marriage</w:t>
            </w:r>
          </w:p>
        </w:tc>
      </w:tr>
      <w:tr w:rsidR="00E43EFB" w:rsidRPr="00E43EFB" w14:paraId="6AB18243" w14:textId="77777777" w:rsidTr="00E43EFB">
        <w:trPr>
          <w:divId w:val="2116439976"/>
          <w:cantSplit/>
          <w:jc w:val="center"/>
        </w:trPr>
        <w:tc>
          <w:tcPr>
            <w:tcW w:w="7270" w:type="dxa"/>
          </w:tcPr>
          <w:p w14:paraId="306696B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GUID=9cd49b0d-a04d-4107-b5e9-9ae8c538b9ac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child/children* of the marriage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Plaintiff’s/Defendant’s/Child’s [</w:t>
            </w:r>
            <w:r w:rsidRPr="00E43EFB">
              <w:rPr>
                <w:rFonts w:ascii="Times New Roman" w:hAnsi="Times New Roman" w:cs="Times New Roman"/>
                <w:i/>
                <w:sz w:val="22"/>
                <w:szCs w:val="22"/>
                <w:lang w:val="en-GB" w:eastAsia="en-US"/>
              </w:rPr>
              <w:t>to state the name of the child</w:t>
            </w:r>
            <w:r w:rsidRPr="00E43EFB">
              <w:rPr>
                <w:rFonts w:ascii="Times New Roman" w:hAnsi="Times New Roman" w:cs="Times New Roman"/>
                <w:sz w:val="22"/>
                <w:szCs w:val="22"/>
                <w:lang w:val="en-GB" w:eastAsia="en-US"/>
              </w:rPr>
              <w:t>]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29FFCC17" w14:textId="77777777" w:rsidTr="00E43EFB">
        <w:trPr>
          <w:divId w:val="2116439976"/>
          <w:cantSplit/>
          <w:jc w:val="center"/>
        </w:trPr>
        <w:tc>
          <w:tcPr>
            <w:tcW w:w="7270" w:type="dxa"/>
          </w:tcPr>
          <w:p w14:paraId="36DF27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GUID=2824a466-c9b8-4022-b05c-f79f23703def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h</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Costs</w:t>
            </w:r>
          </w:p>
        </w:tc>
      </w:tr>
      <w:tr w:rsidR="00E43EFB" w:rsidRPr="00E43EFB" w14:paraId="5F963C0C" w14:textId="77777777" w:rsidTr="00E43EFB">
        <w:trPr>
          <w:divId w:val="2116439976"/>
          <w:cantSplit/>
          <w:jc w:val="center"/>
        </w:trPr>
        <w:tc>
          <w:tcPr>
            <w:tcW w:w="7270" w:type="dxa"/>
          </w:tcPr>
          <w:p w14:paraId="554553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GUID=634a3de0-230a-4288-8bea-0aa3b624845f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is no order as to costs.</w:t>
            </w:r>
          </w:p>
        </w:tc>
      </w:tr>
      <w:tr w:rsidR="00E43EFB" w:rsidRPr="00E43EFB" w14:paraId="57AD9BCD" w14:textId="77777777" w:rsidTr="00E43EFB">
        <w:trPr>
          <w:divId w:val="2116439976"/>
          <w:cantSplit/>
          <w:jc w:val="center"/>
        </w:trPr>
        <w:tc>
          <w:tcPr>
            <w:tcW w:w="7270" w:type="dxa"/>
          </w:tcPr>
          <w:p w14:paraId="218A74C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GUID=b5d23f21-49ef-49b7-8b83-1887b77bad9e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B44F57E" w14:textId="77777777" w:rsidTr="00E43EFB">
        <w:trPr>
          <w:divId w:val="2116439976"/>
          <w:cantSplit/>
          <w:jc w:val="center"/>
        </w:trPr>
        <w:tc>
          <w:tcPr>
            <w:tcW w:w="7270" w:type="dxa"/>
          </w:tcPr>
          <w:p w14:paraId="3A3EEE3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GUID=e48b92ab-7636-41e2-91ae-297b70bcf1e3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Defendant pay costs of the divorce proceedings fixed at</w:t>
            </w:r>
          </w:p>
        </w:tc>
      </w:tr>
      <w:tr w:rsidR="00E43EFB" w:rsidRPr="00E43EFB" w14:paraId="45A4050A" w14:textId="77777777" w:rsidTr="00E43EFB">
        <w:trPr>
          <w:divId w:val="2116439976"/>
          <w:cantSplit/>
          <w:jc w:val="center"/>
        </w:trPr>
        <w:tc>
          <w:tcPr>
            <w:tcW w:w="7270" w:type="dxa"/>
          </w:tcPr>
          <w:p w14:paraId="3F8AA9E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GUID=64dbacd5-d735-49c3-9df6-dc883ce406a9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amount of costs</w:t>
            </w:r>
            <w:r w:rsidRPr="00E43EFB">
              <w:rPr>
                <w:rFonts w:ascii="Times New Roman" w:hAnsi="Times New Roman" w:cs="Times New Roman"/>
                <w:sz w:val="22"/>
                <w:szCs w:val="22"/>
                <w:lang w:val="en-GB" w:eastAsia="en-US"/>
              </w:rPr>
              <w:t>].</w:t>
            </w:r>
          </w:p>
        </w:tc>
      </w:tr>
      <w:tr w:rsidR="00E43EFB" w:rsidRPr="00E43EFB" w14:paraId="101E3FFA" w14:textId="77777777" w:rsidTr="00E43EFB">
        <w:trPr>
          <w:divId w:val="2116439976"/>
          <w:cantSplit/>
          <w:jc w:val="center"/>
        </w:trPr>
        <w:tc>
          <w:tcPr>
            <w:tcW w:w="7270" w:type="dxa"/>
          </w:tcPr>
          <w:p w14:paraId="4062247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GUID=ab2b649a-bb4f-407d-b028-c50b39632929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i/>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6F2887BD" w14:textId="77777777" w:rsidTr="00E43EFB">
        <w:trPr>
          <w:divId w:val="2116439976"/>
          <w:cantSplit/>
          <w:jc w:val="center"/>
        </w:trPr>
        <w:tc>
          <w:tcPr>
            <w:tcW w:w="7270" w:type="dxa"/>
          </w:tcPr>
          <w:p w14:paraId="7389239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GUID=b5cec9fd-d227-4527-826c-eb5d16fd9a8c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8.</w:t>
            </w:r>
            <w:r w:rsidRPr="00E43EFB">
              <w:rPr>
                <w:rFonts w:ascii="Times New Roman" w:hAnsi="Times New Roman" w:cs="Times New Roman"/>
                <w:sz w:val="22"/>
                <w:szCs w:val="22"/>
                <w:lang w:val="en-GB" w:eastAsia="en-US"/>
              </w:rPr>
              <w:tab/>
              <w:t>Housing and Development Board (HDB) flat</w:t>
            </w:r>
          </w:p>
        </w:tc>
      </w:tr>
      <w:tr w:rsidR="00E43EFB" w:rsidRPr="00E43EFB" w14:paraId="06B73A96" w14:textId="77777777" w:rsidTr="00E43EFB">
        <w:trPr>
          <w:divId w:val="2116439976"/>
          <w:cantSplit/>
          <w:jc w:val="center"/>
        </w:trPr>
        <w:tc>
          <w:tcPr>
            <w:tcW w:w="7270" w:type="dxa"/>
          </w:tcPr>
          <w:p w14:paraId="00EC5C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GUID=8d709ea9-33b8-45ed-829f-0c2a9cb56d28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One of the matrimonial assets in respect of which relief is being sought is an HDB flat.</w:t>
            </w:r>
          </w:p>
        </w:tc>
      </w:tr>
      <w:tr w:rsidR="00E43EFB" w:rsidRPr="00E43EFB" w14:paraId="03F96BE1" w14:textId="77777777" w:rsidTr="00E43EFB">
        <w:trPr>
          <w:divId w:val="2116439976"/>
          <w:cantSplit/>
          <w:jc w:val="center"/>
        </w:trPr>
        <w:tc>
          <w:tcPr>
            <w:tcW w:w="7270" w:type="dxa"/>
          </w:tcPr>
          <w:p w14:paraId="3E4F519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GUID=1822ff77-0028-4df7-a938-370b1c5ff821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Agreed/Proposed* Matrimonial Property Plan (For Housing and Development Board flats only) is filed together with this Writ.</w:t>
            </w:r>
          </w:p>
        </w:tc>
      </w:tr>
      <w:tr w:rsidR="00E43EFB" w:rsidRPr="00E43EFB" w14:paraId="7762C93E" w14:textId="77777777" w:rsidTr="00E43EFB">
        <w:trPr>
          <w:divId w:val="2116439976"/>
          <w:cantSplit/>
          <w:jc w:val="center"/>
        </w:trPr>
        <w:tc>
          <w:tcPr>
            <w:tcW w:w="7270" w:type="dxa"/>
          </w:tcPr>
          <w:p w14:paraId="12AC4F1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GUID=92e44c06-4390-413c-86bc-4716ca91d66b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The Plaintiff/Plaintiff’s Solicitor* has made enquiries with HDB/HDB and the Central Provident Fund Board (CPFB)* on </w:t>
            </w:r>
            <w:r w:rsidRPr="00E43EFB">
              <w:rPr>
                <w:rFonts w:ascii="Times New Roman" w:hAnsi="Times New Roman" w:cs="Times New Roman"/>
                <w:sz w:val="22"/>
                <w:szCs w:val="22"/>
                <w:lang w:val="en-GB" w:eastAsia="en-US"/>
              </w:rPr>
              <w:br/>
              <w:t>[</w:t>
            </w:r>
            <w:r w:rsidRPr="00E43EFB">
              <w:rPr>
                <w:rFonts w:ascii="Times New Roman" w:hAnsi="Times New Roman" w:cs="Times New Roman"/>
                <w:i/>
                <w:sz w:val="22"/>
                <w:szCs w:val="22"/>
                <w:lang w:val="en-GB" w:eastAsia="en-US"/>
              </w:rPr>
              <w:t>to set out respective dates</w:t>
            </w:r>
            <w:r w:rsidRPr="00E43EFB">
              <w:rPr>
                <w:rFonts w:ascii="Times New Roman" w:hAnsi="Times New Roman" w:cs="Times New Roman"/>
                <w:sz w:val="22"/>
                <w:szCs w:val="22"/>
                <w:lang w:val="en-GB" w:eastAsia="en-US"/>
              </w:rPr>
              <w:t>] and has not received any reply from HDB/CPFB/HDB and CPFB*. [</w:t>
            </w:r>
            <w:r w:rsidRPr="00E43EFB">
              <w:rPr>
                <w:rFonts w:ascii="Times New Roman" w:hAnsi="Times New Roman" w:cs="Times New Roman"/>
                <w:i/>
                <w:sz w:val="22"/>
                <w:szCs w:val="22"/>
                <w:lang w:val="en-GB" w:eastAsia="en-US"/>
              </w:rPr>
              <w:t>The Statement of Particulars shall annex copies of the said letters.</w:t>
            </w:r>
            <w:r w:rsidRPr="00E43EFB">
              <w:rPr>
                <w:rFonts w:ascii="Times New Roman" w:hAnsi="Times New Roman" w:cs="Times New Roman"/>
                <w:sz w:val="22"/>
                <w:szCs w:val="22"/>
                <w:lang w:val="en-GB" w:eastAsia="en-US"/>
              </w:rPr>
              <w:t>]</w:t>
            </w:r>
          </w:p>
        </w:tc>
      </w:tr>
      <w:tr w:rsidR="00E43EFB" w:rsidRPr="00E43EFB" w14:paraId="633B0401" w14:textId="77777777" w:rsidTr="00E43EFB">
        <w:trPr>
          <w:divId w:val="2116439976"/>
          <w:cantSplit/>
          <w:jc w:val="center"/>
        </w:trPr>
        <w:tc>
          <w:tcPr>
            <w:tcW w:w="7270" w:type="dxa"/>
          </w:tcPr>
          <w:p w14:paraId="23CF4FF4" w14:textId="77777777" w:rsidR="00E43EFB" w:rsidRPr="00E43EFB" w:rsidRDefault="00E43EFB" w:rsidP="00E43EFB">
            <w:pPr>
              <w:spacing w:before="60" w:after="60" w:line="240" w:lineRule="auto"/>
              <w:jc w:val="both"/>
              <w:rPr>
                <w:rFonts w:ascii="Times New Roman" w:hAnsi="Times New Roman" w:cs="Times New Roman"/>
                <w:sz w:val="26"/>
                <w:szCs w:val="20"/>
                <w:lang w:val="en-GB" w:eastAsia="en-US"/>
              </w:rPr>
            </w:pPr>
            <w:r w:rsidRPr="00E43EFB">
              <w:rPr>
                <w:rFonts w:ascii="Times New Roman" w:hAnsi="Times New Roman" w:cs="Times New Roman"/>
                <w:sz w:val="26"/>
                <w:szCs w:val="20"/>
                <w:lang w:val="en-GB" w:eastAsia="en-US"/>
              </w:rPr>
              <w:fldChar w:fldCharType="begin"/>
            </w:r>
            <w:r w:rsidRPr="00E43EFB">
              <w:rPr>
                <w:rFonts w:ascii="Times New Roman" w:hAnsi="Times New Roman" w:cs="Times New Roman"/>
                <w:sz w:val="26"/>
                <w:szCs w:val="20"/>
                <w:lang w:val="en-GB" w:eastAsia="en-US"/>
              </w:rPr>
              <w:instrText xml:space="preserve"> GUID=a132fe3a-a162-47fa-aaa7-9e4db156aa55 </w:instrText>
            </w:r>
            <w:r w:rsidRPr="00E43EFB">
              <w:rPr>
                <w:rFonts w:ascii="Times New Roman" w:hAnsi="Times New Roman" w:cs="Times New Roman"/>
                <w:sz w:val="26"/>
                <w:szCs w:val="20"/>
                <w:lang w:val="en-GB" w:eastAsia="en-US"/>
              </w:rPr>
              <w:fldChar w:fldCharType="end"/>
            </w:r>
            <w:r w:rsidRPr="00E43EFB">
              <w:rPr>
                <w:rFonts w:ascii="Times New Roman" w:hAnsi="Times New Roman" w:cs="Times New Roman"/>
                <w:sz w:val="18"/>
                <w:szCs w:val="18"/>
                <w:lang w:val="en-GB" w:eastAsia="en-US"/>
              </w:rPr>
              <w:t>*Delete where inapplicable.</w:t>
            </w:r>
          </w:p>
        </w:tc>
      </w:tr>
    </w:tbl>
    <w:p w14:paraId="6A157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442DE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6362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B5D3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5B7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E4A4B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90E3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079E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1A302B" w14:textId="77777777" w:rsidR="006F2CA2" w:rsidRPr="006F2CA2" w:rsidRDefault="006F2CA2" w:rsidP="001C6677">
      <w:pPr>
        <w:spacing w:before="0" w:after="200" w:line="276" w:lineRule="auto"/>
        <w:jc w:val="center"/>
        <w:divId w:val="2116439976"/>
        <w:rPr>
          <w:rFonts w:ascii="Times New Roman" w:hAnsi="Times New Roman" w:cs="Times New Roman"/>
          <w:caps/>
          <w:sz w:val="22"/>
          <w:szCs w:val="20"/>
          <w:lang w:val="en-GB" w:eastAsia="en-US"/>
        </w:rPr>
      </w:pPr>
      <w:r w:rsidRPr="006F2CA2">
        <w:rPr>
          <w:rFonts w:ascii="Calibri" w:eastAsia="Calibri" w:hAnsi="Calibri" w:cs="Times New Roman"/>
          <w:sz w:val="22"/>
          <w:szCs w:val="22"/>
          <w:lang w:eastAsia="en-US"/>
        </w:rPr>
        <w:br w:type="page"/>
      </w: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GUID=69af4df9-309a-49fe-9ce6-e5fd5c74fbb0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7</w:t>
      </w:r>
    </w:p>
    <w:tbl>
      <w:tblPr>
        <w:tblW w:w="7120" w:type="dxa"/>
        <w:jc w:val="center"/>
        <w:tblLook w:val="04A0" w:firstRow="1" w:lastRow="0" w:firstColumn="1" w:lastColumn="0" w:noHBand="0" w:noVBand="1"/>
      </w:tblPr>
      <w:tblGrid>
        <w:gridCol w:w="7120"/>
      </w:tblGrid>
      <w:tr w:rsidR="006F2CA2" w:rsidRPr="006F2CA2" w14:paraId="21E5FC9D" w14:textId="77777777" w:rsidTr="006F2CA2">
        <w:trPr>
          <w:divId w:val="2116439976"/>
          <w:cantSplit/>
          <w:jc w:val="center"/>
        </w:trPr>
        <w:tc>
          <w:tcPr>
            <w:tcW w:w="7120" w:type="dxa"/>
          </w:tcPr>
          <w:p w14:paraId="0AB6CD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GUID=186ffb57-1d3f-498f-a4bb-7acd83c4c4f9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44, 48 </w:t>
            </w:r>
          </w:p>
        </w:tc>
      </w:tr>
      <w:tr w:rsidR="006F2CA2" w:rsidRPr="006F2CA2" w14:paraId="4797FDD4" w14:textId="77777777" w:rsidTr="006F2CA2">
        <w:trPr>
          <w:divId w:val="2116439976"/>
          <w:cantSplit/>
          <w:jc w:val="center"/>
        </w:trPr>
        <w:tc>
          <w:tcPr>
            <w:tcW w:w="7120" w:type="dxa"/>
          </w:tcPr>
          <w:p w14:paraId="0F18DB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GUID=b6ea1da4-b028-44a5-9e61-75fab83661b7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(STATEMENT OF CLAIM (RESCISSION OF JUDGMENT OF JUDICIAL</w:t>
            </w:r>
            <w:r w:rsidRPr="006F2CA2">
              <w:rPr>
                <w:rFonts w:ascii="Times New Roman" w:hAnsi="Times New Roman" w:cs="Times New Roman"/>
                <w:sz w:val="22"/>
                <w:szCs w:val="20"/>
                <w:lang w:val="en-GB" w:eastAsia="en-US"/>
              </w:rPr>
              <w:br/>
              <w:t>SEPARATION) FORM)</w:t>
            </w:r>
          </w:p>
        </w:tc>
      </w:tr>
      <w:tr w:rsidR="006F2CA2" w:rsidRPr="006F2CA2" w14:paraId="46664BB7" w14:textId="77777777" w:rsidTr="006F2CA2">
        <w:trPr>
          <w:divId w:val="2116439976"/>
          <w:cantSplit/>
          <w:jc w:val="center"/>
        </w:trPr>
        <w:tc>
          <w:tcPr>
            <w:tcW w:w="7120" w:type="dxa"/>
          </w:tcPr>
          <w:p w14:paraId="2CF176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GUID=2e415d6b-cba7-43ab-a7c3-0d8d73d25cb2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6918CA6" w14:textId="77777777" w:rsidTr="006F2CA2">
        <w:trPr>
          <w:divId w:val="2116439976"/>
          <w:cantSplit/>
          <w:jc w:val="center"/>
        </w:trPr>
        <w:tc>
          <w:tcPr>
            <w:tcW w:w="7120" w:type="dxa"/>
          </w:tcPr>
          <w:p w14:paraId="5D7397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GUID=7f7f91ab-967f-492b-bcc2-75edb5e94e45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F81F815" w14:textId="77777777" w:rsidTr="006F2CA2">
        <w:trPr>
          <w:divId w:val="2116439976"/>
          <w:cantSplit/>
          <w:jc w:val="center"/>
        </w:trPr>
        <w:tc>
          <w:tcPr>
            <w:tcW w:w="7120" w:type="dxa"/>
          </w:tcPr>
          <w:p w14:paraId="08CD8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GUID=5254031f-18f0-4341-abe1-6beeb3383b16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936E4E7" w14:textId="77777777" w:rsidTr="006F2CA2">
        <w:trPr>
          <w:divId w:val="2116439976"/>
          <w:cantSplit/>
          <w:jc w:val="center"/>
        </w:trPr>
        <w:tc>
          <w:tcPr>
            <w:tcW w:w="7120" w:type="dxa"/>
          </w:tcPr>
          <w:p w14:paraId="481719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GUID=68fedaeb-e1ab-49bc-9e09-2c401dd315d4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69E9638" w14:textId="77777777" w:rsidTr="006F2CA2">
        <w:trPr>
          <w:divId w:val="2116439976"/>
          <w:cantSplit/>
          <w:jc w:val="center"/>
        </w:trPr>
        <w:tc>
          <w:tcPr>
            <w:tcW w:w="7120" w:type="dxa"/>
          </w:tcPr>
          <w:p w14:paraId="09F853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GUID=d982b542-8eea-45df-ab51-4c4952763884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55EB9AAA" w14:textId="77777777" w:rsidTr="006F2CA2">
        <w:trPr>
          <w:divId w:val="2116439976"/>
          <w:cantSplit/>
          <w:jc w:val="center"/>
        </w:trPr>
        <w:tc>
          <w:tcPr>
            <w:tcW w:w="7120" w:type="dxa"/>
          </w:tcPr>
          <w:p w14:paraId="5CF59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GUID=99e987e9-13e3-4650-bd84-4ea7250fce21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7AAB23F" w14:textId="77777777" w:rsidTr="006F2CA2">
        <w:trPr>
          <w:divId w:val="2116439976"/>
          <w:cantSplit/>
          <w:jc w:val="center"/>
        </w:trPr>
        <w:tc>
          <w:tcPr>
            <w:tcW w:w="7120" w:type="dxa"/>
          </w:tcPr>
          <w:p w14:paraId="4A9956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GUID=8ca35025-77e2-4cde-b5eb-78a0eae4dad4 </w:instrText>
            </w:r>
            <w:r w:rsidRPr="006F2CA2">
              <w:rPr>
                <w:rFonts w:ascii="Times New Roman" w:hAnsi="Times New Roman" w:cs="Times New Roman"/>
                <w:sz w:val="22"/>
                <w:szCs w:val="20"/>
                <w:lang w:val="en-GB" w:eastAsia="en-US"/>
              </w:rPr>
              <w:fldChar w:fldCharType="end"/>
            </w:r>
          </w:p>
        </w:tc>
      </w:tr>
      <w:tr w:rsidR="006F2CA2" w:rsidRPr="006F2CA2" w14:paraId="0FCECEB5" w14:textId="77777777" w:rsidTr="006F2CA2">
        <w:trPr>
          <w:divId w:val="2116439976"/>
          <w:cantSplit/>
          <w:jc w:val="center"/>
        </w:trPr>
        <w:tc>
          <w:tcPr>
            <w:tcW w:w="7120" w:type="dxa"/>
          </w:tcPr>
          <w:p w14:paraId="6A851D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GUID=91864e2a-aeed-4e88-ad7e-0cb4eae96139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OF CLAIM FOR THE RESCISSION OF JUDGMENT OF </w:t>
            </w:r>
            <w:r w:rsidRPr="006F2CA2">
              <w:rPr>
                <w:rFonts w:ascii="Times New Roman" w:hAnsi="Times New Roman" w:cs="Times New Roman"/>
                <w:sz w:val="22"/>
                <w:szCs w:val="20"/>
                <w:lang w:val="en-GB" w:eastAsia="en-US"/>
              </w:rPr>
              <w:br/>
              <w:t xml:space="preserve">JUDICIAL SEPARATION (BY SPOUSE AGAINST WHOM JUDGMENT </w:t>
            </w:r>
            <w:r w:rsidRPr="006F2CA2">
              <w:rPr>
                <w:rFonts w:ascii="Times New Roman" w:hAnsi="Times New Roman" w:cs="Times New Roman"/>
                <w:sz w:val="22"/>
                <w:szCs w:val="20"/>
                <w:lang w:val="en-GB" w:eastAsia="en-US"/>
              </w:rPr>
              <w:br/>
              <w:t>OF JUDICIAL SEPARATION IS MADE)</w:t>
            </w:r>
          </w:p>
        </w:tc>
      </w:tr>
      <w:tr w:rsidR="006F2CA2" w:rsidRPr="006F2CA2" w14:paraId="2E4ECBD6" w14:textId="77777777" w:rsidTr="006F2CA2">
        <w:trPr>
          <w:divId w:val="2116439976"/>
          <w:cantSplit/>
          <w:jc w:val="center"/>
        </w:trPr>
        <w:tc>
          <w:tcPr>
            <w:tcW w:w="7120" w:type="dxa"/>
          </w:tcPr>
          <w:p w14:paraId="0BDCBD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GUID=726a1bbc-1074-4dfe-ab1e-2fb72a22209d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Proceedings in which the Plaintiff is seeking the Rescission of Judgment of Judicial Separation</w:t>
            </w:r>
          </w:p>
        </w:tc>
      </w:tr>
      <w:tr w:rsidR="006F2CA2" w:rsidRPr="006F2CA2" w14:paraId="1F52A77D" w14:textId="77777777" w:rsidTr="006F2CA2">
        <w:trPr>
          <w:divId w:val="2116439976"/>
          <w:cantSplit/>
          <w:jc w:val="center"/>
        </w:trPr>
        <w:tc>
          <w:tcPr>
            <w:tcW w:w="7120" w:type="dxa"/>
          </w:tcPr>
          <w:p w14:paraId="1FEE98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GUID=02efdc9b-86ad-49b0-9552-4db78ea3ed0a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Petition/Divorce Suit* Number:</w:t>
            </w:r>
          </w:p>
        </w:tc>
      </w:tr>
      <w:tr w:rsidR="006F2CA2" w:rsidRPr="006F2CA2" w14:paraId="57E136D5" w14:textId="77777777" w:rsidTr="006F2CA2">
        <w:trPr>
          <w:divId w:val="2116439976"/>
          <w:cantSplit/>
          <w:jc w:val="center"/>
        </w:trPr>
        <w:tc>
          <w:tcPr>
            <w:tcW w:w="7120" w:type="dxa"/>
          </w:tcPr>
          <w:p w14:paraId="40F025A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GUID=717f20a4-fae1-4329-b0d3-41e09a766e21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Grant of Judgment of Judicial Separation:</w:t>
            </w:r>
          </w:p>
        </w:tc>
      </w:tr>
      <w:tr w:rsidR="006F2CA2" w:rsidRPr="006F2CA2" w14:paraId="2EFD44DF" w14:textId="77777777" w:rsidTr="006F2CA2">
        <w:trPr>
          <w:divId w:val="2116439976"/>
          <w:cantSplit/>
          <w:jc w:val="center"/>
        </w:trPr>
        <w:tc>
          <w:tcPr>
            <w:tcW w:w="7120" w:type="dxa"/>
          </w:tcPr>
          <w:p w14:paraId="760167E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GUID=ad537f27-0091-4142-9cb4-dc5af3940797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for Rescission of Judgment of Judicial Separation</w:t>
            </w:r>
          </w:p>
        </w:tc>
      </w:tr>
      <w:tr w:rsidR="006F2CA2" w:rsidRPr="006F2CA2" w14:paraId="70AA8856" w14:textId="77777777" w:rsidTr="006F2CA2">
        <w:trPr>
          <w:divId w:val="2116439976"/>
          <w:cantSplit/>
          <w:jc w:val="center"/>
        </w:trPr>
        <w:tc>
          <w:tcPr>
            <w:tcW w:w="7120" w:type="dxa"/>
          </w:tcPr>
          <w:p w14:paraId="4547DB0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GUID=a84015db-4466-458a-a22c-7ffc38a9fa14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*Judgment of Judicial Separation obtained in the absence of the Plaintiff.</w:t>
            </w:r>
          </w:p>
        </w:tc>
      </w:tr>
      <w:tr w:rsidR="006F2CA2" w:rsidRPr="006F2CA2" w14:paraId="1E08B73C" w14:textId="77777777" w:rsidTr="006F2CA2">
        <w:trPr>
          <w:divId w:val="2116439976"/>
          <w:cantSplit/>
          <w:jc w:val="center"/>
        </w:trPr>
        <w:tc>
          <w:tcPr>
            <w:tcW w:w="7120" w:type="dxa"/>
          </w:tcPr>
          <w:p w14:paraId="593D41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GUID=1d8e7360-dfc5-4f55-b7d5-b2a053775a97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 of the Judgment of Judicial Separation was desertion and the Plaintiff had reasonable cause for the alleged desertion.</w:t>
            </w:r>
          </w:p>
        </w:tc>
      </w:tr>
      <w:tr w:rsidR="006F2CA2" w:rsidRPr="006F2CA2" w14:paraId="3933D3F4" w14:textId="77777777" w:rsidTr="006F2CA2">
        <w:trPr>
          <w:divId w:val="2116439976"/>
          <w:cantSplit/>
          <w:jc w:val="center"/>
        </w:trPr>
        <w:tc>
          <w:tcPr>
            <w:tcW w:w="7120" w:type="dxa"/>
          </w:tcPr>
          <w:p w14:paraId="4F6A39A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GUID=0fcea79e-ba73-4dd3-b149-7fc7fadefa62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Full particulars of the individual facts relied on but not the evidence by which they are to be proved, together with any other relevant information, to be stated in the Statement </w:t>
            </w:r>
            <w:proofErr w:type="gramStart"/>
            <w:r w:rsidRPr="006F2CA2">
              <w:rPr>
                <w:rFonts w:ascii="Times New Roman" w:hAnsi="Times New Roman" w:cs="Times New Roman"/>
                <w:i/>
                <w:sz w:val="22"/>
                <w:szCs w:val="20"/>
                <w:lang w:val="en-GB" w:eastAsia="en-US"/>
              </w:rPr>
              <w:t>of Particulars</w:t>
            </w:r>
            <w:proofErr w:type="gramEnd"/>
            <w:r w:rsidRPr="006F2CA2">
              <w:rPr>
                <w:rFonts w:ascii="Times New Roman" w:hAnsi="Times New Roman" w:cs="Times New Roman"/>
                <w:i/>
                <w:sz w:val="22"/>
                <w:szCs w:val="20"/>
                <w:lang w:val="en-GB" w:eastAsia="en-US"/>
              </w:rPr>
              <w:t>.</w:t>
            </w:r>
            <w:r w:rsidRPr="006F2CA2">
              <w:rPr>
                <w:rFonts w:ascii="Times New Roman" w:hAnsi="Times New Roman" w:cs="Times New Roman"/>
                <w:sz w:val="22"/>
                <w:szCs w:val="20"/>
                <w:lang w:val="en-GB" w:eastAsia="en-US"/>
              </w:rPr>
              <w:t>]</w:t>
            </w:r>
          </w:p>
        </w:tc>
      </w:tr>
      <w:tr w:rsidR="006F2CA2" w:rsidRPr="006F2CA2" w14:paraId="69E4DD43" w14:textId="77777777" w:rsidTr="006F2CA2">
        <w:trPr>
          <w:divId w:val="2116439976"/>
          <w:cantSplit/>
          <w:jc w:val="center"/>
        </w:trPr>
        <w:tc>
          <w:tcPr>
            <w:tcW w:w="7120" w:type="dxa"/>
          </w:tcPr>
          <w:p w14:paraId="14570844"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GUID=e6e4a829-b7e2-48e7-8ced-a551b4e252e9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Relief Claimed</w:t>
            </w:r>
          </w:p>
        </w:tc>
      </w:tr>
      <w:tr w:rsidR="006F2CA2" w:rsidRPr="006F2CA2" w14:paraId="583F2210" w14:textId="77777777" w:rsidTr="006F2CA2">
        <w:trPr>
          <w:divId w:val="2116439976"/>
          <w:cantSplit/>
          <w:jc w:val="center"/>
        </w:trPr>
        <w:tc>
          <w:tcPr>
            <w:tcW w:w="7120" w:type="dxa"/>
          </w:tcPr>
          <w:p w14:paraId="0C0934E6"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GUID=0829c724-9aa8-4507-83fe-cab37837f80a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To state the particulars of relief claimed by the Plaintiff, including any claim for ancillary relief.</w:t>
            </w:r>
          </w:p>
        </w:tc>
      </w:tr>
      <w:tr w:rsidR="006F2CA2" w:rsidRPr="006F2CA2" w14:paraId="76455261" w14:textId="77777777" w:rsidTr="006F2CA2">
        <w:trPr>
          <w:divId w:val="2116439976"/>
          <w:cantSplit/>
          <w:jc w:val="center"/>
        </w:trPr>
        <w:tc>
          <w:tcPr>
            <w:tcW w:w="7120" w:type="dxa"/>
          </w:tcPr>
          <w:p w14:paraId="090A96B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GUID=08cee4ad-c5d3-43d0-a74d-3772f14665dc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Judgment of Judicial Separation be rescinded</w:t>
            </w:r>
          </w:p>
        </w:tc>
      </w:tr>
      <w:tr w:rsidR="006F2CA2" w:rsidRPr="006F2CA2" w14:paraId="43717C1B" w14:textId="77777777" w:rsidTr="006F2CA2">
        <w:trPr>
          <w:divId w:val="2116439976"/>
          <w:cantSplit/>
          <w:jc w:val="center"/>
        </w:trPr>
        <w:tc>
          <w:tcPr>
            <w:tcW w:w="7120" w:type="dxa"/>
          </w:tcPr>
          <w:p w14:paraId="5C765A4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GUID=c4f0fe17-c136-4b17-aa24-4392784e4527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Costs</w:t>
            </w:r>
          </w:p>
        </w:tc>
      </w:tr>
      <w:tr w:rsidR="006F2CA2" w:rsidRPr="006F2CA2" w14:paraId="307D7B0B" w14:textId="77777777" w:rsidTr="006F2CA2">
        <w:trPr>
          <w:divId w:val="2116439976"/>
          <w:cantSplit/>
          <w:jc w:val="center"/>
        </w:trPr>
        <w:tc>
          <w:tcPr>
            <w:tcW w:w="7120" w:type="dxa"/>
          </w:tcPr>
          <w:p w14:paraId="73B2E16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GUID=21c17bc7-f3be-4fd4-bff5-98bed830d9d6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0D9A87B7" w14:textId="77777777" w:rsidTr="006F2CA2">
        <w:trPr>
          <w:divId w:val="2116439976"/>
          <w:cantSplit/>
          <w:jc w:val="center"/>
        </w:trPr>
        <w:tc>
          <w:tcPr>
            <w:tcW w:w="7120" w:type="dxa"/>
          </w:tcPr>
          <w:p w14:paraId="58E614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GUID=9d168250-b99a-4d86-b14f-519c6012cdba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C553C0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ED2D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B77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52A8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B14777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5B3946C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GUID=4112f0be-97d3-42aa-aabf-fe5be5ac408d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8</w:t>
      </w:r>
    </w:p>
    <w:tbl>
      <w:tblPr>
        <w:tblW w:w="7120" w:type="dxa"/>
        <w:jc w:val="center"/>
        <w:tblLook w:val="04A0" w:firstRow="1" w:lastRow="0" w:firstColumn="1" w:lastColumn="0" w:noHBand="0" w:noVBand="1"/>
      </w:tblPr>
      <w:tblGrid>
        <w:gridCol w:w="7120"/>
      </w:tblGrid>
      <w:tr w:rsidR="00E43EFB" w:rsidRPr="00E43EFB" w14:paraId="7E148E05" w14:textId="77777777" w:rsidTr="00E43EFB">
        <w:trPr>
          <w:divId w:val="2116439976"/>
          <w:cantSplit/>
          <w:jc w:val="center"/>
        </w:trPr>
        <w:tc>
          <w:tcPr>
            <w:tcW w:w="7120" w:type="dxa"/>
          </w:tcPr>
          <w:p w14:paraId="3F5D6C67"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GUID=d5cd7b79-06b3-4bf2-95cf-af2d3cec3bb4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16BF4CFB" w14:textId="77777777" w:rsidTr="00E43EFB">
        <w:trPr>
          <w:divId w:val="2116439976"/>
          <w:cantSplit/>
          <w:jc w:val="center"/>
        </w:trPr>
        <w:tc>
          <w:tcPr>
            <w:tcW w:w="7120" w:type="dxa"/>
          </w:tcPr>
          <w:p w14:paraId="7599578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GUID=57f3f231-bd3e-420a-ae30-ba3a69070d65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 FORM)</w:t>
            </w:r>
          </w:p>
        </w:tc>
      </w:tr>
      <w:tr w:rsidR="00E43EFB" w:rsidRPr="00E43EFB" w14:paraId="3FBE5F84" w14:textId="77777777" w:rsidTr="00E43EFB">
        <w:trPr>
          <w:divId w:val="2116439976"/>
          <w:cantSplit/>
          <w:jc w:val="center"/>
        </w:trPr>
        <w:tc>
          <w:tcPr>
            <w:tcW w:w="7120" w:type="dxa"/>
          </w:tcPr>
          <w:p w14:paraId="43F8ED8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GUID=f862303d-5ab8-4401-b2c7-28ff6fed9e4a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45CCA556" w14:textId="77777777" w:rsidTr="00E43EFB">
        <w:trPr>
          <w:divId w:val="2116439976"/>
          <w:cantSplit/>
          <w:jc w:val="center"/>
        </w:trPr>
        <w:tc>
          <w:tcPr>
            <w:tcW w:w="7120" w:type="dxa"/>
          </w:tcPr>
          <w:p w14:paraId="05631942"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GUID=133f2d6c-2e3e-498f-aa90-8d3607c4b6b7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41444C57" w14:textId="77777777" w:rsidTr="00E43EFB">
        <w:trPr>
          <w:divId w:val="2116439976"/>
          <w:cantSplit/>
          <w:jc w:val="center"/>
        </w:trPr>
        <w:tc>
          <w:tcPr>
            <w:tcW w:w="7120" w:type="dxa"/>
          </w:tcPr>
          <w:p w14:paraId="56EF9C1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GUID=bfb799df-b366-41c6-8a33-bcee9404da6c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289FD959" w14:textId="77777777" w:rsidTr="00E43EFB">
        <w:trPr>
          <w:divId w:val="2116439976"/>
          <w:cantSplit/>
          <w:jc w:val="center"/>
        </w:trPr>
        <w:tc>
          <w:tcPr>
            <w:tcW w:w="7120" w:type="dxa"/>
          </w:tcPr>
          <w:p w14:paraId="7431769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GUID=455dfa2f-bc19-4979-9a48-1f5e0aca3961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247ED0E7" w14:textId="77777777" w:rsidTr="00E43EFB">
        <w:trPr>
          <w:divId w:val="2116439976"/>
          <w:cantSplit/>
          <w:jc w:val="center"/>
        </w:trPr>
        <w:tc>
          <w:tcPr>
            <w:tcW w:w="7120" w:type="dxa"/>
          </w:tcPr>
          <w:p w14:paraId="1761F84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GUID=db2b083d-9b0d-492e-ab84-3fbdf229fb57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7B1FD295" w14:textId="77777777" w:rsidTr="00E43EFB">
        <w:trPr>
          <w:divId w:val="2116439976"/>
          <w:cantSplit/>
          <w:jc w:val="center"/>
        </w:trPr>
        <w:tc>
          <w:tcPr>
            <w:tcW w:w="7120" w:type="dxa"/>
          </w:tcPr>
          <w:p w14:paraId="3020F33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GUID=c356bc18-d004-433e-9fe8-6f2ec1e29a8b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0A1A1AE9" w14:textId="77777777" w:rsidTr="00E43EFB">
        <w:trPr>
          <w:divId w:val="2116439976"/>
          <w:cantSplit/>
          <w:jc w:val="center"/>
        </w:trPr>
        <w:tc>
          <w:tcPr>
            <w:tcW w:w="7120" w:type="dxa"/>
          </w:tcPr>
          <w:p w14:paraId="0EDE8828"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GUID=90af2a2d-ea6f-422a-9581-d68159dff3e2 </w:instrText>
            </w:r>
            <w:r w:rsidRPr="00E43EFB">
              <w:rPr>
                <w:rFonts w:ascii="Times New Roman" w:hAnsi="Times New Roman" w:cs="Times New Roman"/>
                <w:sz w:val="22"/>
                <w:szCs w:val="20"/>
                <w:lang w:val="en-GB" w:eastAsia="en-US"/>
              </w:rPr>
              <w:fldChar w:fldCharType="end"/>
            </w:r>
          </w:p>
        </w:tc>
      </w:tr>
      <w:tr w:rsidR="00E43EFB" w:rsidRPr="00E43EFB" w14:paraId="26516922" w14:textId="77777777" w:rsidTr="00E43EFB">
        <w:trPr>
          <w:divId w:val="2116439976"/>
          <w:cantSplit/>
          <w:jc w:val="center"/>
        </w:trPr>
        <w:tc>
          <w:tcPr>
            <w:tcW w:w="7120" w:type="dxa"/>
          </w:tcPr>
          <w:p w14:paraId="26870ED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GUID=b9e71fd8-3262-465d-a686-1fc966980959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w:t>
            </w:r>
          </w:p>
        </w:tc>
      </w:tr>
      <w:tr w:rsidR="00E43EFB" w:rsidRPr="00E43EFB" w14:paraId="3D84344B" w14:textId="77777777" w:rsidTr="00E43EFB">
        <w:trPr>
          <w:divId w:val="2116439976"/>
          <w:cantSplit/>
          <w:jc w:val="center"/>
        </w:trPr>
        <w:tc>
          <w:tcPr>
            <w:tcW w:w="7120" w:type="dxa"/>
          </w:tcPr>
          <w:p w14:paraId="1C3B101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GUID=c5e5f8d9-0b8c-4307-b218-8d838cc9a6ef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particulars of paragraph(s) [</w:t>
            </w:r>
            <w:r w:rsidRPr="00E43EFB">
              <w:rPr>
                <w:rFonts w:ascii="Times New Roman" w:hAnsi="Times New Roman" w:cs="Times New Roman"/>
                <w:i/>
                <w:sz w:val="22"/>
                <w:szCs w:val="22"/>
                <w:lang w:val="en-GB" w:eastAsia="en-US"/>
              </w:rPr>
              <w:t>to state the relevant paragraphs</w:t>
            </w:r>
            <w:r w:rsidRPr="00E43EFB">
              <w:rPr>
                <w:rFonts w:ascii="Times New Roman" w:hAnsi="Times New Roman" w:cs="Times New Roman"/>
                <w:sz w:val="22"/>
                <w:szCs w:val="22"/>
                <w:lang w:val="en-GB" w:eastAsia="en-US"/>
              </w:rPr>
              <w:t>] of the Statement of Claim are set out below:</w:t>
            </w:r>
          </w:p>
          <w:p w14:paraId="20E470C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GUID=6bb9432b-270f-419a-8180-8db88b56fa16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particulars</w:t>
            </w:r>
            <w:r w:rsidRPr="00E43EFB">
              <w:rPr>
                <w:rFonts w:ascii="Times New Roman" w:hAnsi="Times New Roman" w:cs="Times New Roman"/>
                <w:sz w:val="22"/>
                <w:szCs w:val="22"/>
                <w:lang w:val="en-GB" w:eastAsia="en-US"/>
              </w:rPr>
              <w:t>]</w:t>
            </w:r>
          </w:p>
          <w:p w14:paraId="76C6A3BB"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3B767521" w14:textId="77777777" w:rsidTr="00E43EFB">
        <w:trPr>
          <w:divId w:val="2116439976"/>
          <w:cantSplit/>
          <w:jc w:val="center"/>
        </w:trPr>
        <w:tc>
          <w:tcPr>
            <w:tcW w:w="7120" w:type="dxa"/>
          </w:tcPr>
          <w:p w14:paraId="13D708B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GUID=c7d6e442-80eb-423a-bd63-1b50b250c438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t>*If there are any pending bankruptcy proceedings stated in paragraph 5 of the Statement of Claim, to state the following particulars of the bankruptcy proceedings:</w:t>
            </w:r>
          </w:p>
        </w:tc>
      </w:tr>
      <w:tr w:rsidR="00E43EFB" w:rsidRPr="00E43EFB" w14:paraId="00EC57F0" w14:textId="77777777" w:rsidTr="00E43EFB">
        <w:trPr>
          <w:divId w:val="2116439976"/>
          <w:cantSplit/>
          <w:jc w:val="center"/>
        </w:trPr>
        <w:tc>
          <w:tcPr>
            <w:tcW w:w="7120" w:type="dxa"/>
          </w:tcPr>
          <w:p w14:paraId="4A78373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GUID=d5b2774d-76be-43b3-b68d-c26b5ee069b8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suit number:</w:t>
            </w:r>
          </w:p>
        </w:tc>
      </w:tr>
      <w:tr w:rsidR="00E43EFB" w:rsidRPr="00E43EFB" w14:paraId="536E2158" w14:textId="77777777" w:rsidTr="00E43EFB">
        <w:trPr>
          <w:divId w:val="2116439976"/>
          <w:cantSplit/>
          <w:jc w:val="center"/>
        </w:trPr>
        <w:tc>
          <w:tcPr>
            <w:tcW w:w="7120" w:type="dxa"/>
          </w:tcPr>
          <w:p w14:paraId="05F642D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GUID=ad699ae7-cd11-4186-a0fd-141b83580f3f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Whether creditor’s bankruptcy application or debtor’s bankruptcy application:</w:t>
            </w:r>
          </w:p>
        </w:tc>
      </w:tr>
      <w:tr w:rsidR="00E43EFB" w:rsidRPr="00E43EFB" w14:paraId="41EC8E65" w14:textId="77777777" w:rsidTr="00E43EFB">
        <w:trPr>
          <w:divId w:val="2116439976"/>
          <w:cantSplit/>
          <w:jc w:val="center"/>
        </w:trPr>
        <w:tc>
          <w:tcPr>
            <w:tcW w:w="7120" w:type="dxa"/>
          </w:tcPr>
          <w:p w14:paraId="430215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GUID=2750d177-3a93-40ab-834d-51d63101f53a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Name of Creditor:</w:t>
            </w:r>
          </w:p>
        </w:tc>
      </w:tr>
      <w:tr w:rsidR="00E43EFB" w:rsidRPr="00E43EFB" w14:paraId="7664B024" w14:textId="77777777" w:rsidTr="00E43EFB">
        <w:trPr>
          <w:divId w:val="2116439976"/>
          <w:cantSplit/>
          <w:jc w:val="center"/>
        </w:trPr>
        <w:tc>
          <w:tcPr>
            <w:tcW w:w="7120" w:type="dxa"/>
          </w:tcPr>
          <w:p w14:paraId="2B1F9A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GUID=fd854503-de98-4f2a-8b5f-3bd3b5f9b5c7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Amount of debt claimed:</w:t>
            </w:r>
          </w:p>
        </w:tc>
      </w:tr>
      <w:tr w:rsidR="00E43EFB" w:rsidRPr="00E43EFB" w14:paraId="74E6A87F" w14:textId="77777777" w:rsidTr="00E43EFB">
        <w:trPr>
          <w:divId w:val="2116439976"/>
          <w:cantSplit/>
          <w:jc w:val="center"/>
        </w:trPr>
        <w:tc>
          <w:tcPr>
            <w:tcW w:w="7120" w:type="dxa"/>
          </w:tcPr>
          <w:p w14:paraId="0FC65EB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GUID=e1735c5c-7113-4c38-9782-02320a851467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Status of proceedings:</w:t>
            </w:r>
          </w:p>
          <w:p w14:paraId="482CAC9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21063741" w14:textId="77777777" w:rsidTr="00E43EFB">
        <w:trPr>
          <w:divId w:val="2116439976"/>
          <w:cantSplit/>
          <w:jc w:val="center"/>
        </w:trPr>
        <w:tc>
          <w:tcPr>
            <w:tcW w:w="7120" w:type="dxa"/>
          </w:tcPr>
          <w:p w14:paraId="4FDB0972"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GUID=796db495-821f-46e5-9f9a-8eb9f8236ca2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The following documents are annexed herein:</w:t>
            </w:r>
          </w:p>
        </w:tc>
      </w:tr>
      <w:tr w:rsidR="00E43EFB" w:rsidRPr="00E43EFB" w14:paraId="54C71C89" w14:textId="77777777" w:rsidTr="00E43EFB">
        <w:trPr>
          <w:divId w:val="2116439976"/>
          <w:cantSplit/>
          <w:jc w:val="center"/>
        </w:trPr>
        <w:tc>
          <w:tcPr>
            <w:tcW w:w="7120" w:type="dxa"/>
          </w:tcPr>
          <w:p w14:paraId="06826E1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GUID=ed89a07d-d975-4352-a543-9bef92c47c5c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Marriage Certificate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5F2CC586" w14:textId="77777777" w:rsidTr="00E43EFB">
        <w:trPr>
          <w:divId w:val="2116439976"/>
          <w:cantSplit/>
          <w:jc w:val="center"/>
        </w:trPr>
        <w:tc>
          <w:tcPr>
            <w:tcW w:w="7120" w:type="dxa"/>
          </w:tcPr>
          <w:p w14:paraId="759E90F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GUID=dd890fb4-fe7b-4f5c-9fff-490592e690f1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*Consent of the Defendant to a judgment being granted on the ground of 3 years’ separation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1CE8D8A5" w14:textId="77777777" w:rsidTr="00E43EFB">
        <w:trPr>
          <w:divId w:val="2116439976"/>
          <w:cantSplit/>
          <w:jc w:val="center"/>
        </w:trPr>
        <w:tc>
          <w:tcPr>
            <w:tcW w:w="7120" w:type="dxa"/>
          </w:tcPr>
          <w:p w14:paraId="53A2858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GUID=8aa10991-f981-4801-a353-a56ecf24c499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search result on information relating to bankruptcy proceedings against the Plaintiff and the Defendant pending as at (</w:t>
            </w:r>
            <w:r w:rsidRPr="00E43EFB">
              <w:rPr>
                <w:rFonts w:ascii="Times New Roman" w:hAnsi="Times New Roman" w:cs="Times New Roman"/>
                <w:i/>
                <w:sz w:val="22"/>
                <w:szCs w:val="22"/>
                <w:lang w:val="en-GB" w:eastAsia="en-US"/>
              </w:rPr>
              <w:t>to state date, which shall not be later than 7 days immediately preceding the date of filing of this Writ</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31CC97A6" w14:textId="77777777" w:rsidTr="00E43EFB">
        <w:trPr>
          <w:divId w:val="2116439976"/>
          <w:cantSplit/>
          <w:jc w:val="center"/>
        </w:trPr>
        <w:tc>
          <w:tcPr>
            <w:tcW w:w="7120" w:type="dxa"/>
          </w:tcPr>
          <w:p w14:paraId="2BCBF4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GUID=de11d129-0715-433e-b9aa-6db3a158b7e3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*Any relevant up-to-date medical report for a maintenance claim by an incapacitated husband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4A71B16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(e)      Any other document(s)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06B03AC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3019FEE5" w14:textId="77777777" w:rsidTr="00E43EFB">
        <w:trPr>
          <w:divId w:val="2116439976"/>
          <w:cantSplit/>
          <w:jc w:val="center"/>
        </w:trPr>
        <w:tc>
          <w:tcPr>
            <w:tcW w:w="7120" w:type="dxa"/>
          </w:tcPr>
          <w:p w14:paraId="10E2989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GUID=fd0442a9-565b-4774-892e-cba942a2a4f9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The Plaintiff is aware of</w:t>
            </w:r>
            <w:proofErr w:type="gramStart"/>
            <w:r w:rsidRPr="00E43EFB">
              <w:rPr>
                <w:rFonts w:ascii="Times New Roman" w:hAnsi="Times New Roman" w:cs="Times New Roman"/>
                <w:sz w:val="22"/>
                <w:szCs w:val="22"/>
                <w:lang w:val="en-GB" w:eastAsia="en-US"/>
              </w:rPr>
              <w:t>*, or</w:t>
            </w:r>
            <w:proofErr w:type="gramEnd"/>
            <w:r w:rsidRPr="00E43EFB">
              <w:rPr>
                <w:rFonts w:ascii="Times New Roman" w:hAnsi="Times New Roman" w:cs="Times New Roman"/>
                <w:sz w:val="22"/>
                <w:szCs w:val="22"/>
                <w:lang w:val="en-GB" w:eastAsia="en-US"/>
              </w:rPr>
              <w:t xml:space="preserve"> has been informed by the solicitor acting for him about*, the options of family mediation or counselling, before filing the writ.</w:t>
            </w:r>
          </w:p>
          <w:p w14:paraId="6004B82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01180FEA" w14:textId="77777777" w:rsidTr="00E43EFB">
        <w:trPr>
          <w:divId w:val="2116439976"/>
          <w:cantSplit/>
          <w:jc w:val="center"/>
        </w:trPr>
        <w:tc>
          <w:tcPr>
            <w:tcW w:w="7120" w:type="dxa"/>
          </w:tcPr>
          <w:p w14:paraId="705476A6"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GUID=5b716c8b-773b-4b73-96e8-913c92326d45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Signature: </w:t>
            </w:r>
          </w:p>
          <w:p w14:paraId="7358A7E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GUID=0b1c474a-8d04-405e-9bd4-9a33385ad5b5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Name of Plaintiff/Plaintiff’s Solicitor*</w:t>
            </w:r>
          </w:p>
          <w:p w14:paraId="2B2D3A0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GUID=c6b79d62-27fb-4061-bc96-0ac9acdff4a4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Date:</w:t>
            </w:r>
          </w:p>
        </w:tc>
      </w:tr>
      <w:tr w:rsidR="00E43EFB" w:rsidRPr="00E43EFB" w14:paraId="6182CD7D" w14:textId="77777777" w:rsidTr="00E43EFB">
        <w:trPr>
          <w:divId w:val="2116439976"/>
          <w:cantSplit/>
          <w:jc w:val="center"/>
        </w:trPr>
        <w:tc>
          <w:tcPr>
            <w:tcW w:w="7120" w:type="dxa"/>
          </w:tcPr>
          <w:p w14:paraId="132730AB"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GUID=7c17ce3d-cf0f-4fe9-ad94-90443496bf83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*Delete where inapplicable.</w:t>
            </w:r>
          </w:p>
        </w:tc>
      </w:tr>
    </w:tbl>
    <w:p w14:paraId="721210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16EA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35FE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767C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92E0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B539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0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1C443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6188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5CF48E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2CF7C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2B2F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BE3B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0608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864C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376A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437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6D8D6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7BBA9E2" w14:textId="77777777" w:rsidR="00EB2667" w:rsidRDefault="00EB2667" w:rsidP="006F2CA2">
      <w:pPr>
        <w:spacing w:before="0" w:after="200" w:line="276" w:lineRule="auto"/>
        <w:divId w:val="2116439976"/>
        <w:rPr>
          <w:rFonts w:ascii="Calibri" w:eastAsia="Calibri" w:hAnsi="Calibri" w:cs="Times New Roman"/>
          <w:sz w:val="22"/>
          <w:szCs w:val="22"/>
          <w:lang w:eastAsia="en-US"/>
        </w:rPr>
      </w:pPr>
    </w:p>
    <w:p w14:paraId="65710902" w14:textId="77777777" w:rsidR="00EB2667" w:rsidRPr="006F2CA2" w:rsidRDefault="00EB2667" w:rsidP="006F2CA2">
      <w:pPr>
        <w:spacing w:before="0" w:after="200" w:line="276" w:lineRule="auto"/>
        <w:divId w:val="2116439976"/>
        <w:rPr>
          <w:rFonts w:ascii="Calibri" w:eastAsia="Calibri" w:hAnsi="Calibri" w:cs="Times New Roman"/>
          <w:sz w:val="22"/>
          <w:szCs w:val="22"/>
          <w:lang w:eastAsia="en-US"/>
        </w:rPr>
      </w:pPr>
    </w:p>
    <w:p w14:paraId="3C737DA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A72C2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6956BE5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3FD21E4D"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AE13700"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2D0802B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GUID=f7cf8892-f223-463f-9ed3-c38035ca5c78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9</w:t>
      </w:r>
    </w:p>
    <w:tbl>
      <w:tblPr>
        <w:tblW w:w="7120" w:type="dxa"/>
        <w:jc w:val="center"/>
        <w:tblLook w:val="04A0" w:firstRow="1" w:lastRow="0" w:firstColumn="1" w:lastColumn="0" w:noHBand="0" w:noVBand="1"/>
      </w:tblPr>
      <w:tblGrid>
        <w:gridCol w:w="7120"/>
      </w:tblGrid>
      <w:tr w:rsidR="006F2CA2" w:rsidRPr="006F2CA2" w14:paraId="18DE69A4" w14:textId="77777777" w:rsidTr="006F2CA2">
        <w:trPr>
          <w:divId w:val="2116439976"/>
          <w:cantSplit/>
          <w:jc w:val="center"/>
        </w:trPr>
        <w:tc>
          <w:tcPr>
            <w:tcW w:w="7120" w:type="dxa"/>
          </w:tcPr>
          <w:p w14:paraId="275C3EB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GUID=20981491-e056-459c-882c-0fec8672c50e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44, 47, 48, 60, 84</w:t>
            </w:r>
          </w:p>
        </w:tc>
      </w:tr>
      <w:tr w:rsidR="006F2CA2" w:rsidRPr="006F2CA2" w14:paraId="148AC142" w14:textId="77777777" w:rsidTr="006F2CA2">
        <w:trPr>
          <w:divId w:val="2116439976"/>
          <w:cantSplit/>
          <w:jc w:val="center"/>
        </w:trPr>
        <w:tc>
          <w:tcPr>
            <w:tcW w:w="7120" w:type="dxa"/>
          </w:tcPr>
          <w:p w14:paraId="278781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GUID=708aa6bf-1752-46a1-b9e4-6ae468c1d672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(OTHER PARTY) FORM)</w:t>
            </w:r>
          </w:p>
        </w:tc>
      </w:tr>
      <w:tr w:rsidR="006F2CA2" w:rsidRPr="006F2CA2" w14:paraId="5C3A22AD" w14:textId="77777777" w:rsidTr="006F2CA2">
        <w:trPr>
          <w:divId w:val="2116439976"/>
          <w:cantSplit/>
          <w:jc w:val="center"/>
        </w:trPr>
        <w:tc>
          <w:tcPr>
            <w:tcW w:w="7120" w:type="dxa"/>
          </w:tcPr>
          <w:p w14:paraId="2A24AE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GUID=0a20c7d1-1b51-4fb0-a683-af1ed4a66053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C7110D5" w14:textId="77777777" w:rsidTr="006F2CA2">
        <w:trPr>
          <w:divId w:val="2116439976"/>
          <w:cantSplit/>
          <w:jc w:val="center"/>
        </w:trPr>
        <w:tc>
          <w:tcPr>
            <w:tcW w:w="7120" w:type="dxa"/>
          </w:tcPr>
          <w:p w14:paraId="3D5121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GUID=2538d8f9-270f-4441-9fcd-32547bb6826d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264055" w14:textId="77777777" w:rsidTr="006F2CA2">
        <w:trPr>
          <w:divId w:val="2116439976"/>
          <w:cantSplit/>
          <w:jc w:val="center"/>
        </w:trPr>
        <w:tc>
          <w:tcPr>
            <w:tcW w:w="7120" w:type="dxa"/>
          </w:tcPr>
          <w:p w14:paraId="489FA2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GUID=0ed917b1-8169-4c70-81cc-a70c4c5b41d0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C47346" w14:textId="77777777" w:rsidTr="006F2CA2">
        <w:trPr>
          <w:divId w:val="2116439976"/>
          <w:cantSplit/>
          <w:jc w:val="center"/>
        </w:trPr>
        <w:tc>
          <w:tcPr>
            <w:tcW w:w="7120" w:type="dxa"/>
          </w:tcPr>
          <w:p w14:paraId="697EBA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GUID=fef6f9b6-32c5-4778-88d2-8da207d79e36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BAD10C0" w14:textId="77777777" w:rsidTr="006F2CA2">
        <w:trPr>
          <w:divId w:val="2116439976"/>
          <w:cantSplit/>
          <w:jc w:val="center"/>
        </w:trPr>
        <w:tc>
          <w:tcPr>
            <w:tcW w:w="7120" w:type="dxa"/>
          </w:tcPr>
          <w:p w14:paraId="34870A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GUID=067816cd-57f2-4074-957b-8d18e87baa0d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7EF559F" w14:textId="77777777" w:rsidTr="006F2CA2">
        <w:trPr>
          <w:divId w:val="2116439976"/>
          <w:cantSplit/>
          <w:jc w:val="center"/>
        </w:trPr>
        <w:tc>
          <w:tcPr>
            <w:tcW w:w="7120" w:type="dxa"/>
          </w:tcPr>
          <w:p w14:paraId="79687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GUID=740287cd-4064-486b-9d4e-fcc48a288c55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F87CA5C" w14:textId="77777777" w:rsidTr="006F2CA2">
        <w:trPr>
          <w:divId w:val="2116439976"/>
          <w:cantSplit/>
          <w:jc w:val="center"/>
        </w:trPr>
        <w:tc>
          <w:tcPr>
            <w:tcW w:w="7120" w:type="dxa"/>
          </w:tcPr>
          <w:p w14:paraId="73B486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GUID=3c2b992f-05bc-4927-9d76-c1be493cff3d </w:instrText>
            </w:r>
            <w:r w:rsidRPr="006F2CA2">
              <w:rPr>
                <w:rFonts w:ascii="Times New Roman" w:hAnsi="Times New Roman" w:cs="Times New Roman"/>
                <w:sz w:val="22"/>
                <w:szCs w:val="20"/>
                <w:lang w:val="en-GB" w:eastAsia="en-US"/>
              </w:rPr>
              <w:fldChar w:fldCharType="end"/>
            </w:r>
          </w:p>
        </w:tc>
      </w:tr>
      <w:tr w:rsidR="006F2CA2" w:rsidRPr="006F2CA2" w14:paraId="710E9D91" w14:textId="77777777" w:rsidTr="006F2CA2">
        <w:trPr>
          <w:divId w:val="2116439976"/>
          <w:cantSplit/>
          <w:jc w:val="center"/>
        </w:trPr>
        <w:tc>
          <w:tcPr>
            <w:tcW w:w="7120" w:type="dxa"/>
          </w:tcPr>
          <w:p w14:paraId="476B0E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GUID=fbaf9f53-73a8-4308-b3b2-dbf4508d4528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 CO-DEFENDANT/DEFENDANT IN</w:t>
            </w:r>
            <w:r w:rsidRPr="006F2CA2">
              <w:rPr>
                <w:rFonts w:ascii="Times New Roman" w:hAnsi="Times New Roman" w:cs="Times New Roman"/>
                <w:sz w:val="22"/>
                <w:szCs w:val="20"/>
                <w:lang w:val="en-GB" w:eastAsia="en-US"/>
              </w:rPr>
              <w:br/>
              <w:t xml:space="preserve">COUNTERCLAIM/PERSON ENTITLED TO </w:t>
            </w:r>
            <w:r w:rsidRPr="006F2CA2">
              <w:rPr>
                <w:rFonts w:ascii="Times New Roman" w:hAnsi="Times New Roman" w:cs="Times New Roman"/>
                <w:sz w:val="22"/>
                <w:szCs w:val="20"/>
                <w:lang w:val="en-GB" w:eastAsia="en-US"/>
              </w:rPr>
              <w:br/>
              <w:t>INTERVENE/OTHER PARTY</w:t>
            </w:r>
          </w:p>
        </w:tc>
      </w:tr>
      <w:tr w:rsidR="006F2CA2" w:rsidRPr="006F2CA2" w14:paraId="4BA5B048" w14:textId="77777777" w:rsidTr="006F2CA2">
        <w:trPr>
          <w:divId w:val="2116439976"/>
          <w:cantSplit/>
          <w:jc w:val="center"/>
        </w:trPr>
        <w:tc>
          <w:tcPr>
            <w:tcW w:w="7120" w:type="dxa"/>
          </w:tcPr>
          <w:p w14:paraId="58BFA8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GUID=91fc8fc8-a5e7-4c1b-b735-59f8f3b93547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7CF40FF4" w14:textId="77777777" w:rsidTr="006F2CA2">
        <w:trPr>
          <w:divId w:val="2116439976"/>
          <w:cantSplit/>
          <w:jc w:val="center"/>
        </w:trPr>
        <w:tc>
          <w:tcPr>
            <w:tcW w:w="7120" w:type="dxa"/>
          </w:tcPr>
          <w:p w14:paraId="2E689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GUID=cc214af1-2ae9-4529-96d1-2102901ac1c7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case of a Writ of Summons and Statement of</w:t>
            </w:r>
            <w:r w:rsidRPr="006F2CA2">
              <w:rPr>
                <w:rFonts w:ascii="Times New Roman" w:hAnsi="Times New Roman" w:cs="Times New Roman"/>
                <w:sz w:val="22"/>
                <w:szCs w:val="20"/>
                <w:lang w:val="en-GB" w:eastAsia="en-US"/>
              </w:rPr>
              <w:br/>
              <w:t>Claim/Defence/Counterclaim based on adultery or improper association)</w:t>
            </w:r>
          </w:p>
        </w:tc>
      </w:tr>
      <w:tr w:rsidR="006F2CA2" w:rsidRPr="006F2CA2" w14:paraId="5086C691" w14:textId="77777777" w:rsidTr="006F2CA2">
        <w:trPr>
          <w:divId w:val="2116439976"/>
          <w:cantSplit/>
          <w:jc w:val="center"/>
        </w:trPr>
        <w:tc>
          <w:tcPr>
            <w:tcW w:w="7120" w:type="dxa"/>
          </w:tcPr>
          <w:p w14:paraId="3A14F1A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GUID=b4c754ad-8c86-4370-824e-30dfa2d7b710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NOTICE OF PROCEEDINGS</w:t>
            </w:r>
          </w:p>
        </w:tc>
      </w:tr>
      <w:tr w:rsidR="006F2CA2" w:rsidRPr="006F2CA2" w14:paraId="0D2EED8D" w14:textId="77777777" w:rsidTr="006F2CA2">
        <w:trPr>
          <w:divId w:val="2116439976"/>
          <w:cantSplit/>
          <w:jc w:val="center"/>
        </w:trPr>
        <w:tc>
          <w:tcPr>
            <w:tcW w:w="7120" w:type="dxa"/>
          </w:tcPr>
          <w:p w14:paraId="5D7C86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GUID=e7482bdb-0754-4f43-872a-62127e77b348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4D61A1B5" w14:textId="77777777" w:rsidTr="006F2CA2">
        <w:trPr>
          <w:divId w:val="2116439976"/>
          <w:cantSplit/>
          <w:jc w:val="center"/>
        </w:trPr>
        <w:tc>
          <w:tcPr>
            <w:tcW w:w="7120" w:type="dxa"/>
          </w:tcPr>
          <w:p w14:paraId="5C5BEB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GUID=5e276c2f-048a-4efe-93a2-0b5074db21e6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Co-Defendant/Defendant in Counterclaim/Person Entitled to Intervene/Other Party (To </w:t>
            </w:r>
            <w:proofErr w:type="gramStart"/>
            <w:r w:rsidRPr="006F2CA2">
              <w:rPr>
                <w:rFonts w:ascii="Times New Roman" w:hAnsi="Times New Roman" w:cs="Times New Roman"/>
                <w:i/>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5DF801CF" w14:textId="77777777" w:rsidTr="006F2CA2">
        <w:trPr>
          <w:divId w:val="2116439976"/>
          <w:cantSplit/>
          <w:jc w:val="center"/>
        </w:trPr>
        <w:tc>
          <w:tcPr>
            <w:tcW w:w="7120" w:type="dxa"/>
          </w:tcPr>
          <w:p w14:paraId="358582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GUID=d7bff08e-ee32-4358-a4ac-2419bf58011a </w:instrText>
            </w:r>
            <w:r w:rsidRPr="006F2CA2">
              <w:rPr>
                <w:rFonts w:ascii="Times New Roman" w:hAnsi="Times New Roman" w:cs="Times New Roman"/>
                <w:sz w:val="22"/>
                <w:szCs w:val="20"/>
                <w:lang w:val="en-GB" w:eastAsia="en-US"/>
              </w:rPr>
              <w:fldChar w:fldCharType="end"/>
            </w:r>
          </w:p>
        </w:tc>
      </w:tr>
      <w:tr w:rsidR="006F2CA2" w:rsidRPr="006F2CA2" w14:paraId="1F4E5D9F" w14:textId="77777777" w:rsidTr="006F2CA2">
        <w:trPr>
          <w:divId w:val="2116439976"/>
          <w:cantSplit/>
          <w:jc w:val="center"/>
        </w:trPr>
        <w:tc>
          <w:tcPr>
            <w:tcW w:w="7120" w:type="dxa"/>
          </w:tcPr>
          <w:p w14:paraId="0E6A4E6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GUID=ca6eed8c-6f0a-4143-9a0c-5ce1469a20c7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1.</w:t>
            </w:r>
            <w:r w:rsidRPr="006F2CA2">
              <w:rPr>
                <w:rFonts w:ascii="Times New Roman" w:hAnsi="Times New Roman" w:cs="Times New Roman"/>
                <w:sz w:val="20"/>
                <w:szCs w:val="20"/>
                <w:lang w:val="en-GB" w:eastAsia="en-US"/>
              </w:rPr>
              <w:tab/>
              <w:t>NOTICE OF PROCEEDINGS</w:t>
            </w:r>
          </w:p>
        </w:tc>
      </w:tr>
      <w:tr w:rsidR="006F2CA2" w:rsidRPr="006F2CA2" w14:paraId="396EF979" w14:textId="77777777" w:rsidTr="006F2CA2">
        <w:trPr>
          <w:divId w:val="2116439976"/>
          <w:cantSplit/>
          <w:jc w:val="center"/>
        </w:trPr>
        <w:tc>
          <w:tcPr>
            <w:tcW w:w="7120" w:type="dxa"/>
          </w:tcPr>
          <w:p w14:paraId="1C6A69F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GUID=c56b2fa9-1f21-42e8-a516-85312fc96818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has been filed in the High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w:t>
            </w:r>
          </w:p>
        </w:tc>
      </w:tr>
      <w:tr w:rsidR="006F2CA2" w:rsidRPr="006F2CA2" w14:paraId="5C76EA57" w14:textId="77777777" w:rsidTr="006F2CA2">
        <w:trPr>
          <w:divId w:val="2116439976"/>
          <w:cantSplit/>
          <w:jc w:val="center"/>
        </w:trPr>
        <w:tc>
          <w:tcPr>
            <w:tcW w:w="7120" w:type="dxa"/>
          </w:tcPr>
          <w:p w14:paraId="7165764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GUID=9be7ba38-2253-4242-8c0e-cb76a47998aa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 copy of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delivered with this Notice.</w:t>
            </w:r>
          </w:p>
        </w:tc>
      </w:tr>
      <w:tr w:rsidR="006F2CA2" w:rsidRPr="006F2CA2" w14:paraId="46318E42" w14:textId="77777777" w:rsidTr="006F2CA2">
        <w:trPr>
          <w:divId w:val="2116439976"/>
          <w:cantSplit/>
          <w:jc w:val="center"/>
        </w:trPr>
        <w:tc>
          <w:tcPr>
            <w:tcW w:w="7120" w:type="dxa"/>
          </w:tcPr>
          <w:p w14:paraId="5908EB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GUID=473a49e4-f505-44b9-93fd-2568f50eeac6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Please read the instructions set out in Part 2 of this Notice carefully.</w:t>
            </w:r>
          </w:p>
        </w:tc>
      </w:tr>
      <w:tr w:rsidR="006F2CA2" w:rsidRPr="006F2CA2" w14:paraId="7638963C" w14:textId="77777777" w:rsidTr="006F2CA2">
        <w:trPr>
          <w:divId w:val="2116439976"/>
          <w:cantSplit/>
          <w:jc w:val="center"/>
        </w:trPr>
        <w:tc>
          <w:tcPr>
            <w:tcW w:w="7120" w:type="dxa"/>
          </w:tcPr>
          <w:p w14:paraId="762B4D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GUID=fe59a121-3c80-462c-b0bf-620f954519ba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36EFF482" w14:textId="77777777" w:rsidTr="006F2CA2">
        <w:trPr>
          <w:divId w:val="2116439976"/>
          <w:cantSplit/>
          <w:jc w:val="center"/>
        </w:trPr>
        <w:tc>
          <w:tcPr>
            <w:tcW w:w="7120" w:type="dxa"/>
          </w:tcPr>
          <w:p w14:paraId="73E86ECF"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GUID=1b418a72-7baa-4648-8907-5ece909deb8a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1869CDAD" w14:textId="77777777" w:rsidTr="006F2CA2">
        <w:trPr>
          <w:divId w:val="2116439976"/>
          <w:cantSplit/>
          <w:jc w:val="center"/>
        </w:trPr>
        <w:tc>
          <w:tcPr>
            <w:tcW w:w="7120" w:type="dxa"/>
          </w:tcPr>
          <w:p w14:paraId="2E83FC1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GUID=8af2272d-980d-45a2-b2ff-3c2d423056c5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complete the form in Annex A which is known as the </w:t>
            </w:r>
            <w:r w:rsidRPr="006F2CA2">
              <w:rPr>
                <w:rFonts w:ascii="Times New Roman" w:hAnsi="Times New Roman" w:cs="Times New Roman"/>
                <w:i/>
                <w:sz w:val="22"/>
                <w:szCs w:val="20"/>
                <w:lang w:val="en-GB" w:eastAsia="en-US"/>
              </w:rPr>
              <w:t>Acknowledgment of Service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7245E90A" w14:textId="77777777" w:rsidTr="006F2CA2">
        <w:trPr>
          <w:divId w:val="2116439976"/>
          <w:cantSplit/>
          <w:jc w:val="center"/>
        </w:trPr>
        <w:tc>
          <w:tcPr>
            <w:tcW w:w="7120" w:type="dxa"/>
          </w:tcPr>
          <w:p w14:paraId="2E0433D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GUID=aaf6db5f-5620-4854-a789-cad9f8b518fa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also complete the form in Annex B which is known as the </w:t>
            </w:r>
            <w:r w:rsidRPr="006F2CA2">
              <w:rPr>
                <w:rFonts w:ascii="Times New Roman" w:hAnsi="Times New Roman" w:cs="Times New Roman"/>
                <w:i/>
                <w:sz w:val="22"/>
                <w:szCs w:val="20"/>
                <w:lang w:val="en-GB" w:eastAsia="en-US"/>
              </w:rPr>
              <w:t>Memorandum of Appearance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(MOA), and file** it within 8/21* days from the day on which you have received this Writ/Defence/Defence and Counterclaim/Other Document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42FA7A13" w14:textId="77777777" w:rsidTr="006F2CA2">
        <w:trPr>
          <w:divId w:val="2116439976"/>
          <w:cantSplit/>
          <w:jc w:val="center"/>
        </w:trPr>
        <w:tc>
          <w:tcPr>
            <w:tcW w:w="7120" w:type="dxa"/>
          </w:tcPr>
          <w:p w14:paraId="7F0A23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GUID=234977c9-c3c7-4300-a134-11b538c5f19a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tc>
      </w:tr>
      <w:tr w:rsidR="006F2CA2" w:rsidRPr="006F2CA2" w14:paraId="4EDC297C" w14:textId="77777777" w:rsidTr="006F2CA2">
        <w:trPr>
          <w:divId w:val="2116439976"/>
          <w:cantSplit/>
          <w:jc w:val="center"/>
        </w:trPr>
        <w:tc>
          <w:tcPr>
            <w:tcW w:w="7120" w:type="dxa"/>
          </w:tcPr>
          <w:p w14:paraId="1E2A110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GUID=38cf4348-3b4f-474d-8abc-cfb952595ecc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E312491" w14:textId="77777777" w:rsidTr="006F2CA2">
        <w:trPr>
          <w:divId w:val="2116439976"/>
          <w:cantSplit/>
          <w:jc w:val="center"/>
        </w:trPr>
        <w:tc>
          <w:tcPr>
            <w:tcW w:w="7120" w:type="dxa"/>
          </w:tcPr>
          <w:p w14:paraId="6F3062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GUID=5ac7ebf2-819e-459e-910d-441e789ed118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r w:rsidR="006F2CA2" w:rsidRPr="006F2CA2" w14:paraId="7E64BD8E" w14:textId="77777777" w:rsidTr="006F2CA2">
        <w:trPr>
          <w:divId w:val="2116439976"/>
          <w:cantSplit/>
          <w:jc w:val="center"/>
        </w:trPr>
        <w:tc>
          <w:tcPr>
            <w:tcW w:w="7120" w:type="dxa"/>
          </w:tcPr>
          <w:p w14:paraId="2E549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GUID=37f57a91-80a7-4759-9408-9fd124b69433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tc>
      </w:tr>
      <w:tr w:rsidR="006F2CA2" w:rsidRPr="006F2CA2" w14:paraId="2DE3FA75" w14:textId="77777777" w:rsidTr="006F2CA2">
        <w:trPr>
          <w:divId w:val="2116439976"/>
          <w:cantSplit/>
          <w:jc w:val="center"/>
        </w:trPr>
        <w:tc>
          <w:tcPr>
            <w:tcW w:w="7120" w:type="dxa"/>
          </w:tcPr>
          <w:p w14:paraId="79C8F8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GUID=ae1a453d-815d-43e1-b432-078b6d004edc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Acknowledgment of Service (Other Party) Form</w:t>
            </w:r>
          </w:p>
        </w:tc>
      </w:tr>
      <w:tr w:rsidR="006F2CA2" w:rsidRPr="006F2CA2" w14:paraId="5335BD2D" w14:textId="77777777" w:rsidTr="006F2CA2">
        <w:trPr>
          <w:divId w:val="2116439976"/>
          <w:cantSplit/>
          <w:jc w:val="center"/>
        </w:trPr>
        <w:tc>
          <w:tcPr>
            <w:tcW w:w="7120" w:type="dxa"/>
          </w:tcPr>
          <w:p w14:paraId="1E0C26B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GUID=7b6e65ac-5b1e-4b2c-82c1-4d818bf002c4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15]</w:t>
            </w:r>
          </w:p>
        </w:tc>
      </w:tr>
      <w:tr w:rsidR="006F2CA2" w:rsidRPr="006F2CA2" w14:paraId="6195FC6A" w14:textId="77777777" w:rsidTr="006F2CA2">
        <w:trPr>
          <w:divId w:val="2116439976"/>
          <w:cantSplit/>
          <w:jc w:val="center"/>
        </w:trPr>
        <w:tc>
          <w:tcPr>
            <w:tcW w:w="7120" w:type="dxa"/>
          </w:tcPr>
          <w:p w14:paraId="4FA755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GUID=3a6c6bf8-fe8c-4245-b9a3-fdcb51f05c33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Memorandum of Appearance (Other Party) Form</w:t>
            </w:r>
          </w:p>
        </w:tc>
      </w:tr>
      <w:tr w:rsidR="006F2CA2" w:rsidRPr="006F2CA2" w14:paraId="18357981" w14:textId="77777777" w:rsidTr="006F2CA2">
        <w:trPr>
          <w:divId w:val="2116439976"/>
          <w:cantSplit/>
          <w:jc w:val="center"/>
        </w:trPr>
        <w:tc>
          <w:tcPr>
            <w:tcW w:w="7120" w:type="dxa"/>
          </w:tcPr>
          <w:p w14:paraId="52015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GUID=98396e38-5965-41a1-b36e-08fcc6d64bed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16]</w:t>
            </w:r>
          </w:p>
        </w:tc>
      </w:tr>
    </w:tbl>
    <w:p w14:paraId="568308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F2B0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6E90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ACC5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315E3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CC86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45DD6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4C523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FB345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12D89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0B4E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AA3F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006A6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FEFC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261FC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9F35F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GUID=af1d0ee4-ebff-441d-b948-f69216b9109a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10 </w:t>
      </w:r>
    </w:p>
    <w:tbl>
      <w:tblPr>
        <w:tblW w:w="7120" w:type="dxa"/>
        <w:jc w:val="center"/>
        <w:tblLook w:val="04A0" w:firstRow="1" w:lastRow="0" w:firstColumn="1" w:lastColumn="0" w:noHBand="0" w:noVBand="1"/>
      </w:tblPr>
      <w:tblGrid>
        <w:gridCol w:w="7120"/>
      </w:tblGrid>
      <w:tr w:rsidR="006F2CA2" w:rsidRPr="006F2CA2" w14:paraId="058A8F84" w14:textId="77777777" w:rsidTr="006F2CA2">
        <w:trPr>
          <w:divId w:val="2116439976"/>
          <w:cantSplit/>
          <w:jc w:val="center"/>
        </w:trPr>
        <w:tc>
          <w:tcPr>
            <w:tcW w:w="7120" w:type="dxa"/>
          </w:tcPr>
          <w:p w14:paraId="08E648F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GUID=03d0b132-6680-4ff3-b7e9-5dffbbbf940c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1F9D3738" w14:textId="77777777" w:rsidTr="006F2CA2">
        <w:trPr>
          <w:divId w:val="2116439976"/>
          <w:cantSplit/>
          <w:jc w:val="center"/>
        </w:trPr>
        <w:tc>
          <w:tcPr>
            <w:tcW w:w="7120" w:type="dxa"/>
          </w:tcPr>
          <w:p w14:paraId="2FB075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GUID=1962269b-c0e3-4ba1-8015-d79ef307c4ba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 FORM)</w:t>
            </w:r>
          </w:p>
        </w:tc>
      </w:tr>
      <w:tr w:rsidR="006F2CA2" w:rsidRPr="006F2CA2" w14:paraId="042D6738" w14:textId="77777777" w:rsidTr="006F2CA2">
        <w:trPr>
          <w:divId w:val="2116439976"/>
          <w:cantSplit/>
          <w:jc w:val="center"/>
        </w:trPr>
        <w:tc>
          <w:tcPr>
            <w:tcW w:w="7120" w:type="dxa"/>
          </w:tcPr>
          <w:p w14:paraId="6D5C2CB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GUID=cce66258-531a-47d8-b6d3-118653e4064c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7E80FDC" w14:textId="77777777" w:rsidTr="006F2CA2">
        <w:trPr>
          <w:divId w:val="2116439976"/>
          <w:cantSplit/>
          <w:jc w:val="center"/>
        </w:trPr>
        <w:tc>
          <w:tcPr>
            <w:tcW w:w="7120" w:type="dxa"/>
          </w:tcPr>
          <w:p w14:paraId="5CDD7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GUID=f12e3511-eb08-410f-b0c9-4ccc5598e7a7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05E070C" w14:textId="77777777" w:rsidTr="006F2CA2">
        <w:trPr>
          <w:divId w:val="2116439976"/>
          <w:cantSplit/>
          <w:jc w:val="center"/>
        </w:trPr>
        <w:tc>
          <w:tcPr>
            <w:tcW w:w="7120" w:type="dxa"/>
          </w:tcPr>
          <w:p w14:paraId="5CB53F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GUID=105d741a-2374-4902-9123-1f7267f71c37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A7C3E07" w14:textId="77777777" w:rsidTr="006F2CA2">
        <w:trPr>
          <w:divId w:val="2116439976"/>
          <w:cantSplit/>
          <w:jc w:val="center"/>
        </w:trPr>
        <w:tc>
          <w:tcPr>
            <w:tcW w:w="7120" w:type="dxa"/>
          </w:tcPr>
          <w:p w14:paraId="224134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GUID=c7aab703-fd1a-4dc8-aaea-cc8be384ce88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4D891B4" w14:textId="77777777" w:rsidTr="006F2CA2">
        <w:trPr>
          <w:divId w:val="2116439976"/>
          <w:cantSplit/>
          <w:jc w:val="center"/>
        </w:trPr>
        <w:tc>
          <w:tcPr>
            <w:tcW w:w="7120" w:type="dxa"/>
          </w:tcPr>
          <w:p w14:paraId="4B6460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GUID=8864065f-bf3c-49d8-8e0f-c80f06d47db4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77C697B" w14:textId="77777777" w:rsidTr="006F2CA2">
        <w:trPr>
          <w:divId w:val="2116439976"/>
          <w:cantSplit/>
          <w:jc w:val="center"/>
        </w:trPr>
        <w:tc>
          <w:tcPr>
            <w:tcW w:w="7120" w:type="dxa"/>
          </w:tcPr>
          <w:p w14:paraId="635AA5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GUID=b63cb5da-0dcf-480a-997a-551b5b768def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66AF883" w14:textId="77777777" w:rsidTr="006F2CA2">
        <w:trPr>
          <w:divId w:val="2116439976"/>
          <w:cantSplit/>
          <w:jc w:val="center"/>
        </w:trPr>
        <w:tc>
          <w:tcPr>
            <w:tcW w:w="7120" w:type="dxa"/>
          </w:tcPr>
          <w:p w14:paraId="6AE74C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GUID=07974600-2005-44ec-b194-3dfe7331cfda </w:instrText>
            </w:r>
            <w:r w:rsidRPr="006F2CA2">
              <w:rPr>
                <w:rFonts w:ascii="Times New Roman" w:hAnsi="Times New Roman" w:cs="Times New Roman"/>
                <w:sz w:val="22"/>
                <w:szCs w:val="20"/>
                <w:lang w:val="en-GB" w:eastAsia="en-US"/>
              </w:rPr>
              <w:fldChar w:fldCharType="end"/>
            </w:r>
          </w:p>
        </w:tc>
      </w:tr>
      <w:tr w:rsidR="006F2CA2" w:rsidRPr="006F2CA2" w14:paraId="15F29599" w14:textId="77777777" w:rsidTr="006F2CA2">
        <w:trPr>
          <w:divId w:val="2116439976"/>
          <w:cantSplit/>
          <w:jc w:val="center"/>
        </w:trPr>
        <w:tc>
          <w:tcPr>
            <w:tcW w:w="7120" w:type="dxa"/>
          </w:tcPr>
          <w:p w14:paraId="10CCA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GUID=d71adc22-1a65-4e73-a702-dfb1eb7cdf25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w:t>
            </w:r>
          </w:p>
        </w:tc>
      </w:tr>
      <w:tr w:rsidR="006F2CA2" w:rsidRPr="006F2CA2" w14:paraId="408F3D6A" w14:textId="77777777" w:rsidTr="006F2CA2">
        <w:trPr>
          <w:divId w:val="2116439976"/>
          <w:cantSplit/>
          <w:jc w:val="center"/>
        </w:trPr>
        <w:tc>
          <w:tcPr>
            <w:tcW w:w="7120" w:type="dxa"/>
          </w:tcPr>
          <w:p w14:paraId="1661CA0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GUID=cd57e31a-0995-4ea4-8a12-9a508bbc8947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29A7F363" w14:textId="77777777" w:rsidTr="006F2CA2">
        <w:trPr>
          <w:divId w:val="2116439976"/>
          <w:cantSplit/>
          <w:jc w:val="center"/>
        </w:trPr>
        <w:tc>
          <w:tcPr>
            <w:tcW w:w="7120" w:type="dxa"/>
          </w:tcPr>
          <w:p w14:paraId="5233D61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GUID=449acdef-3070-4cca-a4c2-6efa3720f022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0FE954FA" w14:textId="77777777" w:rsidTr="006F2CA2">
        <w:trPr>
          <w:divId w:val="2116439976"/>
          <w:cantSplit/>
          <w:jc w:val="center"/>
        </w:trPr>
        <w:tc>
          <w:tcPr>
            <w:tcW w:w="7120" w:type="dxa"/>
          </w:tcPr>
          <w:p w14:paraId="2B30F30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GUID=03bddd26-c5e6-41f2-8b59-628bc5ef03a7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Name: </w:t>
            </w:r>
          </w:p>
        </w:tc>
      </w:tr>
      <w:tr w:rsidR="006F2CA2" w:rsidRPr="006F2CA2" w14:paraId="5DD5537C" w14:textId="77777777" w:rsidTr="006F2CA2">
        <w:trPr>
          <w:divId w:val="2116439976"/>
          <w:cantSplit/>
          <w:jc w:val="center"/>
        </w:trPr>
        <w:tc>
          <w:tcPr>
            <w:tcW w:w="7120" w:type="dxa"/>
          </w:tcPr>
          <w:p w14:paraId="056DBC1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GUID=d61b55e4-e8ee-4d23-8094-6bfdeb547b18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031AFAA5" w14:textId="77777777" w:rsidTr="006F2CA2">
        <w:trPr>
          <w:divId w:val="2116439976"/>
          <w:cantSplit/>
          <w:jc w:val="center"/>
        </w:trPr>
        <w:tc>
          <w:tcPr>
            <w:tcW w:w="7120" w:type="dxa"/>
          </w:tcPr>
          <w:p w14:paraId="5BF09E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GUID=5afc69bf-f3ea-4aff-a9ef-700dc53a2a04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Agreement in Respect of Arrangements for the child/children*</w:t>
            </w:r>
          </w:p>
          <w:p w14:paraId="38FAA86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GUID=8ad4d016-50d5-4c72-99f8-a8cc4517b4eb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following arrangements have been agreed for the children:</w:t>
            </w:r>
          </w:p>
        </w:tc>
      </w:tr>
      <w:tr w:rsidR="006F2CA2" w:rsidRPr="006F2CA2" w14:paraId="658CEA17" w14:textId="77777777" w:rsidTr="006F2CA2">
        <w:trPr>
          <w:divId w:val="2116439976"/>
          <w:cantSplit/>
          <w:jc w:val="center"/>
        </w:trPr>
        <w:tc>
          <w:tcPr>
            <w:tcW w:w="7120" w:type="dxa"/>
          </w:tcPr>
          <w:p w14:paraId="3D0E382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GUID=27f01456-6ad0-428f-9791-74b92b0494d4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35B92552" w14:textId="77777777" w:rsidTr="006F2CA2">
        <w:trPr>
          <w:divId w:val="2116439976"/>
          <w:cantSplit/>
          <w:jc w:val="center"/>
        </w:trPr>
        <w:tc>
          <w:tcPr>
            <w:tcW w:w="7120" w:type="dxa"/>
          </w:tcPr>
          <w:p w14:paraId="69FD4E7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GUID=a5ef8f39-9e09-4321-88f1-cfc848a1762b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259E1364" w14:textId="77777777" w:rsidTr="006F2CA2">
        <w:trPr>
          <w:divId w:val="2116439976"/>
          <w:cantSplit/>
          <w:jc w:val="center"/>
        </w:trPr>
        <w:tc>
          <w:tcPr>
            <w:tcW w:w="7120" w:type="dxa"/>
          </w:tcPr>
          <w:p w14:paraId="1AD983B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GUID=1293ebf5-3ecc-472e-a60b-6c1044bee5a4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7BDF1CEB" w14:textId="77777777" w:rsidTr="006F2CA2">
        <w:trPr>
          <w:divId w:val="2116439976"/>
          <w:cantSplit/>
          <w:jc w:val="center"/>
        </w:trPr>
        <w:tc>
          <w:tcPr>
            <w:tcW w:w="7120" w:type="dxa"/>
          </w:tcPr>
          <w:p w14:paraId="3C5AA0F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GUID=bddd225f-8d73-44f0-9de6-28f14d6a1d06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7E17B945" w14:textId="77777777" w:rsidTr="006F2CA2">
        <w:trPr>
          <w:divId w:val="2116439976"/>
          <w:cantSplit/>
          <w:jc w:val="center"/>
        </w:trPr>
        <w:tc>
          <w:tcPr>
            <w:tcW w:w="7120" w:type="dxa"/>
          </w:tcPr>
          <w:p w14:paraId="39654BB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GUID=beac0177-ce92-4b7f-95c2-96d31a5f7baa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Orders Sought</w:t>
            </w:r>
          </w:p>
        </w:tc>
      </w:tr>
      <w:tr w:rsidR="006F2CA2" w:rsidRPr="006F2CA2" w14:paraId="7696CEE1" w14:textId="77777777" w:rsidTr="006F2CA2">
        <w:trPr>
          <w:divId w:val="2116439976"/>
          <w:cantSplit/>
          <w:jc w:val="center"/>
        </w:trPr>
        <w:tc>
          <w:tcPr>
            <w:tcW w:w="7120" w:type="dxa"/>
          </w:tcPr>
          <w:p w14:paraId="6F2B98E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GUID=2fe1e2ce-a0f1-4922-a349-05dedabdbab8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with the Defendant’s consent, the following orders to be made by the court:</w:t>
            </w:r>
          </w:p>
        </w:tc>
      </w:tr>
      <w:tr w:rsidR="006F2CA2" w:rsidRPr="006F2CA2" w14:paraId="0DDFB32A" w14:textId="77777777" w:rsidTr="006F2CA2">
        <w:trPr>
          <w:divId w:val="2116439976"/>
          <w:cantSplit/>
          <w:jc w:val="center"/>
        </w:trPr>
        <w:tc>
          <w:tcPr>
            <w:tcW w:w="7120" w:type="dxa"/>
          </w:tcPr>
          <w:p w14:paraId="128B87A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GUID=0f6ced3c-ed57-413c-9d74-980abbad3fce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agreement between parties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5CAA622A" w14:textId="77777777" w:rsidTr="006F2CA2">
        <w:trPr>
          <w:divId w:val="2116439976"/>
          <w:cantSplit/>
          <w:jc w:val="center"/>
        </w:trPr>
        <w:tc>
          <w:tcPr>
            <w:tcW w:w="7120" w:type="dxa"/>
          </w:tcPr>
          <w:p w14:paraId="59E90D2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GUID=178f0f1d-f343-4bd1-afe0-485538859e31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 in an affidavit, which should be attached to this Parenting Plan</w:t>
            </w:r>
            <w:r w:rsidRPr="006F2CA2">
              <w:rPr>
                <w:rFonts w:ascii="Times New Roman" w:hAnsi="Times New Roman" w:cs="Times New Roman"/>
                <w:sz w:val="22"/>
                <w:szCs w:val="20"/>
                <w:lang w:val="en-GB" w:eastAsia="en-US"/>
              </w:rPr>
              <w:t>]</w:t>
            </w:r>
          </w:p>
        </w:tc>
      </w:tr>
      <w:tr w:rsidR="006F2CA2" w:rsidRPr="006F2CA2" w14:paraId="74AC3C58" w14:textId="77777777" w:rsidTr="006F2CA2">
        <w:trPr>
          <w:divId w:val="2116439976"/>
          <w:cantSplit/>
          <w:jc w:val="center"/>
        </w:trPr>
        <w:tc>
          <w:tcPr>
            <w:tcW w:w="7120" w:type="dxa"/>
          </w:tcPr>
          <w:p w14:paraId="0F84CCA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GUID=a0553905-a0f4-40ba-a242-e92b10e6c170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agreement between parties regarding maintenance for the children of the marriage</w:t>
            </w:r>
            <w:r w:rsidRPr="006F2CA2">
              <w:rPr>
                <w:rFonts w:ascii="Times New Roman" w:hAnsi="Times New Roman" w:cs="Times New Roman"/>
                <w:sz w:val="22"/>
                <w:szCs w:val="20"/>
                <w:lang w:val="en-GB" w:eastAsia="en-US"/>
              </w:rPr>
              <w:t>]</w:t>
            </w:r>
          </w:p>
        </w:tc>
      </w:tr>
      <w:tr w:rsidR="006F2CA2" w:rsidRPr="006F2CA2" w14:paraId="5BA033F0" w14:textId="77777777" w:rsidTr="006F2CA2">
        <w:trPr>
          <w:divId w:val="2116439976"/>
          <w:cantSplit/>
          <w:jc w:val="center"/>
        </w:trPr>
        <w:tc>
          <w:tcPr>
            <w:tcW w:w="7120" w:type="dxa"/>
          </w:tcPr>
          <w:p w14:paraId="0E93EA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GUID=4659572a-4b14-4e66-b07c-d4d8af5ac88a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006F5D00" w14:textId="77777777" w:rsidTr="006F2CA2">
        <w:trPr>
          <w:divId w:val="2116439976"/>
          <w:cantSplit/>
          <w:jc w:val="center"/>
        </w:trPr>
        <w:tc>
          <w:tcPr>
            <w:tcW w:w="7120" w:type="dxa"/>
          </w:tcPr>
          <w:p w14:paraId="2BF566A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GUID=3fa965a8-608f-48d3-83df-f2eef2d914bb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3A38347" w14:textId="77777777" w:rsidTr="006F2CA2">
        <w:trPr>
          <w:divId w:val="2116439976"/>
          <w:cantSplit/>
          <w:jc w:val="center"/>
        </w:trPr>
        <w:tc>
          <w:tcPr>
            <w:tcW w:w="7120" w:type="dxa"/>
          </w:tcPr>
          <w:p w14:paraId="4B4F7E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GUID=259998fb-e491-4a76-a066-3640ee465805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7F825A73" w14:textId="77777777" w:rsidTr="006F2CA2">
        <w:trPr>
          <w:divId w:val="2116439976"/>
          <w:cantSplit/>
          <w:jc w:val="center"/>
        </w:trPr>
        <w:tc>
          <w:tcPr>
            <w:tcW w:w="7120" w:type="dxa"/>
          </w:tcPr>
          <w:p w14:paraId="72F015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GUID=21df999a-fe9f-435d-822c-addb78278c77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734CF5D2" w14:textId="77777777" w:rsidTr="006F2CA2">
        <w:trPr>
          <w:divId w:val="2116439976"/>
          <w:cantSplit/>
          <w:jc w:val="center"/>
        </w:trPr>
        <w:tc>
          <w:tcPr>
            <w:tcW w:w="7120" w:type="dxa"/>
          </w:tcPr>
          <w:p w14:paraId="46D4F87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GUID=029519fe-8d07-4c8e-9b08-483b215b3481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38253FEE" w14:textId="77777777" w:rsidTr="006F2CA2">
        <w:trPr>
          <w:divId w:val="2116439976"/>
          <w:cantSplit/>
          <w:jc w:val="center"/>
        </w:trPr>
        <w:tc>
          <w:tcPr>
            <w:tcW w:w="7120" w:type="dxa"/>
          </w:tcPr>
          <w:p w14:paraId="6A7F7E8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GUID=cfdca0df-b7b9-40d7-82e2-746bc1dfbeb0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45F4DC6D" w14:textId="77777777" w:rsidTr="006F2CA2">
        <w:trPr>
          <w:divId w:val="2116439976"/>
          <w:cantSplit/>
          <w:jc w:val="center"/>
        </w:trPr>
        <w:tc>
          <w:tcPr>
            <w:tcW w:w="7120" w:type="dxa"/>
          </w:tcPr>
          <w:p w14:paraId="08126D3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GUID=ccd25c9c-7fcb-4837-a1eb-333372a91fbb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24412820" w14:textId="77777777" w:rsidTr="006F2CA2">
        <w:trPr>
          <w:divId w:val="2116439976"/>
          <w:cantSplit/>
          <w:jc w:val="center"/>
        </w:trPr>
        <w:tc>
          <w:tcPr>
            <w:tcW w:w="7120" w:type="dxa"/>
          </w:tcPr>
          <w:p w14:paraId="5DB92EB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GUID=036581c0-86b3-48b1-9b7b-23fddf800cc4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7526C8E5" w14:textId="77777777" w:rsidTr="006F2CA2">
        <w:trPr>
          <w:divId w:val="2116439976"/>
          <w:cantSplit/>
          <w:jc w:val="center"/>
        </w:trPr>
        <w:tc>
          <w:tcPr>
            <w:tcW w:w="7120" w:type="dxa"/>
          </w:tcPr>
          <w:p w14:paraId="72AD15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GUID=d7786814-75bd-4873-b38f-df7ab285e0ff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56ACA698" w14:textId="77777777" w:rsidTr="006F2CA2">
        <w:trPr>
          <w:divId w:val="2116439976"/>
          <w:cantSplit/>
          <w:jc w:val="center"/>
        </w:trPr>
        <w:tc>
          <w:tcPr>
            <w:tcW w:w="7120" w:type="dxa"/>
          </w:tcPr>
          <w:p w14:paraId="6BF5F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GUID=acdebc58-663e-467a-a53a-128d5c3539ee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1601C95E" w14:textId="77777777" w:rsidTr="006F2CA2">
        <w:trPr>
          <w:divId w:val="2116439976"/>
          <w:cantSplit/>
          <w:jc w:val="center"/>
        </w:trPr>
        <w:tc>
          <w:tcPr>
            <w:tcW w:w="7120" w:type="dxa"/>
          </w:tcPr>
          <w:p w14:paraId="387FE7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GUID=28fec4ad-d2a5-4678-953c-bce5d2c714eb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1DE930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GUID=a9f34951-f730-4cf7-8637-b7bf619edbe1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01C310C9" w14:textId="77777777" w:rsidTr="006F2CA2">
        <w:trPr>
          <w:divId w:val="2116439976"/>
          <w:cantSplit/>
          <w:jc w:val="center"/>
        </w:trPr>
        <w:tc>
          <w:tcPr>
            <w:tcW w:w="7120" w:type="dxa"/>
          </w:tcPr>
          <w:p w14:paraId="5D96EB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GUID=00358a80-384a-4230-8c1c-33a5359c2b87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367AD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67019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B44F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4E44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B8ACD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BB0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4432B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5A2D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871F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C5131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7B17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4A0C6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CA3F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F8D6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37241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070F2A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81AD32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3823661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1117CE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GUID=f1bd3c4a-dbc1-44da-bba5-22ca6731c1e6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11</w:t>
      </w:r>
    </w:p>
    <w:tbl>
      <w:tblPr>
        <w:tblW w:w="7120" w:type="dxa"/>
        <w:jc w:val="center"/>
        <w:tblLook w:val="04A0" w:firstRow="1" w:lastRow="0" w:firstColumn="1" w:lastColumn="0" w:noHBand="0" w:noVBand="1"/>
      </w:tblPr>
      <w:tblGrid>
        <w:gridCol w:w="7120"/>
      </w:tblGrid>
      <w:tr w:rsidR="006F2CA2" w:rsidRPr="006F2CA2" w14:paraId="1EC52FE8" w14:textId="77777777" w:rsidTr="006F2CA2">
        <w:trPr>
          <w:divId w:val="2116439976"/>
          <w:cantSplit/>
          <w:jc w:val="center"/>
        </w:trPr>
        <w:tc>
          <w:tcPr>
            <w:tcW w:w="7120" w:type="dxa"/>
          </w:tcPr>
          <w:p w14:paraId="56F20C0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GUID=0564345f-f425-4770-aa2c-510c61d65400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57F83F38" w14:textId="77777777" w:rsidTr="006F2CA2">
        <w:trPr>
          <w:divId w:val="2116439976"/>
          <w:cantSplit/>
          <w:jc w:val="center"/>
        </w:trPr>
        <w:tc>
          <w:tcPr>
            <w:tcW w:w="7120" w:type="dxa"/>
          </w:tcPr>
          <w:p w14:paraId="0DCBA1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GUID=4c8bfd96-34a7-424b-aa6f-476e196bfe12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 FORM)</w:t>
            </w:r>
          </w:p>
        </w:tc>
      </w:tr>
      <w:tr w:rsidR="006F2CA2" w:rsidRPr="006F2CA2" w14:paraId="762ECE6B" w14:textId="77777777" w:rsidTr="006F2CA2">
        <w:trPr>
          <w:divId w:val="2116439976"/>
          <w:cantSplit/>
          <w:jc w:val="center"/>
        </w:trPr>
        <w:tc>
          <w:tcPr>
            <w:tcW w:w="7120" w:type="dxa"/>
          </w:tcPr>
          <w:p w14:paraId="699E3A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GUID=2f87433c-733a-44ab-ad0a-d00d5684af4d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ECA8D72" w14:textId="77777777" w:rsidTr="006F2CA2">
        <w:trPr>
          <w:divId w:val="2116439976"/>
          <w:cantSplit/>
          <w:jc w:val="center"/>
        </w:trPr>
        <w:tc>
          <w:tcPr>
            <w:tcW w:w="7120" w:type="dxa"/>
          </w:tcPr>
          <w:p w14:paraId="7CB1DF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GUID=9dff6f75-cb7c-47b8-9380-d7c1957b766b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FE59F0B" w14:textId="77777777" w:rsidTr="006F2CA2">
        <w:trPr>
          <w:divId w:val="2116439976"/>
          <w:cantSplit/>
          <w:jc w:val="center"/>
        </w:trPr>
        <w:tc>
          <w:tcPr>
            <w:tcW w:w="7120" w:type="dxa"/>
          </w:tcPr>
          <w:p w14:paraId="4BA123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GUID=09ae5921-e11e-4df8-8a98-2733db7e4be8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B7600C8" w14:textId="77777777" w:rsidTr="006F2CA2">
        <w:trPr>
          <w:divId w:val="2116439976"/>
          <w:cantSplit/>
          <w:jc w:val="center"/>
        </w:trPr>
        <w:tc>
          <w:tcPr>
            <w:tcW w:w="7120" w:type="dxa"/>
          </w:tcPr>
          <w:p w14:paraId="271353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GUID=5fc79c49-7fd7-44d7-9597-f350f446706a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E9AB0B0" w14:textId="77777777" w:rsidTr="006F2CA2">
        <w:trPr>
          <w:divId w:val="2116439976"/>
          <w:cantSplit/>
          <w:jc w:val="center"/>
        </w:trPr>
        <w:tc>
          <w:tcPr>
            <w:tcW w:w="7120" w:type="dxa"/>
          </w:tcPr>
          <w:p w14:paraId="6908B8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GUID=b2d445bb-2e70-435f-bc90-040627a0a9fc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08D9B9" w14:textId="77777777" w:rsidTr="006F2CA2">
        <w:trPr>
          <w:divId w:val="2116439976"/>
          <w:cantSplit/>
          <w:jc w:val="center"/>
        </w:trPr>
        <w:tc>
          <w:tcPr>
            <w:tcW w:w="7120" w:type="dxa"/>
          </w:tcPr>
          <w:p w14:paraId="5F790D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GUID=5bdfe73f-0fb4-4d60-8831-2e05b889dd72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3D1680B" w14:textId="77777777" w:rsidTr="006F2CA2">
        <w:trPr>
          <w:divId w:val="2116439976"/>
          <w:cantSplit/>
          <w:jc w:val="center"/>
        </w:trPr>
        <w:tc>
          <w:tcPr>
            <w:tcW w:w="7120" w:type="dxa"/>
          </w:tcPr>
          <w:p w14:paraId="68955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GUID=fe879ec9-e808-429c-a5bb-2154f54e30b3 </w:instrText>
            </w:r>
            <w:r w:rsidRPr="006F2CA2">
              <w:rPr>
                <w:rFonts w:ascii="Times New Roman" w:hAnsi="Times New Roman" w:cs="Times New Roman"/>
                <w:sz w:val="22"/>
                <w:szCs w:val="20"/>
                <w:lang w:val="en-GB" w:eastAsia="en-US"/>
              </w:rPr>
              <w:fldChar w:fldCharType="end"/>
            </w:r>
          </w:p>
        </w:tc>
      </w:tr>
      <w:tr w:rsidR="006F2CA2" w:rsidRPr="006F2CA2" w14:paraId="08DF3E83" w14:textId="77777777" w:rsidTr="006F2CA2">
        <w:trPr>
          <w:divId w:val="2116439976"/>
          <w:cantSplit/>
          <w:jc w:val="center"/>
        </w:trPr>
        <w:tc>
          <w:tcPr>
            <w:tcW w:w="7120" w:type="dxa"/>
          </w:tcPr>
          <w:p w14:paraId="539151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GUID=bba738b6-e159-4195-aaa7-23c0b9e55893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w:t>
            </w:r>
          </w:p>
        </w:tc>
      </w:tr>
      <w:tr w:rsidR="006F2CA2" w:rsidRPr="006F2CA2" w14:paraId="4B2F5BB8" w14:textId="77777777" w:rsidTr="006F2CA2">
        <w:trPr>
          <w:divId w:val="2116439976"/>
          <w:cantSplit/>
          <w:jc w:val="center"/>
        </w:trPr>
        <w:tc>
          <w:tcPr>
            <w:tcW w:w="7120" w:type="dxa"/>
          </w:tcPr>
          <w:p w14:paraId="776DD2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GUID=741db62e-7c3a-459c-a5a8-15ac0688e79f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5E35A37C" w14:textId="77777777" w:rsidTr="006F2CA2">
        <w:trPr>
          <w:divId w:val="2116439976"/>
          <w:cantSplit/>
          <w:jc w:val="center"/>
        </w:trPr>
        <w:tc>
          <w:tcPr>
            <w:tcW w:w="7120" w:type="dxa"/>
          </w:tcPr>
          <w:p w14:paraId="72DE88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GUID=c15bd34c-b9bb-4c50-9b29-6a8d20ec77d2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4EE04172" w14:textId="77777777" w:rsidTr="006F2CA2">
        <w:trPr>
          <w:divId w:val="2116439976"/>
          <w:cantSplit/>
          <w:jc w:val="center"/>
        </w:trPr>
        <w:tc>
          <w:tcPr>
            <w:tcW w:w="7120" w:type="dxa"/>
          </w:tcPr>
          <w:p w14:paraId="4ACDA9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GUID=56d53596-be0a-4a32-96cb-88354b8bc3c9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w:t>
            </w:r>
          </w:p>
        </w:tc>
      </w:tr>
      <w:tr w:rsidR="006F2CA2" w:rsidRPr="006F2CA2" w14:paraId="650199F4" w14:textId="77777777" w:rsidTr="006F2CA2">
        <w:trPr>
          <w:divId w:val="2116439976"/>
          <w:cantSplit/>
          <w:jc w:val="center"/>
        </w:trPr>
        <w:tc>
          <w:tcPr>
            <w:tcW w:w="7120" w:type="dxa"/>
          </w:tcPr>
          <w:p w14:paraId="0C3B96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GUID=8b9b8aca-3d0e-41d4-bd67-edfd0e01f22b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786EBC0A" w14:textId="77777777" w:rsidTr="006F2CA2">
        <w:trPr>
          <w:divId w:val="2116439976"/>
          <w:cantSplit/>
          <w:jc w:val="center"/>
        </w:trPr>
        <w:tc>
          <w:tcPr>
            <w:tcW w:w="7120" w:type="dxa"/>
          </w:tcPr>
          <w:p w14:paraId="097C16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GUID=11674491-31dd-48df-8e90-bdaae220974e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Current Arrangements</w:t>
            </w:r>
          </w:p>
        </w:tc>
      </w:tr>
      <w:tr w:rsidR="006F2CA2" w:rsidRPr="006F2CA2" w14:paraId="26318EB8" w14:textId="77777777" w:rsidTr="006F2CA2">
        <w:trPr>
          <w:divId w:val="2116439976"/>
          <w:cantSplit/>
          <w:jc w:val="center"/>
        </w:trPr>
        <w:tc>
          <w:tcPr>
            <w:tcW w:w="7120" w:type="dxa"/>
          </w:tcPr>
          <w:p w14:paraId="4B30B23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GUID=8fda1fc7-c668-4ee0-afc2-584afca07c60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7D15AB52" w14:textId="77777777" w:rsidTr="006F2CA2">
        <w:trPr>
          <w:divId w:val="2116439976"/>
          <w:cantSplit/>
          <w:jc w:val="center"/>
        </w:trPr>
        <w:tc>
          <w:tcPr>
            <w:tcW w:w="7120" w:type="dxa"/>
          </w:tcPr>
          <w:p w14:paraId="563CFF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GUID=0018c468-166a-4443-a008-bef6afe2a3ae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7EB147A2" w14:textId="77777777" w:rsidTr="006F2CA2">
        <w:trPr>
          <w:divId w:val="2116439976"/>
          <w:cantSplit/>
          <w:jc w:val="center"/>
        </w:trPr>
        <w:tc>
          <w:tcPr>
            <w:tcW w:w="7120" w:type="dxa"/>
          </w:tcPr>
          <w:p w14:paraId="435A6A6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GUID=8e1c144c-2d8b-46a8-8267-78c2168095d2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55888058" w14:textId="77777777" w:rsidTr="006F2CA2">
        <w:trPr>
          <w:divId w:val="2116439976"/>
          <w:cantSplit/>
          <w:jc w:val="center"/>
        </w:trPr>
        <w:tc>
          <w:tcPr>
            <w:tcW w:w="7120" w:type="dxa"/>
          </w:tcPr>
          <w:p w14:paraId="72161DF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GUID=581b1f84-06ed-4e4f-a207-94274c8ef784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413609C4" w14:textId="77777777" w:rsidTr="006F2CA2">
        <w:trPr>
          <w:divId w:val="2116439976"/>
          <w:cantSplit/>
          <w:jc w:val="center"/>
        </w:trPr>
        <w:tc>
          <w:tcPr>
            <w:tcW w:w="7120" w:type="dxa"/>
          </w:tcPr>
          <w:p w14:paraId="70B0944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GUID=3dbffec0-c239-49fe-bbab-59c04b0f5a86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0CA840C6" w14:textId="77777777" w:rsidTr="006F2CA2">
        <w:trPr>
          <w:divId w:val="2116439976"/>
          <w:cantSplit/>
          <w:jc w:val="center"/>
        </w:trPr>
        <w:tc>
          <w:tcPr>
            <w:tcW w:w="7120" w:type="dxa"/>
          </w:tcPr>
          <w:p w14:paraId="51217C3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GUID=447738aa-97a5-4601-967d-f778e635cd40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2E36C4F3" w14:textId="77777777" w:rsidTr="006F2CA2">
        <w:trPr>
          <w:divId w:val="2116439976"/>
          <w:cantSplit/>
          <w:jc w:val="center"/>
        </w:trPr>
        <w:tc>
          <w:tcPr>
            <w:tcW w:w="7120" w:type="dxa"/>
          </w:tcPr>
          <w:p w14:paraId="2DC9B52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GUID=260901dd-88c5-43cc-924a-e671417b03f1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3ED1736F" w14:textId="77777777" w:rsidTr="006F2CA2">
        <w:trPr>
          <w:divId w:val="2116439976"/>
          <w:cantSplit/>
          <w:jc w:val="center"/>
        </w:trPr>
        <w:tc>
          <w:tcPr>
            <w:tcW w:w="7120" w:type="dxa"/>
          </w:tcPr>
          <w:p w14:paraId="062E71D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GUID=f0e3cbb4-3f7f-4d59-8793-fb9f6522e637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w:t>
            </w:r>
            <w:r w:rsidRPr="006F2CA2">
              <w:rPr>
                <w:rFonts w:ascii="Times New Roman" w:hAnsi="Times New Roman" w:cs="Times New Roman"/>
                <w:sz w:val="22"/>
                <w:szCs w:val="20"/>
                <w:lang w:val="en-GB" w:eastAsia="zh-CN"/>
              </w:rPr>
              <w:t xml:space="preserve"> </w:t>
            </w:r>
            <w:r w:rsidRPr="006F2CA2">
              <w:rPr>
                <w:rFonts w:ascii="Times New Roman" w:hAnsi="Times New Roman" w:cs="Times New Roman"/>
                <w:i/>
                <w:sz w:val="22"/>
                <w:szCs w:val="20"/>
                <w:lang w:val="en-GB" w:eastAsia="zh-CN"/>
              </w:rPr>
              <w:t>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169CB328" w14:textId="77777777" w:rsidTr="006F2CA2">
        <w:trPr>
          <w:divId w:val="2116439976"/>
          <w:cantSplit/>
          <w:jc w:val="center"/>
        </w:trPr>
        <w:tc>
          <w:tcPr>
            <w:tcW w:w="7120" w:type="dxa"/>
          </w:tcPr>
          <w:p w14:paraId="0446439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GUID=5a680b48-9a28-49fb-81b9-a789026e729b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376D3CA3" w14:textId="77777777" w:rsidTr="006F2CA2">
        <w:trPr>
          <w:divId w:val="2116439976"/>
          <w:cantSplit/>
          <w:jc w:val="center"/>
        </w:trPr>
        <w:tc>
          <w:tcPr>
            <w:tcW w:w="7120" w:type="dxa"/>
          </w:tcPr>
          <w:p w14:paraId="1491C633"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GUID=12da72a7-505d-4b3f-84a0-6c50e850d029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6EAC8C53" w14:textId="77777777" w:rsidTr="006F2CA2">
        <w:trPr>
          <w:divId w:val="2116439976"/>
          <w:cantSplit/>
          <w:jc w:val="center"/>
        </w:trPr>
        <w:tc>
          <w:tcPr>
            <w:tcW w:w="7120" w:type="dxa"/>
          </w:tcPr>
          <w:p w14:paraId="74BC163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GUID=38fcd9c7-b40b-4012-9910-41ec14d05306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73CBB376" w14:textId="77777777" w:rsidTr="006F2CA2">
        <w:trPr>
          <w:divId w:val="2116439976"/>
          <w:cantSplit/>
          <w:jc w:val="center"/>
        </w:trPr>
        <w:tc>
          <w:tcPr>
            <w:tcW w:w="7120" w:type="dxa"/>
          </w:tcPr>
          <w:p w14:paraId="6C90384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GUID=2fbb5615-328c-4c68-be0d-d5874388e686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w:t>
            </w:r>
            <w:proofErr w:type="gramStart"/>
            <w:r w:rsidRPr="006F2CA2">
              <w:rPr>
                <w:rFonts w:ascii="Times New Roman" w:hAnsi="Times New Roman" w:cs="Times New Roman"/>
                <w:i/>
                <w:sz w:val="22"/>
                <w:szCs w:val="20"/>
                <w:lang w:val="en-GB" w:eastAsia="zh-CN"/>
              </w:rPr>
              <w:t>period of time</w:t>
            </w:r>
            <w:proofErr w:type="gramEnd"/>
            <w:r w:rsidRPr="006F2CA2">
              <w:rPr>
                <w:rFonts w:ascii="Times New Roman" w:hAnsi="Times New Roman" w:cs="Times New Roman"/>
                <w:i/>
                <w:sz w:val="22"/>
                <w:szCs w:val="20"/>
                <w:lang w:val="en-GB" w:eastAsia="zh-CN"/>
              </w:rPr>
              <w:t>, i.e. from which date till the present date</w:t>
            </w:r>
            <w:r w:rsidRPr="006F2CA2">
              <w:rPr>
                <w:rFonts w:ascii="Times New Roman" w:hAnsi="Times New Roman" w:cs="Times New Roman"/>
                <w:sz w:val="22"/>
                <w:szCs w:val="20"/>
                <w:lang w:val="en-GB" w:eastAsia="zh-CN"/>
              </w:rPr>
              <w:t>]</w:t>
            </w:r>
          </w:p>
        </w:tc>
      </w:tr>
      <w:tr w:rsidR="006F2CA2" w:rsidRPr="006F2CA2" w14:paraId="5E0C24DF" w14:textId="77777777" w:rsidTr="006F2CA2">
        <w:trPr>
          <w:divId w:val="2116439976"/>
          <w:cantSplit/>
          <w:jc w:val="center"/>
        </w:trPr>
        <w:tc>
          <w:tcPr>
            <w:tcW w:w="7120" w:type="dxa"/>
          </w:tcPr>
          <w:p w14:paraId="68B0B49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GUID=799e8ba9-4afe-41c4-ac5d-ff943601757e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504FFCA" w14:textId="77777777" w:rsidTr="006F2CA2">
        <w:trPr>
          <w:divId w:val="2116439976"/>
          <w:cantSplit/>
          <w:jc w:val="center"/>
        </w:trPr>
        <w:tc>
          <w:tcPr>
            <w:tcW w:w="7120" w:type="dxa"/>
          </w:tcPr>
          <w:p w14:paraId="12EF6511"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GUID=c47be00b-cab1-4e5a-a6f2-1c01dfd85755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F8958E9" w14:textId="77777777" w:rsidTr="006F2CA2">
        <w:trPr>
          <w:divId w:val="2116439976"/>
          <w:cantSplit/>
          <w:jc w:val="center"/>
        </w:trPr>
        <w:tc>
          <w:tcPr>
            <w:tcW w:w="7120" w:type="dxa"/>
          </w:tcPr>
          <w:p w14:paraId="2BD5AE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GUID=e548e4ae-0715-41e5-9ea9-cc5e07d5191a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0179E894" w14:textId="77777777" w:rsidTr="006F2CA2">
        <w:trPr>
          <w:divId w:val="2116439976"/>
          <w:cantSplit/>
          <w:jc w:val="center"/>
        </w:trPr>
        <w:tc>
          <w:tcPr>
            <w:tcW w:w="7120" w:type="dxa"/>
          </w:tcPr>
          <w:p w14:paraId="1324AFD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GUID=f7f6a9a5-6e48-404f-aa62-9b6ed6360aea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65F8D7C1" w14:textId="77777777" w:rsidTr="006F2CA2">
        <w:trPr>
          <w:divId w:val="2116439976"/>
          <w:cantSplit/>
          <w:jc w:val="center"/>
        </w:trPr>
        <w:tc>
          <w:tcPr>
            <w:tcW w:w="7120" w:type="dxa"/>
          </w:tcPr>
          <w:p w14:paraId="3CDC2EB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GUID=08d3e031-8296-4e3a-a069-11e4cbe984a9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5F4724D3" w14:textId="77777777" w:rsidTr="006F2CA2">
        <w:trPr>
          <w:divId w:val="2116439976"/>
          <w:cantSplit/>
          <w:jc w:val="center"/>
        </w:trPr>
        <w:tc>
          <w:tcPr>
            <w:tcW w:w="7120" w:type="dxa"/>
          </w:tcPr>
          <w:p w14:paraId="1679F20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GUID=c598f38b-5036-405c-a3f6-3203a1d210c2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4760AE99" w14:textId="77777777" w:rsidTr="006F2CA2">
        <w:trPr>
          <w:divId w:val="2116439976"/>
          <w:cantSplit/>
          <w:jc w:val="center"/>
        </w:trPr>
        <w:tc>
          <w:tcPr>
            <w:tcW w:w="7120" w:type="dxa"/>
          </w:tcPr>
          <w:p w14:paraId="475C9F8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GUID=52504ed0-f67d-451a-b867-4933b5d23b3f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024FFD91" w14:textId="77777777" w:rsidTr="006F2CA2">
        <w:trPr>
          <w:divId w:val="2116439976"/>
          <w:cantSplit/>
          <w:jc w:val="center"/>
        </w:trPr>
        <w:tc>
          <w:tcPr>
            <w:tcW w:w="7120" w:type="dxa"/>
          </w:tcPr>
          <w:p w14:paraId="6316F20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GUID=70d2bcd3-11dd-4e2c-9ed7-8c77ce86f742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3650EFE4" w14:textId="77777777" w:rsidTr="006F2CA2">
        <w:trPr>
          <w:divId w:val="2116439976"/>
          <w:cantSplit/>
          <w:jc w:val="center"/>
        </w:trPr>
        <w:tc>
          <w:tcPr>
            <w:tcW w:w="7120" w:type="dxa"/>
          </w:tcPr>
          <w:p w14:paraId="51BF6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GUID=d1d15977-7ec0-4433-8b50-d61e642a2718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2DE2A082" w14:textId="77777777" w:rsidTr="006F2CA2">
        <w:trPr>
          <w:divId w:val="2116439976"/>
          <w:cantSplit/>
          <w:jc w:val="center"/>
        </w:trPr>
        <w:tc>
          <w:tcPr>
            <w:tcW w:w="7120" w:type="dxa"/>
          </w:tcPr>
          <w:p w14:paraId="5A0FDE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GUID=4f506b51-930c-48ca-88cc-6305fe57f014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w:t>
            </w:r>
          </w:p>
        </w:tc>
      </w:tr>
      <w:tr w:rsidR="006F2CA2" w:rsidRPr="006F2CA2" w14:paraId="783CCD33" w14:textId="77777777" w:rsidTr="006F2CA2">
        <w:trPr>
          <w:divId w:val="2116439976"/>
          <w:cantSplit/>
          <w:jc w:val="center"/>
        </w:trPr>
        <w:tc>
          <w:tcPr>
            <w:tcW w:w="7120" w:type="dxa"/>
          </w:tcPr>
          <w:p w14:paraId="6A346CB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GUID=ca7b1e01-0c7a-4f29-a1c6-90f6a4e4c08c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3F950693" w14:textId="77777777" w:rsidTr="006F2CA2">
        <w:trPr>
          <w:divId w:val="2116439976"/>
          <w:cantSplit/>
          <w:jc w:val="center"/>
        </w:trPr>
        <w:tc>
          <w:tcPr>
            <w:tcW w:w="7120" w:type="dxa"/>
          </w:tcPr>
          <w:p w14:paraId="4F991A5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GUID=6aa53186-ac9a-4293-8e3b-816bd9da1337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0A8A2EA" w14:textId="77777777" w:rsidTr="006F2CA2">
        <w:trPr>
          <w:divId w:val="2116439976"/>
          <w:cantSplit/>
          <w:jc w:val="center"/>
        </w:trPr>
        <w:tc>
          <w:tcPr>
            <w:tcW w:w="7120" w:type="dxa"/>
          </w:tcPr>
          <w:p w14:paraId="532A165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GUID=d19e304f-a1cc-493e-b324-f89514c1cb83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0353BB14" w14:textId="77777777" w:rsidTr="006F2CA2">
        <w:trPr>
          <w:divId w:val="2116439976"/>
          <w:cantSplit/>
          <w:jc w:val="center"/>
        </w:trPr>
        <w:tc>
          <w:tcPr>
            <w:tcW w:w="7120" w:type="dxa"/>
          </w:tcPr>
          <w:p w14:paraId="307E96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GUID=2c20f1e8-0099-4515-ad0b-afa48122dd05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Proposed Arrangements</w:t>
            </w:r>
          </w:p>
        </w:tc>
      </w:tr>
      <w:tr w:rsidR="006F2CA2" w:rsidRPr="006F2CA2" w14:paraId="36946D85" w14:textId="77777777" w:rsidTr="006F2CA2">
        <w:trPr>
          <w:divId w:val="2116439976"/>
          <w:cantSplit/>
          <w:jc w:val="center"/>
        </w:trPr>
        <w:tc>
          <w:tcPr>
            <w:tcW w:w="7120" w:type="dxa"/>
          </w:tcPr>
          <w:p w14:paraId="3E3C9E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GUID=25eb8ead-7798-48bb-b4dd-68e8b3160ccf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125B337D" w14:textId="77777777" w:rsidTr="006F2CA2">
        <w:trPr>
          <w:divId w:val="2116439976"/>
          <w:cantSplit/>
          <w:jc w:val="center"/>
        </w:trPr>
        <w:tc>
          <w:tcPr>
            <w:tcW w:w="7120" w:type="dxa"/>
          </w:tcPr>
          <w:p w14:paraId="773A4A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GUID=119e2f12-0389-41e6-83cb-bf10d8d39f17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69F9651A" w14:textId="77777777" w:rsidTr="006F2CA2">
        <w:trPr>
          <w:divId w:val="2116439976"/>
          <w:cantSplit/>
          <w:jc w:val="center"/>
        </w:trPr>
        <w:tc>
          <w:tcPr>
            <w:tcW w:w="7120" w:type="dxa"/>
          </w:tcPr>
          <w:p w14:paraId="4FD2EDC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GUID=87ec6829-7759-40f4-b52e-3c126c078f7a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1F4C8B23" w14:textId="77777777" w:rsidTr="006F2CA2">
        <w:trPr>
          <w:divId w:val="2116439976"/>
          <w:cantSplit/>
          <w:jc w:val="center"/>
        </w:trPr>
        <w:tc>
          <w:tcPr>
            <w:tcW w:w="7120" w:type="dxa"/>
          </w:tcPr>
          <w:p w14:paraId="1FA886E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GUID=568c3492-f623-4de0-90e7-1a772ab0825c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8621242" w14:textId="77777777" w:rsidTr="006F2CA2">
        <w:trPr>
          <w:divId w:val="2116439976"/>
          <w:cantSplit/>
          <w:jc w:val="center"/>
        </w:trPr>
        <w:tc>
          <w:tcPr>
            <w:tcW w:w="7120" w:type="dxa"/>
          </w:tcPr>
          <w:p w14:paraId="5682862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GUID=1bd0839a-4a06-40dc-b62f-1f7486aaed70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22027255" w14:textId="77777777" w:rsidTr="006F2CA2">
        <w:trPr>
          <w:divId w:val="2116439976"/>
          <w:cantSplit/>
          <w:jc w:val="center"/>
        </w:trPr>
        <w:tc>
          <w:tcPr>
            <w:tcW w:w="7120" w:type="dxa"/>
          </w:tcPr>
          <w:p w14:paraId="15636AB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GUID=0adc214c-ed83-4eaa-87d1-3b6624bff79c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Orders Sought</w:t>
            </w:r>
          </w:p>
        </w:tc>
      </w:tr>
      <w:tr w:rsidR="006F2CA2" w:rsidRPr="006F2CA2" w14:paraId="4F65E92C" w14:textId="77777777" w:rsidTr="006F2CA2">
        <w:trPr>
          <w:divId w:val="2116439976"/>
          <w:cantSplit/>
          <w:jc w:val="center"/>
        </w:trPr>
        <w:tc>
          <w:tcPr>
            <w:tcW w:w="7120" w:type="dxa"/>
          </w:tcPr>
          <w:p w14:paraId="52E8FE0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GUID=0e4f7c13-dc00-4343-b3bc-ef447e92d513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E36B7E5" w14:textId="77777777" w:rsidTr="006F2CA2">
        <w:trPr>
          <w:divId w:val="2116439976"/>
          <w:cantSplit/>
          <w:jc w:val="center"/>
        </w:trPr>
        <w:tc>
          <w:tcPr>
            <w:tcW w:w="7120" w:type="dxa"/>
          </w:tcPr>
          <w:p w14:paraId="13AF11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GUID=c231c618-5c0a-4dbd-af00-e1192b762cf8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424756B7" w14:textId="77777777" w:rsidTr="006F2CA2">
        <w:trPr>
          <w:divId w:val="2116439976"/>
          <w:cantSplit/>
          <w:jc w:val="center"/>
        </w:trPr>
        <w:tc>
          <w:tcPr>
            <w:tcW w:w="7120" w:type="dxa"/>
          </w:tcPr>
          <w:p w14:paraId="5439A3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GUID=81d48964-842d-44b7-b93a-ec43b973da6d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5411B344" w14:textId="77777777" w:rsidTr="006F2CA2">
        <w:trPr>
          <w:divId w:val="2116439976"/>
          <w:cantSplit/>
          <w:jc w:val="center"/>
        </w:trPr>
        <w:tc>
          <w:tcPr>
            <w:tcW w:w="7120" w:type="dxa"/>
          </w:tcPr>
          <w:p w14:paraId="45D694A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GUID=33c178af-a9cf-4a40-8ff0-f5f120abeac1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01502D69" w14:textId="77777777" w:rsidTr="006F2CA2">
        <w:trPr>
          <w:divId w:val="2116439976"/>
          <w:cantSplit/>
          <w:jc w:val="center"/>
        </w:trPr>
        <w:tc>
          <w:tcPr>
            <w:tcW w:w="7120" w:type="dxa"/>
          </w:tcPr>
          <w:p w14:paraId="461727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GUID=5027d2ec-59f7-4fae-9eb4-db6540c99d1a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5D956EF4" w14:textId="77777777" w:rsidTr="006F2CA2">
        <w:trPr>
          <w:divId w:val="2116439976"/>
          <w:cantSplit/>
          <w:jc w:val="center"/>
        </w:trPr>
        <w:tc>
          <w:tcPr>
            <w:tcW w:w="7120" w:type="dxa"/>
          </w:tcPr>
          <w:p w14:paraId="7BEABA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GUID=5635e295-7596-4470-a0c8-3dfe32c8734f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w:t>
            </w:r>
          </w:p>
          <w:p w14:paraId="76F1A6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GUID=f30c7c3d-53d9-4245-ab8c-526508a5c1c9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2F8E41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GUID=77bf8ebb-6c5b-4b78-a9d8-0c125f5b48f8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7F7243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GUID=547104a4-d54e-47b9-96ce-0aa953794631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1B110D6" w14:textId="77777777" w:rsidTr="006F2CA2">
        <w:trPr>
          <w:divId w:val="2116439976"/>
          <w:cantSplit/>
          <w:jc w:val="center"/>
        </w:trPr>
        <w:tc>
          <w:tcPr>
            <w:tcW w:w="7120" w:type="dxa"/>
          </w:tcPr>
          <w:p w14:paraId="48CE69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GUID=fa0c0a8c-dfcc-463e-8686-decd5118855a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27D1B45" w14:textId="77777777" w:rsidTr="006F2CA2">
        <w:trPr>
          <w:divId w:val="2116439976"/>
          <w:cantSplit/>
          <w:jc w:val="center"/>
        </w:trPr>
        <w:tc>
          <w:tcPr>
            <w:tcW w:w="7120" w:type="dxa"/>
          </w:tcPr>
          <w:p w14:paraId="70DFBF5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GUID=3c497624-fe3c-4d99-8076-caeb69bd38b9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p w14:paraId="52BBCE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GUID=b25edb3a-250a-4d38-8bab-54f5bdcd4348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Defendant’s Agreement (Parenting Plan) Form</w:t>
            </w:r>
          </w:p>
          <w:p w14:paraId="09E78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GUID=26a0e663-ada7-4ea4-84db-921b54aca1f6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23]</w:t>
            </w:r>
          </w:p>
          <w:p w14:paraId="11CEF7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GUID=4b7b98c0-ffe6-4961-92ec-29200b242cd9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Defendant’s Proposed Parenting Plan Form</w:t>
            </w:r>
          </w:p>
          <w:p w14:paraId="4BFF76C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GUID=5ff54a7f-d9ef-42ff-9806-c3e6ca595197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24]</w:t>
            </w:r>
          </w:p>
        </w:tc>
      </w:tr>
    </w:tbl>
    <w:p w14:paraId="348BF18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BD51C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F7570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FD254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F7EC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C2A7A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AFB8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43E9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C645F0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9F6D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C4564BC"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0D3670C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C90DB6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C3DF434"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FCE5D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GUID=626f70f6-45bc-4a93-b6f0-2777bf41e530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12</w:t>
      </w:r>
    </w:p>
    <w:tbl>
      <w:tblPr>
        <w:tblW w:w="7120" w:type="dxa"/>
        <w:jc w:val="center"/>
        <w:tblLook w:val="04A0" w:firstRow="1" w:lastRow="0" w:firstColumn="1" w:lastColumn="0" w:noHBand="0" w:noVBand="1"/>
      </w:tblPr>
      <w:tblGrid>
        <w:gridCol w:w="7120"/>
      </w:tblGrid>
      <w:tr w:rsidR="006F2CA2" w:rsidRPr="006F2CA2" w14:paraId="18ECE086" w14:textId="77777777" w:rsidTr="006F2CA2">
        <w:trPr>
          <w:divId w:val="2116439976"/>
          <w:cantSplit/>
          <w:jc w:val="center"/>
        </w:trPr>
        <w:tc>
          <w:tcPr>
            <w:tcW w:w="7120" w:type="dxa"/>
          </w:tcPr>
          <w:p w14:paraId="3AE25B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GUID=3c1fc3bb-94ed-4c82-961a-ea92605c1230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48</w:t>
            </w:r>
          </w:p>
        </w:tc>
      </w:tr>
      <w:tr w:rsidR="006F2CA2" w:rsidRPr="006F2CA2" w14:paraId="69491E35" w14:textId="77777777" w:rsidTr="006F2CA2">
        <w:trPr>
          <w:divId w:val="2116439976"/>
          <w:cantSplit/>
          <w:jc w:val="center"/>
        </w:trPr>
        <w:tc>
          <w:tcPr>
            <w:tcW w:w="7120" w:type="dxa"/>
          </w:tcPr>
          <w:p w14:paraId="526E37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GUID=2a163522-1b92-4b8a-82e5-680c8a58e4ff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MATRIMONIAL PROPERTY PLAN FORM)</w:t>
            </w:r>
          </w:p>
        </w:tc>
      </w:tr>
      <w:tr w:rsidR="006F2CA2" w:rsidRPr="006F2CA2" w14:paraId="11963D24" w14:textId="77777777" w:rsidTr="006F2CA2">
        <w:trPr>
          <w:divId w:val="2116439976"/>
          <w:cantSplit/>
          <w:jc w:val="center"/>
        </w:trPr>
        <w:tc>
          <w:tcPr>
            <w:tcW w:w="7120" w:type="dxa"/>
          </w:tcPr>
          <w:p w14:paraId="3518C04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GUID=2fe65b4b-464a-4de6-adef-7b638e046d6f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4F0A3B" w14:textId="77777777" w:rsidTr="006F2CA2">
        <w:trPr>
          <w:divId w:val="2116439976"/>
          <w:cantSplit/>
          <w:jc w:val="center"/>
        </w:trPr>
        <w:tc>
          <w:tcPr>
            <w:tcW w:w="7120" w:type="dxa"/>
          </w:tcPr>
          <w:p w14:paraId="4BB448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GUID=141cc67a-1eb2-4ad5-952d-d6226c3958ca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6AC963C" w14:textId="77777777" w:rsidTr="006F2CA2">
        <w:trPr>
          <w:divId w:val="2116439976"/>
          <w:cantSplit/>
          <w:jc w:val="center"/>
        </w:trPr>
        <w:tc>
          <w:tcPr>
            <w:tcW w:w="7120" w:type="dxa"/>
          </w:tcPr>
          <w:p w14:paraId="194853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GUID=7fd68021-ec40-4228-b899-4d740986d46b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0B3BC4" w14:textId="77777777" w:rsidTr="006F2CA2">
        <w:trPr>
          <w:divId w:val="2116439976"/>
          <w:cantSplit/>
          <w:jc w:val="center"/>
        </w:trPr>
        <w:tc>
          <w:tcPr>
            <w:tcW w:w="7120" w:type="dxa"/>
          </w:tcPr>
          <w:p w14:paraId="260C32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GUID=f0a15002-ae7d-4b38-a95b-527c61ab8fc9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79A631E6" w14:textId="77777777" w:rsidTr="006F2CA2">
        <w:trPr>
          <w:divId w:val="2116439976"/>
          <w:cantSplit/>
          <w:jc w:val="center"/>
        </w:trPr>
        <w:tc>
          <w:tcPr>
            <w:tcW w:w="7120" w:type="dxa"/>
          </w:tcPr>
          <w:p w14:paraId="73009D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GUID=b3187244-810b-4b88-a1ad-74dc7f20a647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C84CF2C" w14:textId="77777777" w:rsidTr="006F2CA2">
        <w:trPr>
          <w:divId w:val="2116439976"/>
          <w:cantSplit/>
          <w:jc w:val="center"/>
        </w:trPr>
        <w:tc>
          <w:tcPr>
            <w:tcW w:w="7120" w:type="dxa"/>
          </w:tcPr>
          <w:p w14:paraId="77D54A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GUID=2d592c3b-0097-4b66-bc7b-5f42fddc8be5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41C5B58" w14:textId="77777777" w:rsidTr="006F2CA2">
        <w:trPr>
          <w:divId w:val="2116439976"/>
          <w:cantSplit/>
          <w:jc w:val="center"/>
        </w:trPr>
        <w:tc>
          <w:tcPr>
            <w:tcW w:w="7120" w:type="dxa"/>
          </w:tcPr>
          <w:p w14:paraId="1E0C97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GUID=f2c8b9aa-6c5b-458a-a5dc-641d0c8191e7 </w:instrText>
            </w:r>
            <w:r w:rsidRPr="006F2CA2">
              <w:rPr>
                <w:rFonts w:ascii="Times New Roman" w:hAnsi="Times New Roman" w:cs="Times New Roman"/>
                <w:sz w:val="22"/>
                <w:szCs w:val="20"/>
                <w:lang w:val="en-GB" w:eastAsia="en-US"/>
              </w:rPr>
              <w:fldChar w:fldCharType="end"/>
            </w:r>
          </w:p>
        </w:tc>
      </w:tr>
      <w:tr w:rsidR="006F2CA2" w:rsidRPr="006F2CA2" w14:paraId="400A87A1" w14:textId="77777777" w:rsidTr="006F2CA2">
        <w:trPr>
          <w:divId w:val="2116439976"/>
          <w:cantSplit/>
          <w:jc w:val="center"/>
        </w:trPr>
        <w:tc>
          <w:tcPr>
            <w:tcW w:w="7120" w:type="dxa"/>
          </w:tcPr>
          <w:p w14:paraId="2EE91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GUID=ef8cf915-f180-42ad-8840-8d9dd4d9cba5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AGREED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3B6AFB00" w14:textId="77777777" w:rsidTr="006F2CA2">
        <w:trPr>
          <w:divId w:val="2116439976"/>
          <w:cantSplit/>
          <w:jc w:val="center"/>
        </w:trPr>
        <w:tc>
          <w:tcPr>
            <w:tcW w:w="7120" w:type="dxa"/>
          </w:tcPr>
          <w:p w14:paraId="6F02044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GUID=73f44cc2-24a3-4744-90ac-f97d08380908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B709367" w14:textId="77777777" w:rsidTr="006F2CA2">
        <w:trPr>
          <w:divId w:val="2116439976"/>
          <w:cantSplit/>
          <w:jc w:val="center"/>
        </w:trPr>
        <w:tc>
          <w:tcPr>
            <w:tcW w:w="7120" w:type="dxa"/>
          </w:tcPr>
          <w:p w14:paraId="122BF55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GUID=d0bd4d3f-ca7f-4e94-95a9-7a57a8e4d412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1BA4EB15" w14:textId="77777777" w:rsidTr="006F2CA2">
        <w:trPr>
          <w:divId w:val="2116439976"/>
          <w:cantSplit/>
          <w:jc w:val="center"/>
        </w:trPr>
        <w:tc>
          <w:tcPr>
            <w:tcW w:w="7120" w:type="dxa"/>
          </w:tcPr>
          <w:p w14:paraId="68D3AD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GUID=7901bb0e-cd65-4f33-9a6f-91fa6d8ca738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17E41460" w14:textId="77777777" w:rsidTr="006F2CA2">
        <w:trPr>
          <w:divId w:val="2116439976"/>
          <w:cantSplit/>
          <w:jc w:val="center"/>
        </w:trPr>
        <w:tc>
          <w:tcPr>
            <w:tcW w:w="7120" w:type="dxa"/>
          </w:tcPr>
          <w:p w14:paraId="20DB4B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GUID=b2cd44f9-7e45-44a6-82d6-ca27d8502bb7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0CDBA00A" w14:textId="77777777" w:rsidTr="006F2CA2">
        <w:trPr>
          <w:divId w:val="2116439976"/>
          <w:cantSplit/>
          <w:jc w:val="center"/>
        </w:trPr>
        <w:tc>
          <w:tcPr>
            <w:tcW w:w="7120" w:type="dxa"/>
          </w:tcPr>
          <w:p w14:paraId="23EE6D1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GUID=78265df4-4bcb-47e6-8b70-38b6375facb0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291FA20D" w14:textId="77777777" w:rsidTr="006F2CA2">
        <w:trPr>
          <w:divId w:val="2116439976"/>
          <w:cantSplit/>
          <w:jc w:val="center"/>
        </w:trPr>
        <w:tc>
          <w:tcPr>
            <w:tcW w:w="7120" w:type="dxa"/>
          </w:tcPr>
          <w:p w14:paraId="60975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GUID=43aa6a9c-f7c1-42d2-a3b6-b125a222b195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226908F0" w14:textId="77777777" w:rsidTr="006F2CA2">
        <w:trPr>
          <w:divId w:val="2116439976"/>
          <w:cantSplit/>
          <w:jc w:val="center"/>
        </w:trPr>
        <w:tc>
          <w:tcPr>
            <w:tcW w:w="7120" w:type="dxa"/>
          </w:tcPr>
          <w:p w14:paraId="3D989A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GUID=74fabc3a-9d2f-4f01-a21b-a3925510c2ba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r w:rsidRPr="006F2CA2">
              <w:rPr>
                <w:rFonts w:ascii="Times New Roman" w:hAnsi="Times New Roman" w:cs="Times New Roman"/>
                <w:i/>
                <w:sz w:val="22"/>
                <w:szCs w:val="20"/>
                <w:lang w:val="en-GB" w:eastAsia="en-US"/>
              </w:rPr>
              <w:t>i.e. whether 3-room, 4-room, 5-room, Executive, etc.</w:t>
            </w:r>
            <w:r w:rsidRPr="006F2CA2">
              <w:rPr>
                <w:rFonts w:ascii="Times New Roman" w:hAnsi="Times New Roman" w:cs="Times New Roman"/>
                <w:sz w:val="22"/>
                <w:szCs w:val="20"/>
                <w:lang w:val="en-GB" w:eastAsia="en-US"/>
              </w:rPr>
              <w:t>]:</w:t>
            </w:r>
          </w:p>
        </w:tc>
      </w:tr>
      <w:tr w:rsidR="006F2CA2" w:rsidRPr="006F2CA2" w14:paraId="3EAE3B91" w14:textId="77777777" w:rsidTr="006F2CA2">
        <w:trPr>
          <w:divId w:val="2116439976"/>
          <w:cantSplit/>
          <w:jc w:val="center"/>
        </w:trPr>
        <w:tc>
          <w:tcPr>
            <w:tcW w:w="7120" w:type="dxa"/>
          </w:tcPr>
          <w:p w14:paraId="3288A1A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GUID=7d2975eb-bb56-4751-a956-b39ac6e89277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Agreed Arrangements</w:t>
            </w:r>
          </w:p>
        </w:tc>
      </w:tr>
      <w:tr w:rsidR="006F2CA2" w:rsidRPr="006F2CA2" w14:paraId="73299179" w14:textId="77777777" w:rsidTr="006F2CA2">
        <w:trPr>
          <w:divId w:val="2116439976"/>
          <w:cantSplit/>
          <w:jc w:val="center"/>
        </w:trPr>
        <w:tc>
          <w:tcPr>
            <w:tcW w:w="7120" w:type="dxa"/>
          </w:tcPr>
          <w:p w14:paraId="3D2FF07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GUID=b551f3aa-9f24-4a67-88f5-c1b66c169d7b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agreement with respect to the Flat is as follows:</w:t>
            </w:r>
          </w:p>
        </w:tc>
      </w:tr>
      <w:tr w:rsidR="006F2CA2" w:rsidRPr="006F2CA2" w14:paraId="5AF0D9C0" w14:textId="77777777" w:rsidTr="006F2CA2">
        <w:trPr>
          <w:divId w:val="2116439976"/>
          <w:cantSplit/>
          <w:jc w:val="center"/>
        </w:trPr>
        <w:tc>
          <w:tcPr>
            <w:tcW w:w="7120" w:type="dxa"/>
          </w:tcPr>
          <w:p w14:paraId="1CBEB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GUID=5d3e9ea5-98e5-4042-9fd7-ec49e3582cef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45EC2DDD" w14:textId="77777777" w:rsidTr="006F2CA2">
        <w:trPr>
          <w:divId w:val="2116439976"/>
          <w:cantSplit/>
          <w:jc w:val="center"/>
        </w:trPr>
        <w:tc>
          <w:tcPr>
            <w:tcW w:w="7120" w:type="dxa"/>
          </w:tcPr>
          <w:p w14:paraId="64DE799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GUID=650710be-5ccf-43f3-a1c6-94cff7fc941c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3097823" w14:textId="77777777" w:rsidTr="006F2CA2">
        <w:trPr>
          <w:divId w:val="2116439976"/>
          <w:cantSplit/>
          <w:jc w:val="center"/>
        </w:trPr>
        <w:tc>
          <w:tcPr>
            <w:tcW w:w="7120" w:type="dxa"/>
          </w:tcPr>
          <w:p w14:paraId="10A849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GUID=c5e9e813-bf70-45f7-8311-eaf855d5e493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25524B88" w14:textId="77777777" w:rsidTr="006F2CA2">
        <w:trPr>
          <w:divId w:val="2116439976"/>
          <w:cantSplit/>
          <w:jc w:val="center"/>
        </w:trPr>
        <w:tc>
          <w:tcPr>
            <w:tcW w:w="7120" w:type="dxa"/>
          </w:tcPr>
          <w:p w14:paraId="3D529C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GUID=faf42e79-bcf6-4f09-b226-e1d2b5bc965b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3: The Flat will be sold in the open market.</w:t>
            </w:r>
          </w:p>
        </w:tc>
      </w:tr>
      <w:tr w:rsidR="006F2CA2" w:rsidRPr="006F2CA2" w14:paraId="65C498A3" w14:textId="77777777" w:rsidTr="006F2CA2">
        <w:trPr>
          <w:divId w:val="2116439976"/>
          <w:cantSplit/>
          <w:jc w:val="center"/>
        </w:trPr>
        <w:tc>
          <w:tcPr>
            <w:tcW w:w="7120" w:type="dxa"/>
          </w:tcPr>
          <w:p w14:paraId="6128655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GUID=2cddc616-3ff5-4b51-a994-41a25e14c971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93A6E41" w14:textId="77777777" w:rsidTr="006F2CA2">
        <w:trPr>
          <w:divId w:val="2116439976"/>
          <w:cantSplit/>
          <w:jc w:val="center"/>
        </w:trPr>
        <w:tc>
          <w:tcPr>
            <w:tcW w:w="7120" w:type="dxa"/>
          </w:tcPr>
          <w:p w14:paraId="4220A3D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GUID=663d23ad-2717-425f-a884-c911661a8672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w:t>
            </w:r>
          </w:p>
        </w:tc>
      </w:tr>
      <w:tr w:rsidR="006F2CA2" w:rsidRPr="006F2CA2" w14:paraId="37FA7A6F" w14:textId="77777777" w:rsidTr="006F2CA2">
        <w:trPr>
          <w:divId w:val="2116439976"/>
          <w:cantSplit/>
          <w:jc w:val="center"/>
        </w:trPr>
        <w:tc>
          <w:tcPr>
            <w:tcW w:w="7120" w:type="dxa"/>
          </w:tcPr>
          <w:p w14:paraId="51A4BD2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GUID=aa2c3bd4-a13e-4d9e-9a21-dd66374cb179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Defendant and [</w:t>
            </w:r>
            <w:r w:rsidRPr="006F2CA2">
              <w:rPr>
                <w:rFonts w:ascii="Times New Roman" w:hAnsi="Times New Roman" w:cs="Times New Roman"/>
                <w:i/>
                <w:sz w:val="22"/>
                <w:szCs w:val="20"/>
                <w:lang w:val="en-GB" w:eastAsia="en-US"/>
              </w:rPr>
              <w:t>state name and relationship with the Defendant</w:t>
            </w:r>
            <w:r w:rsidRPr="006F2CA2">
              <w:rPr>
                <w:rFonts w:ascii="Times New Roman" w:hAnsi="Times New Roman" w:cs="Times New Roman"/>
                <w:sz w:val="22"/>
                <w:szCs w:val="20"/>
                <w:lang w:val="en-GB" w:eastAsia="en-US"/>
              </w:rPr>
              <w:t>]</w:t>
            </w:r>
          </w:p>
        </w:tc>
      </w:tr>
      <w:tr w:rsidR="006F2CA2" w:rsidRPr="006F2CA2" w14:paraId="38663007" w14:textId="77777777" w:rsidTr="006F2CA2">
        <w:trPr>
          <w:divId w:val="2116439976"/>
          <w:cantSplit/>
          <w:jc w:val="center"/>
        </w:trPr>
        <w:tc>
          <w:tcPr>
            <w:tcW w:w="7120" w:type="dxa"/>
          </w:tcPr>
          <w:p w14:paraId="1F37BD4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GUID=125f1436-aa3e-45f7-b0a8-c713e02e8c40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Plaintiff/the Defendant</w:t>
            </w:r>
            <w:r w:rsidRPr="006F2CA2">
              <w:rPr>
                <w:rFonts w:ascii="Times New Roman" w:hAnsi="Times New Roman" w:cs="Times New Roman"/>
                <w:sz w:val="22"/>
                <w:szCs w:val="20"/>
                <w:lang w:val="en-GB" w:eastAsia="en-US"/>
              </w:rPr>
              <w:t>]</w:t>
            </w:r>
          </w:p>
        </w:tc>
      </w:tr>
      <w:tr w:rsidR="006F2CA2" w:rsidRPr="006F2CA2" w14:paraId="07B93AF7" w14:textId="77777777" w:rsidTr="006F2CA2">
        <w:trPr>
          <w:divId w:val="2116439976"/>
          <w:cantSplit/>
          <w:jc w:val="center"/>
        </w:trPr>
        <w:tc>
          <w:tcPr>
            <w:tcW w:w="7120" w:type="dxa"/>
          </w:tcPr>
          <w:p w14:paraId="434D5C7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GUID=ea9e6bae-2839-4785-8059-b05244463bdb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5: The Defendant’s share in the Flat will be sold/transferred* to:</w:t>
            </w:r>
          </w:p>
          <w:p w14:paraId="09E094C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GUID=53c23667-2c02-4a09-b091-9bef2ebc8124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w:t>
            </w:r>
          </w:p>
        </w:tc>
      </w:tr>
      <w:tr w:rsidR="006F2CA2" w:rsidRPr="006F2CA2" w14:paraId="765D6797" w14:textId="77777777" w:rsidTr="006F2CA2">
        <w:trPr>
          <w:divId w:val="2116439976"/>
          <w:cantSplit/>
          <w:jc w:val="center"/>
        </w:trPr>
        <w:tc>
          <w:tcPr>
            <w:tcW w:w="7120" w:type="dxa"/>
          </w:tcPr>
          <w:p w14:paraId="6817DBF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GUID=52a41c22-3489-4612-9f50-ebc26fe4fd7a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Plaintiff and [</w:t>
            </w:r>
            <w:r w:rsidRPr="006F2CA2">
              <w:rPr>
                <w:rFonts w:ascii="Times New Roman" w:hAnsi="Times New Roman" w:cs="Times New Roman"/>
                <w:i/>
                <w:sz w:val="22"/>
                <w:szCs w:val="20"/>
                <w:lang w:val="en-GB" w:eastAsia="en-US"/>
              </w:rPr>
              <w:t>state name and relationship with the Plaintiff</w:t>
            </w:r>
            <w:r w:rsidRPr="006F2CA2">
              <w:rPr>
                <w:rFonts w:ascii="Times New Roman" w:hAnsi="Times New Roman" w:cs="Times New Roman"/>
                <w:sz w:val="22"/>
                <w:szCs w:val="20"/>
                <w:lang w:val="en-GB" w:eastAsia="en-US"/>
              </w:rPr>
              <w:t>]</w:t>
            </w:r>
          </w:p>
        </w:tc>
      </w:tr>
      <w:tr w:rsidR="006F2CA2" w:rsidRPr="006F2CA2" w14:paraId="7F0AE466" w14:textId="77777777" w:rsidTr="006F2CA2">
        <w:trPr>
          <w:divId w:val="2116439976"/>
          <w:cantSplit/>
          <w:jc w:val="center"/>
        </w:trPr>
        <w:tc>
          <w:tcPr>
            <w:tcW w:w="7120" w:type="dxa"/>
          </w:tcPr>
          <w:p w14:paraId="785C112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GUID=8331db90-a872-485e-89ab-a9b7f73b0ad9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Defendant/the Plaintiff</w:t>
            </w:r>
            <w:r w:rsidRPr="006F2CA2">
              <w:rPr>
                <w:rFonts w:ascii="Times New Roman" w:hAnsi="Times New Roman" w:cs="Times New Roman"/>
                <w:sz w:val="22"/>
                <w:szCs w:val="20"/>
                <w:lang w:val="en-GB" w:eastAsia="en-US"/>
              </w:rPr>
              <w:t>]</w:t>
            </w:r>
          </w:p>
        </w:tc>
      </w:tr>
      <w:tr w:rsidR="006F2CA2" w:rsidRPr="006F2CA2" w14:paraId="0C50C785" w14:textId="77777777" w:rsidTr="006F2CA2">
        <w:trPr>
          <w:divId w:val="2116439976"/>
          <w:cantSplit/>
          <w:jc w:val="center"/>
        </w:trPr>
        <w:tc>
          <w:tcPr>
            <w:tcW w:w="7120" w:type="dxa"/>
          </w:tcPr>
          <w:p w14:paraId="5FE918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GUID=6ce1881c-0fe3-4918-ba57-e40c7095c3af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6F2CA2" w:rsidRPr="006F2CA2" w14:paraId="17FD79FF" w14:textId="77777777" w:rsidTr="006F2CA2">
        <w:trPr>
          <w:divId w:val="2116439976"/>
          <w:cantSplit/>
          <w:jc w:val="center"/>
        </w:trPr>
        <w:tc>
          <w:tcPr>
            <w:tcW w:w="7120" w:type="dxa"/>
          </w:tcPr>
          <w:p w14:paraId="1202FF0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GUID=629e26f4-7e73-44a4-8304-c18966bedb04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agreement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9FB94D6" w14:textId="77777777" w:rsidTr="006F2CA2">
        <w:trPr>
          <w:divId w:val="2116439976"/>
          <w:cantSplit/>
          <w:jc w:val="center"/>
        </w:trPr>
        <w:tc>
          <w:tcPr>
            <w:tcW w:w="7120" w:type="dxa"/>
          </w:tcPr>
          <w:p w14:paraId="723DDA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GUID=4192525c-9823-47c9-91de-68191c5bae85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the details of Option 1, 2, 3, 4, 5 or 6 as set out in Form 108, and to attach only the relevant pages to this form.</w:t>
            </w:r>
            <w:r w:rsidRPr="006F2CA2">
              <w:rPr>
                <w:rFonts w:ascii="Times New Roman" w:hAnsi="Times New Roman" w:cs="Times New Roman"/>
                <w:sz w:val="22"/>
                <w:szCs w:val="20"/>
                <w:lang w:val="en-GB" w:eastAsia="en-US"/>
              </w:rPr>
              <w:t>]</w:t>
            </w:r>
          </w:p>
        </w:tc>
      </w:tr>
      <w:tr w:rsidR="006F2CA2" w:rsidRPr="006F2CA2" w14:paraId="6604A312" w14:textId="77777777" w:rsidTr="006F2CA2">
        <w:trPr>
          <w:divId w:val="2116439976"/>
          <w:cantSplit/>
          <w:jc w:val="center"/>
        </w:trPr>
        <w:tc>
          <w:tcPr>
            <w:tcW w:w="7120" w:type="dxa"/>
          </w:tcPr>
          <w:p w14:paraId="5389BC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GUID=fe2a4822-5bc6-4309-b6c7-4c056b745428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66EDB393" w14:textId="77777777" w:rsidTr="006F2CA2">
        <w:trPr>
          <w:divId w:val="2116439976"/>
          <w:cantSplit/>
          <w:jc w:val="center"/>
        </w:trPr>
        <w:tc>
          <w:tcPr>
            <w:tcW w:w="7120" w:type="dxa"/>
          </w:tcPr>
          <w:p w14:paraId="5AF0E77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GUID=ed7004fa-3e54-4c8e-bd61-3a2b0ba7e8ed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0026D63B" w14:textId="77777777" w:rsidTr="006F2CA2">
        <w:trPr>
          <w:divId w:val="2116439976"/>
          <w:cantSplit/>
          <w:jc w:val="center"/>
        </w:trPr>
        <w:tc>
          <w:tcPr>
            <w:tcW w:w="7120" w:type="dxa"/>
          </w:tcPr>
          <w:p w14:paraId="480EF0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GUID=1ac44de9-27b1-42b3-aaff-9bfd02ec1552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1B340AB7" w14:textId="77777777" w:rsidTr="006F2CA2">
        <w:trPr>
          <w:divId w:val="2116439976"/>
          <w:cantSplit/>
          <w:jc w:val="center"/>
        </w:trPr>
        <w:tc>
          <w:tcPr>
            <w:tcW w:w="7120" w:type="dxa"/>
          </w:tcPr>
          <w:p w14:paraId="6CF557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GUID=4c26283a-97cc-403d-8a57-cfab64f2edee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2B269F78" w14:textId="77777777" w:rsidTr="006F2CA2">
        <w:trPr>
          <w:divId w:val="2116439976"/>
          <w:cantSplit/>
          <w:jc w:val="center"/>
        </w:trPr>
        <w:tc>
          <w:tcPr>
            <w:tcW w:w="7120" w:type="dxa"/>
          </w:tcPr>
          <w:p w14:paraId="368BC5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GUID=de8575d3-ddc5-40c9-a864-282496edfffa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0DAD771F" w14:textId="77777777" w:rsidTr="006F2CA2">
        <w:trPr>
          <w:divId w:val="2116439976"/>
          <w:cantSplit/>
          <w:jc w:val="center"/>
        </w:trPr>
        <w:tc>
          <w:tcPr>
            <w:tcW w:w="7120" w:type="dxa"/>
          </w:tcPr>
          <w:p w14:paraId="03C091F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GUID=21d42108-c813-424a-9e5a-1c945fade1dc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BE0FC55" w14:textId="77777777" w:rsidTr="006F2CA2">
        <w:trPr>
          <w:divId w:val="2116439976"/>
          <w:cantSplit/>
          <w:jc w:val="center"/>
        </w:trPr>
        <w:tc>
          <w:tcPr>
            <w:tcW w:w="7120" w:type="dxa"/>
          </w:tcPr>
          <w:p w14:paraId="52BF9C6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GUID=3c8b6a43-1355-4593-a6cf-46bb8630c20b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EB21DD0" w14:textId="77777777" w:rsidTr="006F2CA2">
        <w:trPr>
          <w:divId w:val="2116439976"/>
          <w:cantSplit/>
          <w:jc w:val="center"/>
        </w:trPr>
        <w:tc>
          <w:tcPr>
            <w:tcW w:w="7120" w:type="dxa"/>
          </w:tcPr>
          <w:p w14:paraId="213D109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GUID=17d00d41-52ba-41b0-b640-879228dfb685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5F02D81F" w14:textId="77777777" w:rsidTr="006F2CA2">
        <w:trPr>
          <w:divId w:val="2116439976"/>
          <w:cantSplit/>
          <w:jc w:val="center"/>
        </w:trPr>
        <w:tc>
          <w:tcPr>
            <w:tcW w:w="7120" w:type="dxa"/>
          </w:tcPr>
          <w:p w14:paraId="522E8DC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GUID=01bab106-e752-4309-9880-8aa40243a69b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68D8F9FD" w14:textId="77777777" w:rsidTr="006F2CA2">
        <w:trPr>
          <w:divId w:val="2116439976"/>
          <w:cantSplit/>
          <w:jc w:val="center"/>
        </w:trPr>
        <w:tc>
          <w:tcPr>
            <w:tcW w:w="7120" w:type="dxa"/>
          </w:tcPr>
          <w:p w14:paraId="0B2A17A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GUID=c981218e-87bc-4dfb-b43f-9eef892c55f6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D9571C" w14:textId="77777777" w:rsidTr="006F2CA2">
        <w:trPr>
          <w:divId w:val="2116439976"/>
          <w:cantSplit/>
          <w:jc w:val="center"/>
        </w:trPr>
        <w:tc>
          <w:tcPr>
            <w:tcW w:w="7120" w:type="dxa"/>
          </w:tcPr>
          <w:p w14:paraId="66FB46D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GUID=d1cf19fe-3df6-4733-b738-b52bf7b39176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HDB’s Approval for Option</w:t>
            </w:r>
          </w:p>
        </w:tc>
      </w:tr>
      <w:tr w:rsidR="006F2CA2" w:rsidRPr="006F2CA2" w14:paraId="4FB63D78" w14:textId="77777777" w:rsidTr="006F2CA2">
        <w:trPr>
          <w:divId w:val="2116439976"/>
          <w:cantSplit/>
          <w:jc w:val="center"/>
        </w:trPr>
        <w:tc>
          <w:tcPr>
            <w:tcW w:w="7120" w:type="dxa"/>
          </w:tcPr>
          <w:p w14:paraId="3CEF9F1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GUID=08a377a5-c008-4706-97f8-8cc908b036cb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agreed arrangements between parties have been approved by the HDB.</w:t>
            </w:r>
          </w:p>
        </w:tc>
      </w:tr>
      <w:tr w:rsidR="006F2CA2" w:rsidRPr="006F2CA2" w14:paraId="2F35A12B" w14:textId="77777777" w:rsidTr="006F2CA2">
        <w:trPr>
          <w:divId w:val="2116439976"/>
          <w:cantSplit/>
          <w:jc w:val="center"/>
        </w:trPr>
        <w:tc>
          <w:tcPr>
            <w:tcW w:w="7120" w:type="dxa"/>
          </w:tcPr>
          <w:p w14:paraId="1D610CD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GUID=54e7e639-9838-480c-adc2-0fbd61fad0c2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CPF Information</w:t>
            </w:r>
          </w:p>
        </w:tc>
      </w:tr>
      <w:tr w:rsidR="006F2CA2" w:rsidRPr="006F2CA2" w14:paraId="129212B4" w14:textId="77777777" w:rsidTr="006F2CA2">
        <w:trPr>
          <w:divId w:val="2116439976"/>
          <w:cantSplit/>
          <w:jc w:val="center"/>
        </w:trPr>
        <w:tc>
          <w:tcPr>
            <w:tcW w:w="7120" w:type="dxa"/>
          </w:tcPr>
          <w:p w14:paraId="3774B0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GUID=eead5a33-2e2b-4976-a276-04394fd1a9e3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relevant CPF statement and additional CPF information (if applicable) of each party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C412EBE" w14:textId="77777777" w:rsidTr="006F2CA2">
        <w:trPr>
          <w:divId w:val="2116439976"/>
          <w:cantSplit/>
          <w:jc w:val="center"/>
        </w:trPr>
        <w:tc>
          <w:tcPr>
            <w:tcW w:w="7120" w:type="dxa"/>
          </w:tcPr>
          <w:p w14:paraId="08E437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GUID=f4463e9b-518a-4029-822c-e91624bc8cc2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362533C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GUID=23caa7e5-92a3-4de2-ac01-d665f653c038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69FBC96A" w14:textId="77777777" w:rsidTr="006F2CA2">
        <w:trPr>
          <w:divId w:val="2116439976"/>
          <w:cantSplit/>
          <w:jc w:val="center"/>
        </w:trPr>
        <w:tc>
          <w:tcPr>
            <w:tcW w:w="7120" w:type="dxa"/>
          </w:tcPr>
          <w:p w14:paraId="7BAAFE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GUID=6c2ff5a0-ab79-463f-9009-4af21e3bcfb5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4C5CA46A" w14:textId="77777777" w:rsidTr="006F2CA2">
        <w:trPr>
          <w:divId w:val="2116439976"/>
          <w:cantSplit/>
          <w:jc w:val="center"/>
        </w:trPr>
        <w:tc>
          <w:tcPr>
            <w:tcW w:w="7120" w:type="dxa"/>
          </w:tcPr>
          <w:p w14:paraId="7B6AD4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191C4D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03D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C7CC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3EECD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46EF7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5DA90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2A7A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FBC0E26"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C77BF6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GUID=c56e9007-4204-47cf-a4c8-18c2d1f3bd3a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13</w:t>
      </w:r>
    </w:p>
    <w:tbl>
      <w:tblPr>
        <w:tblW w:w="9050" w:type="dxa"/>
        <w:jc w:val="center"/>
        <w:tblLook w:val="04A0" w:firstRow="1" w:lastRow="0" w:firstColumn="1" w:lastColumn="0" w:noHBand="0" w:noVBand="1"/>
      </w:tblPr>
      <w:tblGrid>
        <w:gridCol w:w="168"/>
        <w:gridCol w:w="244"/>
        <w:gridCol w:w="246"/>
        <w:gridCol w:w="168"/>
        <w:gridCol w:w="7222"/>
        <w:gridCol w:w="222"/>
        <w:gridCol w:w="780"/>
      </w:tblGrid>
      <w:tr w:rsidR="006F2CA2" w:rsidRPr="006F2CA2" w14:paraId="08667F06" w14:textId="77777777" w:rsidTr="00A04357">
        <w:trPr>
          <w:divId w:val="2116439976"/>
          <w:cantSplit/>
          <w:jc w:val="center"/>
        </w:trPr>
        <w:tc>
          <w:tcPr>
            <w:tcW w:w="9050" w:type="dxa"/>
            <w:gridSpan w:val="7"/>
          </w:tcPr>
          <w:p w14:paraId="28F635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GUID=6adc382b-6200-4653-bcc8-e127bded1457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56</w:t>
            </w:r>
          </w:p>
        </w:tc>
      </w:tr>
      <w:tr w:rsidR="006F2CA2" w:rsidRPr="006F2CA2" w14:paraId="7696A6E5" w14:textId="77777777" w:rsidTr="00A04357">
        <w:trPr>
          <w:divId w:val="2116439976"/>
          <w:cantSplit/>
          <w:jc w:val="center"/>
        </w:trPr>
        <w:tc>
          <w:tcPr>
            <w:tcW w:w="9050" w:type="dxa"/>
            <w:gridSpan w:val="7"/>
          </w:tcPr>
          <w:p w14:paraId="5F23AC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GUID=f39d45a0-2ecb-41f3-9298-a029400b9b00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HOUSING ARRANGEMENT FORM)</w:t>
            </w:r>
          </w:p>
        </w:tc>
      </w:tr>
      <w:tr w:rsidR="006F2CA2" w:rsidRPr="006F2CA2" w14:paraId="2CBEDEC1" w14:textId="77777777" w:rsidTr="00A04357">
        <w:trPr>
          <w:divId w:val="2116439976"/>
          <w:cantSplit/>
          <w:jc w:val="center"/>
        </w:trPr>
        <w:tc>
          <w:tcPr>
            <w:tcW w:w="9050" w:type="dxa"/>
            <w:gridSpan w:val="7"/>
          </w:tcPr>
          <w:p w14:paraId="0C8D88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GUID=7acc2fe4-0bfa-4f8a-89c7-3f8c3f3fd646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ARRANGEMENTS FOR HOUSING</w:t>
            </w:r>
          </w:p>
        </w:tc>
      </w:tr>
      <w:tr w:rsidR="000B7944" w14:paraId="1681A330" w14:textId="77777777" w:rsidTr="00A04357">
        <w:trPr>
          <w:gridBefore w:val="1"/>
          <w:gridAfter w:val="2"/>
          <w:divId w:val="2116439976"/>
          <w:wBefore w:w="169" w:type="dxa"/>
          <w:wAfter w:w="997" w:type="dxa"/>
          <w:cantSplit/>
          <w:jc w:val="center"/>
        </w:trPr>
        <w:tc>
          <w:tcPr>
            <w:tcW w:w="490" w:type="dxa"/>
            <w:gridSpan w:val="2"/>
          </w:tcPr>
          <w:p w14:paraId="31746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GUID=ec6fd47f-15c7-4c84-8a1b-0a3a62ac6d35 </w:instrText>
            </w:r>
            <w:r w:rsidRPr="006F2CA2">
              <w:rPr>
                <w:rFonts w:ascii="Times New Roman" w:hAnsi="Times New Roman" w:cs="Times New Roman"/>
                <w:sz w:val="22"/>
                <w:szCs w:val="20"/>
                <w:lang w:val="en-GB" w:eastAsia="en-US"/>
              </w:rPr>
              <w:fldChar w:fldCharType="end"/>
            </w:r>
          </w:p>
        </w:tc>
        <w:tc>
          <w:tcPr>
            <w:tcW w:w="7394" w:type="dxa"/>
            <w:gridSpan w:val="2"/>
          </w:tcPr>
          <w:p w14:paraId="595E6CD2" w14:textId="77777777" w:rsidR="006F2CA2" w:rsidRPr="006F2CA2" w:rsidRDefault="005A22FC" w:rsidP="006F2CA2">
            <w:pPr>
              <w:spacing w:before="60" w:after="60" w:line="240" w:lineRule="auto"/>
              <w:jc w:val="center"/>
              <w:rPr>
                <w:rFonts w:ascii="Times New Roman" w:hAnsi="Times New Roman" w:cs="Times New Roman"/>
                <w:sz w:val="22"/>
                <w:szCs w:val="20"/>
                <w:lang w:val="en-GB" w:eastAsia="en-US"/>
              </w:rPr>
            </w:pPr>
            <w:r>
              <w:continuationSeparator/>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GUID=669c9bef-9abd-4d18-b8b5-6044e6ee5a49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Plaintiff’s/Defendant’s*</w:t>
            </w:r>
          </w:p>
        </w:tc>
      </w:tr>
      <w:tr w:rsidR="005A22FC" w14:paraId="6264BD0F" w14:textId="77777777" w:rsidTr="00A04357">
        <w:trPr>
          <w:divId w:val="2116439976"/>
          <w:cantSplit/>
          <w:jc w:val="center"/>
        </w:trPr>
        <w:tc>
          <w:tcPr>
            <w:tcW w:w="9050" w:type="dxa"/>
            <w:gridSpan w:val="7"/>
          </w:tcPr>
          <w:p w14:paraId="065E15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GUID=d4d4e536-eac6-4535-9404-a6f9f0261762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Proposed/Agreed* Arrangements for Housing</w:t>
            </w:r>
          </w:p>
        </w:tc>
      </w:tr>
      <w:tr w:rsidR="005A22FC" w14:paraId="53750553" w14:textId="77777777" w:rsidTr="00A04357">
        <w:trPr>
          <w:divId w:val="2116439976"/>
          <w:cantSplit/>
          <w:jc w:val="center"/>
        </w:trPr>
        <w:tc>
          <w:tcPr>
            <w:tcW w:w="9050" w:type="dxa"/>
            <w:gridSpan w:val="7"/>
          </w:tcPr>
          <w:p w14:paraId="4DB5D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GUID=d841d5fe-1bcf-43ec-9a61-bde209ffdaec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Housing and Development Board (HDB) Flat — List of Options</w:t>
            </w:r>
          </w:p>
        </w:tc>
      </w:tr>
      <w:tr w:rsidR="005A22FC" w14:paraId="5EE0A4DE" w14:textId="77777777" w:rsidTr="00A04357">
        <w:trPr>
          <w:divId w:val="2116439976"/>
          <w:cantSplit/>
          <w:jc w:val="center"/>
        </w:trPr>
        <w:tc>
          <w:tcPr>
            <w:tcW w:w="9050" w:type="dxa"/>
            <w:gridSpan w:val="7"/>
          </w:tcPr>
          <w:p w14:paraId="4B5A36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GUID=6994df22-1c7d-468d-abbf-0f3e1ac7f360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Select one or more options and complete the details in the following pages for the option(s) selected.</w:t>
            </w:r>
          </w:p>
        </w:tc>
      </w:tr>
      <w:tr w:rsidR="005A22FC" w14:paraId="0132C462" w14:textId="77777777" w:rsidTr="00A04357">
        <w:trPr>
          <w:divId w:val="2116439976"/>
          <w:cantSplit/>
          <w:jc w:val="center"/>
        </w:trPr>
        <w:tc>
          <w:tcPr>
            <w:tcW w:w="413" w:type="dxa"/>
            <w:gridSpan w:val="2"/>
          </w:tcPr>
          <w:p w14:paraId="6B21D48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GUID=05797273-b71d-4145-afcd-ac6570763d56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BE23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GUID=186ae460-5186-497e-a86c-a435be87f7d6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xml:space="preserve"> The flat will be surrendered to the HDB.</w:t>
            </w:r>
          </w:p>
        </w:tc>
      </w:tr>
      <w:tr w:rsidR="005A22FC" w14:paraId="3DF2B1C1" w14:textId="77777777" w:rsidTr="00A04357">
        <w:trPr>
          <w:divId w:val="2116439976"/>
          <w:cantSplit/>
          <w:jc w:val="center"/>
        </w:trPr>
        <w:tc>
          <w:tcPr>
            <w:tcW w:w="413" w:type="dxa"/>
            <w:gridSpan w:val="2"/>
          </w:tcPr>
          <w:p w14:paraId="13A49C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GUID=0a3f372c-d88c-4a6c-a028-726deb68022e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D0543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GUID=80f82069-f18a-4653-8195-2b063d94677c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xml:space="preserve"> The Agreement for Lease with the HDB will be terminated.</w:t>
            </w:r>
          </w:p>
        </w:tc>
      </w:tr>
      <w:tr w:rsidR="005A22FC" w14:paraId="5C4D8C4F" w14:textId="77777777" w:rsidTr="00A04357">
        <w:trPr>
          <w:divId w:val="2116439976"/>
          <w:cantSplit/>
          <w:jc w:val="center"/>
        </w:trPr>
        <w:tc>
          <w:tcPr>
            <w:tcW w:w="413" w:type="dxa"/>
            <w:gridSpan w:val="2"/>
          </w:tcPr>
          <w:p w14:paraId="229A08B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GUID=d98014b6-895d-41db-b14c-65fbb7ee9914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4D8E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GUID=275c2ffd-92eb-4730-92c7-ee4938c8d28a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xml:space="preserve"> The flat will be sold in the open market.</w:t>
            </w:r>
          </w:p>
        </w:tc>
      </w:tr>
      <w:tr w:rsidR="005A22FC" w14:paraId="4A8C6FDA" w14:textId="77777777" w:rsidTr="00A04357">
        <w:trPr>
          <w:divId w:val="2116439976"/>
          <w:cantSplit/>
          <w:jc w:val="center"/>
        </w:trPr>
        <w:tc>
          <w:tcPr>
            <w:tcW w:w="413" w:type="dxa"/>
            <w:gridSpan w:val="2"/>
          </w:tcPr>
          <w:p w14:paraId="260CAB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GUID=cc3f6a7d-3599-4dfc-8a3a-a30e12bd8801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4F2146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GUID=e9779cb0-1eb0-4b10-8f25-792dc5d19edc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xml:space="preserve"> The Plaintiff’s share in the flat will be sold/transferred* to:</w:t>
            </w:r>
          </w:p>
        </w:tc>
      </w:tr>
      <w:tr w:rsidR="005A22FC" w14:paraId="179261D3" w14:textId="77777777" w:rsidTr="00A04357">
        <w:trPr>
          <w:divId w:val="2116439976"/>
          <w:cantSplit/>
          <w:jc w:val="center"/>
        </w:trPr>
        <w:tc>
          <w:tcPr>
            <w:tcW w:w="413" w:type="dxa"/>
            <w:gridSpan w:val="2"/>
          </w:tcPr>
          <w:p w14:paraId="08ABC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GUID=9ad2a263-79b1-445c-be6c-55403d79843d </w:instrText>
            </w:r>
            <w:r w:rsidRPr="006F2CA2">
              <w:rPr>
                <w:rFonts w:ascii="Times New Roman" w:hAnsi="Times New Roman" w:cs="Times New Roman"/>
                <w:sz w:val="22"/>
                <w:szCs w:val="20"/>
                <w:lang w:val="en-GB" w:eastAsia="en-US"/>
              </w:rPr>
              <w:fldChar w:fldCharType="end"/>
            </w:r>
          </w:p>
        </w:tc>
        <w:tc>
          <w:tcPr>
            <w:tcW w:w="414" w:type="dxa"/>
            <w:gridSpan w:val="2"/>
          </w:tcPr>
          <w:p w14:paraId="421BB37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GUID=e18fd0aa-29de-4213-b15e-d7d7b45763c5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3BC1DE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GUID=1de5740d-4c9e-4417-bd8b-3e9973a70daa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tc>
      </w:tr>
      <w:tr w:rsidR="005A22FC" w14:paraId="055D36FE" w14:textId="77777777" w:rsidTr="00A04357">
        <w:trPr>
          <w:divId w:val="2116439976"/>
          <w:cantSplit/>
          <w:jc w:val="center"/>
        </w:trPr>
        <w:tc>
          <w:tcPr>
            <w:tcW w:w="413" w:type="dxa"/>
            <w:gridSpan w:val="2"/>
          </w:tcPr>
          <w:p w14:paraId="65BF9D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GUID=dcb0e1fb-19f8-4c63-bc20-b2a0548155d5 </w:instrText>
            </w:r>
            <w:r w:rsidRPr="006F2CA2">
              <w:rPr>
                <w:rFonts w:ascii="Times New Roman" w:hAnsi="Times New Roman" w:cs="Times New Roman"/>
                <w:sz w:val="22"/>
                <w:szCs w:val="20"/>
                <w:lang w:val="en-GB" w:eastAsia="en-US"/>
              </w:rPr>
              <w:fldChar w:fldCharType="end"/>
            </w:r>
          </w:p>
        </w:tc>
        <w:tc>
          <w:tcPr>
            <w:tcW w:w="414" w:type="dxa"/>
            <w:gridSpan w:val="2"/>
          </w:tcPr>
          <w:p w14:paraId="03161D5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GUID=28b60d79-ee30-4efe-b85d-c0a8674b4e4a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026F5D5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GUID=d162aec5-00ab-4194-ae3d-d6a8a8ce31d3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and a third party</w:t>
            </w:r>
          </w:p>
        </w:tc>
      </w:tr>
      <w:tr w:rsidR="005A22FC" w14:paraId="2DA0A656" w14:textId="77777777" w:rsidTr="00A04357">
        <w:trPr>
          <w:divId w:val="2116439976"/>
          <w:cantSplit/>
          <w:jc w:val="center"/>
        </w:trPr>
        <w:tc>
          <w:tcPr>
            <w:tcW w:w="413" w:type="dxa"/>
            <w:gridSpan w:val="2"/>
          </w:tcPr>
          <w:p w14:paraId="64136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GUID=45d939bd-a823-46ec-8027-2c5d1b49fab8 </w:instrText>
            </w:r>
            <w:r w:rsidRPr="006F2CA2">
              <w:rPr>
                <w:rFonts w:ascii="Times New Roman" w:hAnsi="Times New Roman" w:cs="Times New Roman"/>
                <w:sz w:val="22"/>
                <w:szCs w:val="20"/>
                <w:lang w:val="en-GB" w:eastAsia="en-US"/>
              </w:rPr>
              <w:fldChar w:fldCharType="end"/>
            </w:r>
          </w:p>
        </w:tc>
        <w:tc>
          <w:tcPr>
            <w:tcW w:w="414" w:type="dxa"/>
            <w:gridSpan w:val="2"/>
          </w:tcPr>
          <w:p w14:paraId="57FB36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GUID=6932c8ca-af31-40a8-9a00-192af61f21a9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5B6786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GUID=7b1aede6-83c2-452f-ae6b-9662dcc2140a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22443CC3" w14:textId="77777777" w:rsidTr="00A04357">
        <w:trPr>
          <w:divId w:val="2116439976"/>
          <w:cantSplit/>
          <w:jc w:val="center"/>
        </w:trPr>
        <w:tc>
          <w:tcPr>
            <w:tcW w:w="413" w:type="dxa"/>
            <w:gridSpan w:val="2"/>
          </w:tcPr>
          <w:p w14:paraId="0719FB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GUID=152dafc2-e4a4-4a8b-b49d-ec4d89ba6ede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C0D1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GUID=08bc76ae-decb-4c63-9756-e83e8cb47f51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xml:space="preserve"> The Defendant’s share in the flat will be sold/transferred* to:</w:t>
            </w:r>
          </w:p>
        </w:tc>
      </w:tr>
      <w:tr w:rsidR="005A22FC" w14:paraId="20EF8C3F" w14:textId="77777777" w:rsidTr="00A04357">
        <w:trPr>
          <w:divId w:val="2116439976"/>
          <w:cantSplit/>
          <w:jc w:val="center"/>
        </w:trPr>
        <w:tc>
          <w:tcPr>
            <w:tcW w:w="413" w:type="dxa"/>
            <w:gridSpan w:val="2"/>
          </w:tcPr>
          <w:p w14:paraId="2EDBCF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GUID=3803cc29-99ba-4107-8434-29c5e8ea250b </w:instrText>
            </w:r>
            <w:r w:rsidRPr="006F2CA2">
              <w:rPr>
                <w:rFonts w:ascii="Times New Roman" w:hAnsi="Times New Roman" w:cs="Times New Roman"/>
                <w:sz w:val="22"/>
                <w:szCs w:val="20"/>
                <w:lang w:val="en-GB" w:eastAsia="en-US"/>
              </w:rPr>
              <w:fldChar w:fldCharType="end"/>
            </w:r>
          </w:p>
        </w:tc>
        <w:tc>
          <w:tcPr>
            <w:tcW w:w="414" w:type="dxa"/>
            <w:gridSpan w:val="2"/>
          </w:tcPr>
          <w:p w14:paraId="41B8C4E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GUID=1f5dfe6d-6864-4948-a8c0-d5b2e3e42aab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6865B5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GUID=84d9aa6c-4940-43dc-809b-1772f862e9b5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w:t>
            </w:r>
          </w:p>
        </w:tc>
      </w:tr>
      <w:tr w:rsidR="005A22FC" w14:paraId="51625E22" w14:textId="77777777" w:rsidTr="00A04357">
        <w:trPr>
          <w:divId w:val="2116439976"/>
          <w:cantSplit/>
          <w:jc w:val="center"/>
        </w:trPr>
        <w:tc>
          <w:tcPr>
            <w:tcW w:w="413" w:type="dxa"/>
            <w:gridSpan w:val="2"/>
          </w:tcPr>
          <w:p w14:paraId="20E403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GUID=dfe8ed0b-fb51-4119-80fd-60473b994a2c </w:instrText>
            </w:r>
            <w:r w:rsidRPr="006F2CA2">
              <w:rPr>
                <w:rFonts w:ascii="Times New Roman" w:hAnsi="Times New Roman" w:cs="Times New Roman"/>
                <w:sz w:val="22"/>
                <w:szCs w:val="20"/>
                <w:lang w:val="en-GB" w:eastAsia="en-US"/>
              </w:rPr>
              <w:fldChar w:fldCharType="end"/>
            </w:r>
          </w:p>
        </w:tc>
        <w:tc>
          <w:tcPr>
            <w:tcW w:w="414" w:type="dxa"/>
            <w:gridSpan w:val="2"/>
          </w:tcPr>
          <w:p w14:paraId="666A5B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GUID=bada7466-75bd-4dff-b87a-0e12dcf8c4ba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95448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GUID=11ffbc7b-8e58-46bf-8fdc-4da16e7977f6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and a third party</w:t>
            </w:r>
          </w:p>
        </w:tc>
      </w:tr>
      <w:tr w:rsidR="005A22FC" w14:paraId="17E2F3BB" w14:textId="77777777" w:rsidTr="00A04357">
        <w:trPr>
          <w:divId w:val="2116439976"/>
          <w:cantSplit/>
          <w:jc w:val="center"/>
        </w:trPr>
        <w:tc>
          <w:tcPr>
            <w:tcW w:w="413" w:type="dxa"/>
            <w:gridSpan w:val="2"/>
          </w:tcPr>
          <w:p w14:paraId="45C232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GUID=17510b36-ed46-48e7-af7b-915a79b882a9 </w:instrText>
            </w:r>
            <w:r w:rsidRPr="006F2CA2">
              <w:rPr>
                <w:rFonts w:ascii="Times New Roman" w:hAnsi="Times New Roman" w:cs="Times New Roman"/>
                <w:sz w:val="22"/>
                <w:szCs w:val="20"/>
                <w:lang w:val="en-GB" w:eastAsia="en-US"/>
              </w:rPr>
              <w:fldChar w:fldCharType="end"/>
            </w:r>
          </w:p>
        </w:tc>
        <w:tc>
          <w:tcPr>
            <w:tcW w:w="414" w:type="dxa"/>
            <w:gridSpan w:val="2"/>
          </w:tcPr>
          <w:p w14:paraId="4617D41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GUID=0f550a50-56c3-48a0-81a9-934fb34e8e68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B2FE7F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GUID=e87c90da-6285-4e1c-bb2a-eaeac72c7bad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0E57AB53" w14:textId="77777777" w:rsidTr="00A04357">
        <w:trPr>
          <w:divId w:val="2116439976"/>
          <w:cantSplit/>
          <w:jc w:val="center"/>
        </w:trPr>
        <w:tc>
          <w:tcPr>
            <w:tcW w:w="413" w:type="dxa"/>
            <w:gridSpan w:val="2"/>
          </w:tcPr>
          <w:p w14:paraId="78AD10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GUID=b39a7ceb-b28d-42f1-92f2-75a47abe2682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254128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GUID=17fe09e3-56bb-4cff-9c42-7cbc9e5100d2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xml:space="preserve"> Others:</w:t>
            </w:r>
          </w:p>
        </w:tc>
      </w:tr>
      <w:tr w:rsidR="005A22FC" w14:paraId="41C5E7AC" w14:textId="77777777" w:rsidTr="00A04357">
        <w:trPr>
          <w:divId w:val="2116439976"/>
          <w:cantSplit/>
          <w:jc w:val="center"/>
        </w:trPr>
        <w:tc>
          <w:tcPr>
            <w:tcW w:w="413" w:type="dxa"/>
            <w:gridSpan w:val="2"/>
          </w:tcPr>
          <w:p w14:paraId="545440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GUID=4e7d3189-0519-47d4-be7c-a71bc25dc0d8 </w:instrText>
            </w:r>
            <w:r w:rsidRPr="006F2CA2">
              <w:rPr>
                <w:rFonts w:ascii="Times New Roman" w:hAnsi="Times New Roman" w:cs="Times New Roman"/>
                <w:sz w:val="22"/>
                <w:szCs w:val="20"/>
                <w:lang w:val="en-GB" w:eastAsia="en-US"/>
              </w:rPr>
              <w:fldChar w:fldCharType="end"/>
            </w:r>
          </w:p>
        </w:tc>
        <w:tc>
          <w:tcPr>
            <w:tcW w:w="8637" w:type="dxa"/>
            <w:gridSpan w:val="5"/>
          </w:tcPr>
          <w:p w14:paraId="3F33D0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GUID=00ff97ab-427f-4470-9964-758031f5610b </w:instrText>
            </w:r>
            <w:r w:rsidRPr="006F2CA2">
              <w:rPr>
                <w:rFonts w:ascii="Times New Roman" w:hAnsi="Times New Roman" w:cs="Times New Roman"/>
                <w:sz w:val="22"/>
                <w:szCs w:val="20"/>
                <w:lang w:val="en-GB" w:eastAsia="en-US"/>
              </w:rPr>
              <w:fldChar w:fldCharType="end"/>
            </w:r>
          </w:p>
        </w:tc>
      </w:tr>
      <w:tr w:rsidR="006F2CA2" w:rsidRPr="006F2CA2" w14:paraId="6052152E" w14:textId="77777777" w:rsidTr="00A04357">
        <w:trPr>
          <w:divId w:val="2116439976"/>
          <w:cantSplit/>
          <w:jc w:val="center"/>
        </w:trPr>
        <w:tc>
          <w:tcPr>
            <w:tcW w:w="8053" w:type="dxa"/>
            <w:gridSpan w:val="5"/>
          </w:tcPr>
          <w:p w14:paraId="60559A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GUID=991944f6-703e-4b5b-832e-636bb0c4436a </w:instrText>
            </w:r>
            <w:r w:rsidRPr="006F2CA2">
              <w:rPr>
                <w:rFonts w:ascii="Times New Roman" w:hAnsi="Times New Roman" w:cs="Times New Roman"/>
                <w:sz w:val="22"/>
                <w:szCs w:val="20"/>
                <w:lang w:val="en-GB" w:eastAsia="en-US"/>
              </w:rPr>
              <w:fldChar w:fldCharType="end"/>
            </w:r>
          </w:p>
        </w:tc>
        <w:tc>
          <w:tcPr>
            <w:tcW w:w="217" w:type="dxa"/>
          </w:tcPr>
          <w:p w14:paraId="4F1366B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GUID=3bb62172-45d7-47b0-8f29-6729f58f0765 </w:instrText>
            </w:r>
            <w:r w:rsidRPr="006F2CA2">
              <w:rPr>
                <w:rFonts w:ascii="Times New Roman" w:hAnsi="Times New Roman" w:cs="Times New Roman"/>
                <w:sz w:val="22"/>
                <w:szCs w:val="20"/>
                <w:lang w:val="en-GB" w:eastAsia="en-US"/>
              </w:rPr>
              <w:fldChar w:fldCharType="end"/>
            </w:r>
          </w:p>
        </w:tc>
        <w:tc>
          <w:tcPr>
            <w:tcW w:w="780" w:type="dxa"/>
          </w:tcPr>
          <w:p w14:paraId="3657C5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GUID=8d00b0a8-6fc6-4ebd-90cf-86cc4f89baa9 </w:instrText>
            </w:r>
            <w:r w:rsidRPr="006F2CA2">
              <w:rPr>
                <w:rFonts w:ascii="Times New Roman" w:hAnsi="Times New Roman" w:cs="Times New Roman"/>
                <w:sz w:val="22"/>
                <w:szCs w:val="20"/>
                <w:lang w:val="en-GB" w:eastAsia="en-US"/>
              </w:rPr>
              <w:fldChar w:fldCharType="end"/>
            </w:r>
          </w:p>
        </w:tc>
      </w:tr>
      <w:tr w:rsidR="00A04357" w:rsidRPr="006F2CA2" w14:paraId="39DFB28D" w14:textId="77777777" w:rsidTr="00A04357">
        <w:trPr>
          <w:gridAfter w:val="1"/>
          <w:divId w:val="2116439976"/>
          <w:wAfter w:w="780" w:type="dxa"/>
          <w:cantSplit/>
          <w:jc w:val="center"/>
        </w:trPr>
        <w:tc>
          <w:tcPr>
            <w:tcW w:w="8053" w:type="dxa"/>
            <w:gridSpan w:val="5"/>
          </w:tcPr>
          <w:p w14:paraId="480362FF"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GUID=d7483cf3-ba75-4944-baab-d641c43e79ea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Plaintiff*</w:t>
            </w:r>
            <w:r>
              <w:rPr>
                <w:rFonts w:ascii="Times New Roman" w:hAnsi="Times New Roman" w:cs="Times New Roman"/>
                <w:sz w:val="22"/>
                <w:szCs w:val="20"/>
                <w:lang w:val="en-GB" w:eastAsia="en-US"/>
              </w:rPr>
              <w:t xml:space="preserve">                                                                                 Defendant</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r>
          </w:p>
        </w:tc>
        <w:tc>
          <w:tcPr>
            <w:tcW w:w="217" w:type="dxa"/>
          </w:tcPr>
          <w:p w14:paraId="44F9AFF2" w14:textId="77777777" w:rsidR="00A04357" w:rsidRPr="006F2CA2" w:rsidRDefault="00A04357"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GUID=cc9665ff-ab89-463e-a32b-76120c4bffea </w:instrText>
            </w:r>
            <w:r w:rsidRPr="006F2CA2">
              <w:rPr>
                <w:rFonts w:ascii="Times New Roman" w:hAnsi="Times New Roman" w:cs="Times New Roman"/>
                <w:sz w:val="22"/>
                <w:szCs w:val="20"/>
                <w:lang w:val="en-GB" w:eastAsia="en-US"/>
              </w:rPr>
              <w:fldChar w:fldCharType="end"/>
            </w:r>
          </w:p>
        </w:tc>
      </w:tr>
      <w:tr w:rsidR="00A04357" w:rsidRPr="006F2CA2" w14:paraId="43DCFC3C" w14:textId="77777777" w:rsidTr="00A04357">
        <w:trPr>
          <w:gridAfter w:val="1"/>
          <w:divId w:val="2116439976"/>
          <w:wAfter w:w="780" w:type="dxa"/>
          <w:cantSplit/>
          <w:jc w:val="center"/>
        </w:trPr>
        <w:tc>
          <w:tcPr>
            <w:tcW w:w="8053" w:type="dxa"/>
            <w:gridSpan w:val="5"/>
          </w:tcPr>
          <w:p w14:paraId="55D1AAAE"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GUID=d24771ca-8b49-432c-bc39-4ba78b4d2e17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 xml:space="preserve"> </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Date:__________________</w:t>
            </w:r>
            <w:r>
              <w:rPr>
                <w:rFonts w:ascii="Times New Roman" w:hAnsi="Times New Roman" w:cs="Times New Roman"/>
                <w:sz w:val="22"/>
                <w:szCs w:val="20"/>
                <w:lang w:val="en-GB" w:eastAsia="en-US"/>
              </w:rPr>
              <w:t>_</w:t>
            </w:r>
          </w:p>
        </w:tc>
        <w:tc>
          <w:tcPr>
            <w:tcW w:w="217" w:type="dxa"/>
          </w:tcPr>
          <w:p w14:paraId="678DBEC8" w14:textId="77777777" w:rsidR="00A04357" w:rsidRPr="006F2CA2" w:rsidRDefault="00A04357"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GUID=be568121-ddbf-47b1-8e28-0de8cf57341a </w:instrText>
            </w:r>
            <w:r w:rsidRPr="006F2CA2">
              <w:rPr>
                <w:rFonts w:ascii="Times New Roman" w:hAnsi="Times New Roman" w:cs="Times New Roman"/>
                <w:sz w:val="22"/>
                <w:szCs w:val="20"/>
                <w:lang w:val="en-GB" w:eastAsia="en-US"/>
              </w:rPr>
              <w:fldChar w:fldCharType="end"/>
            </w:r>
          </w:p>
        </w:tc>
      </w:tr>
      <w:tr w:rsidR="006F2CA2" w:rsidRPr="006F2CA2" w14:paraId="25049970" w14:textId="77777777" w:rsidTr="00A04357">
        <w:trPr>
          <w:divId w:val="2116439976"/>
          <w:cantSplit/>
          <w:jc w:val="center"/>
        </w:trPr>
        <w:tc>
          <w:tcPr>
            <w:tcW w:w="9050" w:type="dxa"/>
            <w:gridSpan w:val="7"/>
          </w:tcPr>
          <w:p w14:paraId="0FC574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GUID=7db41a0d-4968-4ef0-ae24-b3817f9e04aa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C7F1ECD"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3CD726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BAA50F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F066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95350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1FAB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0CC1A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6E533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7BA1F3"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236"/>
        <w:gridCol w:w="222"/>
        <w:gridCol w:w="349"/>
        <w:gridCol w:w="1949"/>
        <w:gridCol w:w="111"/>
        <w:gridCol w:w="111"/>
        <w:gridCol w:w="5527"/>
      </w:tblGrid>
      <w:tr w:rsidR="005A22FC" w14:paraId="2A8D271B" w14:textId="77777777" w:rsidTr="000562D5">
        <w:trPr>
          <w:divId w:val="2116439976"/>
          <w:cantSplit/>
        </w:trPr>
        <w:tc>
          <w:tcPr>
            <w:tcW w:w="8505" w:type="dxa"/>
            <w:gridSpan w:val="7"/>
          </w:tcPr>
          <w:p w14:paraId="1A00C4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GUID=569b8fe5-054e-4b87-8d08-c9811715b6c1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The flat will be surrendered to the HDB.</w:t>
            </w:r>
          </w:p>
        </w:tc>
      </w:tr>
      <w:tr w:rsidR="005A22FC" w14:paraId="27B21B54" w14:textId="77777777" w:rsidTr="000562D5">
        <w:trPr>
          <w:divId w:val="2116439976"/>
          <w:cantSplit/>
        </w:trPr>
        <w:tc>
          <w:tcPr>
            <w:tcW w:w="8505" w:type="dxa"/>
            <w:gridSpan w:val="7"/>
          </w:tcPr>
          <w:p w14:paraId="042201F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GUID=8464d37f-ae52-46c0-9d72-8bc7f5ed2fb3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compensation for the surrender of the flat will be used to [please tick if applicable]:</w:t>
            </w:r>
          </w:p>
        </w:tc>
      </w:tr>
      <w:tr w:rsidR="005A22FC" w14:paraId="7308812F" w14:textId="77777777" w:rsidTr="000562D5">
        <w:trPr>
          <w:divId w:val="2116439976"/>
          <w:cantSplit/>
        </w:trPr>
        <w:tc>
          <w:tcPr>
            <w:tcW w:w="236" w:type="dxa"/>
          </w:tcPr>
          <w:p w14:paraId="76CF1A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GUID=40544102-6c94-4fbb-9d8d-0e0aa13b0920 </w:instrText>
            </w:r>
            <w:r w:rsidRPr="006F2CA2">
              <w:rPr>
                <w:rFonts w:ascii="Times New Roman" w:hAnsi="Times New Roman" w:cs="Times New Roman"/>
                <w:sz w:val="22"/>
                <w:szCs w:val="20"/>
                <w:lang w:val="en-GB" w:eastAsia="en-US"/>
              </w:rPr>
              <w:fldChar w:fldCharType="end"/>
            </w:r>
          </w:p>
        </w:tc>
        <w:tc>
          <w:tcPr>
            <w:tcW w:w="222" w:type="dxa"/>
          </w:tcPr>
          <w:p w14:paraId="023DD71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GUID=1edb1ae3-df7e-40da-8a31-773688bb5776 </w:instrText>
            </w:r>
            <w:r w:rsidRPr="006F2CA2">
              <w:rPr>
                <w:rFonts w:ascii="Times New Roman" w:hAnsi="Times New Roman" w:cs="Times New Roman"/>
                <w:sz w:val="22"/>
                <w:szCs w:val="20"/>
                <w:lang w:val="en-GB" w:eastAsia="en-US"/>
              </w:rPr>
              <w:fldChar w:fldCharType="end"/>
            </w:r>
          </w:p>
        </w:tc>
        <w:tc>
          <w:tcPr>
            <w:tcW w:w="349" w:type="dxa"/>
          </w:tcPr>
          <w:p w14:paraId="1971CB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GUID=25997991-27c4-457a-9db2-190e58f35adf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A80D0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GUID=892616cb-bf3e-4d7d-8d63-b289b751cdc6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HDB mortgage loan and all moneys due to the HDB.</w:t>
            </w:r>
          </w:p>
        </w:tc>
      </w:tr>
      <w:tr w:rsidR="005A22FC" w14:paraId="725077A3" w14:textId="77777777" w:rsidTr="000562D5">
        <w:trPr>
          <w:divId w:val="2116439976"/>
          <w:cantSplit/>
        </w:trPr>
        <w:tc>
          <w:tcPr>
            <w:tcW w:w="236" w:type="dxa"/>
          </w:tcPr>
          <w:p w14:paraId="2850D8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GUID=ad4d9fa9-8d4a-49da-9be3-cc19fa240c3b </w:instrText>
            </w:r>
            <w:r w:rsidRPr="006F2CA2">
              <w:rPr>
                <w:rFonts w:ascii="Times New Roman" w:hAnsi="Times New Roman" w:cs="Times New Roman"/>
                <w:sz w:val="22"/>
                <w:szCs w:val="20"/>
                <w:lang w:val="en-GB" w:eastAsia="en-US"/>
              </w:rPr>
              <w:fldChar w:fldCharType="end"/>
            </w:r>
          </w:p>
        </w:tc>
        <w:tc>
          <w:tcPr>
            <w:tcW w:w="222" w:type="dxa"/>
          </w:tcPr>
          <w:p w14:paraId="408A58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GUID=12cff97e-e697-4bf5-b614-3fdd121c4e97 </w:instrText>
            </w:r>
            <w:r w:rsidRPr="006F2CA2">
              <w:rPr>
                <w:rFonts w:ascii="Times New Roman" w:hAnsi="Times New Roman" w:cs="Times New Roman"/>
                <w:sz w:val="22"/>
                <w:szCs w:val="20"/>
                <w:lang w:val="en-GB" w:eastAsia="en-US"/>
              </w:rPr>
              <w:fldChar w:fldCharType="end"/>
            </w:r>
          </w:p>
        </w:tc>
        <w:tc>
          <w:tcPr>
            <w:tcW w:w="349" w:type="dxa"/>
          </w:tcPr>
          <w:p w14:paraId="168386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GUID=42abd174-0fcc-4039-ac65-b934dd58640a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ED23BE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GUID=9bb1b017-21d4-4d05-a0ff-fc599f94a201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080885F" w14:textId="77777777" w:rsidTr="000562D5">
        <w:trPr>
          <w:divId w:val="2116439976"/>
          <w:cantSplit/>
        </w:trPr>
        <w:tc>
          <w:tcPr>
            <w:tcW w:w="236" w:type="dxa"/>
          </w:tcPr>
          <w:p w14:paraId="140A91F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GUID=ce7ee22c-4d2d-462a-8b7b-18a0d7081c60 </w:instrText>
            </w:r>
            <w:r w:rsidRPr="006F2CA2">
              <w:rPr>
                <w:rFonts w:ascii="Times New Roman" w:hAnsi="Times New Roman" w:cs="Times New Roman"/>
                <w:sz w:val="22"/>
                <w:szCs w:val="20"/>
                <w:lang w:val="en-GB" w:eastAsia="en-US"/>
              </w:rPr>
              <w:fldChar w:fldCharType="end"/>
            </w:r>
          </w:p>
        </w:tc>
        <w:tc>
          <w:tcPr>
            <w:tcW w:w="222" w:type="dxa"/>
          </w:tcPr>
          <w:p w14:paraId="748D896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GUID=e26c1079-31c3-4928-90b2-20127bb888b8 </w:instrText>
            </w:r>
            <w:r w:rsidRPr="006F2CA2">
              <w:rPr>
                <w:rFonts w:ascii="Times New Roman" w:hAnsi="Times New Roman" w:cs="Times New Roman"/>
                <w:sz w:val="22"/>
                <w:szCs w:val="20"/>
                <w:lang w:val="en-GB" w:eastAsia="en-US"/>
              </w:rPr>
              <w:fldChar w:fldCharType="end"/>
            </w:r>
          </w:p>
        </w:tc>
        <w:tc>
          <w:tcPr>
            <w:tcW w:w="349" w:type="dxa"/>
          </w:tcPr>
          <w:p w14:paraId="74DD90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GUID=0c6099e8-8ff5-4dbb-aaac-b00d7625ca62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72FF8A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GUID=366622fb-55f7-43cf-b425-ed58b28e0fdc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5FB1CE76" w14:textId="77777777" w:rsidTr="000562D5">
        <w:trPr>
          <w:divId w:val="2116439976"/>
          <w:cantSplit/>
        </w:trPr>
        <w:tc>
          <w:tcPr>
            <w:tcW w:w="236" w:type="dxa"/>
          </w:tcPr>
          <w:p w14:paraId="6DFC9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GUID=224afce3-1bb9-4e6d-89b0-c6e132c7dbfa </w:instrText>
            </w:r>
            <w:r w:rsidRPr="006F2CA2">
              <w:rPr>
                <w:rFonts w:ascii="Times New Roman" w:hAnsi="Times New Roman" w:cs="Times New Roman"/>
                <w:sz w:val="22"/>
                <w:szCs w:val="20"/>
                <w:lang w:val="en-GB" w:eastAsia="en-US"/>
              </w:rPr>
              <w:fldChar w:fldCharType="end"/>
            </w:r>
          </w:p>
        </w:tc>
        <w:tc>
          <w:tcPr>
            <w:tcW w:w="222" w:type="dxa"/>
          </w:tcPr>
          <w:p w14:paraId="0E4269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GUID=26c9db95-46db-4137-9359-85391b02fd5e </w:instrText>
            </w:r>
            <w:r w:rsidRPr="006F2CA2">
              <w:rPr>
                <w:rFonts w:ascii="Times New Roman" w:hAnsi="Times New Roman" w:cs="Times New Roman"/>
                <w:sz w:val="22"/>
                <w:szCs w:val="20"/>
                <w:lang w:val="en-GB" w:eastAsia="en-US"/>
              </w:rPr>
              <w:fldChar w:fldCharType="end"/>
            </w:r>
          </w:p>
        </w:tc>
        <w:tc>
          <w:tcPr>
            <w:tcW w:w="349" w:type="dxa"/>
          </w:tcPr>
          <w:p w14:paraId="24D3876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GUID=bcf215cf-6a92-4dec-85de-81228a31e953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61FDC66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GUID=2258822a-b7f8-40b8-92eb-b796994cfaf1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911610E" w14:textId="77777777" w:rsidTr="000562D5">
        <w:trPr>
          <w:divId w:val="2116439976"/>
          <w:cantSplit/>
        </w:trPr>
        <w:tc>
          <w:tcPr>
            <w:tcW w:w="8505" w:type="dxa"/>
            <w:gridSpan w:val="7"/>
          </w:tcPr>
          <w:p w14:paraId="434A6BA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GUID=00e5b0ac-2b34-4ab9-a048-9f79505f75fb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The outstanding mortgage loan or moneys due to the HDB will be borne by:</w:t>
            </w:r>
          </w:p>
        </w:tc>
      </w:tr>
      <w:tr w:rsidR="005A22FC" w14:paraId="635BA8F3" w14:textId="77777777" w:rsidTr="000562D5">
        <w:trPr>
          <w:divId w:val="2116439976"/>
          <w:cantSplit/>
        </w:trPr>
        <w:tc>
          <w:tcPr>
            <w:tcW w:w="236" w:type="dxa"/>
          </w:tcPr>
          <w:p w14:paraId="4AC519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GUID=765b52ad-6659-4333-825d-3edf9c1ae99c </w:instrText>
            </w:r>
            <w:r w:rsidRPr="006F2CA2">
              <w:rPr>
                <w:rFonts w:ascii="Times New Roman" w:hAnsi="Times New Roman" w:cs="Times New Roman"/>
                <w:sz w:val="22"/>
                <w:szCs w:val="20"/>
                <w:lang w:val="en-GB" w:eastAsia="en-US"/>
              </w:rPr>
              <w:fldChar w:fldCharType="end"/>
            </w:r>
          </w:p>
        </w:tc>
        <w:tc>
          <w:tcPr>
            <w:tcW w:w="222" w:type="dxa"/>
          </w:tcPr>
          <w:p w14:paraId="065FB0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GUID=ce8da563-deb1-45ee-a468-95d9951aea0d </w:instrText>
            </w:r>
            <w:r w:rsidRPr="006F2CA2">
              <w:rPr>
                <w:rFonts w:ascii="Times New Roman" w:hAnsi="Times New Roman" w:cs="Times New Roman"/>
                <w:sz w:val="22"/>
                <w:szCs w:val="20"/>
                <w:lang w:val="en-GB" w:eastAsia="en-US"/>
              </w:rPr>
              <w:fldChar w:fldCharType="end"/>
            </w:r>
          </w:p>
        </w:tc>
        <w:tc>
          <w:tcPr>
            <w:tcW w:w="349" w:type="dxa"/>
          </w:tcPr>
          <w:p w14:paraId="1FF7FE4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GUID=9531e696-14b7-42f6-bd39-69a8a70cdb3d </w:instrText>
            </w:r>
            <w:r w:rsidRPr="006F2CA2">
              <w:rPr>
                <w:rFonts w:ascii="Times New Roman" w:hAnsi="Times New Roman" w:cs="Times New Roman"/>
                <w:sz w:val="22"/>
                <w:szCs w:val="20"/>
                <w:lang w:val="en-GB" w:eastAsia="en-US"/>
              </w:rPr>
              <w:fldChar w:fldCharType="end"/>
            </w:r>
          </w:p>
        </w:tc>
        <w:tc>
          <w:tcPr>
            <w:tcW w:w="2060" w:type="dxa"/>
            <w:gridSpan w:val="2"/>
          </w:tcPr>
          <w:p w14:paraId="07E3C5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GUID=b422249e-4bfe-4f8b-92ed-22c369d57c90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81832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GUID=c330bfc1-ab19-4015-a985-2a5b45cc7879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A5A65D7" w14:textId="77777777" w:rsidTr="000562D5">
        <w:trPr>
          <w:divId w:val="2116439976"/>
          <w:cantSplit/>
        </w:trPr>
        <w:tc>
          <w:tcPr>
            <w:tcW w:w="236" w:type="dxa"/>
          </w:tcPr>
          <w:p w14:paraId="4E6D57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GUID=bfcca8f8-6453-4989-9e9c-16153c687408 </w:instrText>
            </w:r>
            <w:r w:rsidRPr="006F2CA2">
              <w:rPr>
                <w:rFonts w:ascii="Times New Roman" w:hAnsi="Times New Roman" w:cs="Times New Roman"/>
                <w:sz w:val="22"/>
                <w:szCs w:val="20"/>
                <w:lang w:val="en-GB" w:eastAsia="en-US"/>
              </w:rPr>
              <w:fldChar w:fldCharType="end"/>
            </w:r>
          </w:p>
        </w:tc>
        <w:tc>
          <w:tcPr>
            <w:tcW w:w="222" w:type="dxa"/>
          </w:tcPr>
          <w:p w14:paraId="53BA39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GUID=825dfe74-21b3-499e-b81c-46764bebfc1d </w:instrText>
            </w:r>
            <w:r w:rsidRPr="006F2CA2">
              <w:rPr>
                <w:rFonts w:ascii="Times New Roman" w:hAnsi="Times New Roman" w:cs="Times New Roman"/>
                <w:sz w:val="22"/>
                <w:szCs w:val="20"/>
                <w:lang w:val="en-GB" w:eastAsia="en-US"/>
              </w:rPr>
              <w:fldChar w:fldCharType="end"/>
            </w:r>
          </w:p>
        </w:tc>
        <w:tc>
          <w:tcPr>
            <w:tcW w:w="349" w:type="dxa"/>
          </w:tcPr>
          <w:p w14:paraId="2A35182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GUID=a67bbe14-6e27-43e1-b04b-75f84ba34124 </w:instrText>
            </w:r>
            <w:r w:rsidRPr="006F2CA2">
              <w:rPr>
                <w:rFonts w:ascii="Times New Roman" w:hAnsi="Times New Roman" w:cs="Times New Roman"/>
                <w:sz w:val="22"/>
                <w:szCs w:val="20"/>
                <w:lang w:val="en-GB" w:eastAsia="en-US"/>
              </w:rPr>
              <w:fldChar w:fldCharType="end"/>
            </w:r>
          </w:p>
        </w:tc>
        <w:tc>
          <w:tcPr>
            <w:tcW w:w="2060" w:type="dxa"/>
            <w:gridSpan w:val="2"/>
          </w:tcPr>
          <w:p w14:paraId="51EBD6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GUID=f6464de7-ea7d-4d08-a691-a1cb10711b3f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F8CDF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GUID=b2adee71-ab10-441e-bc28-66bd9098fef2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84536A" w14:textId="77777777" w:rsidTr="000562D5">
        <w:trPr>
          <w:divId w:val="2116439976"/>
          <w:cantSplit/>
        </w:trPr>
        <w:tc>
          <w:tcPr>
            <w:tcW w:w="8505" w:type="dxa"/>
            <w:gridSpan w:val="7"/>
          </w:tcPr>
          <w:p w14:paraId="3901AE3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GUID=6ee79745-f54f-49cd-98a1-3eb3944c3d1d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1DA9C719" w14:textId="77777777" w:rsidTr="000562D5">
        <w:trPr>
          <w:divId w:val="2116439976"/>
          <w:cantSplit/>
        </w:trPr>
        <w:tc>
          <w:tcPr>
            <w:tcW w:w="236" w:type="dxa"/>
          </w:tcPr>
          <w:p w14:paraId="3F80B3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GUID=25e9babe-2289-4c82-9915-fe6a4699c545 </w:instrText>
            </w:r>
            <w:r w:rsidRPr="006F2CA2">
              <w:rPr>
                <w:rFonts w:ascii="Times New Roman" w:hAnsi="Times New Roman" w:cs="Times New Roman"/>
                <w:sz w:val="22"/>
                <w:szCs w:val="20"/>
                <w:lang w:val="en-GB" w:eastAsia="en-US"/>
              </w:rPr>
              <w:fldChar w:fldCharType="end"/>
            </w:r>
          </w:p>
        </w:tc>
        <w:tc>
          <w:tcPr>
            <w:tcW w:w="222" w:type="dxa"/>
          </w:tcPr>
          <w:p w14:paraId="476652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GUID=e754a939-a408-4dfa-b79b-52491cb613c1 </w:instrText>
            </w:r>
            <w:r w:rsidRPr="006F2CA2">
              <w:rPr>
                <w:rFonts w:ascii="Times New Roman" w:hAnsi="Times New Roman" w:cs="Times New Roman"/>
                <w:sz w:val="22"/>
                <w:szCs w:val="20"/>
                <w:lang w:val="en-GB" w:eastAsia="en-US"/>
              </w:rPr>
              <w:fldChar w:fldCharType="end"/>
            </w:r>
          </w:p>
        </w:tc>
        <w:tc>
          <w:tcPr>
            <w:tcW w:w="349" w:type="dxa"/>
          </w:tcPr>
          <w:p w14:paraId="3B6ACB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GUID=7fe3ee08-3b7a-4243-8c9d-56285b3884f7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AFCC1F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GUID=772e703b-d1c2-4151-bc54-5a88abea26b1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3E8D7951" w14:textId="77777777" w:rsidTr="000562D5">
        <w:trPr>
          <w:divId w:val="2116439976"/>
          <w:cantSplit/>
        </w:trPr>
        <w:tc>
          <w:tcPr>
            <w:tcW w:w="236" w:type="dxa"/>
          </w:tcPr>
          <w:p w14:paraId="1547BD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GUID=22a0538e-3eee-4a88-9c7b-5731ac89ee25 </w:instrText>
            </w:r>
            <w:r w:rsidRPr="006F2CA2">
              <w:rPr>
                <w:rFonts w:ascii="Times New Roman" w:hAnsi="Times New Roman" w:cs="Times New Roman"/>
                <w:sz w:val="22"/>
                <w:szCs w:val="20"/>
                <w:lang w:val="en-GB" w:eastAsia="en-US"/>
              </w:rPr>
              <w:fldChar w:fldCharType="end"/>
            </w:r>
          </w:p>
        </w:tc>
        <w:tc>
          <w:tcPr>
            <w:tcW w:w="222" w:type="dxa"/>
          </w:tcPr>
          <w:p w14:paraId="7C3FE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GUID=258e6863-5ddf-4e21-b2c3-0e1d3dd356aa </w:instrText>
            </w:r>
            <w:r w:rsidRPr="006F2CA2">
              <w:rPr>
                <w:rFonts w:ascii="Times New Roman" w:hAnsi="Times New Roman" w:cs="Times New Roman"/>
                <w:sz w:val="22"/>
                <w:szCs w:val="20"/>
                <w:lang w:val="en-GB" w:eastAsia="en-US"/>
              </w:rPr>
              <w:fldChar w:fldCharType="end"/>
            </w:r>
          </w:p>
        </w:tc>
        <w:tc>
          <w:tcPr>
            <w:tcW w:w="349" w:type="dxa"/>
          </w:tcPr>
          <w:p w14:paraId="3ACBF5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GUID=2f47e3ed-063e-4215-93ea-1b5ecd9fb9fd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88A7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GUID=78095c15-165d-44f2-b89a-9f17a10fbc96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7C700B69" w14:textId="77777777" w:rsidTr="000562D5">
        <w:trPr>
          <w:divId w:val="2116439976"/>
          <w:cantSplit/>
        </w:trPr>
        <w:tc>
          <w:tcPr>
            <w:tcW w:w="8505" w:type="dxa"/>
            <w:gridSpan w:val="7"/>
          </w:tcPr>
          <w:p w14:paraId="5473E0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GUID=b5b44dab-25f1-4e60-900b-3be26f24c343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surrender will be borne by:</w:t>
            </w:r>
          </w:p>
        </w:tc>
      </w:tr>
      <w:tr w:rsidR="005A22FC" w14:paraId="40711303" w14:textId="77777777" w:rsidTr="000562D5">
        <w:trPr>
          <w:divId w:val="2116439976"/>
          <w:cantSplit/>
        </w:trPr>
        <w:tc>
          <w:tcPr>
            <w:tcW w:w="236" w:type="dxa"/>
          </w:tcPr>
          <w:p w14:paraId="7172B28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GUID=4a0faeb9-0d23-49df-bddf-feca790b86bb </w:instrText>
            </w:r>
            <w:r w:rsidRPr="006F2CA2">
              <w:rPr>
                <w:rFonts w:ascii="Times New Roman" w:hAnsi="Times New Roman" w:cs="Times New Roman"/>
                <w:sz w:val="22"/>
                <w:szCs w:val="20"/>
                <w:lang w:val="en-GB" w:eastAsia="en-US"/>
              </w:rPr>
              <w:fldChar w:fldCharType="end"/>
            </w:r>
          </w:p>
        </w:tc>
        <w:tc>
          <w:tcPr>
            <w:tcW w:w="222" w:type="dxa"/>
          </w:tcPr>
          <w:p w14:paraId="5836E65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GUID=75e8cf6f-54b0-49d6-8a17-270763c57709 </w:instrText>
            </w:r>
            <w:r w:rsidRPr="006F2CA2">
              <w:rPr>
                <w:rFonts w:ascii="Times New Roman" w:hAnsi="Times New Roman" w:cs="Times New Roman"/>
                <w:sz w:val="22"/>
                <w:szCs w:val="20"/>
                <w:lang w:val="en-GB" w:eastAsia="en-US"/>
              </w:rPr>
              <w:fldChar w:fldCharType="end"/>
            </w:r>
          </w:p>
        </w:tc>
        <w:tc>
          <w:tcPr>
            <w:tcW w:w="349" w:type="dxa"/>
          </w:tcPr>
          <w:p w14:paraId="4D2F6B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GUID=ce8b5c2d-d30d-41b9-9eb0-cfe408d02669 </w:instrText>
            </w:r>
            <w:r w:rsidRPr="006F2CA2">
              <w:rPr>
                <w:rFonts w:ascii="Times New Roman" w:hAnsi="Times New Roman" w:cs="Times New Roman"/>
                <w:sz w:val="22"/>
                <w:szCs w:val="20"/>
                <w:lang w:val="en-GB" w:eastAsia="en-US"/>
              </w:rPr>
              <w:fldChar w:fldCharType="end"/>
            </w:r>
          </w:p>
        </w:tc>
        <w:tc>
          <w:tcPr>
            <w:tcW w:w="2060" w:type="dxa"/>
            <w:gridSpan w:val="2"/>
          </w:tcPr>
          <w:p w14:paraId="2F3FBE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GUID=c0da353a-ee14-4ba5-9716-cf9f6ffb3632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3B6F85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GUID=3e31d68f-9f76-4545-ba3b-6561b31ae992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4121C54" w14:textId="77777777" w:rsidTr="000562D5">
        <w:trPr>
          <w:divId w:val="2116439976"/>
          <w:cantSplit/>
        </w:trPr>
        <w:tc>
          <w:tcPr>
            <w:tcW w:w="236" w:type="dxa"/>
          </w:tcPr>
          <w:p w14:paraId="4CF32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GUID=48c3b967-e567-427b-b4e2-b2e921a78b0d </w:instrText>
            </w:r>
            <w:r w:rsidRPr="006F2CA2">
              <w:rPr>
                <w:rFonts w:ascii="Times New Roman" w:hAnsi="Times New Roman" w:cs="Times New Roman"/>
                <w:sz w:val="22"/>
                <w:szCs w:val="20"/>
                <w:lang w:val="en-GB" w:eastAsia="en-US"/>
              </w:rPr>
              <w:fldChar w:fldCharType="end"/>
            </w:r>
          </w:p>
        </w:tc>
        <w:tc>
          <w:tcPr>
            <w:tcW w:w="222" w:type="dxa"/>
          </w:tcPr>
          <w:p w14:paraId="27EB50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GUID=5d931985-46b6-46d2-8d0a-9101d359e94e </w:instrText>
            </w:r>
            <w:r w:rsidRPr="006F2CA2">
              <w:rPr>
                <w:rFonts w:ascii="Times New Roman" w:hAnsi="Times New Roman" w:cs="Times New Roman"/>
                <w:sz w:val="22"/>
                <w:szCs w:val="20"/>
                <w:lang w:val="en-GB" w:eastAsia="en-US"/>
              </w:rPr>
              <w:fldChar w:fldCharType="end"/>
            </w:r>
          </w:p>
        </w:tc>
        <w:tc>
          <w:tcPr>
            <w:tcW w:w="349" w:type="dxa"/>
          </w:tcPr>
          <w:p w14:paraId="098930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GUID=c55f8f30-c024-4a71-968e-dd0804d05322 </w:instrText>
            </w:r>
            <w:r w:rsidRPr="006F2CA2">
              <w:rPr>
                <w:rFonts w:ascii="Times New Roman" w:hAnsi="Times New Roman" w:cs="Times New Roman"/>
                <w:sz w:val="22"/>
                <w:szCs w:val="20"/>
                <w:lang w:val="en-GB" w:eastAsia="en-US"/>
              </w:rPr>
              <w:fldChar w:fldCharType="end"/>
            </w:r>
          </w:p>
        </w:tc>
        <w:tc>
          <w:tcPr>
            <w:tcW w:w="2060" w:type="dxa"/>
            <w:gridSpan w:val="2"/>
          </w:tcPr>
          <w:p w14:paraId="6F0FF9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GUID=1099d9b4-2066-4eca-82fe-ea454aac3196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2ED48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GUID=5554dd6a-5f8d-4552-b3fd-3ce515f689f5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25B2B1F9" w14:textId="77777777" w:rsidTr="000562D5">
        <w:trPr>
          <w:divId w:val="2116439976"/>
          <w:cantSplit/>
        </w:trPr>
        <w:tc>
          <w:tcPr>
            <w:tcW w:w="8505" w:type="dxa"/>
            <w:gridSpan w:val="7"/>
          </w:tcPr>
          <w:p w14:paraId="75D5C9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GUID=af676838-2e9b-4978-bd5f-42ff80235008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0A9E832A" w14:textId="77777777" w:rsidTr="000562D5">
        <w:trPr>
          <w:divId w:val="2116439976"/>
          <w:cantSplit/>
        </w:trPr>
        <w:tc>
          <w:tcPr>
            <w:tcW w:w="236" w:type="dxa"/>
          </w:tcPr>
          <w:p w14:paraId="536266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GUID=e9242a4b-c844-4cc7-90c7-d19a22708e8b </w:instrText>
            </w:r>
            <w:r w:rsidRPr="006F2CA2">
              <w:rPr>
                <w:rFonts w:ascii="Times New Roman" w:hAnsi="Times New Roman" w:cs="Times New Roman"/>
                <w:sz w:val="22"/>
                <w:szCs w:val="20"/>
                <w:lang w:val="en-GB" w:eastAsia="en-US"/>
              </w:rPr>
              <w:fldChar w:fldCharType="end"/>
            </w:r>
          </w:p>
        </w:tc>
        <w:tc>
          <w:tcPr>
            <w:tcW w:w="222" w:type="dxa"/>
          </w:tcPr>
          <w:p w14:paraId="010F0C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GUID=49f8cbd1-9a2a-42e2-a17a-30da77d7e176 </w:instrText>
            </w:r>
            <w:r w:rsidRPr="006F2CA2">
              <w:rPr>
                <w:rFonts w:ascii="Times New Roman" w:hAnsi="Times New Roman" w:cs="Times New Roman"/>
                <w:sz w:val="22"/>
                <w:szCs w:val="20"/>
                <w:lang w:val="en-GB" w:eastAsia="en-US"/>
              </w:rPr>
              <w:fldChar w:fldCharType="end"/>
            </w:r>
          </w:p>
        </w:tc>
        <w:tc>
          <w:tcPr>
            <w:tcW w:w="349" w:type="dxa"/>
          </w:tcPr>
          <w:p w14:paraId="3968539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GUID=b81b1c67-53e9-484c-9357-c6dd5e25a674 </w:instrText>
            </w:r>
            <w:r w:rsidRPr="006F2CA2">
              <w:rPr>
                <w:rFonts w:ascii="Times New Roman" w:hAnsi="Times New Roman" w:cs="Times New Roman"/>
                <w:sz w:val="22"/>
                <w:szCs w:val="20"/>
                <w:lang w:val="en-GB" w:eastAsia="en-US"/>
              </w:rPr>
              <w:fldChar w:fldCharType="end"/>
            </w:r>
          </w:p>
        </w:tc>
        <w:tc>
          <w:tcPr>
            <w:tcW w:w="2060" w:type="dxa"/>
            <w:gridSpan w:val="2"/>
          </w:tcPr>
          <w:p w14:paraId="725C03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GUID=9006860e-1a12-4486-92f0-d09ce2d00f78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EFE3E0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GUID=ca282eda-0228-4759-a817-3c824c5625c0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035BCFA" w14:textId="77777777" w:rsidTr="000562D5">
        <w:trPr>
          <w:divId w:val="2116439976"/>
          <w:cantSplit/>
        </w:trPr>
        <w:tc>
          <w:tcPr>
            <w:tcW w:w="236" w:type="dxa"/>
          </w:tcPr>
          <w:p w14:paraId="7E1A95F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GUID=6806a283-a1ac-4897-b00f-32a1da59d3bd </w:instrText>
            </w:r>
            <w:r w:rsidRPr="006F2CA2">
              <w:rPr>
                <w:rFonts w:ascii="Times New Roman" w:hAnsi="Times New Roman" w:cs="Times New Roman"/>
                <w:sz w:val="22"/>
                <w:szCs w:val="20"/>
                <w:lang w:val="en-GB" w:eastAsia="en-US"/>
              </w:rPr>
              <w:fldChar w:fldCharType="end"/>
            </w:r>
          </w:p>
        </w:tc>
        <w:tc>
          <w:tcPr>
            <w:tcW w:w="222" w:type="dxa"/>
          </w:tcPr>
          <w:p w14:paraId="5CF7BE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GUID=5e056d13-fac1-4401-8d2e-42752de19f09 </w:instrText>
            </w:r>
            <w:r w:rsidRPr="006F2CA2">
              <w:rPr>
                <w:rFonts w:ascii="Times New Roman" w:hAnsi="Times New Roman" w:cs="Times New Roman"/>
                <w:sz w:val="22"/>
                <w:szCs w:val="20"/>
                <w:lang w:val="en-GB" w:eastAsia="en-US"/>
              </w:rPr>
              <w:fldChar w:fldCharType="end"/>
            </w:r>
          </w:p>
        </w:tc>
        <w:tc>
          <w:tcPr>
            <w:tcW w:w="349" w:type="dxa"/>
          </w:tcPr>
          <w:p w14:paraId="2757273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GUID=1cf5d70d-42a2-4d30-bcfd-03b1de92b4ec </w:instrText>
            </w:r>
            <w:r w:rsidRPr="006F2CA2">
              <w:rPr>
                <w:rFonts w:ascii="Times New Roman" w:hAnsi="Times New Roman" w:cs="Times New Roman"/>
                <w:sz w:val="22"/>
                <w:szCs w:val="20"/>
                <w:lang w:val="en-GB" w:eastAsia="en-US"/>
              </w:rPr>
              <w:fldChar w:fldCharType="end"/>
            </w:r>
          </w:p>
        </w:tc>
        <w:tc>
          <w:tcPr>
            <w:tcW w:w="2060" w:type="dxa"/>
            <w:gridSpan w:val="2"/>
          </w:tcPr>
          <w:p w14:paraId="5588D8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GUID=0f45b70e-c86c-4584-b007-a13ceac5e95b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7DF021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GUID=31eb7b3c-b6b9-4152-803d-e6ef97ff07e0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248D8B1" w14:textId="77777777" w:rsidTr="000562D5">
        <w:trPr>
          <w:divId w:val="2116439976"/>
          <w:cantSplit/>
        </w:trPr>
        <w:tc>
          <w:tcPr>
            <w:tcW w:w="236" w:type="dxa"/>
          </w:tcPr>
          <w:p w14:paraId="289F7F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GUID=79254958-17e0-46e1-a435-b4d29642a43b </w:instrText>
            </w:r>
            <w:r w:rsidRPr="006F2CA2">
              <w:rPr>
                <w:rFonts w:ascii="Times New Roman" w:hAnsi="Times New Roman" w:cs="Times New Roman"/>
                <w:sz w:val="22"/>
                <w:szCs w:val="20"/>
                <w:lang w:val="en-GB" w:eastAsia="en-US"/>
              </w:rPr>
              <w:fldChar w:fldCharType="end"/>
            </w:r>
          </w:p>
        </w:tc>
        <w:tc>
          <w:tcPr>
            <w:tcW w:w="222" w:type="dxa"/>
          </w:tcPr>
          <w:p w14:paraId="09EE834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GUID=663ab322-4d49-4958-85ba-8bb418849657 </w:instrText>
            </w:r>
            <w:r w:rsidRPr="006F2CA2">
              <w:rPr>
                <w:rFonts w:ascii="Times New Roman" w:hAnsi="Times New Roman" w:cs="Times New Roman"/>
                <w:sz w:val="22"/>
                <w:szCs w:val="20"/>
                <w:lang w:val="en-GB" w:eastAsia="en-US"/>
              </w:rPr>
              <w:fldChar w:fldCharType="end"/>
            </w:r>
          </w:p>
        </w:tc>
        <w:tc>
          <w:tcPr>
            <w:tcW w:w="349" w:type="dxa"/>
          </w:tcPr>
          <w:p w14:paraId="1E2DE3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GUID=aa8a0f76-eb2d-4d68-a7ac-1ba03f2b1c5e </w:instrText>
            </w:r>
            <w:r w:rsidRPr="006F2CA2">
              <w:rPr>
                <w:rFonts w:ascii="Times New Roman" w:hAnsi="Times New Roman" w:cs="Times New Roman"/>
                <w:sz w:val="22"/>
                <w:szCs w:val="20"/>
                <w:lang w:val="en-GB" w:eastAsia="en-US"/>
              </w:rPr>
              <w:fldChar w:fldCharType="end"/>
            </w:r>
          </w:p>
        </w:tc>
        <w:tc>
          <w:tcPr>
            <w:tcW w:w="2060" w:type="dxa"/>
            <w:gridSpan w:val="2"/>
          </w:tcPr>
          <w:p w14:paraId="6178A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GUID=76242584-b27f-475c-9374-e2700417d381 </w:instrText>
            </w:r>
            <w:r w:rsidRPr="006F2CA2">
              <w:rPr>
                <w:rFonts w:ascii="Times New Roman" w:hAnsi="Times New Roman" w:cs="Times New Roman"/>
                <w:sz w:val="22"/>
                <w:szCs w:val="20"/>
                <w:lang w:val="en-GB" w:eastAsia="en-US"/>
              </w:rPr>
              <w:fldChar w:fldCharType="end"/>
            </w:r>
          </w:p>
        </w:tc>
        <w:tc>
          <w:tcPr>
            <w:tcW w:w="5638" w:type="dxa"/>
            <w:gridSpan w:val="2"/>
          </w:tcPr>
          <w:p w14:paraId="6D5433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GUID=932d85df-7b1b-4f95-930c-2393ba2e7e91 </w:instrText>
            </w:r>
            <w:r w:rsidRPr="006F2CA2">
              <w:rPr>
                <w:rFonts w:ascii="Times New Roman" w:hAnsi="Times New Roman" w:cs="Times New Roman"/>
                <w:sz w:val="22"/>
                <w:szCs w:val="20"/>
                <w:lang w:val="en-GB" w:eastAsia="en-US"/>
              </w:rPr>
              <w:fldChar w:fldCharType="end"/>
            </w:r>
          </w:p>
        </w:tc>
      </w:tr>
      <w:tr w:rsidR="005A22FC" w14:paraId="5ED605E2" w14:textId="77777777" w:rsidTr="000562D5">
        <w:trPr>
          <w:divId w:val="2116439976"/>
          <w:cantSplit/>
          <w:trHeight w:val="380"/>
        </w:trPr>
        <w:tc>
          <w:tcPr>
            <w:tcW w:w="8505" w:type="dxa"/>
            <w:gridSpan w:val="7"/>
          </w:tcPr>
          <w:p w14:paraId="4FADEFD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GUID=c512aca0-a8e7-4535-b3cb-d8816427d52e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D4D9461" w14:textId="77777777" w:rsidTr="000562D5">
        <w:trPr>
          <w:divId w:val="2116439976"/>
          <w:cantSplit/>
          <w:trHeight w:val="380"/>
        </w:trPr>
        <w:tc>
          <w:tcPr>
            <w:tcW w:w="8505" w:type="dxa"/>
            <w:gridSpan w:val="7"/>
          </w:tcPr>
          <w:p w14:paraId="53AC8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GUID=27dad4a4-c7a7-43c5-b95f-a47fe6531a5c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 the flat:</w:t>
            </w:r>
          </w:p>
        </w:tc>
      </w:tr>
      <w:tr w:rsidR="005A22FC" w14:paraId="063F7810" w14:textId="77777777" w:rsidTr="000562D5">
        <w:trPr>
          <w:divId w:val="2116439976"/>
          <w:cantSplit/>
          <w:trHeight w:val="460"/>
        </w:trPr>
        <w:tc>
          <w:tcPr>
            <w:tcW w:w="458" w:type="dxa"/>
            <w:gridSpan w:val="2"/>
          </w:tcPr>
          <w:p w14:paraId="444218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GUID=393d0f07-9fab-42be-8e22-c4416ec793d8 </w:instrText>
            </w:r>
            <w:r w:rsidRPr="006F2CA2">
              <w:rPr>
                <w:rFonts w:ascii="Times New Roman" w:hAnsi="Times New Roman" w:cs="Times New Roman"/>
                <w:sz w:val="22"/>
                <w:szCs w:val="20"/>
                <w:lang w:val="en-GB" w:eastAsia="en-US"/>
              </w:rPr>
              <w:fldChar w:fldCharType="end"/>
            </w:r>
          </w:p>
        </w:tc>
        <w:tc>
          <w:tcPr>
            <w:tcW w:w="349" w:type="dxa"/>
          </w:tcPr>
          <w:p w14:paraId="36BA14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GUID=85d5d037-5b36-44b4-abf7-22ea81770157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1BBB94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GUID=0e279b68-ec2a-4f33-8121-17feeffde7a8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[please specify the date] ____________________;</w:t>
            </w:r>
          </w:p>
        </w:tc>
      </w:tr>
      <w:tr w:rsidR="005A22FC" w14:paraId="4FAADCE3" w14:textId="77777777" w:rsidTr="000562D5">
        <w:trPr>
          <w:divId w:val="2116439976"/>
          <w:cantSplit/>
        </w:trPr>
        <w:tc>
          <w:tcPr>
            <w:tcW w:w="458" w:type="dxa"/>
            <w:gridSpan w:val="2"/>
          </w:tcPr>
          <w:p w14:paraId="4BEDBB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GUID=13974235-e0ab-421b-8962-5c1df4c5f4b9 </w:instrText>
            </w:r>
            <w:r w:rsidRPr="006F2CA2">
              <w:rPr>
                <w:rFonts w:ascii="Times New Roman" w:hAnsi="Times New Roman" w:cs="Times New Roman"/>
                <w:sz w:val="22"/>
                <w:szCs w:val="20"/>
                <w:lang w:val="en-GB" w:eastAsia="en-US"/>
              </w:rPr>
              <w:fldChar w:fldCharType="end"/>
            </w:r>
          </w:p>
        </w:tc>
        <w:tc>
          <w:tcPr>
            <w:tcW w:w="349" w:type="dxa"/>
          </w:tcPr>
          <w:p w14:paraId="7A32A4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GUID=3d862fbe-70b1-4aa1-ba16-993a4c4345d9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3DCFB8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GUID=dcc4bb9b-09ce-48e1-8978-248ca10e4c9b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order of court on the HDB flat;</w:t>
            </w:r>
          </w:p>
        </w:tc>
      </w:tr>
      <w:tr w:rsidR="005A22FC" w14:paraId="27DB8FB2" w14:textId="77777777" w:rsidTr="000562D5">
        <w:trPr>
          <w:divId w:val="2116439976"/>
          <w:cantSplit/>
        </w:trPr>
        <w:tc>
          <w:tcPr>
            <w:tcW w:w="458" w:type="dxa"/>
            <w:gridSpan w:val="2"/>
          </w:tcPr>
          <w:p w14:paraId="68E8B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GUID=83fc6997-aa0b-443d-ae5b-93f4240017e9 </w:instrText>
            </w:r>
            <w:r w:rsidRPr="006F2CA2">
              <w:rPr>
                <w:rFonts w:ascii="Times New Roman" w:hAnsi="Times New Roman" w:cs="Times New Roman"/>
                <w:sz w:val="22"/>
                <w:szCs w:val="20"/>
                <w:lang w:val="en-GB" w:eastAsia="en-US"/>
              </w:rPr>
              <w:fldChar w:fldCharType="end"/>
            </w:r>
          </w:p>
        </w:tc>
        <w:tc>
          <w:tcPr>
            <w:tcW w:w="349" w:type="dxa"/>
          </w:tcPr>
          <w:p w14:paraId="43E858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GUID=c03407c9-4103-4ce0-b751-669de2c603dc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386DD1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GUID=9b1a5771-52d6-48a4-9107-dcb3424c9504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grant of the Final Judgment;</w:t>
            </w:r>
          </w:p>
        </w:tc>
      </w:tr>
      <w:tr w:rsidR="005A22FC" w14:paraId="7DF924B8" w14:textId="77777777" w:rsidTr="000562D5">
        <w:trPr>
          <w:divId w:val="2116439976"/>
          <w:cantSplit/>
          <w:trHeight w:val="540"/>
        </w:trPr>
        <w:tc>
          <w:tcPr>
            <w:tcW w:w="458" w:type="dxa"/>
            <w:gridSpan w:val="2"/>
          </w:tcPr>
          <w:p w14:paraId="2D2474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GUID=d278fbae-cbee-42e2-b8e6-7cbcc1744c93 </w:instrText>
            </w:r>
            <w:r w:rsidRPr="006F2CA2">
              <w:rPr>
                <w:rFonts w:ascii="Times New Roman" w:hAnsi="Times New Roman" w:cs="Times New Roman"/>
                <w:sz w:val="22"/>
                <w:szCs w:val="20"/>
                <w:lang w:val="en-GB" w:eastAsia="en-US"/>
              </w:rPr>
              <w:fldChar w:fldCharType="end"/>
            </w:r>
          </w:p>
        </w:tc>
        <w:tc>
          <w:tcPr>
            <w:tcW w:w="349" w:type="dxa"/>
          </w:tcPr>
          <w:p w14:paraId="6A8A04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GUID=40070b39-c5a0-41a0-8796-c09e7b9da8bc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BE3D1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GUID=f34f0661-34ce-407a-a1a9-a220d957f3df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___________________________________.</w:t>
            </w:r>
          </w:p>
        </w:tc>
      </w:tr>
      <w:tr w:rsidR="005A22FC" w14:paraId="6793FE72" w14:textId="77777777" w:rsidTr="000562D5">
        <w:trPr>
          <w:divId w:val="2116439976"/>
          <w:cantSplit/>
        </w:trPr>
        <w:tc>
          <w:tcPr>
            <w:tcW w:w="2756" w:type="dxa"/>
            <w:gridSpan w:val="4"/>
          </w:tcPr>
          <w:p w14:paraId="5A02AC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GUID=1cd6f179-efc1-489d-8f2e-6003ec190c18 </w:instrText>
            </w:r>
            <w:r w:rsidRPr="006F2CA2">
              <w:rPr>
                <w:rFonts w:ascii="Times New Roman" w:hAnsi="Times New Roman" w:cs="Times New Roman"/>
                <w:sz w:val="22"/>
                <w:szCs w:val="20"/>
                <w:lang w:val="en-GB" w:eastAsia="en-US"/>
              </w:rPr>
              <w:fldChar w:fldCharType="end"/>
            </w:r>
          </w:p>
        </w:tc>
        <w:tc>
          <w:tcPr>
            <w:tcW w:w="222" w:type="dxa"/>
            <w:gridSpan w:val="2"/>
          </w:tcPr>
          <w:p w14:paraId="33AC9F1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GUID=e67880a8-1d3e-4f8c-90c9-c3fe13dd10d1 </w:instrText>
            </w:r>
            <w:r w:rsidRPr="006F2CA2">
              <w:rPr>
                <w:rFonts w:ascii="Times New Roman" w:hAnsi="Times New Roman" w:cs="Times New Roman"/>
                <w:sz w:val="22"/>
                <w:szCs w:val="20"/>
                <w:lang w:val="en-GB" w:eastAsia="en-US"/>
              </w:rPr>
              <w:fldChar w:fldCharType="end"/>
            </w:r>
          </w:p>
        </w:tc>
        <w:tc>
          <w:tcPr>
            <w:tcW w:w="5527" w:type="dxa"/>
          </w:tcPr>
          <w:p w14:paraId="005F6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GUID=9e64d092-f294-46b2-a154-b16dfd995253 </w:instrText>
            </w:r>
            <w:r w:rsidRPr="006F2CA2">
              <w:rPr>
                <w:rFonts w:ascii="Times New Roman" w:hAnsi="Times New Roman" w:cs="Times New Roman"/>
                <w:sz w:val="22"/>
                <w:szCs w:val="20"/>
                <w:lang w:val="en-GB" w:eastAsia="en-US"/>
              </w:rPr>
              <w:fldChar w:fldCharType="end"/>
            </w:r>
          </w:p>
        </w:tc>
      </w:tr>
      <w:tr w:rsidR="005A22FC" w14:paraId="483B037A" w14:textId="77777777" w:rsidTr="000562D5">
        <w:trPr>
          <w:divId w:val="2116439976"/>
          <w:cantSplit/>
        </w:trPr>
        <w:tc>
          <w:tcPr>
            <w:tcW w:w="2756" w:type="dxa"/>
            <w:gridSpan w:val="4"/>
          </w:tcPr>
          <w:p w14:paraId="33954AE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GUID=16d7f67a-92c2-4295-be69-c08ef977d912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016799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GUID=82d753b8-3625-4ad6-8fc8-69147b4a2b22 </w:instrText>
            </w:r>
            <w:r w:rsidRPr="006F2CA2">
              <w:rPr>
                <w:rFonts w:ascii="Times New Roman" w:hAnsi="Times New Roman" w:cs="Times New Roman"/>
                <w:sz w:val="22"/>
                <w:szCs w:val="20"/>
                <w:lang w:val="en-GB" w:eastAsia="en-US"/>
              </w:rPr>
              <w:fldChar w:fldCharType="end"/>
            </w:r>
          </w:p>
        </w:tc>
        <w:tc>
          <w:tcPr>
            <w:tcW w:w="5527" w:type="dxa"/>
          </w:tcPr>
          <w:p w14:paraId="7E70CB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GUID=89643272-7e7c-48b7-b4d8-3355f2487b29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35937E9A" w14:textId="77777777" w:rsidTr="000562D5">
        <w:trPr>
          <w:divId w:val="2116439976"/>
          <w:cantSplit/>
        </w:trPr>
        <w:tc>
          <w:tcPr>
            <w:tcW w:w="2756" w:type="dxa"/>
            <w:gridSpan w:val="4"/>
          </w:tcPr>
          <w:p w14:paraId="1B0143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GUID=a73a7636-c5fb-49e4-b08e-416bfb25558e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w:t>
            </w:r>
          </w:p>
        </w:tc>
        <w:tc>
          <w:tcPr>
            <w:tcW w:w="222" w:type="dxa"/>
            <w:gridSpan w:val="2"/>
          </w:tcPr>
          <w:p w14:paraId="1A989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GUID=5a48c758-29bf-4f28-a259-b419b70c75b6 </w:instrText>
            </w:r>
            <w:r w:rsidRPr="006F2CA2">
              <w:rPr>
                <w:rFonts w:ascii="Times New Roman" w:hAnsi="Times New Roman" w:cs="Times New Roman"/>
                <w:sz w:val="22"/>
                <w:szCs w:val="20"/>
                <w:lang w:val="en-GB" w:eastAsia="en-US"/>
              </w:rPr>
              <w:fldChar w:fldCharType="end"/>
            </w:r>
          </w:p>
        </w:tc>
        <w:tc>
          <w:tcPr>
            <w:tcW w:w="5527" w:type="dxa"/>
          </w:tcPr>
          <w:p w14:paraId="6B3043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GUID=a1460a1f-edef-45ea-8d0c-3a1b236c26fa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FDB9E7D" w14:textId="77777777" w:rsidTr="000562D5">
        <w:trPr>
          <w:divId w:val="2116439976"/>
          <w:cantSplit/>
        </w:trPr>
        <w:tc>
          <w:tcPr>
            <w:tcW w:w="8505" w:type="dxa"/>
            <w:gridSpan w:val="7"/>
          </w:tcPr>
          <w:p w14:paraId="766C9D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GUID=5ff4a266-b599-498f-8399-cfb3c85abffd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75C03A4"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tbl>
      <w:tblPr>
        <w:tblW w:w="9639" w:type="dxa"/>
        <w:tblLook w:val="04A0" w:firstRow="1" w:lastRow="0" w:firstColumn="1" w:lastColumn="0" w:noHBand="0" w:noVBand="1"/>
      </w:tblPr>
      <w:tblGrid>
        <w:gridCol w:w="481"/>
        <w:gridCol w:w="219"/>
        <w:gridCol w:w="201"/>
        <w:gridCol w:w="493"/>
        <w:gridCol w:w="508"/>
        <w:gridCol w:w="508"/>
        <w:gridCol w:w="442"/>
        <w:gridCol w:w="603"/>
        <w:gridCol w:w="134"/>
        <w:gridCol w:w="99"/>
        <w:gridCol w:w="405"/>
        <w:gridCol w:w="2905"/>
        <w:gridCol w:w="2641"/>
      </w:tblGrid>
      <w:tr w:rsidR="005A22FC" w14:paraId="591965E0" w14:textId="77777777" w:rsidTr="000562D5">
        <w:trPr>
          <w:gridAfter w:val="1"/>
          <w:divId w:val="2116439976"/>
          <w:wAfter w:w="2641" w:type="dxa"/>
          <w:cantSplit/>
          <w:trHeight w:val="460"/>
        </w:trPr>
        <w:tc>
          <w:tcPr>
            <w:tcW w:w="6998" w:type="dxa"/>
            <w:gridSpan w:val="12"/>
          </w:tcPr>
          <w:p w14:paraId="50048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GUID=eff715c8-e2dc-488d-be92-991ae43b8fe0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The Agreement for Lease will be terminated.</w:t>
            </w:r>
          </w:p>
        </w:tc>
      </w:tr>
      <w:tr w:rsidR="005A22FC" w14:paraId="72E16746" w14:textId="77777777" w:rsidTr="000562D5">
        <w:trPr>
          <w:gridAfter w:val="1"/>
          <w:divId w:val="2116439976"/>
          <w:wAfter w:w="2641" w:type="dxa"/>
          <w:cantSplit/>
          <w:trHeight w:val="460"/>
        </w:trPr>
        <w:tc>
          <w:tcPr>
            <w:tcW w:w="6998" w:type="dxa"/>
            <w:gridSpan w:val="12"/>
          </w:tcPr>
          <w:p w14:paraId="3E663A8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GUID=e388565d-4523-49b8-a4fd-f3e71627db79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deposit to be refunded by the HDB will be used to [please tick if applicable]:</w:t>
            </w:r>
          </w:p>
        </w:tc>
      </w:tr>
      <w:tr w:rsidR="005A22FC" w14:paraId="295324D0" w14:textId="77777777" w:rsidTr="000562D5">
        <w:trPr>
          <w:gridAfter w:val="1"/>
          <w:divId w:val="2116439976"/>
          <w:wAfter w:w="2641" w:type="dxa"/>
          <w:cantSplit/>
          <w:trHeight w:val="460"/>
        </w:trPr>
        <w:tc>
          <w:tcPr>
            <w:tcW w:w="481" w:type="dxa"/>
          </w:tcPr>
          <w:p w14:paraId="4C43D4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GUID=b2163da6-febb-47c1-a748-c81863c2b14b </w:instrText>
            </w:r>
            <w:r w:rsidRPr="006F2CA2">
              <w:rPr>
                <w:rFonts w:ascii="Times New Roman" w:hAnsi="Times New Roman" w:cs="Times New Roman"/>
                <w:sz w:val="22"/>
                <w:szCs w:val="20"/>
                <w:lang w:val="en-GB" w:eastAsia="en-US"/>
              </w:rPr>
              <w:fldChar w:fldCharType="end"/>
            </w:r>
          </w:p>
        </w:tc>
        <w:tc>
          <w:tcPr>
            <w:tcW w:w="420" w:type="dxa"/>
            <w:gridSpan w:val="2"/>
          </w:tcPr>
          <w:p w14:paraId="6146A2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GUID=80a3a0dd-2da0-435a-a6e4-92b1699c215a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DE5F0C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GUID=c1b27e15-0ef1-46cd-a20a-83f32d19cea7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 all moneys due to the HDB.</w:t>
            </w:r>
          </w:p>
        </w:tc>
      </w:tr>
      <w:tr w:rsidR="005A22FC" w14:paraId="19881096" w14:textId="77777777" w:rsidTr="000562D5">
        <w:trPr>
          <w:gridAfter w:val="1"/>
          <w:divId w:val="2116439976"/>
          <w:wAfter w:w="2641" w:type="dxa"/>
          <w:cantSplit/>
        </w:trPr>
        <w:tc>
          <w:tcPr>
            <w:tcW w:w="481" w:type="dxa"/>
          </w:tcPr>
          <w:p w14:paraId="75B818A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GUID=aae954d6-77bc-47cc-9be3-f4f4f61229c9 </w:instrText>
            </w:r>
            <w:r w:rsidRPr="006F2CA2">
              <w:rPr>
                <w:rFonts w:ascii="Times New Roman" w:hAnsi="Times New Roman" w:cs="Times New Roman"/>
                <w:sz w:val="22"/>
                <w:szCs w:val="20"/>
                <w:lang w:val="en-GB" w:eastAsia="en-US"/>
              </w:rPr>
              <w:fldChar w:fldCharType="end"/>
            </w:r>
          </w:p>
        </w:tc>
        <w:tc>
          <w:tcPr>
            <w:tcW w:w="420" w:type="dxa"/>
            <w:gridSpan w:val="2"/>
          </w:tcPr>
          <w:p w14:paraId="329697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GUID=eb1b1218-7268-4670-9b03-a92b16235ec9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63A66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GUID=081dada4-7807-420c-a223-7c993b939589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15C44AA0" w14:textId="77777777" w:rsidTr="000562D5">
        <w:trPr>
          <w:gridAfter w:val="1"/>
          <w:divId w:val="2116439976"/>
          <w:wAfter w:w="2641" w:type="dxa"/>
          <w:cantSplit/>
        </w:trPr>
        <w:tc>
          <w:tcPr>
            <w:tcW w:w="481" w:type="dxa"/>
          </w:tcPr>
          <w:p w14:paraId="13F113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GUID=a20ee2f7-b043-471e-9f8b-6163ceb63ac2 </w:instrText>
            </w:r>
            <w:r w:rsidRPr="006F2CA2">
              <w:rPr>
                <w:rFonts w:ascii="Times New Roman" w:hAnsi="Times New Roman" w:cs="Times New Roman"/>
                <w:sz w:val="22"/>
                <w:szCs w:val="20"/>
                <w:lang w:val="en-GB" w:eastAsia="en-US"/>
              </w:rPr>
              <w:fldChar w:fldCharType="end"/>
            </w:r>
          </w:p>
        </w:tc>
        <w:tc>
          <w:tcPr>
            <w:tcW w:w="420" w:type="dxa"/>
            <w:gridSpan w:val="2"/>
          </w:tcPr>
          <w:p w14:paraId="2276804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GUID=89e4d5e4-b30e-4d4a-ac97-640af998192d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724B1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GUID=1307fd79-306b-4b40-9945-62861671605a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3E590711" w14:textId="77777777" w:rsidTr="000562D5">
        <w:trPr>
          <w:gridAfter w:val="1"/>
          <w:divId w:val="2116439976"/>
          <w:wAfter w:w="2641" w:type="dxa"/>
          <w:cantSplit/>
        </w:trPr>
        <w:tc>
          <w:tcPr>
            <w:tcW w:w="481" w:type="dxa"/>
          </w:tcPr>
          <w:p w14:paraId="266FAC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GUID=dd744885-e4b7-4b4d-9ded-47c2c4ba20e9 </w:instrText>
            </w:r>
            <w:r w:rsidRPr="006F2CA2">
              <w:rPr>
                <w:rFonts w:ascii="Times New Roman" w:hAnsi="Times New Roman" w:cs="Times New Roman"/>
                <w:sz w:val="22"/>
                <w:szCs w:val="20"/>
                <w:lang w:val="en-GB" w:eastAsia="en-US"/>
              </w:rPr>
              <w:fldChar w:fldCharType="end"/>
            </w:r>
          </w:p>
        </w:tc>
        <w:tc>
          <w:tcPr>
            <w:tcW w:w="420" w:type="dxa"/>
            <w:gridSpan w:val="2"/>
          </w:tcPr>
          <w:p w14:paraId="252EE7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GUID=9b54eda5-1520-4de5-a643-c73671db8094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1369010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GUID=41227f3d-8d4a-4474-9863-640e2f6fc299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D5CD4D6" w14:textId="77777777" w:rsidTr="000562D5">
        <w:trPr>
          <w:gridAfter w:val="1"/>
          <w:divId w:val="2116439976"/>
          <w:wAfter w:w="2641" w:type="dxa"/>
          <w:cantSplit/>
        </w:trPr>
        <w:tc>
          <w:tcPr>
            <w:tcW w:w="6998" w:type="dxa"/>
            <w:gridSpan w:val="12"/>
          </w:tcPr>
          <w:p w14:paraId="7870E0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GUID=5345bcd6-08dc-46d7-82d1-1ad020b58fff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are moneys due to the HDB]. The moneys due to the HDB will be borne by:</w:t>
            </w:r>
          </w:p>
        </w:tc>
      </w:tr>
      <w:tr w:rsidR="005A22FC" w14:paraId="5DC32F58" w14:textId="77777777" w:rsidTr="000562D5">
        <w:trPr>
          <w:gridAfter w:val="1"/>
          <w:divId w:val="2116439976"/>
          <w:wAfter w:w="2641" w:type="dxa"/>
          <w:cantSplit/>
        </w:trPr>
        <w:tc>
          <w:tcPr>
            <w:tcW w:w="481" w:type="dxa"/>
          </w:tcPr>
          <w:p w14:paraId="0D5DE9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GUID=094e1b1d-2423-4a82-a260-2d257a0d3dcd </w:instrText>
            </w:r>
            <w:r w:rsidRPr="006F2CA2">
              <w:rPr>
                <w:rFonts w:ascii="Times New Roman" w:hAnsi="Times New Roman" w:cs="Times New Roman"/>
                <w:sz w:val="22"/>
                <w:szCs w:val="20"/>
                <w:lang w:val="en-GB" w:eastAsia="en-US"/>
              </w:rPr>
              <w:fldChar w:fldCharType="end"/>
            </w:r>
          </w:p>
        </w:tc>
        <w:tc>
          <w:tcPr>
            <w:tcW w:w="420" w:type="dxa"/>
            <w:gridSpan w:val="2"/>
          </w:tcPr>
          <w:p w14:paraId="66CB8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GUID=aa74fd92-a3df-488f-9755-ac6c8e209587 </w:instrText>
            </w:r>
            <w:r w:rsidRPr="006F2CA2">
              <w:rPr>
                <w:rFonts w:ascii="Times New Roman" w:hAnsi="Times New Roman" w:cs="Times New Roman"/>
                <w:sz w:val="22"/>
                <w:szCs w:val="20"/>
                <w:lang w:val="en-GB" w:eastAsia="en-US"/>
              </w:rPr>
              <w:fldChar w:fldCharType="end"/>
            </w:r>
          </w:p>
        </w:tc>
        <w:tc>
          <w:tcPr>
            <w:tcW w:w="3192" w:type="dxa"/>
            <w:gridSpan w:val="8"/>
          </w:tcPr>
          <w:p w14:paraId="2886EB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GUID=79b2db85-73e5-4f4d-baee-845c6d06a042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5AF4007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GUID=6e5919b5-cffd-4d3e-9e52-3bd4d807e3b1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F44B092" w14:textId="77777777" w:rsidTr="000562D5">
        <w:trPr>
          <w:gridAfter w:val="1"/>
          <w:divId w:val="2116439976"/>
          <w:wAfter w:w="2641" w:type="dxa"/>
          <w:cantSplit/>
        </w:trPr>
        <w:tc>
          <w:tcPr>
            <w:tcW w:w="481" w:type="dxa"/>
          </w:tcPr>
          <w:p w14:paraId="23FC39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GUID=4193526e-8771-472a-8e44-e26f398cb7b1 </w:instrText>
            </w:r>
            <w:r w:rsidRPr="006F2CA2">
              <w:rPr>
                <w:rFonts w:ascii="Times New Roman" w:hAnsi="Times New Roman" w:cs="Times New Roman"/>
                <w:sz w:val="22"/>
                <w:szCs w:val="20"/>
                <w:lang w:val="en-GB" w:eastAsia="en-US"/>
              </w:rPr>
              <w:fldChar w:fldCharType="end"/>
            </w:r>
          </w:p>
        </w:tc>
        <w:tc>
          <w:tcPr>
            <w:tcW w:w="420" w:type="dxa"/>
            <w:gridSpan w:val="2"/>
          </w:tcPr>
          <w:p w14:paraId="1E4270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GUID=d017dc9e-421e-4d4d-b458-64674c087458 </w:instrText>
            </w:r>
            <w:r w:rsidRPr="006F2CA2">
              <w:rPr>
                <w:rFonts w:ascii="Times New Roman" w:hAnsi="Times New Roman" w:cs="Times New Roman"/>
                <w:sz w:val="22"/>
                <w:szCs w:val="20"/>
                <w:lang w:val="en-GB" w:eastAsia="en-US"/>
              </w:rPr>
              <w:fldChar w:fldCharType="end"/>
            </w:r>
          </w:p>
        </w:tc>
        <w:tc>
          <w:tcPr>
            <w:tcW w:w="3192" w:type="dxa"/>
            <w:gridSpan w:val="8"/>
          </w:tcPr>
          <w:p w14:paraId="75EF12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GUID=ea401fa6-036f-47ce-be58-5f0814f96e1c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6F95C2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GUID=08c27670-ad79-456b-bd7e-20d6bcd432c2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0CCDFE" w14:textId="77777777" w:rsidTr="000562D5">
        <w:trPr>
          <w:gridAfter w:val="1"/>
          <w:divId w:val="2116439976"/>
          <w:wAfter w:w="2641" w:type="dxa"/>
          <w:cantSplit/>
        </w:trPr>
        <w:tc>
          <w:tcPr>
            <w:tcW w:w="6998" w:type="dxa"/>
            <w:gridSpan w:val="12"/>
          </w:tcPr>
          <w:p w14:paraId="6936A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GUID=5dec3b24-5da1-4d42-8007-88fafe5f6203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76AC9310" w14:textId="77777777" w:rsidTr="000562D5">
        <w:trPr>
          <w:gridAfter w:val="1"/>
          <w:divId w:val="2116439976"/>
          <w:wAfter w:w="2641" w:type="dxa"/>
          <w:cantSplit/>
        </w:trPr>
        <w:tc>
          <w:tcPr>
            <w:tcW w:w="481" w:type="dxa"/>
          </w:tcPr>
          <w:p w14:paraId="13478E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GUID=a222983d-c712-4310-a26b-fda38f01c15f </w:instrText>
            </w:r>
            <w:r w:rsidRPr="006F2CA2">
              <w:rPr>
                <w:rFonts w:ascii="Times New Roman" w:hAnsi="Times New Roman" w:cs="Times New Roman"/>
                <w:sz w:val="22"/>
                <w:szCs w:val="20"/>
                <w:lang w:val="en-GB" w:eastAsia="en-US"/>
              </w:rPr>
              <w:fldChar w:fldCharType="end"/>
            </w:r>
          </w:p>
        </w:tc>
        <w:tc>
          <w:tcPr>
            <w:tcW w:w="420" w:type="dxa"/>
            <w:gridSpan w:val="2"/>
          </w:tcPr>
          <w:p w14:paraId="3B3B16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GUID=887049c7-10f9-41c2-9243-5e2ed292ef06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4C863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GUID=91fe4e5b-a90e-4a21-836e-8cd7e312b8e1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2725F71E" w14:textId="77777777" w:rsidTr="000562D5">
        <w:trPr>
          <w:gridAfter w:val="1"/>
          <w:divId w:val="2116439976"/>
          <w:wAfter w:w="2641" w:type="dxa"/>
          <w:cantSplit/>
        </w:trPr>
        <w:tc>
          <w:tcPr>
            <w:tcW w:w="481" w:type="dxa"/>
          </w:tcPr>
          <w:p w14:paraId="5592D5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GUID=2ad6d91c-9fd5-41e1-a261-80eedd2ba9be </w:instrText>
            </w:r>
            <w:r w:rsidRPr="006F2CA2">
              <w:rPr>
                <w:rFonts w:ascii="Times New Roman" w:hAnsi="Times New Roman" w:cs="Times New Roman"/>
                <w:sz w:val="22"/>
                <w:szCs w:val="20"/>
                <w:lang w:val="en-GB" w:eastAsia="en-US"/>
              </w:rPr>
              <w:fldChar w:fldCharType="end"/>
            </w:r>
          </w:p>
        </w:tc>
        <w:tc>
          <w:tcPr>
            <w:tcW w:w="420" w:type="dxa"/>
            <w:gridSpan w:val="2"/>
          </w:tcPr>
          <w:p w14:paraId="7D0EF5E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GUID=2ea1e2bd-988d-43b0-b0ad-19cd2e981d8f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41FD229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GUID=32d6d1e4-f915-486c-bd18-82e8291b96ee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0FB036D8" w14:textId="77777777" w:rsidTr="000562D5">
        <w:trPr>
          <w:gridAfter w:val="1"/>
          <w:divId w:val="2116439976"/>
          <w:wAfter w:w="2641" w:type="dxa"/>
          <w:cantSplit/>
        </w:trPr>
        <w:tc>
          <w:tcPr>
            <w:tcW w:w="6998" w:type="dxa"/>
            <w:gridSpan w:val="12"/>
          </w:tcPr>
          <w:p w14:paraId="76860D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GUID=f93dd683-f020-4b0b-ab79-cd533e053245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termination of the Agreement for Lease will be borne by:</w:t>
            </w:r>
          </w:p>
        </w:tc>
      </w:tr>
      <w:tr w:rsidR="005A22FC" w14:paraId="488F8F53" w14:textId="77777777" w:rsidTr="000562D5">
        <w:trPr>
          <w:gridAfter w:val="1"/>
          <w:divId w:val="2116439976"/>
          <w:wAfter w:w="2641" w:type="dxa"/>
          <w:cantSplit/>
        </w:trPr>
        <w:tc>
          <w:tcPr>
            <w:tcW w:w="481" w:type="dxa"/>
          </w:tcPr>
          <w:p w14:paraId="7634C5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GUID=15d5b592-bca7-4696-a0e6-56f8704ef645 </w:instrText>
            </w:r>
            <w:r w:rsidRPr="006F2CA2">
              <w:rPr>
                <w:rFonts w:ascii="Times New Roman" w:hAnsi="Times New Roman" w:cs="Times New Roman"/>
                <w:sz w:val="22"/>
                <w:szCs w:val="20"/>
                <w:lang w:val="en-GB" w:eastAsia="en-US"/>
              </w:rPr>
              <w:fldChar w:fldCharType="end"/>
            </w:r>
          </w:p>
        </w:tc>
        <w:tc>
          <w:tcPr>
            <w:tcW w:w="420" w:type="dxa"/>
            <w:gridSpan w:val="2"/>
          </w:tcPr>
          <w:p w14:paraId="6179441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GUID=4e7c641e-cce0-40f5-b1f8-de5c03cbf2ba </w:instrText>
            </w:r>
            <w:r w:rsidRPr="006F2CA2">
              <w:rPr>
                <w:rFonts w:ascii="Times New Roman" w:hAnsi="Times New Roman" w:cs="Times New Roman"/>
                <w:sz w:val="22"/>
                <w:szCs w:val="20"/>
                <w:lang w:val="en-GB" w:eastAsia="en-US"/>
              </w:rPr>
              <w:fldChar w:fldCharType="end"/>
            </w:r>
          </w:p>
        </w:tc>
        <w:tc>
          <w:tcPr>
            <w:tcW w:w="3192" w:type="dxa"/>
            <w:gridSpan w:val="8"/>
          </w:tcPr>
          <w:p w14:paraId="0437010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GUID=3e32ab03-e1b5-44cd-a491-8d32ddf18360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4D30148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GUID=d7669f6d-4ffe-420f-8841-05ab4d0811c1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5552BE9" w14:textId="77777777" w:rsidTr="000562D5">
        <w:trPr>
          <w:gridAfter w:val="1"/>
          <w:divId w:val="2116439976"/>
          <w:wAfter w:w="2641" w:type="dxa"/>
          <w:cantSplit/>
        </w:trPr>
        <w:tc>
          <w:tcPr>
            <w:tcW w:w="481" w:type="dxa"/>
          </w:tcPr>
          <w:p w14:paraId="467A4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GUID=0af9f5f4-b6fe-42c0-94b7-63cd98eddab9 </w:instrText>
            </w:r>
            <w:r w:rsidRPr="006F2CA2">
              <w:rPr>
                <w:rFonts w:ascii="Times New Roman" w:hAnsi="Times New Roman" w:cs="Times New Roman"/>
                <w:sz w:val="22"/>
                <w:szCs w:val="20"/>
                <w:lang w:val="en-GB" w:eastAsia="en-US"/>
              </w:rPr>
              <w:fldChar w:fldCharType="end"/>
            </w:r>
          </w:p>
        </w:tc>
        <w:tc>
          <w:tcPr>
            <w:tcW w:w="420" w:type="dxa"/>
            <w:gridSpan w:val="2"/>
          </w:tcPr>
          <w:p w14:paraId="5B8282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GUID=11e175ff-6860-4fd4-9f9c-50b34ce3eff1 </w:instrText>
            </w:r>
            <w:r w:rsidRPr="006F2CA2">
              <w:rPr>
                <w:rFonts w:ascii="Times New Roman" w:hAnsi="Times New Roman" w:cs="Times New Roman"/>
                <w:sz w:val="22"/>
                <w:szCs w:val="20"/>
                <w:lang w:val="en-GB" w:eastAsia="en-US"/>
              </w:rPr>
              <w:fldChar w:fldCharType="end"/>
            </w:r>
          </w:p>
        </w:tc>
        <w:tc>
          <w:tcPr>
            <w:tcW w:w="3192" w:type="dxa"/>
            <w:gridSpan w:val="8"/>
          </w:tcPr>
          <w:p w14:paraId="38D2C69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GUID=afaecd37-6dcf-4192-9f39-a47494906499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0918BE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GUID=a3b7b249-4d21-4aec-9b54-c729ccc40a3c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17E2ACC" w14:textId="77777777" w:rsidTr="000562D5">
        <w:trPr>
          <w:gridAfter w:val="1"/>
          <w:divId w:val="2116439976"/>
          <w:wAfter w:w="2641" w:type="dxa"/>
          <w:cantSplit/>
        </w:trPr>
        <w:tc>
          <w:tcPr>
            <w:tcW w:w="6998" w:type="dxa"/>
            <w:gridSpan w:val="12"/>
          </w:tcPr>
          <w:p w14:paraId="7F8236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GUID=fde5ab6a-e2bb-4a3b-bfaf-9e36380bc91f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10C1D20A" w14:textId="77777777" w:rsidTr="000562D5">
        <w:trPr>
          <w:gridAfter w:val="1"/>
          <w:divId w:val="2116439976"/>
          <w:wAfter w:w="2641" w:type="dxa"/>
          <w:cantSplit/>
        </w:trPr>
        <w:tc>
          <w:tcPr>
            <w:tcW w:w="481" w:type="dxa"/>
          </w:tcPr>
          <w:p w14:paraId="203CAE8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GUID=50652b84-5738-4f77-9a9f-98b56a95a16e </w:instrText>
            </w:r>
            <w:r w:rsidRPr="006F2CA2">
              <w:rPr>
                <w:rFonts w:ascii="Times New Roman" w:hAnsi="Times New Roman" w:cs="Times New Roman"/>
                <w:sz w:val="22"/>
                <w:szCs w:val="20"/>
                <w:lang w:val="en-GB" w:eastAsia="en-US"/>
              </w:rPr>
              <w:fldChar w:fldCharType="end"/>
            </w:r>
          </w:p>
        </w:tc>
        <w:tc>
          <w:tcPr>
            <w:tcW w:w="420" w:type="dxa"/>
            <w:gridSpan w:val="2"/>
          </w:tcPr>
          <w:p w14:paraId="530113E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GUID=16ecbd66-615d-42d9-8a17-f725c4d46532 </w:instrText>
            </w:r>
            <w:r w:rsidRPr="006F2CA2">
              <w:rPr>
                <w:rFonts w:ascii="Times New Roman" w:hAnsi="Times New Roman" w:cs="Times New Roman"/>
                <w:sz w:val="22"/>
                <w:szCs w:val="20"/>
                <w:lang w:val="en-GB" w:eastAsia="en-US"/>
              </w:rPr>
              <w:fldChar w:fldCharType="end"/>
            </w:r>
          </w:p>
        </w:tc>
        <w:tc>
          <w:tcPr>
            <w:tcW w:w="3192" w:type="dxa"/>
            <w:gridSpan w:val="8"/>
          </w:tcPr>
          <w:p w14:paraId="6B65D6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GUID=df22f68f-44f4-4f12-86fa-f1692339773a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3CEDFA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GUID=5d7a92d5-63a7-4f1c-b9d4-b619180cd084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AE039F9" w14:textId="77777777" w:rsidTr="000562D5">
        <w:trPr>
          <w:gridAfter w:val="1"/>
          <w:divId w:val="2116439976"/>
          <w:wAfter w:w="2641" w:type="dxa"/>
          <w:cantSplit/>
        </w:trPr>
        <w:tc>
          <w:tcPr>
            <w:tcW w:w="481" w:type="dxa"/>
          </w:tcPr>
          <w:p w14:paraId="76A38A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GUID=9f08efea-6f3e-4273-a23c-5ea89f2012ac </w:instrText>
            </w:r>
            <w:r w:rsidRPr="006F2CA2">
              <w:rPr>
                <w:rFonts w:ascii="Times New Roman" w:hAnsi="Times New Roman" w:cs="Times New Roman"/>
                <w:sz w:val="22"/>
                <w:szCs w:val="20"/>
                <w:lang w:val="en-GB" w:eastAsia="en-US"/>
              </w:rPr>
              <w:fldChar w:fldCharType="end"/>
            </w:r>
          </w:p>
        </w:tc>
        <w:tc>
          <w:tcPr>
            <w:tcW w:w="420" w:type="dxa"/>
            <w:gridSpan w:val="2"/>
          </w:tcPr>
          <w:p w14:paraId="7AFA76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GUID=ef461d43-5310-4a95-ba78-79d7fb9896c6 </w:instrText>
            </w:r>
            <w:r w:rsidRPr="006F2CA2">
              <w:rPr>
                <w:rFonts w:ascii="Times New Roman" w:hAnsi="Times New Roman" w:cs="Times New Roman"/>
                <w:sz w:val="22"/>
                <w:szCs w:val="20"/>
                <w:lang w:val="en-GB" w:eastAsia="en-US"/>
              </w:rPr>
              <w:fldChar w:fldCharType="end"/>
            </w:r>
          </w:p>
        </w:tc>
        <w:tc>
          <w:tcPr>
            <w:tcW w:w="3192" w:type="dxa"/>
            <w:gridSpan w:val="8"/>
          </w:tcPr>
          <w:p w14:paraId="7595D6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GUID=f4b8768f-bb2f-442d-ad73-a1728c98ee91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105E40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GUID=a0b252cd-858e-4e1f-b736-40833e85ad93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3A9988" w14:textId="77777777" w:rsidTr="000562D5">
        <w:trPr>
          <w:gridAfter w:val="1"/>
          <w:divId w:val="2116439976"/>
          <w:wAfter w:w="2641" w:type="dxa"/>
          <w:cantSplit/>
        </w:trPr>
        <w:tc>
          <w:tcPr>
            <w:tcW w:w="481" w:type="dxa"/>
          </w:tcPr>
          <w:p w14:paraId="571CAE8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GUID=95b91111-3524-4798-a960-7810ed341dbc </w:instrText>
            </w:r>
            <w:r w:rsidRPr="006F2CA2">
              <w:rPr>
                <w:rFonts w:ascii="Times New Roman" w:hAnsi="Times New Roman" w:cs="Times New Roman"/>
                <w:sz w:val="22"/>
                <w:szCs w:val="20"/>
                <w:lang w:val="en-GB" w:eastAsia="en-US"/>
              </w:rPr>
              <w:fldChar w:fldCharType="end"/>
            </w:r>
          </w:p>
        </w:tc>
        <w:tc>
          <w:tcPr>
            <w:tcW w:w="420" w:type="dxa"/>
            <w:gridSpan w:val="2"/>
          </w:tcPr>
          <w:p w14:paraId="025FEC7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GUID=1899e612-8001-45f0-8e75-2787e4e63f2b </w:instrText>
            </w:r>
            <w:r w:rsidRPr="006F2CA2">
              <w:rPr>
                <w:rFonts w:ascii="Times New Roman" w:hAnsi="Times New Roman" w:cs="Times New Roman"/>
                <w:sz w:val="22"/>
                <w:szCs w:val="20"/>
                <w:lang w:val="en-GB" w:eastAsia="en-US"/>
              </w:rPr>
              <w:fldChar w:fldCharType="end"/>
            </w:r>
          </w:p>
        </w:tc>
        <w:tc>
          <w:tcPr>
            <w:tcW w:w="3192" w:type="dxa"/>
            <w:gridSpan w:val="8"/>
          </w:tcPr>
          <w:p w14:paraId="34FFB4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GUID=120c3c58-073c-43aa-8aca-52ab5488c36f </w:instrText>
            </w:r>
            <w:r w:rsidRPr="006F2CA2">
              <w:rPr>
                <w:rFonts w:ascii="Times New Roman" w:hAnsi="Times New Roman" w:cs="Times New Roman"/>
                <w:sz w:val="22"/>
                <w:szCs w:val="20"/>
                <w:lang w:val="en-GB" w:eastAsia="en-US"/>
              </w:rPr>
              <w:fldChar w:fldCharType="end"/>
            </w:r>
          </w:p>
        </w:tc>
        <w:tc>
          <w:tcPr>
            <w:tcW w:w="2905" w:type="dxa"/>
          </w:tcPr>
          <w:p w14:paraId="50C504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GUID=ebbc446f-9639-4ba3-9626-f77e9bb7e105 </w:instrText>
            </w:r>
            <w:r w:rsidRPr="006F2CA2">
              <w:rPr>
                <w:rFonts w:ascii="Times New Roman" w:hAnsi="Times New Roman" w:cs="Times New Roman"/>
                <w:sz w:val="22"/>
                <w:szCs w:val="20"/>
                <w:lang w:val="en-GB" w:eastAsia="en-US"/>
              </w:rPr>
              <w:fldChar w:fldCharType="end"/>
            </w:r>
          </w:p>
        </w:tc>
      </w:tr>
      <w:tr w:rsidR="005A22FC" w14:paraId="763AEE8C" w14:textId="77777777" w:rsidTr="000562D5">
        <w:trPr>
          <w:gridAfter w:val="1"/>
          <w:divId w:val="2116439976"/>
          <w:wAfter w:w="2641" w:type="dxa"/>
          <w:cantSplit/>
        </w:trPr>
        <w:tc>
          <w:tcPr>
            <w:tcW w:w="6998" w:type="dxa"/>
            <w:gridSpan w:val="12"/>
          </w:tcPr>
          <w:p w14:paraId="3020D2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GUID=026230b1-cec0-4f61-97bb-cfd0b5b85fa8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67AD3B1D" w14:textId="77777777" w:rsidTr="000562D5">
        <w:trPr>
          <w:gridAfter w:val="1"/>
          <w:divId w:val="2116439976"/>
          <w:wAfter w:w="2641" w:type="dxa"/>
          <w:cantSplit/>
        </w:trPr>
        <w:tc>
          <w:tcPr>
            <w:tcW w:w="6998" w:type="dxa"/>
            <w:gridSpan w:val="12"/>
          </w:tcPr>
          <w:p w14:paraId="4DDE63F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GUID=fb90df5b-310f-433b-ad43-4e9c1e9b465a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terminate the Agreement for Lease:</w:t>
            </w:r>
          </w:p>
        </w:tc>
      </w:tr>
      <w:tr w:rsidR="005A22FC" w14:paraId="3A4D8410" w14:textId="77777777" w:rsidTr="000562D5">
        <w:trPr>
          <w:gridAfter w:val="1"/>
          <w:divId w:val="2116439976"/>
          <w:wAfter w:w="2641" w:type="dxa"/>
          <w:cantSplit/>
        </w:trPr>
        <w:tc>
          <w:tcPr>
            <w:tcW w:w="481" w:type="dxa"/>
          </w:tcPr>
          <w:p w14:paraId="7BC1BF9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GUID=31edca56-1eba-4fb8-89d1-3b9767d88666 </w:instrText>
            </w:r>
            <w:r w:rsidRPr="006F2CA2">
              <w:rPr>
                <w:rFonts w:ascii="Times New Roman" w:hAnsi="Times New Roman" w:cs="Times New Roman"/>
                <w:sz w:val="22"/>
                <w:szCs w:val="20"/>
                <w:lang w:val="en-GB" w:eastAsia="en-US"/>
              </w:rPr>
              <w:fldChar w:fldCharType="end"/>
            </w:r>
          </w:p>
        </w:tc>
        <w:tc>
          <w:tcPr>
            <w:tcW w:w="420" w:type="dxa"/>
            <w:gridSpan w:val="2"/>
          </w:tcPr>
          <w:p w14:paraId="52DF1D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GUID=1872da1f-8e4d-430a-908f-2bbc952c829e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478D34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GUID=943630dc-011f-49f4-b9ca-159ca1e99c44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3B28533" w14:textId="77777777" w:rsidTr="000562D5">
        <w:trPr>
          <w:gridAfter w:val="1"/>
          <w:divId w:val="2116439976"/>
          <w:wAfter w:w="2641" w:type="dxa"/>
          <w:cantSplit/>
        </w:trPr>
        <w:tc>
          <w:tcPr>
            <w:tcW w:w="481" w:type="dxa"/>
          </w:tcPr>
          <w:p w14:paraId="4AD021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GUID=bd1fcb7e-75a5-4e85-ade8-19e5a301b87d </w:instrText>
            </w:r>
            <w:r w:rsidRPr="006F2CA2">
              <w:rPr>
                <w:rFonts w:ascii="Times New Roman" w:hAnsi="Times New Roman" w:cs="Times New Roman"/>
                <w:sz w:val="22"/>
                <w:szCs w:val="20"/>
                <w:lang w:val="en-GB" w:eastAsia="en-US"/>
              </w:rPr>
              <w:fldChar w:fldCharType="end"/>
            </w:r>
          </w:p>
        </w:tc>
        <w:tc>
          <w:tcPr>
            <w:tcW w:w="420" w:type="dxa"/>
            <w:gridSpan w:val="2"/>
          </w:tcPr>
          <w:p w14:paraId="2DA87E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GUID=1c5d502f-be84-474f-897b-f8f97c7d24ce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40520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GUID=fa4d007c-2c68-4f16-9f45-9f002ab2daa7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0C2D58F" w14:textId="77777777" w:rsidTr="000562D5">
        <w:trPr>
          <w:gridAfter w:val="1"/>
          <w:divId w:val="2116439976"/>
          <w:wAfter w:w="2641" w:type="dxa"/>
          <w:cantSplit/>
        </w:trPr>
        <w:tc>
          <w:tcPr>
            <w:tcW w:w="481" w:type="dxa"/>
          </w:tcPr>
          <w:p w14:paraId="32ACC2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GUID=2eb121bf-6ae4-4d22-90bb-c4f5f00d6c7a </w:instrText>
            </w:r>
            <w:r w:rsidRPr="006F2CA2">
              <w:rPr>
                <w:rFonts w:ascii="Times New Roman" w:hAnsi="Times New Roman" w:cs="Times New Roman"/>
                <w:sz w:val="22"/>
                <w:szCs w:val="20"/>
                <w:lang w:val="en-GB" w:eastAsia="en-US"/>
              </w:rPr>
              <w:fldChar w:fldCharType="end"/>
            </w:r>
          </w:p>
        </w:tc>
        <w:tc>
          <w:tcPr>
            <w:tcW w:w="420" w:type="dxa"/>
            <w:gridSpan w:val="2"/>
          </w:tcPr>
          <w:p w14:paraId="28ADB1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GUID=0a2afcd7-569e-4067-bf1b-4929232c6f31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2A6E9E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GUID=adc1a067-5ce8-45d9-a16b-32a64be3ccbf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12DC4D1C" w14:textId="77777777" w:rsidTr="000562D5">
        <w:trPr>
          <w:gridAfter w:val="1"/>
          <w:divId w:val="2116439976"/>
          <w:wAfter w:w="2641" w:type="dxa"/>
          <w:cantSplit/>
        </w:trPr>
        <w:tc>
          <w:tcPr>
            <w:tcW w:w="481" w:type="dxa"/>
          </w:tcPr>
          <w:p w14:paraId="7D87B8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GUID=3ead0a40-195c-4620-b493-fab2c90500bb </w:instrText>
            </w:r>
            <w:r w:rsidRPr="006F2CA2">
              <w:rPr>
                <w:rFonts w:ascii="Times New Roman" w:hAnsi="Times New Roman" w:cs="Times New Roman"/>
                <w:sz w:val="22"/>
                <w:szCs w:val="20"/>
                <w:lang w:val="en-GB" w:eastAsia="en-US"/>
              </w:rPr>
              <w:fldChar w:fldCharType="end"/>
            </w:r>
          </w:p>
        </w:tc>
        <w:tc>
          <w:tcPr>
            <w:tcW w:w="420" w:type="dxa"/>
            <w:gridSpan w:val="2"/>
          </w:tcPr>
          <w:p w14:paraId="5AD003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GUID=f567a015-78b1-40ef-937d-0597142a6034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79176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GUID=ebfc17e0-4feb-4f2a-954e-4ce1306c37fd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6174E6D5" w14:textId="77777777" w:rsidTr="000562D5">
        <w:trPr>
          <w:gridAfter w:val="1"/>
          <w:divId w:val="2116439976"/>
          <w:wAfter w:w="2641" w:type="dxa"/>
          <w:cantSplit/>
        </w:trPr>
        <w:tc>
          <w:tcPr>
            <w:tcW w:w="481" w:type="dxa"/>
          </w:tcPr>
          <w:p w14:paraId="2886D3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GUID=e59f65c2-85e6-48fd-b314-4bbae8624ec2 </w:instrText>
            </w:r>
            <w:r w:rsidRPr="006F2CA2">
              <w:rPr>
                <w:rFonts w:ascii="Times New Roman" w:hAnsi="Times New Roman" w:cs="Times New Roman"/>
                <w:sz w:val="22"/>
                <w:szCs w:val="20"/>
                <w:lang w:val="en-GB" w:eastAsia="en-US"/>
              </w:rPr>
              <w:fldChar w:fldCharType="end"/>
            </w:r>
          </w:p>
        </w:tc>
        <w:tc>
          <w:tcPr>
            <w:tcW w:w="420" w:type="dxa"/>
            <w:gridSpan w:val="2"/>
          </w:tcPr>
          <w:p w14:paraId="576EEB1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GUID=38238c00-d3af-4cff-8267-6f19ae745f88 </w:instrText>
            </w:r>
            <w:r w:rsidRPr="006F2CA2">
              <w:rPr>
                <w:rFonts w:ascii="Times New Roman" w:hAnsi="Times New Roman" w:cs="Times New Roman"/>
                <w:sz w:val="22"/>
                <w:szCs w:val="20"/>
                <w:lang w:val="en-GB" w:eastAsia="en-US"/>
              </w:rPr>
              <w:fldChar w:fldCharType="end"/>
            </w:r>
          </w:p>
        </w:tc>
        <w:tc>
          <w:tcPr>
            <w:tcW w:w="6097" w:type="dxa"/>
            <w:gridSpan w:val="9"/>
          </w:tcPr>
          <w:p w14:paraId="553EB3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GUID=a8869749-43e1-48fb-adaa-6ffe9fea485c </w:instrText>
            </w:r>
            <w:r w:rsidRPr="006F2CA2">
              <w:rPr>
                <w:rFonts w:ascii="Times New Roman" w:hAnsi="Times New Roman" w:cs="Times New Roman"/>
                <w:sz w:val="22"/>
                <w:szCs w:val="20"/>
                <w:lang w:val="en-GB" w:eastAsia="en-US"/>
              </w:rPr>
              <w:fldChar w:fldCharType="end"/>
            </w:r>
          </w:p>
        </w:tc>
      </w:tr>
      <w:tr w:rsidR="005A22FC" w14:paraId="4FA5B267" w14:textId="77777777" w:rsidTr="000562D5">
        <w:trPr>
          <w:gridAfter w:val="1"/>
          <w:divId w:val="2116439976"/>
          <w:wAfter w:w="2641" w:type="dxa"/>
          <w:cantSplit/>
        </w:trPr>
        <w:tc>
          <w:tcPr>
            <w:tcW w:w="2852" w:type="dxa"/>
            <w:gridSpan w:val="7"/>
          </w:tcPr>
          <w:p w14:paraId="5CC85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GUID=f95a9bd3-f215-40ce-bf44-dababd9d3293 </w:instrText>
            </w:r>
            <w:r w:rsidRPr="006F2CA2">
              <w:rPr>
                <w:rFonts w:ascii="Times New Roman" w:hAnsi="Times New Roman" w:cs="Times New Roman"/>
                <w:sz w:val="22"/>
                <w:szCs w:val="20"/>
                <w:lang w:val="en-GB" w:eastAsia="en-US"/>
              </w:rPr>
              <w:fldChar w:fldCharType="end"/>
            </w:r>
          </w:p>
        </w:tc>
        <w:tc>
          <w:tcPr>
            <w:tcW w:w="1241" w:type="dxa"/>
            <w:gridSpan w:val="4"/>
          </w:tcPr>
          <w:p w14:paraId="0D6F4E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GUID=0a63ebd7-50ac-45a5-bfd9-a6a828da9f3e </w:instrText>
            </w:r>
            <w:r w:rsidRPr="006F2CA2">
              <w:rPr>
                <w:rFonts w:ascii="Times New Roman" w:hAnsi="Times New Roman" w:cs="Times New Roman"/>
                <w:sz w:val="22"/>
                <w:szCs w:val="20"/>
                <w:lang w:val="en-GB" w:eastAsia="en-US"/>
              </w:rPr>
              <w:fldChar w:fldCharType="end"/>
            </w:r>
          </w:p>
        </w:tc>
        <w:tc>
          <w:tcPr>
            <w:tcW w:w="2905" w:type="dxa"/>
          </w:tcPr>
          <w:p w14:paraId="02248F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GUID=ff9d8e5a-32ed-4aeb-8ca9-4d512a6886c8 </w:instrText>
            </w:r>
            <w:r w:rsidRPr="006F2CA2">
              <w:rPr>
                <w:rFonts w:ascii="Times New Roman" w:hAnsi="Times New Roman" w:cs="Times New Roman"/>
                <w:sz w:val="22"/>
                <w:szCs w:val="20"/>
                <w:lang w:val="en-GB" w:eastAsia="en-US"/>
              </w:rPr>
              <w:fldChar w:fldCharType="end"/>
            </w:r>
          </w:p>
        </w:tc>
      </w:tr>
      <w:tr w:rsidR="005A22FC" w14:paraId="7159ECD1" w14:textId="77777777" w:rsidTr="000562D5">
        <w:trPr>
          <w:gridAfter w:val="1"/>
          <w:divId w:val="2116439976"/>
          <w:wAfter w:w="2641" w:type="dxa"/>
          <w:cantSplit/>
        </w:trPr>
        <w:tc>
          <w:tcPr>
            <w:tcW w:w="2852" w:type="dxa"/>
            <w:gridSpan w:val="7"/>
          </w:tcPr>
          <w:p w14:paraId="22BA00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GUID=a1cfc824-03fe-495f-9ac1-3e248f8ddda5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41" w:type="dxa"/>
            <w:gridSpan w:val="4"/>
          </w:tcPr>
          <w:p w14:paraId="54BB7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GUID=ec98f927-beac-4268-aead-788f38a26ddc </w:instrText>
            </w:r>
            <w:r w:rsidRPr="006F2CA2">
              <w:rPr>
                <w:rFonts w:ascii="Times New Roman" w:hAnsi="Times New Roman" w:cs="Times New Roman"/>
                <w:sz w:val="22"/>
                <w:szCs w:val="20"/>
                <w:lang w:val="en-GB" w:eastAsia="en-US"/>
              </w:rPr>
              <w:fldChar w:fldCharType="end"/>
            </w:r>
          </w:p>
        </w:tc>
        <w:tc>
          <w:tcPr>
            <w:tcW w:w="2905" w:type="dxa"/>
          </w:tcPr>
          <w:p w14:paraId="379F32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GUID=6c18e20b-7e0b-42a7-a4a3-89c61b965af8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5B7592F" w14:textId="77777777" w:rsidTr="000562D5">
        <w:trPr>
          <w:gridAfter w:val="1"/>
          <w:divId w:val="2116439976"/>
          <w:wAfter w:w="2641" w:type="dxa"/>
          <w:cantSplit/>
        </w:trPr>
        <w:tc>
          <w:tcPr>
            <w:tcW w:w="2852" w:type="dxa"/>
            <w:gridSpan w:val="7"/>
          </w:tcPr>
          <w:p w14:paraId="21DF12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GUID=2309eb76-2562-4bea-9017-db84af3046a2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41" w:type="dxa"/>
            <w:gridSpan w:val="4"/>
          </w:tcPr>
          <w:p w14:paraId="05CBF2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GUID=e37807d8-f639-4585-a603-13d6bd861a09 </w:instrText>
            </w:r>
            <w:r w:rsidRPr="006F2CA2">
              <w:rPr>
                <w:rFonts w:ascii="Times New Roman" w:hAnsi="Times New Roman" w:cs="Times New Roman"/>
                <w:sz w:val="22"/>
                <w:szCs w:val="20"/>
                <w:lang w:val="en-GB" w:eastAsia="en-US"/>
              </w:rPr>
              <w:fldChar w:fldCharType="end"/>
            </w:r>
          </w:p>
        </w:tc>
        <w:tc>
          <w:tcPr>
            <w:tcW w:w="2905" w:type="dxa"/>
          </w:tcPr>
          <w:p w14:paraId="7C2A8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GUID=47fc1050-d079-4947-8099-f5b2b42b0d96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DE73405" w14:textId="77777777" w:rsidTr="000562D5">
        <w:trPr>
          <w:gridAfter w:val="1"/>
          <w:divId w:val="2116439976"/>
          <w:wAfter w:w="2641" w:type="dxa"/>
          <w:cantSplit/>
        </w:trPr>
        <w:tc>
          <w:tcPr>
            <w:tcW w:w="6998" w:type="dxa"/>
            <w:gridSpan w:val="12"/>
          </w:tcPr>
          <w:p w14:paraId="65E504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GUID=b1d87929-7f83-4de2-a94a-0a6df32b20bd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0562D5" w14:paraId="69EC7C65" w14:textId="77777777" w:rsidTr="000562D5">
        <w:trPr>
          <w:divId w:val="2116439976"/>
          <w:cantSplit/>
        </w:trPr>
        <w:tc>
          <w:tcPr>
            <w:tcW w:w="9639" w:type="dxa"/>
            <w:gridSpan w:val="13"/>
          </w:tcPr>
          <w:p w14:paraId="49C371AB"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tc>
      </w:tr>
      <w:tr w:rsidR="005A22FC" w14:paraId="24F5E1D1" w14:textId="77777777" w:rsidTr="000562D5">
        <w:trPr>
          <w:divId w:val="2116439976"/>
          <w:cantSplit/>
        </w:trPr>
        <w:tc>
          <w:tcPr>
            <w:tcW w:w="9639" w:type="dxa"/>
            <w:gridSpan w:val="13"/>
          </w:tcPr>
          <w:p w14:paraId="306D0F46"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p w14:paraId="62EFCF70" w14:textId="77777777" w:rsidR="006F2CA2" w:rsidRPr="006F2CA2" w:rsidRDefault="006F2CA2" w:rsidP="000562D5">
            <w:pPr>
              <w:spacing w:before="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GUID=aa69fd9b-d632-491b-8bdb-78a41002342d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The flat will be sold in the open market.</w:t>
            </w:r>
          </w:p>
        </w:tc>
      </w:tr>
      <w:tr w:rsidR="005A22FC" w14:paraId="7152B4F0" w14:textId="77777777" w:rsidTr="000562D5">
        <w:trPr>
          <w:divId w:val="2116439976"/>
          <w:cantSplit/>
        </w:trPr>
        <w:tc>
          <w:tcPr>
            <w:tcW w:w="9639" w:type="dxa"/>
            <w:gridSpan w:val="13"/>
          </w:tcPr>
          <w:p w14:paraId="07E4D88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GUID=07065dc3-2c0a-4d22-a7c9-b2404c185b3e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selling price shall be determined in the following manner [please tick where appropriate]:</w:t>
            </w:r>
          </w:p>
        </w:tc>
      </w:tr>
      <w:tr w:rsidR="005A22FC" w14:paraId="61C0ABC2" w14:textId="77777777" w:rsidTr="000562D5">
        <w:trPr>
          <w:divId w:val="2116439976"/>
          <w:cantSplit/>
        </w:trPr>
        <w:tc>
          <w:tcPr>
            <w:tcW w:w="700" w:type="dxa"/>
            <w:gridSpan w:val="2"/>
          </w:tcPr>
          <w:p w14:paraId="0CF4407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GUID=495e6814-57de-4c44-9b61-12beafe71394 </w:instrText>
            </w:r>
            <w:r w:rsidRPr="006F2CA2">
              <w:rPr>
                <w:rFonts w:ascii="Times New Roman" w:hAnsi="Times New Roman" w:cs="Times New Roman"/>
                <w:sz w:val="22"/>
                <w:szCs w:val="20"/>
                <w:lang w:val="en-GB" w:eastAsia="en-US"/>
              </w:rPr>
              <w:fldChar w:fldCharType="end"/>
            </w:r>
          </w:p>
        </w:tc>
        <w:tc>
          <w:tcPr>
            <w:tcW w:w="694" w:type="dxa"/>
            <w:gridSpan w:val="2"/>
          </w:tcPr>
          <w:p w14:paraId="115AEB6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GUID=2eabf273-b5d9-4370-81ef-88c43ea50d2c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806A3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GUID=41be2010-e194-4e7f-bc97-13c709fa4371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mutual agreement;</w:t>
            </w:r>
          </w:p>
        </w:tc>
      </w:tr>
      <w:tr w:rsidR="005A22FC" w14:paraId="45340937" w14:textId="77777777" w:rsidTr="000562D5">
        <w:trPr>
          <w:divId w:val="2116439976"/>
          <w:cantSplit/>
        </w:trPr>
        <w:tc>
          <w:tcPr>
            <w:tcW w:w="700" w:type="dxa"/>
            <w:gridSpan w:val="2"/>
          </w:tcPr>
          <w:p w14:paraId="378A21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GUID=b1fe9ac8-1523-4905-972f-0343f6bcdae0 </w:instrText>
            </w:r>
            <w:r w:rsidRPr="006F2CA2">
              <w:rPr>
                <w:rFonts w:ascii="Times New Roman" w:hAnsi="Times New Roman" w:cs="Times New Roman"/>
                <w:sz w:val="22"/>
                <w:szCs w:val="20"/>
                <w:lang w:val="en-GB" w:eastAsia="en-US"/>
              </w:rPr>
              <w:fldChar w:fldCharType="end"/>
            </w:r>
          </w:p>
        </w:tc>
        <w:tc>
          <w:tcPr>
            <w:tcW w:w="694" w:type="dxa"/>
            <w:gridSpan w:val="2"/>
          </w:tcPr>
          <w:p w14:paraId="49422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GUID=c341003b-a608-4c4a-8fad-238e49611e90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CBBD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GUID=02ffaa5b-1dce-4e6f-bba8-e418770baddf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$____________;</w:t>
            </w:r>
          </w:p>
        </w:tc>
      </w:tr>
      <w:tr w:rsidR="005A22FC" w14:paraId="64B24BC6" w14:textId="77777777" w:rsidTr="000562D5">
        <w:trPr>
          <w:divId w:val="2116439976"/>
          <w:cantSplit/>
        </w:trPr>
        <w:tc>
          <w:tcPr>
            <w:tcW w:w="700" w:type="dxa"/>
            <w:gridSpan w:val="2"/>
          </w:tcPr>
          <w:p w14:paraId="78525CE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GUID=74ef8aa8-ff95-436a-8b01-caa9e3c21a92 </w:instrText>
            </w:r>
            <w:r w:rsidRPr="006F2CA2">
              <w:rPr>
                <w:rFonts w:ascii="Times New Roman" w:hAnsi="Times New Roman" w:cs="Times New Roman"/>
                <w:sz w:val="22"/>
                <w:szCs w:val="20"/>
                <w:lang w:val="en-GB" w:eastAsia="en-US"/>
              </w:rPr>
              <w:fldChar w:fldCharType="end"/>
            </w:r>
          </w:p>
        </w:tc>
        <w:tc>
          <w:tcPr>
            <w:tcW w:w="694" w:type="dxa"/>
            <w:gridSpan w:val="2"/>
          </w:tcPr>
          <w:p w14:paraId="0AC295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GUID=ddf7503f-a536-482d-89cb-2617ce788f2f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5FAE1B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GUID=71f2c029-0601-469a-904e-a4a7de58e6d8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 of the valuation and the valuation is to be determined by:</w:t>
            </w:r>
          </w:p>
        </w:tc>
      </w:tr>
      <w:tr w:rsidR="005A22FC" w14:paraId="5E9EDA51" w14:textId="77777777" w:rsidTr="000562D5">
        <w:trPr>
          <w:divId w:val="2116439976"/>
          <w:cantSplit/>
        </w:trPr>
        <w:tc>
          <w:tcPr>
            <w:tcW w:w="700" w:type="dxa"/>
            <w:gridSpan w:val="2"/>
          </w:tcPr>
          <w:p w14:paraId="2711D56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GUID=042273c4-493f-49b5-9994-e5c512bac767 </w:instrText>
            </w:r>
            <w:r w:rsidRPr="006F2CA2">
              <w:rPr>
                <w:rFonts w:ascii="Times New Roman" w:hAnsi="Times New Roman" w:cs="Times New Roman"/>
                <w:sz w:val="22"/>
                <w:szCs w:val="20"/>
                <w:lang w:val="en-GB" w:eastAsia="en-US"/>
              </w:rPr>
              <w:fldChar w:fldCharType="end"/>
            </w:r>
          </w:p>
        </w:tc>
        <w:tc>
          <w:tcPr>
            <w:tcW w:w="694" w:type="dxa"/>
            <w:gridSpan w:val="2"/>
          </w:tcPr>
          <w:p w14:paraId="7234AE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GUID=ddf8ae99-9b5d-4a9d-bb1a-010d45ac92ab </w:instrText>
            </w:r>
            <w:r w:rsidRPr="006F2CA2">
              <w:rPr>
                <w:rFonts w:ascii="Times New Roman" w:hAnsi="Times New Roman" w:cs="Times New Roman"/>
                <w:sz w:val="22"/>
                <w:szCs w:val="20"/>
                <w:lang w:val="en-GB" w:eastAsia="en-US"/>
              </w:rPr>
              <w:fldChar w:fldCharType="end"/>
            </w:r>
          </w:p>
        </w:tc>
        <w:tc>
          <w:tcPr>
            <w:tcW w:w="508" w:type="dxa"/>
          </w:tcPr>
          <w:p w14:paraId="6A185046"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GUID=e12881db-4d98-45e0-aba7-db77cf0ffc29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41CC888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GUID=8ab37129-84c6-4a02-8de2-97c827ef99f9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47877290" w14:textId="77777777" w:rsidTr="000562D5">
        <w:trPr>
          <w:divId w:val="2116439976"/>
          <w:cantSplit/>
        </w:trPr>
        <w:tc>
          <w:tcPr>
            <w:tcW w:w="700" w:type="dxa"/>
            <w:gridSpan w:val="2"/>
          </w:tcPr>
          <w:p w14:paraId="0F2A3A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GUID=ce7ab767-a8b7-4014-8ac9-5ff1ba667df2 </w:instrText>
            </w:r>
            <w:r w:rsidRPr="006F2CA2">
              <w:rPr>
                <w:rFonts w:ascii="Times New Roman" w:hAnsi="Times New Roman" w:cs="Times New Roman"/>
                <w:sz w:val="22"/>
                <w:szCs w:val="20"/>
                <w:lang w:val="en-GB" w:eastAsia="en-US"/>
              </w:rPr>
              <w:fldChar w:fldCharType="end"/>
            </w:r>
          </w:p>
        </w:tc>
        <w:tc>
          <w:tcPr>
            <w:tcW w:w="694" w:type="dxa"/>
            <w:gridSpan w:val="2"/>
          </w:tcPr>
          <w:p w14:paraId="621341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GUID=5c121973-87f9-4b44-8797-1a82a8b3df4b </w:instrText>
            </w:r>
            <w:r w:rsidRPr="006F2CA2">
              <w:rPr>
                <w:rFonts w:ascii="Times New Roman" w:hAnsi="Times New Roman" w:cs="Times New Roman"/>
                <w:sz w:val="22"/>
                <w:szCs w:val="20"/>
                <w:lang w:val="en-GB" w:eastAsia="en-US"/>
              </w:rPr>
              <w:fldChar w:fldCharType="end"/>
            </w:r>
          </w:p>
        </w:tc>
        <w:tc>
          <w:tcPr>
            <w:tcW w:w="508" w:type="dxa"/>
          </w:tcPr>
          <w:p w14:paraId="17D6E8DE"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GUID=553f58d0-53a2-4507-8459-653ccbcf7552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2AB046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GUID=8b179fe5-229f-4ff7-9b4f-0bccd8cb6c89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___________________________on:</w:t>
            </w:r>
          </w:p>
        </w:tc>
      </w:tr>
      <w:tr w:rsidR="005A22FC" w14:paraId="444460A6" w14:textId="77777777" w:rsidTr="000562D5">
        <w:trPr>
          <w:divId w:val="2116439976"/>
          <w:cantSplit/>
        </w:trPr>
        <w:tc>
          <w:tcPr>
            <w:tcW w:w="700" w:type="dxa"/>
            <w:gridSpan w:val="2"/>
          </w:tcPr>
          <w:p w14:paraId="3242DAE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GUID=9dc6f937-faee-49b2-b608-e81b6f111a79 </w:instrText>
            </w:r>
            <w:r w:rsidRPr="006F2CA2">
              <w:rPr>
                <w:rFonts w:ascii="Times New Roman" w:hAnsi="Times New Roman" w:cs="Times New Roman"/>
                <w:sz w:val="22"/>
                <w:szCs w:val="20"/>
                <w:lang w:val="en-GB" w:eastAsia="en-US"/>
              </w:rPr>
              <w:fldChar w:fldCharType="end"/>
            </w:r>
          </w:p>
        </w:tc>
        <w:tc>
          <w:tcPr>
            <w:tcW w:w="694" w:type="dxa"/>
            <w:gridSpan w:val="2"/>
          </w:tcPr>
          <w:p w14:paraId="49D57D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GUID=f44c1560-429a-4e2b-8268-d7871327cb7c </w:instrText>
            </w:r>
            <w:r w:rsidRPr="006F2CA2">
              <w:rPr>
                <w:rFonts w:ascii="Times New Roman" w:hAnsi="Times New Roman" w:cs="Times New Roman"/>
                <w:sz w:val="22"/>
                <w:szCs w:val="20"/>
                <w:lang w:val="en-GB" w:eastAsia="en-US"/>
              </w:rPr>
              <w:fldChar w:fldCharType="end"/>
            </w:r>
          </w:p>
        </w:tc>
        <w:tc>
          <w:tcPr>
            <w:tcW w:w="508" w:type="dxa"/>
          </w:tcPr>
          <w:p w14:paraId="1E2B5C7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GUID=9c7574ed-8ea0-49cb-b53b-c44c103f9cd0 </w:instrText>
            </w:r>
            <w:r w:rsidRPr="006F2CA2">
              <w:rPr>
                <w:rFonts w:ascii="Times New Roman" w:hAnsi="Times New Roman" w:cs="Times New Roman"/>
                <w:sz w:val="22"/>
                <w:szCs w:val="20"/>
                <w:lang w:val="en-GB" w:eastAsia="en-US"/>
              </w:rPr>
              <w:fldChar w:fldCharType="end"/>
            </w:r>
          </w:p>
        </w:tc>
        <w:tc>
          <w:tcPr>
            <w:tcW w:w="508" w:type="dxa"/>
          </w:tcPr>
          <w:p w14:paraId="008683D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GUID=eb020f3d-fc90-4e9d-bf47-2607df9c9042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37D98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GUID=8c0a050e-2b44-4d31-bca5-465dee16e783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11EE836A" w14:textId="77777777" w:rsidTr="000562D5">
        <w:trPr>
          <w:divId w:val="2116439976"/>
          <w:cantSplit/>
        </w:trPr>
        <w:tc>
          <w:tcPr>
            <w:tcW w:w="700" w:type="dxa"/>
            <w:gridSpan w:val="2"/>
          </w:tcPr>
          <w:p w14:paraId="0E3CA5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GUID=61eaf269-c1b7-4ef7-9c57-de3be2d7000e </w:instrText>
            </w:r>
            <w:r w:rsidRPr="006F2CA2">
              <w:rPr>
                <w:rFonts w:ascii="Times New Roman" w:hAnsi="Times New Roman" w:cs="Times New Roman"/>
                <w:sz w:val="22"/>
                <w:szCs w:val="20"/>
                <w:lang w:val="en-GB" w:eastAsia="en-US"/>
              </w:rPr>
              <w:fldChar w:fldCharType="end"/>
            </w:r>
          </w:p>
        </w:tc>
        <w:tc>
          <w:tcPr>
            <w:tcW w:w="694" w:type="dxa"/>
            <w:gridSpan w:val="2"/>
          </w:tcPr>
          <w:p w14:paraId="479BBB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GUID=6104ea15-75c7-477d-a299-67a2e42219e5 </w:instrText>
            </w:r>
            <w:r w:rsidRPr="006F2CA2">
              <w:rPr>
                <w:rFonts w:ascii="Times New Roman" w:hAnsi="Times New Roman" w:cs="Times New Roman"/>
                <w:sz w:val="22"/>
                <w:szCs w:val="20"/>
                <w:lang w:val="en-GB" w:eastAsia="en-US"/>
              </w:rPr>
              <w:fldChar w:fldCharType="end"/>
            </w:r>
          </w:p>
        </w:tc>
        <w:tc>
          <w:tcPr>
            <w:tcW w:w="508" w:type="dxa"/>
          </w:tcPr>
          <w:p w14:paraId="3C871C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GUID=9ade05b7-4dd8-43e0-922c-43227ebafad2 </w:instrText>
            </w:r>
            <w:r w:rsidRPr="006F2CA2">
              <w:rPr>
                <w:rFonts w:ascii="Times New Roman" w:hAnsi="Times New Roman" w:cs="Times New Roman"/>
                <w:sz w:val="22"/>
                <w:szCs w:val="20"/>
                <w:lang w:val="en-GB" w:eastAsia="en-US"/>
              </w:rPr>
              <w:fldChar w:fldCharType="end"/>
            </w:r>
          </w:p>
        </w:tc>
        <w:tc>
          <w:tcPr>
            <w:tcW w:w="508" w:type="dxa"/>
          </w:tcPr>
          <w:p w14:paraId="266684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GUID=5b348f55-2998-4441-9120-49a39ec71127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5EF8C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GUID=2c8029b6-54bf-4a84-92a8-8c0bb4eeb869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5FDD8CA7" w14:textId="77777777" w:rsidTr="000562D5">
        <w:trPr>
          <w:divId w:val="2116439976"/>
          <w:cantSplit/>
        </w:trPr>
        <w:tc>
          <w:tcPr>
            <w:tcW w:w="700" w:type="dxa"/>
            <w:gridSpan w:val="2"/>
          </w:tcPr>
          <w:p w14:paraId="06343C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GUID=5142bb67-dce8-4757-8ba0-d675d591b227 </w:instrText>
            </w:r>
            <w:r w:rsidRPr="006F2CA2">
              <w:rPr>
                <w:rFonts w:ascii="Times New Roman" w:hAnsi="Times New Roman" w:cs="Times New Roman"/>
                <w:sz w:val="22"/>
                <w:szCs w:val="20"/>
                <w:lang w:val="en-GB" w:eastAsia="en-US"/>
              </w:rPr>
              <w:fldChar w:fldCharType="end"/>
            </w:r>
          </w:p>
        </w:tc>
        <w:tc>
          <w:tcPr>
            <w:tcW w:w="694" w:type="dxa"/>
            <w:gridSpan w:val="2"/>
          </w:tcPr>
          <w:p w14:paraId="1D0A361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GUID=5c31da0a-3724-46e7-a9e3-5bfd0f0fa2d2 </w:instrText>
            </w:r>
            <w:r w:rsidRPr="006F2CA2">
              <w:rPr>
                <w:rFonts w:ascii="Times New Roman" w:hAnsi="Times New Roman" w:cs="Times New Roman"/>
                <w:sz w:val="22"/>
                <w:szCs w:val="20"/>
                <w:lang w:val="en-GB" w:eastAsia="en-US"/>
              </w:rPr>
              <w:fldChar w:fldCharType="end"/>
            </w:r>
          </w:p>
        </w:tc>
        <w:tc>
          <w:tcPr>
            <w:tcW w:w="508" w:type="dxa"/>
          </w:tcPr>
          <w:p w14:paraId="2BC8C7C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GUID=d84a4180-757d-45f7-8522-eb174d58072c </w:instrText>
            </w:r>
            <w:r w:rsidRPr="006F2CA2">
              <w:rPr>
                <w:rFonts w:ascii="Times New Roman" w:hAnsi="Times New Roman" w:cs="Times New Roman"/>
                <w:sz w:val="22"/>
                <w:szCs w:val="20"/>
                <w:lang w:val="en-GB" w:eastAsia="en-US"/>
              </w:rPr>
              <w:fldChar w:fldCharType="end"/>
            </w:r>
          </w:p>
        </w:tc>
        <w:tc>
          <w:tcPr>
            <w:tcW w:w="508" w:type="dxa"/>
          </w:tcPr>
          <w:p w14:paraId="50A4C7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GUID=f953d95f-fd93-491c-afd9-f2ad99cb6864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5C7717E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GUID=d9a45798-b1c9-4e65-a0c9-fffcc352e6c4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w:t>
            </w:r>
          </w:p>
        </w:tc>
      </w:tr>
      <w:tr w:rsidR="005A22FC" w14:paraId="62F57BED" w14:textId="77777777" w:rsidTr="000562D5">
        <w:trPr>
          <w:divId w:val="2116439976"/>
          <w:cantSplit/>
        </w:trPr>
        <w:tc>
          <w:tcPr>
            <w:tcW w:w="9639" w:type="dxa"/>
            <w:gridSpan w:val="13"/>
          </w:tcPr>
          <w:p w14:paraId="5169CD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GUID=e41156bc-e7d9-49a1-a668-4131c9e7df74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sale proceeds will be used to [please tick if applicable]:</w:t>
            </w:r>
          </w:p>
        </w:tc>
      </w:tr>
      <w:tr w:rsidR="005A22FC" w14:paraId="5E857C66" w14:textId="77777777" w:rsidTr="000562D5">
        <w:trPr>
          <w:divId w:val="2116439976"/>
          <w:cantSplit/>
        </w:trPr>
        <w:tc>
          <w:tcPr>
            <w:tcW w:w="700" w:type="dxa"/>
            <w:gridSpan w:val="2"/>
          </w:tcPr>
          <w:p w14:paraId="7EA030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GUID=be60f7da-a836-4cf6-9b92-a74c075ac926 </w:instrText>
            </w:r>
            <w:r w:rsidRPr="006F2CA2">
              <w:rPr>
                <w:rFonts w:ascii="Times New Roman" w:hAnsi="Times New Roman" w:cs="Times New Roman"/>
                <w:sz w:val="22"/>
                <w:szCs w:val="20"/>
                <w:lang w:val="en-GB" w:eastAsia="en-US"/>
              </w:rPr>
              <w:fldChar w:fldCharType="end"/>
            </w:r>
          </w:p>
        </w:tc>
        <w:tc>
          <w:tcPr>
            <w:tcW w:w="694" w:type="dxa"/>
            <w:gridSpan w:val="2"/>
          </w:tcPr>
          <w:p w14:paraId="626FA7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GUID=77316601-2269-40b8-b951-2b3b97632167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707BF57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GUID=375e7b58-7ff4-4189-98b6-d2c1998f46f1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mortgage loan;</w:t>
            </w:r>
          </w:p>
        </w:tc>
      </w:tr>
      <w:tr w:rsidR="005A22FC" w14:paraId="0AAE1B0E" w14:textId="77777777" w:rsidTr="000562D5">
        <w:trPr>
          <w:divId w:val="2116439976"/>
          <w:cantSplit/>
        </w:trPr>
        <w:tc>
          <w:tcPr>
            <w:tcW w:w="700" w:type="dxa"/>
            <w:gridSpan w:val="2"/>
          </w:tcPr>
          <w:p w14:paraId="420233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GUID=6dbebea6-63a2-4575-a9c1-cc1ca8022f28 </w:instrText>
            </w:r>
            <w:r w:rsidRPr="006F2CA2">
              <w:rPr>
                <w:rFonts w:ascii="Times New Roman" w:hAnsi="Times New Roman" w:cs="Times New Roman"/>
                <w:sz w:val="22"/>
                <w:szCs w:val="20"/>
                <w:lang w:val="en-GB" w:eastAsia="en-US"/>
              </w:rPr>
              <w:fldChar w:fldCharType="end"/>
            </w:r>
          </w:p>
        </w:tc>
        <w:tc>
          <w:tcPr>
            <w:tcW w:w="694" w:type="dxa"/>
            <w:gridSpan w:val="2"/>
          </w:tcPr>
          <w:p w14:paraId="6985D09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GUID=23c65e66-0ffc-48fb-96a5-62a224f7b4b1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D9FE8A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GUID=d848397a-b2ca-4f69-a371-8df7ae12387b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pay all moneys due to the HDB (including resale levy and upgrading levy, if applicable, but excluding 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w:t>
            </w:r>
          </w:p>
        </w:tc>
      </w:tr>
      <w:tr w:rsidR="005A22FC" w14:paraId="5401EC45" w14:textId="77777777" w:rsidTr="000562D5">
        <w:trPr>
          <w:divId w:val="2116439976"/>
          <w:cantSplit/>
        </w:trPr>
        <w:tc>
          <w:tcPr>
            <w:tcW w:w="700" w:type="dxa"/>
            <w:gridSpan w:val="2"/>
          </w:tcPr>
          <w:p w14:paraId="545092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GUID=ac28304e-eae7-471d-9df0-c99cca9627ee </w:instrText>
            </w:r>
            <w:r w:rsidRPr="006F2CA2">
              <w:rPr>
                <w:rFonts w:ascii="Times New Roman" w:hAnsi="Times New Roman" w:cs="Times New Roman"/>
                <w:sz w:val="22"/>
                <w:szCs w:val="20"/>
                <w:lang w:val="en-GB" w:eastAsia="en-US"/>
              </w:rPr>
              <w:fldChar w:fldCharType="end"/>
            </w:r>
          </w:p>
        </w:tc>
        <w:tc>
          <w:tcPr>
            <w:tcW w:w="694" w:type="dxa"/>
            <w:gridSpan w:val="2"/>
          </w:tcPr>
          <w:p w14:paraId="320845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GUID=7eeadfb6-51fb-4a64-a5ce-31e9fb0dee6a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24CB68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GUID=103dd5be-10b3-4a29-8e4d-a3d523fe6e8f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F679A2F" w14:textId="77777777" w:rsidTr="000562D5">
        <w:trPr>
          <w:divId w:val="2116439976"/>
          <w:cantSplit/>
        </w:trPr>
        <w:tc>
          <w:tcPr>
            <w:tcW w:w="700" w:type="dxa"/>
            <w:gridSpan w:val="2"/>
          </w:tcPr>
          <w:p w14:paraId="68D1ED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GUID=9ab0f61e-bcae-4702-b375-0cfc2094c4b8 </w:instrText>
            </w:r>
            <w:r w:rsidRPr="006F2CA2">
              <w:rPr>
                <w:rFonts w:ascii="Times New Roman" w:hAnsi="Times New Roman" w:cs="Times New Roman"/>
                <w:sz w:val="22"/>
                <w:szCs w:val="20"/>
                <w:lang w:val="en-GB" w:eastAsia="en-US"/>
              </w:rPr>
              <w:fldChar w:fldCharType="end"/>
            </w:r>
          </w:p>
        </w:tc>
        <w:tc>
          <w:tcPr>
            <w:tcW w:w="694" w:type="dxa"/>
            <w:gridSpan w:val="2"/>
          </w:tcPr>
          <w:p w14:paraId="589167E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GUID=d438e7c9-8531-4275-8150-448fe6b43510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D4C9E7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GUID=6bdfb5dd-7cd5-4921-97d6-aee7e3380475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49A40B3D" w14:textId="77777777" w:rsidTr="000562D5">
        <w:trPr>
          <w:divId w:val="2116439976"/>
          <w:cantSplit/>
        </w:trPr>
        <w:tc>
          <w:tcPr>
            <w:tcW w:w="700" w:type="dxa"/>
            <w:gridSpan w:val="2"/>
          </w:tcPr>
          <w:p w14:paraId="2492F9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GUID=76b9f953-2b72-49c2-b964-0f59ad72a255 </w:instrText>
            </w:r>
            <w:r w:rsidRPr="006F2CA2">
              <w:rPr>
                <w:rFonts w:ascii="Times New Roman" w:hAnsi="Times New Roman" w:cs="Times New Roman"/>
                <w:sz w:val="22"/>
                <w:szCs w:val="20"/>
                <w:lang w:val="en-GB" w:eastAsia="en-US"/>
              </w:rPr>
              <w:fldChar w:fldCharType="end"/>
            </w:r>
          </w:p>
        </w:tc>
        <w:tc>
          <w:tcPr>
            <w:tcW w:w="694" w:type="dxa"/>
            <w:gridSpan w:val="2"/>
          </w:tcPr>
          <w:p w14:paraId="3573055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GUID=5624e84c-f9db-4876-bd5a-d8704f45cdb7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189FE8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GUID=c6e51c63-8f7d-4894-9345-82dbb4272d93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5B86B9B1" w14:textId="77777777" w:rsidTr="000562D5">
        <w:trPr>
          <w:divId w:val="2116439976"/>
          <w:cantSplit/>
        </w:trPr>
        <w:tc>
          <w:tcPr>
            <w:tcW w:w="9639" w:type="dxa"/>
            <w:gridSpan w:val="13"/>
          </w:tcPr>
          <w:p w14:paraId="355010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GUID=39451f5c-8889-460c-96ff-1a41d65f603d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[please tick if applicable]:</w:t>
            </w:r>
          </w:p>
        </w:tc>
      </w:tr>
      <w:tr w:rsidR="005A22FC" w14:paraId="0A11D327" w14:textId="77777777" w:rsidTr="000562D5">
        <w:trPr>
          <w:divId w:val="2116439976"/>
          <w:cantSplit/>
        </w:trPr>
        <w:tc>
          <w:tcPr>
            <w:tcW w:w="700" w:type="dxa"/>
            <w:gridSpan w:val="2"/>
          </w:tcPr>
          <w:p w14:paraId="5A8EABF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GUID=bebc10fb-1d44-4512-9962-46cf5e135908 </w:instrText>
            </w:r>
            <w:r w:rsidRPr="006F2CA2">
              <w:rPr>
                <w:rFonts w:ascii="Times New Roman" w:hAnsi="Times New Roman" w:cs="Times New Roman"/>
                <w:sz w:val="22"/>
                <w:szCs w:val="20"/>
                <w:lang w:val="en-GB" w:eastAsia="en-US"/>
              </w:rPr>
              <w:fldChar w:fldCharType="end"/>
            </w:r>
          </w:p>
        </w:tc>
        <w:tc>
          <w:tcPr>
            <w:tcW w:w="694" w:type="dxa"/>
            <w:gridSpan w:val="2"/>
          </w:tcPr>
          <w:p w14:paraId="2E69104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GUID=99b9504b-408b-4cdf-909e-c9d52548a2b4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FA362C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GUID=e7d5984d-deff-45bc-88e0-fd4e2f61309c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outstanding mortgage loan will be repaid by:</w:t>
            </w:r>
          </w:p>
        </w:tc>
      </w:tr>
      <w:tr w:rsidR="005A22FC" w14:paraId="6BBEB866" w14:textId="77777777" w:rsidTr="000562D5">
        <w:trPr>
          <w:divId w:val="2116439976"/>
          <w:cantSplit/>
        </w:trPr>
        <w:tc>
          <w:tcPr>
            <w:tcW w:w="700" w:type="dxa"/>
            <w:gridSpan w:val="2"/>
          </w:tcPr>
          <w:p w14:paraId="68D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GUID=ecfedde5-47e4-4188-9dc6-5f7d8ef88a4b </w:instrText>
            </w:r>
            <w:r w:rsidRPr="006F2CA2">
              <w:rPr>
                <w:rFonts w:ascii="Times New Roman" w:hAnsi="Times New Roman" w:cs="Times New Roman"/>
                <w:sz w:val="22"/>
                <w:szCs w:val="20"/>
                <w:lang w:val="en-GB" w:eastAsia="en-US"/>
              </w:rPr>
              <w:fldChar w:fldCharType="end"/>
            </w:r>
          </w:p>
        </w:tc>
        <w:tc>
          <w:tcPr>
            <w:tcW w:w="694" w:type="dxa"/>
            <w:gridSpan w:val="2"/>
          </w:tcPr>
          <w:p w14:paraId="2D302DC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GUID=2610f76d-b7ae-4091-a337-01eb38726800 </w:instrText>
            </w:r>
            <w:r w:rsidRPr="006F2CA2">
              <w:rPr>
                <w:rFonts w:ascii="Times New Roman" w:hAnsi="Times New Roman" w:cs="Times New Roman"/>
                <w:sz w:val="22"/>
                <w:szCs w:val="20"/>
                <w:lang w:val="en-GB" w:eastAsia="en-US"/>
              </w:rPr>
              <w:fldChar w:fldCharType="end"/>
            </w:r>
          </w:p>
        </w:tc>
        <w:tc>
          <w:tcPr>
            <w:tcW w:w="2195" w:type="dxa"/>
            <w:gridSpan w:val="5"/>
          </w:tcPr>
          <w:p w14:paraId="2C59C7D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GUID=7e0e47b5-e857-4091-a215-4dce063ee1ac </w:instrText>
            </w:r>
            <w:r w:rsidRPr="006F2CA2">
              <w:rPr>
                <w:rFonts w:ascii="Times New Roman" w:hAnsi="Times New Roman" w:cs="Times New Roman"/>
                <w:sz w:val="22"/>
                <w:szCs w:val="20"/>
                <w:lang w:val="en-GB" w:eastAsia="en-US"/>
              </w:rPr>
              <w:fldChar w:fldCharType="end"/>
            </w:r>
            <w:r w:rsidR="001C6677">
              <w:rPr>
                <w:rFonts w:ascii="Times New Roman" w:hAnsi="Times New Roman" w:cs="Times New Roman"/>
                <w:sz w:val="22"/>
                <w:szCs w:val="20"/>
                <w:lang w:val="en-GB" w:eastAsia="en-US"/>
              </w:rPr>
              <w:t>Plaintiff ____</w:t>
            </w:r>
            <w:r w:rsidRPr="006F2CA2">
              <w:rPr>
                <w:rFonts w:ascii="Times New Roman" w:hAnsi="Times New Roman" w:cs="Times New Roman"/>
                <w:sz w:val="22"/>
                <w:szCs w:val="20"/>
                <w:lang w:val="en-GB" w:eastAsia="en-US"/>
              </w:rPr>
              <w:t>____%</w:t>
            </w:r>
          </w:p>
        </w:tc>
        <w:tc>
          <w:tcPr>
            <w:tcW w:w="6050" w:type="dxa"/>
            <w:gridSpan w:val="4"/>
          </w:tcPr>
          <w:p w14:paraId="0B558AE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GUID=20d9cfa2-ad83-4bdd-b88e-71537b09dc96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43FA9F" w14:textId="77777777" w:rsidTr="000562D5">
        <w:trPr>
          <w:divId w:val="2116439976"/>
          <w:cantSplit/>
        </w:trPr>
        <w:tc>
          <w:tcPr>
            <w:tcW w:w="700" w:type="dxa"/>
            <w:gridSpan w:val="2"/>
          </w:tcPr>
          <w:p w14:paraId="0EB524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GUID=e8e83f07-c64d-4f13-8cc4-b92f1827b377 </w:instrText>
            </w:r>
            <w:r w:rsidRPr="006F2CA2">
              <w:rPr>
                <w:rFonts w:ascii="Times New Roman" w:hAnsi="Times New Roman" w:cs="Times New Roman"/>
                <w:sz w:val="22"/>
                <w:szCs w:val="20"/>
                <w:lang w:val="en-GB" w:eastAsia="en-US"/>
              </w:rPr>
              <w:fldChar w:fldCharType="end"/>
            </w:r>
          </w:p>
        </w:tc>
        <w:tc>
          <w:tcPr>
            <w:tcW w:w="694" w:type="dxa"/>
            <w:gridSpan w:val="2"/>
          </w:tcPr>
          <w:p w14:paraId="563CAD8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GUID=ef7367eb-70d4-4454-96b1-7a6be613c357 </w:instrText>
            </w:r>
            <w:r w:rsidRPr="006F2CA2">
              <w:rPr>
                <w:rFonts w:ascii="Times New Roman" w:hAnsi="Times New Roman" w:cs="Times New Roman"/>
                <w:sz w:val="22"/>
                <w:szCs w:val="20"/>
                <w:lang w:val="en-GB" w:eastAsia="en-US"/>
              </w:rPr>
              <w:fldChar w:fldCharType="end"/>
            </w:r>
          </w:p>
        </w:tc>
        <w:tc>
          <w:tcPr>
            <w:tcW w:w="2195" w:type="dxa"/>
            <w:gridSpan w:val="5"/>
          </w:tcPr>
          <w:p w14:paraId="70DACF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GUID=55e484dd-cbed-4d33-bac3-c272db436b16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154B63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GUID=4d318229-c14f-493f-9e28-42056de96390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02ACB23" w14:textId="77777777" w:rsidTr="000562D5">
        <w:trPr>
          <w:divId w:val="2116439976"/>
          <w:cantSplit/>
        </w:trPr>
        <w:tc>
          <w:tcPr>
            <w:tcW w:w="700" w:type="dxa"/>
            <w:gridSpan w:val="2"/>
          </w:tcPr>
          <w:p w14:paraId="32F262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GUID=009648aa-eae0-42bd-a28b-bae2931676a1 </w:instrText>
            </w:r>
            <w:r w:rsidRPr="006F2CA2">
              <w:rPr>
                <w:rFonts w:ascii="Times New Roman" w:hAnsi="Times New Roman" w:cs="Times New Roman"/>
                <w:sz w:val="22"/>
                <w:szCs w:val="20"/>
                <w:lang w:val="en-GB" w:eastAsia="en-US"/>
              </w:rPr>
              <w:fldChar w:fldCharType="end"/>
            </w:r>
          </w:p>
        </w:tc>
        <w:tc>
          <w:tcPr>
            <w:tcW w:w="694" w:type="dxa"/>
            <w:gridSpan w:val="2"/>
          </w:tcPr>
          <w:p w14:paraId="17BD9A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GUID=d5e4231e-b5a8-493e-ab5d-1b24e190feb9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FE35B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GUID=92fc5d5f-9749-4228-8425-881995ac0404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 will be repaid by:</w:t>
            </w:r>
          </w:p>
        </w:tc>
      </w:tr>
      <w:tr w:rsidR="005A22FC" w14:paraId="309ADA47" w14:textId="77777777" w:rsidTr="000562D5">
        <w:trPr>
          <w:divId w:val="2116439976"/>
          <w:cantSplit/>
        </w:trPr>
        <w:tc>
          <w:tcPr>
            <w:tcW w:w="700" w:type="dxa"/>
            <w:gridSpan w:val="2"/>
          </w:tcPr>
          <w:p w14:paraId="74BFDD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GUID=8c325a21-fe4f-4571-b995-ea872a9dbab5 </w:instrText>
            </w:r>
            <w:r w:rsidRPr="006F2CA2">
              <w:rPr>
                <w:rFonts w:ascii="Times New Roman" w:hAnsi="Times New Roman" w:cs="Times New Roman"/>
                <w:sz w:val="22"/>
                <w:szCs w:val="20"/>
                <w:lang w:val="en-GB" w:eastAsia="en-US"/>
              </w:rPr>
              <w:fldChar w:fldCharType="end"/>
            </w:r>
          </w:p>
        </w:tc>
        <w:tc>
          <w:tcPr>
            <w:tcW w:w="694" w:type="dxa"/>
            <w:gridSpan w:val="2"/>
          </w:tcPr>
          <w:p w14:paraId="7FA609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GUID=647a6440-3287-4dc1-a1bb-44dc6c170db7 </w:instrText>
            </w:r>
            <w:r w:rsidRPr="006F2CA2">
              <w:rPr>
                <w:rFonts w:ascii="Times New Roman" w:hAnsi="Times New Roman" w:cs="Times New Roman"/>
                <w:sz w:val="22"/>
                <w:szCs w:val="20"/>
                <w:lang w:val="en-GB" w:eastAsia="en-US"/>
              </w:rPr>
              <w:fldChar w:fldCharType="end"/>
            </w:r>
          </w:p>
        </w:tc>
        <w:tc>
          <w:tcPr>
            <w:tcW w:w="2195" w:type="dxa"/>
            <w:gridSpan w:val="5"/>
          </w:tcPr>
          <w:p w14:paraId="1FD222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GUID=8563b71d-c54d-45bf-b074-6b75f17f056d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5B85A1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GUID=f5b2fc25-2339-41fa-b4ae-724d1801a480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2110499" w14:textId="77777777" w:rsidTr="000562D5">
        <w:trPr>
          <w:divId w:val="2116439976"/>
          <w:cantSplit/>
        </w:trPr>
        <w:tc>
          <w:tcPr>
            <w:tcW w:w="700" w:type="dxa"/>
            <w:gridSpan w:val="2"/>
          </w:tcPr>
          <w:p w14:paraId="3FB4B0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GUID=d64db52f-b0c8-4d27-85f8-8246f621ce41 </w:instrText>
            </w:r>
            <w:r w:rsidRPr="006F2CA2">
              <w:rPr>
                <w:rFonts w:ascii="Times New Roman" w:hAnsi="Times New Roman" w:cs="Times New Roman"/>
                <w:sz w:val="22"/>
                <w:szCs w:val="20"/>
                <w:lang w:val="en-GB" w:eastAsia="en-US"/>
              </w:rPr>
              <w:fldChar w:fldCharType="end"/>
            </w:r>
          </w:p>
        </w:tc>
        <w:tc>
          <w:tcPr>
            <w:tcW w:w="694" w:type="dxa"/>
            <w:gridSpan w:val="2"/>
          </w:tcPr>
          <w:p w14:paraId="11F669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GUID=c24eab3f-b418-490c-82c1-6ced7d2ef949 </w:instrText>
            </w:r>
            <w:r w:rsidRPr="006F2CA2">
              <w:rPr>
                <w:rFonts w:ascii="Times New Roman" w:hAnsi="Times New Roman" w:cs="Times New Roman"/>
                <w:sz w:val="22"/>
                <w:szCs w:val="20"/>
                <w:lang w:val="en-GB" w:eastAsia="en-US"/>
              </w:rPr>
              <w:fldChar w:fldCharType="end"/>
            </w:r>
          </w:p>
        </w:tc>
        <w:tc>
          <w:tcPr>
            <w:tcW w:w="2195" w:type="dxa"/>
            <w:gridSpan w:val="5"/>
          </w:tcPr>
          <w:p w14:paraId="352E7F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GUID=780ea086-7cd2-49e9-ae7e-7326b34e3613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53CEDD6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GUID=608fd468-e55c-45c6-94c9-cd64a11aecf0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CB51D9" w14:textId="77777777" w:rsidTr="000562D5">
        <w:trPr>
          <w:divId w:val="2116439976"/>
          <w:cantSplit/>
        </w:trPr>
        <w:tc>
          <w:tcPr>
            <w:tcW w:w="9639" w:type="dxa"/>
            <w:gridSpan w:val="13"/>
          </w:tcPr>
          <w:p w14:paraId="21EA3A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GUID=b49a3fbc-e96e-4aa3-91a3-acbd4419ff2b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d</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58425C64" w14:textId="77777777" w:rsidTr="000562D5">
        <w:trPr>
          <w:divId w:val="2116439976"/>
          <w:cantSplit/>
        </w:trPr>
        <w:tc>
          <w:tcPr>
            <w:tcW w:w="700" w:type="dxa"/>
            <w:gridSpan w:val="2"/>
          </w:tcPr>
          <w:p w14:paraId="600FBC4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GUID=f07d5a03-f257-4ed7-a3fb-ae274f6b7809 </w:instrText>
            </w:r>
            <w:r w:rsidRPr="006F2CA2">
              <w:rPr>
                <w:rFonts w:ascii="Times New Roman" w:hAnsi="Times New Roman" w:cs="Times New Roman"/>
                <w:sz w:val="22"/>
                <w:szCs w:val="20"/>
                <w:lang w:val="en-GB" w:eastAsia="en-US"/>
              </w:rPr>
              <w:fldChar w:fldCharType="end"/>
            </w:r>
          </w:p>
        </w:tc>
        <w:tc>
          <w:tcPr>
            <w:tcW w:w="694" w:type="dxa"/>
            <w:gridSpan w:val="2"/>
          </w:tcPr>
          <w:p w14:paraId="56B811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GUID=c8f3626f-b915-46af-80a9-3843642c0bf5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E8AA7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GUID=a0cf54c2-e074-45c6-83f6-31975f358e19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64D4CD7B" w14:textId="77777777" w:rsidTr="000562D5">
        <w:trPr>
          <w:divId w:val="2116439976"/>
          <w:cantSplit/>
        </w:trPr>
        <w:tc>
          <w:tcPr>
            <w:tcW w:w="700" w:type="dxa"/>
            <w:gridSpan w:val="2"/>
          </w:tcPr>
          <w:p w14:paraId="04DF53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GUID=f970ef9e-d10a-44c7-9ba9-99a081393bae </w:instrText>
            </w:r>
            <w:r w:rsidRPr="006F2CA2">
              <w:rPr>
                <w:rFonts w:ascii="Times New Roman" w:hAnsi="Times New Roman" w:cs="Times New Roman"/>
                <w:sz w:val="22"/>
                <w:szCs w:val="20"/>
                <w:lang w:val="en-GB" w:eastAsia="en-US"/>
              </w:rPr>
              <w:fldChar w:fldCharType="end"/>
            </w:r>
          </w:p>
        </w:tc>
        <w:tc>
          <w:tcPr>
            <w:tcW w:w="694" w:type="dxa"/>
            <w:gridSpan w:val="2"/>
          </w:tcPr>
          <w:p w14:paraId="06951F4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GUID=873ec17c-bf6c-4049-9088-d262ee8ad897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21DE36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GUID=6f1845e8-46a2-455b-b513-9a11116326cf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558A6D1B" w14:textId="77777777" w:rsidTr="000562D5">
        <w:trPr>
          <w:divId w:val="2116439976"/>
          <w:cantSplit/>
        </w:trPr>
        <w:tc>
          <w:tcPr>
            <w:tcW w:w="9639" w:type="dxa"/>
            <w:gridSpan w:val="13"/>
          </w:tcPr>
          <w:p w14:paraId="52DBC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GUID=ec797a84-a3db-4f4c-94d6-a82e9ced4137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 will be borne by:</w:t>
            </w:r>
          </w:p>
        </w:tc>
      </w:tr>
      <w:tr w:rsidR="005A22FC" w14:paraId="5514E8E6" w14:textId="77777777" w:rsidTr="000562D5">
        <w:trPr>
          <w:divId w:val="2116439976"/>
          <w:cantSplit/>
        </w:trPr>
        <w:tc>
          <w:tcPr>
            <w:tcW w:w="700" w:type="dxa"/>
            <w:gridSpan w:val="2"/>
          </w:tcPr>
          <w:p w14:paraId="3A8892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GUID=c30ab84a-ae4e-4742-ae81-66f352ff27ab </w:instrText>
            </w:r>
            <w:r w:rsidRPr="006F2CA2">
              <w:rPr>
                <w:rFonts w:ascii="Times New Roman" w:hAnsi="Times New Roman" w:cs="Times New Roman"/>
                <w:sz w:val="22"/>
                <w:szCs w:val="20"/>
                <w:lang w:val="en-GB" w:eastAsia="en-US"/>
              </w:rPr>
              <w:fldChar w:fldCharType="end"/>
            </w:r>
          </w:p>
        </w:tc>
        <w:tc>
          <w:tcPr>
            <w:tcW w:w="694" w:type="dxa"/>
            <w:gridSpan w:val="2"/>
          </w:tcPr>
          <w:p w14:paraId="2460961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GUID=1fd6f67f-d346-49f1-9549-a976570b9200 </w:instrText>
            </w:r>
            <w:r w:rsidRPr="006F2CA2">
              <w:rPr>
                <w:rFonts w:ascii="Times New Roman" w:hAnsi="Times New Roman" w:cs="Times New Roman"/>
                <w:sz w:val="22"/>
                <w:szCs w:val="20"/>
                <w:lang w:val="en-GB" w:eastAsia="en-US"/>
              </w:rPr>
              <w:fldChar w:fldCharType="end"/>
            </w:r>
          </w:p>
        </w:tc>
        <w:tc>
          <w:tcPr>
            <w:tcW w:w="2195" w:type="dxa"/>
            <w:gridSpan w:val="5"/>
          </w:tcPr>
          <w:p w14:paraId="286AEA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GUID=ef1122fd-6d59-4427-af1b-61be4afd401c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28B579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GUID=de5c9644-283f-47e6-8b00-513c442f29a2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48C004A" w14:textId="77777777" w:rsidTr="000562D5">
        <w:trPr>
          <w:divId w:val="2116439976"/>
          <w:cantSplit/>
        </w:trPr>
        <w:tc>
          <w:tcPr>
            <w:tcW w:w="700" w:type="dxa"/>
            <w:gridSpan w:val="2"/>
          </w:tcPr>
          <w:p w14:paraId="1E37962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GUID=f7349299-199f-4f6f-ace3-d2cefdd2d1ea </w:instrText>
            </w:r>
            <w:r w:rsidRPr="006F2CA2">
              <w:rPr>
                <w:rFonts w:ascii="Times New Roman" w:hAnsi="Times New Roman" w:cs="Times New Roman"/>
                <w:sz w:val="22"/>
                <w:szCs w:val="20"/>
                <w:lang w:val="en-GB" w:eastAsia="en-US"/>
              </w:rPr>
              <w:fldChar w:fldCharType="end"/>
            </w:r>
          </w:p>
        </w:tc>
        <w:tc>
          <w:tcPr>
            <w:tcW w:w="694" w:type="dxa"/>
            <w:gridSpan w:val="2"/>
          </w:tcPr>
          <w:p w14:paraId="5588EE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GUID=cabce235-2293-444f-9229-24344b208ffd </w:instrText>
            </w:r>
            <w:r w:rsidRPr="006F2CA2">
              <w:rPr>
                <w:rFonts w:ascii="Times New Roman" w:hAnsi="Times New Roman" w:cs="Times New Roman"/>
                <w:sz w:val="22"/>
                <w:szCs w:val="20"/>
                <w:lang w:val="en-GB" w:eastAsia="en-US"/>
              </w:rPr>
              <w:fldChar w:fldCharType="end"/>
            </w:r>
          </w:p>
        </w:tc>
        <w:tc>
          <w:tcPr>
            <w:tcW w:w="2195" w:type="dxa"/>
            <w:gridSpan w:val="5"/>
          </w:tcPr>
          <w:p w14:paraId="0142C4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GUID=45827acc-c472-4c0b-b8d3-c8c9c5d0d4ba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7987A9D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GUID=e4b3b3fc-275e-4853-ab49-e249607fd4f5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E9A788D" w14:textId="77777777" w:rsidTr="000562D5">
        <w:trPr>
          <w:divId w:val="2116439976"/>
          <w:cantSplit/>
        </w:trPr>
        <w:tc>
          <w:tcPr>
            <w:tcW w:w="9639" w:type="dxa"/>
            <w:gridSpan w:val="13"/>
          </w:tcPr>
          <w:p w14:paraId="69F3F2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GUID=ee98e971-3306-4c84-887e-d42381602b1f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The balance of the proceeds/shortfall will be divided in the following manner:</w:t>
            </w:r>
          </w:p>
        </w:tc>
      </w:tr>
      <w:tr w:rsidR="005A22FC" w14:paraId="5BCE5D17" w14:textId="77777777" w:rsidTr="000562D5">
        <w:trPr>
          <w:divId w:val="2116439976"/>
          <w:cantSplit/>
        </w:trPr>
        <w:tc>
          <w:tcPr>
            <w:tcW w:w="700" w:type="dxa"/>
            <w:gridSpan w:val="2"/>
          </w:tcPr>
          <w:p w14:paraId="170F952A"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GUID=37b86d3c-4f09-4cf5-bf04-32f8c370e7f3 </w:instrText>
            </w:r>
            <w:r w:rsidRPr="006F2CA2">
              <w:rPr>
                <w:rFonts w:ascii="Times New Roman" w:hAnsi="Times New Roman" w:cs="Times New Roman"/>
                <w:sz w:val="22"/>
                <w:szCs w:val="20"/>
                <w:lang w:val="en-GB" w:eastAsia="en-US"/>
              </w:rPr>
              <w:fldChar w:fldCharType="end"/>
            </w:r>
          </w:p>
        </w:tc>
        <w:tc>
          <w:tcPr>
            <w:tcW w:w="694" w:type="dxa"/>
            <w:gridSpan w:val="2"/>
          </w:tcPr>
          <w:p w14:paraId="4BDA1ADD"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GUID=d94f65d9-b151-44bb-90bd-207f955dde88 </w:instrText>
            </w:r>
            <w:r w:rsidRPr="006F2CA2">
              <w:rPr>
                <w:rFonts w:ascii="Times New Roman" w:hAnsi="Times New Roman" w:cs="Times New Roman"/>
                <w:sz w:val="22"/>
                <w:szCs w:val="20"/>
                <w:lang w:val="en-GB" w:eastAsia="en-US"/>
              </w:rPr>
              <w:fldChar w:fldCharType="end"/>
            </w:r>
          </w:p>
        </w:tc>
        <w:tc>
          <w:tcPr>
            <w:tcW w:w="2195" w:type="dxa"/>
            <w:gridSpan w:val="5"/>
          </w:tcPr>
          <w:p w14:paraId="09456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GUID=65515369-f4d3-4127-910f-d0c70694d92c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46E860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GUID=af592c97-0371-442e-9fe5-ebe92f60a440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9C500CD" w14:textId="77777777" w:rsidTr="000562D5">
        <w:trPr>
          <w:divId w:val="2116439976"/>
          <w:cantSplit/>
        </w:trPr>
        <w:tc>
          <w:tcPr>
            <w:tcW w:w="700" w:type="dxa"/>
            <w:gridSpan w:val="2"/>
          </w:tcPr>
          <w:p w14:paraId="16D62C3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GUID=54c716aa-3d90-48d1-914c-95461a7b1e4c </w:instrText>
            </w:r>
            <w:r w:rsidRPr="006F2CA2">
              <w:rPr>
                <w:rFonts w:ascii="Times New Roman" w:hAnsi="Times New Roman" w:cs="Times New Roman"/>
                <w:sz w:val="22"/>
                <w:szCs w:val="20"/>
                <w:lang w:val="en-GB" w:eastAsia="en-US"/>
              </w:rPr>
              <w:fldChar w:fldCharType="end"/>
            </w:r>
          </w:p>
        </w:tc>
        <w:tc>
          <w:tcPr>
            <w:tcW w:w="694" w:type="dxa"/>
            <w:gridSpan w:val="2"/>
          </w:tcPr>
          <w:p w14:paraId="316A6922"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GUID=9d279361-509b-495f-a534-30eba59eeed3 </w:instrText>
            </w:r>
            <w:r w:rsidRPr="006F2CA2">
              <w:rPr>
                <w:rFonts w:ascii="Times New Roman" w:hAnsi="Times New Roman" w:cs="Times New Roman"/>
                <w:sz w:val="22"/>
                <w:szCs w:val="20"/>
                <w:lang w:val="en-GB" w:eastAsia="en-US"/>
              </w:rPr>
              <w:fldChar w:fldCharType="end"/>
            </w:r>
          </w:p>
        </w:tc>
        <w:tc>
          <w:tcPr>
            <w:tcW w:w="2195" w:type="dxa"/>
            <w:gridSpan w:val="5"/>
          </w:tcPr>
          <w:p w14:paraId="5A5017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GUID=6241d025-5a84-46a4-b57f-d35f72e1dffd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4DA4E3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GUID=2992bd92-b85d-4778-8672-df88fb5ca817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278940A" w14:textId="77777777" w:rsidTr="000562D5">
        <w:trPr>
          <w:divId w:val="2116439976"/>
          <w:cantSplit/>
        </w:trPr>
        <w:tc>
          <w:tcPr>
            <w:tcW w:w="700" w:type="dxa"/>
            <w:gridSpan w:val="2"/>
          </w:tcPr>
          <w:p w14:paraId="25BC889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GUID=f3057b8a-d316-4611-97cd-f4ff59cbde3b </w:instrText>
            </w:r>
            <w:r w:rsidRPr="006F2CA2">
              <w:rPr>
                <w:rFonts w:ascii="Times New Roman" w:hAnsi="Times New Roman" w:cs="Times New Roman"/>
                <w:sz w:val="22"/>
                <w:szCs w:val="20"/>
                <w:lang w:val="en-GB" w:eastAsia="en-US"/>
              </w:rPr>
              <w:fldChar w:fldCharType="end"/>
            </w:r>
          </w:p>
        </w:tc>
        <w:tc>
          <w:tcPr>
            <w:tcW w:w="694" w:type="dxa"/>
            <w:gridSpan w:val="2"/>
          </w:tcPr>
          <w:p w14:paraId="4CD0298C"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GUID=bbb789fe-2085-4aab-b584-3f95c2d85d11 </w:instrText>
            </w:r>
            <w:r w:rsidRPr="006F2CA2">
              <w:rPr>
                <w:rFonts w:ascii="Times New Roman" w:hAnsi="Times New Roman" w:cs="Times New Roman"/>
                <w:sz w:val="22"/>
                <w:szCs w:val="20"/>
                <w:lang w:val="en-GB" w:eastAsia="en-US"/>
              </w:rPr>
              <w:fldChar w:fldCharType="end"/>
            </w:r>
          </w:p>
        </w:tc>
        <w:tc>
          <w:tcPr>
            <w:tcW w:w="2195" w:type="dxa"/>
            <w:gridSpan w:val="5"/>
          </w:tcPr>
          <w:p w14:paraId="68D6B7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GUID=d806bbe6-e292-4486-a71d-6f87fb43b38a </w:instrText>
            </w:r>
            <w:r w:rsidRPr="006F2CA2">
              <w:rPr>
                <w:rFonts w:ascii="Times New Roman" w:hAnsi="Times New Roman" w:cs="Times New Roman"/>
                <w:sz w:val="22"/>
                <w:szCs w:val="20"/>
                <w:lang w:val="en-GB" w:eastAsia="en-US"/>
              </w:rPr>
              <w:fldChar w:fldCharType="end"/>
            </w:r>
          </w:p>
        </w:tc>
        <w:tc>
          <w:tcPr>
            <w:tcW w:w="6050" w:type="dxa"/>
            <w:gridSpan w:val="4"/>
          </w:tcPr>
          <w:p w14:paraId="1059DCC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GUID=5e1121c6-7d38-46de-8090-17325777101f </w:instrText>
            </w:r>
            <w:r w:rsidRPr="006F2CA2">
              <w:rPr>
                <w:rFonts w:ascii="Times New Roman" w:hAnsi="Times New Roman" w:cs="Times New Roman"/>
                <w:sz w:val="22"/>
                <w:szCs w:val="20"/>
                <w:lang w:val="en-GB" w:eastAsia="en-US"/>
              </w:rPr>
              <w:fldChar w:fldCharType="end"/>
            </w:r>
          </w:p>
        </w:tc>
      </w:tr>
      <w:tr w:rsidR="005A22FC" w14:paraId="5524BDFA" w14:textId="77777777" w:rsidTr="000562D5">
        <w:trPr>
          <w:divId w:val="2116439976"/>
          <w:cantSplit/>
        </w:trPr>
        <w:tc>
          <w:tcPr>
            <w:tcW w:w="9639" w:type="dxa"/>
            <w:gridSpan w:val="13"/>
          </w:tcPr>
          <w:p w14:paraId="46D42F3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GUID=9e3886b3-b6f7-4375-85d2-ed7f79c93390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73B99704" w14:textId="77777777" w:rsidTr="000562D5">
        <w:trPr>
          <w:divId w:val="2116439976"/>
          <w:cantSplit/>
        </w:trPr>
        <w:tc>
          <w:tcPr>
            <w:tcW w:w="9639" w:type="dxa"/>
            <w:gridSpan w:val="13"/>
          </w:tcPr>
          <w:p w14:paraId="7D990DF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GUID=700d9a93-96ad-4b5a-8d51-b848865bdab2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the flat in the open market:</w:t>
            </w:r>
          </w:p>
        </w:tc>
      </w:tr>
      <w:tr w:rsidR="005A22FC" w14:paraId="2B04C034" w14:textId="77777777" w:rsidTr="000562D5">
        <w:trPr>
          <w:divId w:val="2116439976"/>
          <w:cantSplit/>
        </w:trPr>
        <w:tc>
          <w:tcPr>
            <w:tcW w:w="700" w:type="dxa"/>
            <w:gridSpan w:val="2"/>
          </w:tcPr>
          <w:p w14:paraId="31E3700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GUID=80db4c7b-6319-4b3d-a0e4-5804a45d9980 </w:instrText>
            </w:r>
            <w:r w:rsidRPr="006F2CA2">
              <w:rPr>
                <w:rFonts w:ascii="Times New Roman" w:hAnsi="Times New Roman" w:cs="Times New Roman"/>
                <w:sz w:val="22"/>
                <w:szCs w:val="20"/>
                <w:lang w:val="en-GB" w:eastAsia="en-US"/>
              </w:rPr>
              <w:fldChar w:fldCharType="end"/>
            </w:r>
          </w:p>
        </w:tc>
        <w:tc>
          <w:tcPr>
            <w:tcW w:w="694" w:type="dxa"/>
            <w:gridSpan w:val="2"/>
          </w:tcPr>
          <w:p w14:paraId="7D4CEAC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GUID=c4a985e7-f528-4e76-9090-fa0fc9edf05f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D867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GUID=caf695ae-451c-4afd-9939-925d470caf30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2BE455FB" w14:textId="77777777" w:rsidTr="000562D5">
        <w:trPr>
          <w:divId w:val="2116439976"/>
          <w:cantSplit/>
        </w:trPr>
        <w:tc>
          <w:tcPr>
            <w:tcW w:w="700" w:type="dxa"/>
            <w:gridSpan w:val="2"/>
          </w:tcPr>
          <w:p w14:paraId="704E4B2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GUID=15223ed2-1013-4f2e-99d6-2d4c94a709d8 </w:instrText>
            </w:r>
            <w:r w:rsidRPr="006F2CA2">
              <w:rPr>
                <w:rFonts w:ascii="Times New Roman" w:hAnsi="Times New Roman" w:cs="Times New Roman"/>
                <w:sz w:val="22"/>
                <w:szCs w:val="20"/>
                <w:lang w:val="en-GB" w:eastAsia="en-US"/>
              </w:rPr>
              <w:fldChar w:fldCharType="end"/>
            </w:r>
          </w:p>
        </w:tc>
        <w:tc>
          <w:tcPr>
            <w:tcW w:w="694" w:type="dxa"/>
            <w:gridSpan w:val="2"/>
          </w:tcPr>
          <w:p w14:paraId="06A6F7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GUID=defe9b31-5841-4c9a-a1dc-4030e57e4a24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E79A60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GUID=86793ee2-1cdd-4e79-a694-486cbb09b1cf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5E7ED1B0" w14:textId="77777777" w:rsidTr="000562D5">
        <w:trPr>
          <w:divId w:val="2116439976"/>
          <w:cantSplit/>
        </w:trPr>
        <w:tc>
          <w:tcPr>
            <w:tcW w:w="700" w:type="dxa"/>
            <w:gridSpan w:val="2"/>
          </w:tcPr>
          <w:p w14:paraId="71C351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GUID=44ecdbcb-3806-43d1-aaa0-a3fb8fbdc5cc </w:instrText>
            </w:r>
            <w:r w:rsidRPr="006F2CA2">
              <w:rPr>
                <w:rFonts w:ascii="Times New Roman" w:hAnsi="Times New Roman" w:cs="Times New Roman"/>
                <w:sz w:val="22"/>
                <w:szCs w:val="20"/>
                <w:lang w:val="en-GB" w:eastAsia="en-US"/>
              </w:rPr>
              <w:fldChar w:fldCharType="end"/>
            </w:r>
          </w:p>
        </w:tc>
        <w:tc>
          <w:tcPr>
            <w:tcW w:w="694" w:type="dxa"/>
            <w:gridSpan w:val="2"/>
          </w:tcPr>
          <w:p w14:paraId="6D17BB3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GUID=dfe0b9b5-52e4-432f-a799-41977ab4e31e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276B1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GUID=07cefe90-3ce2-49b9-a034-87e6c2f62085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3A2A2BD9" w14:textId="77777777" w:rsidTr="000562D5">
        <w:trPr>
          <w:divId w:val="2116439976"/>
          <w:cantSplit/>
        </w:trPr>
        <w:tc>
          <w:tcPr>
            <w:tcW w:w="700" w:type="dxa"/>
            <w:gridSpan w:val="2"/>
          </w:tcPr>
          <w:p w14:paraId="423F40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GUID=9557bfac-8333-465e-9ed0-b9a393850ef9 </w:instrText>
            </w:r>
            <w:r w:rsidRPr="006F2CA2">
              <w:rPr>
                <w:rFonts w:ascii="Times New Roman" w:hAnsi="Times New Roman" w:cs="Times New Roman"/>
                <w:sz w:val="22"/>
                <w:szCs w:val="20"/>
                <w:lang w:val="en-GB" w:eastAsia="en-US"/>
              </w:rPr>
              <w:fldChar w:fldCharType="end"/>
            </w:r>
          </w:p>
        </w:tc>
        <w:tc>
          <w:tcPr>
            <w:tcW w:w="694" w:type="dxa"/>
            <w:gridSpan w:val="2"/>
          </w:tcPr>
          <w:p w14:paraId="0FA4E5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GUID=dc94a45f-af8f-4196-ad68-984338d1eb22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3F5722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GUID=dacad690-e186-475d-9a23-51a390a28d5f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46D808EB" w14:textId="77777777" w:rsidTr="000562D5">
        <w:trPr>
          <w:divId w:val="2116439976"/>
          <w:cantSplit/>
        </w:trPr>
        <w:tc>
          <w:tcPr>
            <w:tcW w:w="700" w:type="dxa"/>
            <w:gridSpan w:val="2"/>
          </w:tcPr>
          <w:p w14:paraId="7EE0F5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GUID=31c5c410-5cc5-4a5d-a4a3-b55040500914 </w:instrText>
            </w:r>
            <w:r w:rsidRPr="006F2CA2">
              <w:rPr>
                <w:rFonts w:ascii="Times New Roman" w:hAnsi="Times New Roman" w:cs="Times New Roman"/>
                <w:sz w:val="22"/>
                <w:szCs w:val="20"/>
                <w:lang w:val="en-GB" w:eastAsia="en-US"/>
              </w:rPr>
              <w:fldChar w:fldCharType="end"/>
            </w:r>
          </w:p>
        </w:tc>
        <w:tc>
          <w:tcPr>
            <w:tcW w:w="694" w:type="dxa"/>
            <w:gridSpan w:val="2"/>
          </w:tcPr>
          <w:p w14:paraId="172BAF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GUID=0d381ad6-ba9d-499c-b4ec-c0bc17ea048b </w:instrText>
            </w:r>
            <w:r w:rsidRPr="006F2CA2">
              <w:rPr>
                <w:rFonts w:ascii="Times New Roman" w:hAnsi="Times New Roman" w:cs="Times New Roman"/>
                <w:sz w:val="22"/>
                <w:szCs w:val="20"/>
                <w:lang w:val="en-GB" w:eastAsia="en-US"/>
              </w:rPr>
              <w:fldChar w:fldCharType="end"/>
            </w:r>
          </w:p>
        </w:tc>
        <w:tc>
          <w:tcPr>
            <w:tcW w:w="8245" w:type="dxa"/>
            <w:gridSpan w:val="9"/>
          </w:tcPr>
          <w:p w14:paraId="0202F7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GUID=8b8135dc-a0d3-497b-a6a2-724a0af1dfc1 </w:instrText>
            </w:r>
            <w:r w:rsidRPr="006F2CA2">
              <w:rPr>
                <w:rFonts w:ascii="Times New Roman" w:hAnsi="Times New Roman" w:cs="Times New Roman"/>
                <w:sz w:val="22"/>
                <w:szCs w:val="20"/>
                <w:lang w:val="en-GB" w:eastAsia="en-US"/>
              </w:rPr>
              <w:fldChar w:fldCharType="end"/>
            </w:r>
          </w:p>
        </w:tc>
      </w:tr>
      <w:tr w:rsidR="005A22FC" w14:paraId="7798FB8B" w14:textId="77777777" w:rsidTr="000562D5">
        <w:trPr>
          <w:divId w:val="2116439976"/>
          <w:cantSplit/>
        </w:trPr>
        <w:tc>
          <w:tcPr>
            <w:tcW w:w="3455" w:type="dxa"/>
            <w:gridSpan w:val="8"/>
          </w:tcPr>
          <w:p w14:paraId="68DAF5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GUID=c3db2cfb-39e8-4c81-8965-86748a524737 </w:instrText>
            </w:r>
            <w:r w:rsidRPr="006F2CA2">
              <w:rPr>
                <w:rFonts w:ascii="Times New Roman" w:hAnsi="Times New Roman" w:cs="Times New Roman"/>
                <w:sz w:val="22"/>
                <w:szCs w:val="20"/>
                <w:lang w:val="en-GB" w:eastAsia="en-US"/>
              </w:rPr>
              <w:fldChar w:fldCharType="end"/>
            </w:r>
          </w:p>
        </w:tc>
        <w:tc>
          <w:tcPr>
            <w:tcW w:w="233" w:type="dxa"/>
            <w:gridSpan w:val="2"/>
          </w:tcPr>
          <w:p w14:paraId="3301FC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GUID=cdf78f56-c5ef-447f-9292-14b3e69e0922 </w:instrText>
            </w:r>
            <w:r w:rsidRPr="006F2CA2">
              <w:rPr>
                <w:rFonts w:ascii="Times New Roman" w:hAnsi="Times New Roman" w:cs="Times New Roman"/>
                <w:sz w:val="22"/>
                <w:szCs w:val="20"/>
                <w:lang w:val="en-GB" w:eastAsia="en-US"/>
              </w:rPr>
              <w:fldChar w:fldCharType="end"/>
            </w:r>
          </w:p>
        </w:tc>
        <w:tc>
          <w:tcPr>
            <w:tcW w:w="5951" w:type="dxa"/>
            <w:gridSpan w:val="3"/>
          </w:tcPr>
          <w:p w14:paraId="6E2E0C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GUID=a3fbc305-b56f-4d53-a8a6-655340011da4 </w:instrText>
            </w:r>
            <w:r w:rsidRPr="006F2CA2">
              <w:rPr>
                <w:rFonts w:ascii="Times New Roman" w:hAnsi="Times New Roman" w:cs="Times New Roman"/>
                <w:sz w:val="22"/>
                <w:szCs w:val="20"/>
                <w:lang w:val="en-GB" w:eastAsia="en-US"/>
              </w:rPr>
              <w:fldChar w:fldCharType="end"/>
            </w:r>
          </w:p>
        </w:tc>
      </w:tr>
      <w:tr w:rsidR="005A22FC" w14:paraId="14145259" w14:textId="77777777" w:rsidTr="000562D5">
        <w:trPr>
          <w:divId w:val="2116439976"/>
          <w:cantSplit/>
        </w:trPr>
        <w:tc>
          <w:tcPr>
            <w:tcW w:w="3455" w:type="dxa"/>
            <w:gridSpan w:val="8"/>
          </w:tcPr>
          <w:p w14:paraId="42F6EC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GUID=f173215b-2bf2-4cf4-a324-a41f2ecb464a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33" w:type="dxa"/>
            <w:gridSpan w:val="2"/>
          </w:tcPr>
          <w:p w14:paraId="15EBE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GUID=b6b3ee0c-fa57-44f2-b51b-1066cb324099 </w:instrText>
            </w:r>
            <w:r w:rsidRPr="006F2CA2">
              <w:rPr>
                <w:rFonts w:ascii="Times New Roman" w:hAnsi="Times New Roman" w:cs="Times New Roman"/>
                <w:sz w:val="22"/>
                <w:szCs w:val="20"/>
                <w:lang w:val="en-GB" w:eastAsia="en-US"/>
              </w:rPr>
              <w:fldChar w:fldCharType="end"/>
            </w:r>
          </w:p>
        </w:tc>
        <w:tc>
          <w:tcPr>
            <w:tcW w:w="5951" w:type="dxa"/>
            <w:gridSpan w:val="3"/>
          </w:tcPr>
          <w:p w14:paraId="1573B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GUID=3e5031d0-b684-43c3-8eec-ee420c2bceaa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6F4F1F9E" w14:textId="77777777" w:rsidTr="000562D5">
        <w:trPr>
          <w:divId w:val="2116439976"/>
          <w:cantSplit/>
        </w:trPr>
        <w:tc>
          <w:tcPr>
            <w:tcW w:w="3455" w:type="dxa"/>
            <w:gridSpan w:val="8"/>
          </w:tcPr>
          <w:p w14:paraId="6AA7E8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GUID=df40261b-58a2-4c46-9250-07b92d88e017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233" w:type="dxa"/>
            <w:gridSpan w:val="2"/>
          </w:tcPr>
          <w:p w14:paraId="469D3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GUID=93e9c576-39fa-420a-b695-55aede2a2f04 </w:instrText>
            </w:r>
            <w:r w:rsidRPr="006F2CA2">
              <w:rPr>
                <w:rFonts w:ascii="Times New Roman" w:hAnsi="Times New Roman" w:cs="Times New Roman"/>
                <w:sz w:val="22"/>
                <w:szCs w:val="20"/>
                <w:lang w:val="en-GB" w:eastAsia="en-US"/>
              </w:rPr>
              <w:fldChar w:fldCharType="end"/>
            </w:r>
          </w:p>
        </w:tc>
        <w:tc>
          <w:tcPr>
            <w:tcW w:w="5951" w:type="dxa"/>
            <w:gridSpan w:val="3"/>
          </w:tcPr>
          <w:p w14:paraId="18B4E8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GUID=72693502-b825-4618-b6cd-06632cba702a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838805A" w14:textId="77777777" w:rsidTr="000562D5">
        <w:trPr>
          <w:divId w:val="2116439976"/>
          <w:cantSplit/>
        </w:trPr>
        <w:tc>
          <w:tcPr>
            <w:tcW w:w="9639" w:type="dxa"/>
            <w:gridSpan w:val="13"/>
          </w:tcPr>
          <w:p w14:paraId="497CEA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GUID=cb8b5983-6c69-4b4f-b44f-38e3d6d3a49d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AA0D2DE"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6C63DC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3CDEC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03C1A5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CCB5A7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5A5F6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0B84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D5F46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50E4C9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09C2A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209B49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62EFC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396ACF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675841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59982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2F380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38479C5"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7060" w:type="dxa"/>
        <w:tblLook w:val="04A0" w:firstRow="1" w:lastRow="0" w:firstColumn="1" w:lastColumn="0" w:noHBand="0" w:noVBand="1"/>
      </w:tblPr>
      <w:tblGrid>
        <w:gridCol w:w="446"/>
        <w:gridCol w:w="395"/>
        <w:gridCol w:w="542"/>
        <w:gridCol w:w="326"/>
        <w:gridCol w:w="683"/>
        <w:gridCol w:w="542"/>
        <w:gridCol w:w="127"/>
        <w:gridCol w:w="111"/>
        <w:gridCol w:w="111"/>
        <w:gridCol w:w="3777"/>
      </w:tblGrid>
      <w:tr w:rsidR="005A22FC" w14:paraId="4BE180B8" w14:textId="77777777" w:rsidTr="000562D5">
        <w:trPr>
          <w:divId w:val="2116439976"/>
          <w:cantSplit/>
        </w:trPr>
        <w:tc>
          <w:tcPr>
            <w:tcW w:w="7060" w:type="dxa"/>
            <w:gridSpan w:val="10"/>
          </w:tcPr>
          <w:p w14:paraId="7C405A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GUID=a99cd0f6-f714-4c51-8e64-aa93222b75c3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The Plaintiff’s share in the flat will be sold/transferred* to the Defendant and/or other(s).</w:t>
            </w:r>
          </w:p>
        </w:tc>
      </w:tr>
      <w:tr w:rsidR="005A22FC" w14:paraId="08D90256" w14:textId="77777777" w:rsidTr="000562D5">
        <w:trPr>
          <w:divId w:val="2116439976"/>
          <w:cantSplit/>
        </w:trPr>
        <w:tc>
          <w:tcPr>
            <w:tcW w:w="7060" w:type="dxa"/>
            <w:gridSpan w:val="10"/>
          </w:tcPr>
          <w:p w14:paraId="2513EF8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GUID=a5dc2e3a-8d1c-4f9a-90c3-5e0fe6ff5b1a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5FBE8576" w14:textId="77777777" w:rsidTr="000562D5">
        <w:trPr>
          <w:divId w:val="2116439976"/>
          <w:cantSplit/>
        </w:trPr>
        <w:tc>
          <w:tcPr>
            <w:tcW w:w="480" w:type="dxa"/>
          </w:tcPr>
          <w:p w14:paraId="083B4D2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GUID=f39e32cf-b981-4462-b991-1e1c5a1df58c </w:instrText>
            </w:r>
            <w:r w:rsidRPr="006F2CA2">
              <w:rPr>
                <w:rFonts w:ascii="Times New Roman" w:hAnsi="Times New Roman" w:cs="Times New Roman"/>
                <w:sz w:val="22"/>
                <w:szCs w:val="20"/>
                <w:lang w:val="en-GB" w:eastAsia="en-US"/>
              </w:rPr>
              <w:fldChar w:fldCharType="end"/>
            </w:r>
          </w:p>
        </w:tc>
        <w:tc>
          <w:tcPr>
            <w:tcW w:w="420" w:type="dxa"/>
          </w:tcPr>
          <w:p w14:paraId="660A7A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GUID=0218fccc-7376-4ae9-94cc-8aa381a9f2e9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3B12E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GUID=bb02a7c3-5e98-438c-ab45-9d6bb24791c9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15C62832" w14:textId="77777777" w:rsidTr="000562D5">
        <w:trPr>
          <w:divId w:val="2116439976"/>
          <w:cantSplit/>
        </w:trPr>
        <w:tc>
          <w:tcPr>
            <w:tcW w:w="480" w:type="dxa"/>
          </w:tcPr>
          <w:p w14:paraId="2B12DB3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GUID=c46af7b1-f750-4255-a08e-3b5a4f2e6fc0 </w:instrText>
            </w:r>
            <w:r w:rsidRPr="006F2CA2">
              <w:rPr>
                <w:rFonts w:ascii="Times New Roman" w:hAnsi="Times New Roman" w:cs="Times New Roman"/>
                <w:sz w:val="22"/>
                <w:szCs w:val="20"/>
                <w:lang w:val="en-GB" w:eastAsia="en-US"/>
              </w:rPr>
              <w:fldChar w:fldCharType="end"/>
            </w:r>
          </w:p>
        </w:tc>
        <w:tc>
          <w:tcPr>
            <w:tcW w:w="420" w:type="dxa"/>
          </w:tcPr>
          <w:p w14:paraId="0D7043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GUID=2e3b6b70-c965-4d5e-a5ec-2e86f7ef8a18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26E762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GUID=f79bf23f-018d-42c8-b8ac-e4fed662b25b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Defendant will pay the Plaintiff [please tick where applicable]:</w:t>
            </w:r>
          </w:p>
        </w:tc>
      </w:tr>
      <w:tr w:rsidR="005A22FC" w14:paraId="4B522EFE" w14:textId="77777777" w:rsidTr="000562D5">
        <w:trPr>
          <w:divId w:val="2116439976"/>
          <w:cantSplit/>
        </w:trPr>
        <w:tc>
          <w:tcPr>
            <w:tcW w:w="480" w:type="dxa"/>
          </w:tcPr>
          <w:p w14:paraId="6E00B1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GUID=a0c54a4a-da16-4338-a65d-464d2ec0978c </w:instrText>
            </w:r>
            <w:r w:rsidRPr="006F2CA2">
              <w:rPr>
                <w:rFonts w:ascii="Times New Roman" w:hAnsi="Times New Roman" w:cs="Times New Roman"/>
                <w:sz w:val="22"/>
                <w:szCs w:val="20"/>
                <w:lang w:val="en-GB" w:eastAsia="en-US"/>
              </w:rPr>
              <w:fldChar w:fldCharType="end"/>
            </w:r>
          </w:p>
        </w:tc>
        <w:tc>
          <w:tcPr>
            <w:tcW w:w="420" w:type="dxa"/>
          </w:tcPr>
          <w:p w14:paraId="2BB3A7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GUID=c6b19a0b-4fe5-4591-8d7f-997e923f4a7a </w:instrText>
            </w:r>
            <w:r w:rsidRPr="006F2CA2">
              <w:rPr>
                <w:rFonts w:ascii="Times New Roman" w:hAnsi="Times New Roman" w:cs="Times New Roman"/>
                <w:sz w:val="22"/>
                <w:szCs w:val="20"/>
                <w:lang w:val="en-GB" w:eastAsia="en-US"/>
              </w:rPr>
              <w:fldChar w:fldCharType="end"/>
            </w:r>
          </w:p>
        </w:tc>
        <w:tc>
          <w:tcPr>
            <w:tcW w:w="420" w:type="dxa"/>
          </w:tcPr>
          <w:p w14:paraId="26355E2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GUID=80e014a5-e887-48ca-928f-f8840ffe69ec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686A267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GUID=a225b2f1-2b6a-4db1-a1cd-d44e3dbcfb1b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92A229" w14:textId="77777777" w:rsidTr="000562D5">
        <w:trPr>
          <w:divId w:val="2116439976"/>
          <w:cantSplit/>
        </w:trPr>
        <w:tc>
          <w:tcPr>
            <w:tcW w:w="480" w:type="dxa"/>
          </w:tcPr>
          <w:p w14:paraId="2AE1B3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GUID=5bf87997-bedc-49c6-9a65-b5a131ee7674 </w:instrText>
            </w:r>
            <w:r w:rsidRPr="006F2CA2">
              <w:rPr>
                <w:rFonts w:ascii="Times New Roman" w:hAnsi="Times New Roman" w:cs="Times New Roman"/>
                <w:sz w:val="22"/>
                <w:szCs w:val="20"/>
                <w:lang w:val="en-GB" w:eastAsia="en-US"/>
              </w:rPr>
              <w:fldChar w:fldCharType="end"/>
            </w:r>
          </w:p>
        </w:tc>
        <w:tc>
          <w:tcPr>
            <w:tcW w:w="420" w:type="dxa"/>
          </w:tcPr>
          <w:p w14:paraId="2FC207F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GUID=acd86609-9db8-471b-aa22-a102e63d7ee1 </w:instrText>
            </w:r>
            <w:r w:rsidRPr="006F2CA2">
              <w:rPr>
                <w:rFonts w:ascii="Times New Roman" w:hAnsi="Times New Roman" w:cs="Times New Roman"/>
                <w:sz w:val="22"/>
                <w:szCs w:val="20"/>
                <w:lang w:val="en-GB" w:eastAsia="en-US"/>
              </w:rPr>
              <w:fldChar w:fldCharType="end"/>
            </w:r>
          </w:p>
        </w:tc>
        <w:tc>
          <w:tcPr>
            <w:tcW w:w="420" w:type="dxa"/>
          </w:tcPr>
          <w:p w14:paraId="41B749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GUID=3656eeba-2370-47a0-8d07-225fb7812833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2F9209E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GUID=1c2ea98a-09e3-4384-bdc7-38e812a62b51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7E88A05B" w14:textId="77777777" w:rsidTr="000562D5">
        <w:trPr>
          <w:divId w:val="2116439976"/>
          <w:cantSplit/>
        </w:trPr>
        <w:tc>
          <w:tcPr>
            <w:tcW w:w="480" w:type="dxa"/>
          </w:tcPr>
          <w:p w14:paraId="6463BE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GUID=1287a763-b699-4597-ade1-dfbba116a67c </w:instrText>
            </w:r>
            <w:r w:rsidRPr="006F2CA2">
              <w:rPr>
                <w:rFonts w:ascii="Times New Roman" w:hAnsi="Times New Roman" w:cs="Times New Roman"/>
                <w:sz w:val="22"/>
                <w:szCs w:val="20"/>
                <w:lang w:val="en-GB" w:eastAsia="en-US"/>
              </w:rPr>
              <w:fldChar w:fldCharType="end"/>
            </w:r>
          </w:p>
        </w:tc>
        <w:tc>
          <w:tcPr>
            <w:tcW w:w="420" w:type="dxa"/>
          </w:tcPr>
          <w:p w14:paraId="617F240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GUID=0c7d8dbb-9ffc-4a0e-aa10-07dae3d9ced1 </w:instrText>
            </w:r>
            <w:r w:rsidRPr="006F2CA2">
              <w:rPr>
                <w:rFonts w:ascii="Times New Roman" w:hAnsi="Times New Roman" w:cs="Times New Roman"/>
                <w:sz w:val="22"/>
                <w:szCs w:val="20"/>
                <w:lang w:val="en-GB" w:eastAsia="en-US"/>
              </w:rPr>
              <w:fldChar w:fldCharType="end"/>
            </w:r>
          </w:p>
        </w:tc>
        <w:tc>
          <w:tcPr>
            <w:tcW w:w="420" w:type="dxa"/>
          </w:tcPr>
          <w:p w14:paraId="65954368"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GUID=75eb7c78-543e-402c-a8c3-469335988654 </w:instrText>
            </w:r>
            <w:r w:rsidRPr="006F2CA2">
              <w:rPr>
                <w:rFonts w:ascii="Times New Roman" w:hAnsi="Times New Roman" w:cs="Times New Roman"/>
                <w:sz w:val="22"/>
                <w:szCs w:val="20"/>
                <w:lang w:val="en-GB" w:eastAsia="en-US"/>
              </w:rPr>
              <w:fldChar w:fldCharType="end"/>
            </w:r>
          </w:p>
        </w:tc>
        <w:tc>
          <w:tcPr>
            <w:tcW w:w="1420" w:type="dxa"/>
            <w:gridSpan w:val="7"/>
          </w:tcPr>
          <w:p w14:paraId="2A47CF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GUID=aff97041-ef5d-4c00-b530-9698d8c0d045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1FE064D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GUID=79370fc1-8a83-42f5-bd5c-8b9ebfe088d0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 less the following:</w:t>
            </w:r>
          </w:p>
        </w:tc>
      </w:tr>
      <w:tr w:rsidR="005A22FC" w14:paraId="74993CF0" w14:textId="77777777" w:rsidTr="000562D5">
        <w:trPr>
          <w:divId w:val="2116439976"/>
          <w:cantSplit/>
        </w:trPr>
        <w:tc>
          <w:tcPr>
            <w:tcW w:w="480" w:type="dxa"/>
          </w:tcPr>
          <w:p w14:paraId="5A7CBB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GUID=f88c78d7-3bdd-4130-ba4c-885cb01466cf </w:instrText>
            </w:r>
            <w:r w:rsidRPr="006F2CA2">
              <w:rPr>
                <w:rFonts w:ascii="Times New Roman" w:hAnsi="Times New Roman" w:cs="Times New Roman"/>
                <w:sz w:val="22"/>
                <w:szCs w:val="20"/>
                <w:lang w:val="en-GB" w:eastAsia="en-US"/>
              </w:rPr>
              <w:fldChar w:fldCharType="end"/>
            </w:r>
          </w:p>
        </w:tc>
        <w:tc>
          <w:tcPr>
            <w:tcW w:w="420" w:type="dxa"/>
          </w:tcPr>
          <w:p w14:paraId="7E368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GUID=96ce1b8d-dd82-42cf-851a-1f11d750fbfd </w:instrText>
            </w:r>
            <w:r w:rsidRPr="006F2CA2">
              <w:rPr>
                <w:rFonts w:ascii="Times New Roman" w:hAnsi="Times New Roman" w:cs="Times New Roman"/>
                <w:sz w:val="22"/>
                <w:szCs w:val="20"/>
                <w:lang w:val="en-GB" w:eastAsia="en-US"/>
              </w:rPr>
              <w:fldChar w:fldCharType="end"/>
            </w:r>
          </w:p>
        </w:tc>
        <w:tc>
          <w:tcPr>
            <w:tcW w:w="420" w:type="dxa"/>
          </w:tcPr>
          <w:p w14:paraId="0BE40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GUID=758ba49b-7cb6-4b16-8df1-2210897cef94 </w:instrText>
            </w:r>
            <w:r w:rsidRPr="006F2CA2">
              <w:rPr>
                <w:rFonts w:ascii="Times New Roman" w:hAnsi="Times New Roman" w:cs="Times New Roman"/>
                <w:sz w:val="22"/>
                <w:szCs w:val="20"/>
                <w:lang w:val="en-GB" w:eastAsia="en-US"/>
              </w:rPr>
              <w:fldChar w:fldCharType="end"/>
            </w:r>
          </w:p>
        </w:tc>
        <w:tc>
          <w:tcPr>
            <w:tcW w:w="240" w:type="dxa"/>
          </w:tcPr>
          <w:p w14:paraId="4540D9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GUID=496bcdad-5b7c-4542-aec9-7cea6c4a7c7c </w:instrText>
            </w:r>
            <w:r w:rsidRPr="006F2CA2">
              <w:rPr>
                <w:rFonts w:ascii="Times New Roman" w:hAnsi="Times New Roman" w:cs="Times New Roman"/>
                <w:sz w:val="22"/>
                <w:szCs w:val="20"/>
                <w:lang w:val="en-GB" w:eastAsia="en-US"/>
              </w:rPr>
              <w:fldChar w:fldCharType="end"/>
            </w:r>
          </w:p>
        </w:tc>
        <w:tc>
          <w:tcPr>
            <w:tcW w:w="620" w:type="dxa"/>
          </w:tcPr>
          <w:p w14:paraId="63D62D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GUID=0e3e29d7-4723-400e-af7f-90065f742c32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AAE1CF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GUID=00ee8113-1c07-4638-a3ae-d5228f5cc055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286CC672" w14:textId="77777777" w:rsidTr="000562D5">
        <w:trPr>
          <w:divId w:val="2116439976"/>
          <w:cantSplit/>
        </w:trPr>
        <w:tc>
          <w:tcPr>
            <w:tcW w:w="480" w:type="dxa"/>
          </w:tcPr>
          <w:p w14:paraId="35C3B8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GUID=5dcb9a1d-db8d-47f1-9cde-bd817bcbaf98 </w:instrText>
            </w:r>
            <w:r w:rsidRPr="006F2CA2">
              <w:rPr>
                <w:rFonts w:ascii="Times New Roman" w:hAnsi="Times New Roman" w:cs="Times New Roman"/>
                <w:sz w:val="22"/>
                <w:szCs w:val="20"/>
                <w:lang w:val="en-GB" w:eastAsia="en-US"/>
              </w:rPr>
              <w:fldChar w:fldCharType="end"/>
            </w:r>
          </w:p>
        </w:tc>
        <w:tc>
          <w:tcPr>
            <w:tcW w:w="420" w:type="dxa"/>
          </w:tcPr>
          <w:p w14:paraId="309937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GUID=0c372afc-8267-4177-9e3a-8577a20d433b </w:instrText>
            </w:r>
            <w:r w:rsidRPr="006F2CA2">
              <w:rPr>
                <w:rFonts w:ascii="Times New Roman" w:hAnsi="Times New Roman" w:cs="Times New Roman"/>
                <w:sz w:val="22"/>
                <w:szCs w:val="20"/>
                <w:lang w:val="en-GB" w:eastAsia="en-US"/>
              </w:rPr>
              <w:fldChar w:fldCharType="end"/>
            </w:r>
          </w:p>
        </w:tc>
        <w:tc>
          <w:tcPr>
            <w:tcW w:w="420" w:type="dxa"/>
          </w:tcPr>
          <w:p w14:paraId="00E6C1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GUID=664756ff-d545-42cf-9a25-e20880ed1ebc </w:instrText>
            </w:r>
            <w:r w:rsidRPr="006F2CA2">
              <w:rPr>
                <w:rFonts w:ascii="Times New Roman" w:hAnsi="Times New Roman" w:cs="Times New Roman"/>
                <w:sz w:val="22"/>
                <w:szCs w:val="20"/>
                <w:lang w:val="en-GB" w:eastAsia="en-US"/>
              </w:rPr>
              <w:fldChar w:fldCharType="end"/>
            </w:r>
          </w:p>
        </w:tc>
        <w:tc>
          <w:tcPr>
            <w:tcW w:w="240" w:type="dxa"/>
          </w:tcPr>
          <w:p w14:paraId="2F9CBA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GUID=9aa3537b-bdb2-41ec-adb6-acb9a06fcf01 </w:instrText>
            </w:r>
            <w:r w:rsidRPr="006F2CA2">
              <w:rPr>
                <w:rFonts w:ascii="Times New Roman" w:hAnsi="Times New Roman" w:cs="Times New Roman"/>
                <w:sz w:val="22"/>
                <w:szCs w:val="20"/>
                <w:lang w:val="en-GB" w:eastAsia="en-US"/>
              </w:rPr>
              <w:fldChar w:fldCharType="end"/>
            </w:r>
          </w:p>
        </w:tc>
        <w:tc>
          <w:tcPr>
            <w:tcW w:w="620" w:type="dxa"/>
          </w:tcPr>
          <w:p w14:paraId="2A9A97E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GUID=31eb6e8b-e721-43e3-8dd1-9acb3682bc56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07C19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GUID=16fff2ae-1031-45f2-b7d7-9d07204544af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76AA3E53" w14:textId="77777777" w:rsidTr="000562D5">
        <w:trPr>
          <w:divId w:val="2116439976"/>
          <w:cantSplit/>
        </w:trPr>
        <w:tc>
          <w:tcPr>
            <w:tcW w:w="480" w:type="dxa"/>
          </w:tcPr>
          <w:p w14:paraId="7005BD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GUID=831a0e37-d01f-4956-b94a-7e17461d71c8 </w:instrText>
            </w:r>
            <w:r w:rsidRPr="006F2CA2">
              <w:rPr>
                <w:rFonts w:ascii="Times New Roman" w:hAnsi="Times New Roman" w:cs="Times New Roman"/>
                <w:sz w:val="22"/>
                <w:szCs w:val="20"/>
                <w:lang w:val="en-GB" w:eastAsia="en-US"/>
              </w:rPr>
              <w:fldChar w:fldCharType="end"/>
            </w:r>
          </w:p>
        </w:tc>
        <w:tc>
          <w:tcPr>
            <w:tcW w:w="420" w:type="dxa"/>
          </w:tcPr>
          <w:p w14:paraId="274D1E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GUID=965f4bce-28ae-4e23-9f87-fc707df4cde5 </w:instrText>
            </w:r>
            <w:r w:rsidRPr="006F2CA2">
              <w:rPr>
                <w:rFonts w:ascii="Times New Roman" w:hAnsi="Times New Roman" w:cs="Times New Roman"/>
                <w:sz w:val="22"/>
                <w:szCs w:val="20"/>
                <w:lang w:val="en-GB" w:eastAsia="en-US"/>
              </w:rPr>
              <w:fldChar w:fldCharType="end"/>
            </w:r>
          </w:p>
        </w:tc>
        <w:tc>
          <w:tcPr>
            <w:tcW w:w="420" w:type="dxa"/>
          </w:tcPr>
          <w:p w14:paraId="549E52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GUID=9ddf80d6-4db1-479f-b0aa-3c8284aabfbd </w:instrText>
            </w:r>
            <w:r w:rsidRPr="006F2CA2">
              <w:rPr>
                <w:rFonts w:ascii="Times New Roman" w:hAnsi="Times New Roman" w:cs="Times New Roman"/>
                <w:sz w:val="22"/>
                <w:szCs w:val="20"/>
                <w:lang w:val="en-GB" w:eastAsia="en-US"/>
              </w:rPr>
              <w:fldChar w:fldCharType="end"/>
            </w:r>
          </w:p>
        </w:tc>
        <w:tc>
          <w:tcPr>
            <w:tcW w:w="240" w:type="dxa"/>
          </w:tcPr>
          <w:p w14:paraId="58E008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GUID=36d3bf0b-5c6f-4b6b-b2db-d07f264f3916 </w:instrText>
            </w:r>
            <w:r w:rsidRPr="006F2CA2">
              <w:rPr>
                <w:rFonts w:ascii="Times New Roman" w:hAnsi="Times New Roman" w:cs="Times New Roman"/>
                <w:sz w:val="22"/>
                <w:szCs w:val="20"/>
                <w:lang w:val="en-GB" w:eastAsia="en-US"/>
              </w:rPr>
              <w:fldChar w:fldCharType="end"/>
            </w:r>
          </w:p>
        </w:tc>
        <w:tc>
          <w:tcPr>
            <w:tcW w:w="620" w:type="dxa"/>
          </w:tcPr>
          <w:p w14:paraId="25B48A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GUID=553a43ec-107d-4705-a380-8523e05f8418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A20C82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GUID=602fc5a0-caea-445e-abf2-26d77c9fd730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3A92A612" w14:textId="77777777" w:rsidTr="000562D5">
        <w:trPr>
          <w:divId w:val="2116439976"/>
          <w:cantSplit/>
        </w:trPr>
        <w:tc>
          <w:tcPr>
            <w:tcW w:w="480" w:type="dxa"/>
          </w:tcPr>
          <w:p w14:paraId="7C25FA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GUID=46bbf362-5714-402b-9fa8-201d9d1b0a0d </w:instrText>
            </w:r>
            <w:r w:rsidRPr="006F2CA2">
              <w:rPr>
                <w:rFonts w:ascii="Times New Roman" w:hAnsi="Times New Roman" w:cs="Times New Roman"/>
                <w:sz w:val="22"/>
                <w:szCs w:val="20"/>
                <w:lang w:val="en-GB" w:eastAsia="en-US"/>
              </w:rPr>
              <w:fldChar w:fldCharType="end"/>
            </w:r>
          </w:p>
        </w:tc>
        <w:tc>
          <w:tcPr>
            <w:tcW w:w="420" w:type="dxa"/>
          </w:tcPr>
          <w:p w14:paraId="57F5AC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GUID=7e1e58ba-0382-44d8-a992-c27d95451dd2 </w:instrText>
            </w:r>
            <w:r w:rsidRPr="006F2CA2">
              <w:rPr>
                <w:rFonts w:ascii="Times New Roman" w:hAnsi="Times New Roman" w:cs="Times New Roman"/>
                <w:sz w:val="22"/>
                <w:szCs w:val="20"/>
                <w:lang w:val="en-GB" w:eastAsia="en-US"/>
              </w:rPr>
              <w:fldChar w:fldCharType="end"/>
            </w:r>
          </w:p>
        </w:tc>
        <w:tc>
          <w:tcPr>
            <w:tcW w:w="420" w:type="dxa"/>
          </w:tcPr>
          <w:p w14:paraId="06E36E0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GUID=a9de0ac0-1dfe-45d7-8adb-9d4748b0da00 </w:instrText>
            </w:r>
            <w:r w:rsidRPr="006F2CA2">
              <w:rPr>
                <w:rFonts w:ascii="Times New Roman" w:hAnsi="Times New Roman" w:cs="Times New Roman"/>
                <w:sz w:val="22"/>
                <w:szCs w:val="20"/>
                <w:lang w:val="en-GB" w:eastAsia="en-US"/>
              </w:rPr>
              <w:fldChar w:fldCharType="end"/>
            </w:r>
          </w:p>
        </w:tc>
        <w:tc>
          <w:tcPr>
            <w:tcW w:w="240" w:type="dxa"/>
          </w:tcPr>
          <w:p w14:paraId="5E015D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GUID=03579329-b2c4-46f8-8919-ea67a0957687 </w:instrText>
            </w:r>
            <w:r w:rsidRPr="006F2CA2">
              <w:rPr>
                <w:rFonts w:ascii="Times New Roman" w:hAnsi="Times New Roman" w:cs="Times New Roman"/>
                <w:sz w:val="22"/>
                <w:szCs w:val="20"/>
                <w:lang w:val="en-GB" w:eastAsia="en-US"/>
              </w:rPr>
              <w:fldChar w:fldCharType="end"/>
            </w:r>
          </w:p>
        </w:tc>
        <w:tc>
          <w:tcPr>
            <w:tcW w:w="620" w:type="dxa"/>
          </w:tcPr>
          <w:p w14:paraId="7560AE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GUID=532c5d49-2641-4e4c-a063-15cd93d2afed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924F9D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GUID=e75c7d97-e4b9-478d-9cbe-0a5a31ad936a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5E295E96" w14:textId="77777777" w:rsidTr="000562D5">
        <w:trPr>
          <w:divId w:val="2116439976"/>
          <w:cantSplit/>
        </w:trPr>
        <w:tc>
          <w:tcPr>
            <w:tcW w:w="480" w:type="dxa"/>
          </w:tcPr>
          <w:p w14:paraId="26F9D4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GUID=485d7825-978e-4e52-b35a-0aa0c3925c99 </w:instrText>
            </w:r>
            <w:r w:rsidRPr="006F2CA2">
              <w:rPr>
                <w:rFonts w:ascii="Times New Roman" w:hAnsi="Times New Roman" w:cs="Times New Roman"/>
                <w:sz w:val="22"/>
                <w:szCs w:val="20"/>
                <w:lang w:val="en-GB" w:eastAsia="en-US"/>
              </w:rPr>
              <w:fldChar w:fldCharType="end"/>
            </w:r>
          </w:p>
        </w:tc>
        <w:tc>
          <w:tcPr>
            <w:tcW w:w="420" w:type="dxa"/>
          </w:tcPr>
          <w:p w14:paraId="594737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GUID=99fb427b-c6ce-453e-bdb4-7507ea512234 </w:instrText>
            </w:r>
            <w:r w:rsidRPr="006F2CA2">
              <w:rPr>
                <w:rFonts w:ascii="Times New Roman" w:hAnsi="Times New Roman" w:cs="Times New Roman"/>
                <w:sz w:val="22"/>
                <w:szCs w:val="20"/>
                <w:lang w:val="en-GB" w:eastAsia="en-US"/>
              </w:rPr>
              <w:fldChar w:fldCharType="end"/>
            </w:r>
          </w:p>
        </w:tc>
        <w:tc>
          <w:tcPr>
            <w:tcW w:w="420" w:type="dxa"/>
          </w:tcPr>
          <w:p w14:paraId="1C3877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GUID=1a456ec6-41b1-499d-9212-85e7729ffc54 </w:instrText>
            </w:r>
            <w:r w:rsidRPr="006F2CA2">
              <w:rPr>
                <w:rFonts w:ascii="Times New Roman" w:hAnsi="Times New Roman" w:cs="Times New Roman"/>
                <w:sz w:val="22"/>
                <w:szCs w:val="20"/>
                <w:lang w:val="en-GB" w:eastAsia="en-US"/>
              </w:rPr>
              <w:fldChar w:fldCharType="end"/>
            </w:r>
          </w:p>
        </w:tc>
        <w:tc>
          <w:tcPr>
            <w:tcW w:w="240" w:type="dxa"/>
          </w:tcPr>
          <w:p w14:paraId="3D46A6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GUID=ac6512f3-2bb7-4bc1-b9d3-0b6c48901f39 </w:instrText>
            </w:r>
            <w:r w:rsidRPr="006F2CA2">
              <w:rPr>
                <w:rFonts w:ascii="Times New Roman" w:hAnsi="Times New Roman" w:cs="Times New Roman"/>
                <w:sz w:val="22"/>
                <w:szCs w:val="20"/>
                <w:lang w:val="en-GB" w:eastAsia="en-US"/>
              </w:rPr>
              <w:fldChar w:fldCharType="end"/>
            </w:r>
          </w:p>
        </w:tc>
        <w:tc>
          <w:tcPr>
            <w:tcW w:w="620" w:type="dxa"/>
          </w:tcPr>
          <w:p w14:paraId="5A651C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GUID=db255f45-f159-4f37-aed6-e959b64ff02f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740425C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GUID=df6e2de6-e6a5-47f4-bb2e-c733db0735ca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5E7CB222" w14:textId="77777777" w:rsidTr="000562D5">
        <w:trPr>
          <w:divId w:val="2116439976"/>
          <w:cantSplit/>
        </w:trPr>
        <w:tc>
          <w:tcPr>
            <w:tcW w:w="480" w:type="dxa"/>
          </w:tcPr>
          <w:p w14:paraId="741E9B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GUID=20ab3ce8-1453-4f66-a734-1baa06e14566 </w:instrText>
            </w:r>
            <w:r w:rsidRPr="006F2CA2">
              <w:rPr>
                <w:rFonts w:ascii="Times New Roman" w:hAnsi="Times New Roman" w:cs="Times New Roman"/>
                <w:sz w:val="22"/>
                <w:szCs w:val="20"/>
                <w:lang w:val="en-GB" w:eastAsia="en-US"/>
              </w:rPr>
              <w:fldChar w:fldCharType="end"/>
            </w:r>
          </w:p>
        </w:tc>
        <w:tc>
          <w:tcPr>
            <w:tcW w:w="420" w:type="dxa"/>
          </w:tcPr>
          <w:p w14:paraId="554FA6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GUID=90a9127b-f85c-4c5a-ad30-c27e43491f2c </w:instrText>
            </w:r>
            <w:r w:rsidRPr="006F2CA2">
              <w:rPr>
                <w:rFonts w:ascii="Times New Roman" w:hAnsi="Times New Roman" w:cs="Times New Roman"/>
                <w:sz w:val="22"/>
                <w:szCs w:val="20"/>
                <w:lang w:val="en-GB" w:eastAsia="en-US"/>
              </w:rPr>
              <w:fldChar w:fldCharType="end"/>
            </w:r>
          </w:p>
        </w:tc>
        <w:tc>
          <w:tcPr>
            <w:tcW w:w="420" w:type="dxa"/>
          </w:tcPr>
          <w:p w14:paraId="6BB7A9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GUID=ef8b0982-473e-4aa0-aa37-29cf5265d1c0 </w:instrText>
            </w:r>
            <w:r w:rsidRPr="006F2CA2">
              <w:rPr>
                <w:rFonts w:ascii="Times New Roman" w:hAnsi="Times New Roman" w:cs="Times New Roman"/>
                <w:sz w:val="22"/>
                <w:szCs w:val="20"/>
                <w:lang w:val="en-GB" w:eastAsia="en-US"/>
              </w:rPr>
              <w:fldChar w:fldCharType="end"/>
            </w:r>
          </w:p>
        </w:tc>
        <w:tc>
          <w:tcPr>
            <w:tcW w:w="240" w:type="dxa"/>
          </w:tcPr>
          <w:p w14:paraId="7FF921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GUID=425a9499-b38f-4470-b5cf-d5f7ea315f19 </w:instrText>
            </w:r>
            <w:r w:rsidRPr="006F2CA2">
              <w:rPr>
                <w:rFonts w:ascii="Times New Roman" w:hAnsi="Times New Roman" w:cs="Times New Roman"/>
                <w:sz w:val="22"/>
                <w:szCs w:val="20"/>
                <w:lang w:val="en-GB" w:eastAsia="en-US"/>
              </w:rPr>
              <w:fldChar w:fldCharType="end"/>
            </w:r>
          </w:p>
        </w:tc>
        <w:tc>
          <w:tcPr>
            <w:tcW w:w="620" w:type="dxa"/>
          </w:tcPr>
          <w:p w14:paraId="13941A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GUID=156da3df-eb98-4377-b7cb-a1d2ff03ca4e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3C318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GUID=ee52d08d-09c1-47ff-ac1d-5c6cd787d306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450D9EE6" w14:textId="77777777" w:rsidTr="000562D5">
        <w:trPr>
          <w:divId w:val="2116439976"/>
          <w:cantSplit/>
        </w:trPr>
        <w:tc>
          <w:tcPr>
            <w:tcW w:w="480" w:type="dxa"/>
          </w:tcPr>
          <w:p w14:paraId="70CA9F0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GUID=6f0f50f5-8b8d-4f46-b748-62327813b542 </w:instrText>
            </w:r>
            <w:r w:rsidRPr="006F2CA2">
              <w:rPr>
                <w:rFonts w:ascii="Times New Roman" w:hAnsi="Times New Roman" w:cs="Times New Roman"/>
                <w:sz w:val="22"/>
                <w:szCs w:val="20"/>
                <w:lang w:val="en-GB" w:eastAsia="en-US"/>
              </w:rPr>
              <w:fldChar w:fldCharType="end"/>
            </w:r>
          </w:p>
        </w:tc>
        <w:tc>
          <w:tcPr>
            <w:tcW w:w="420" w:type="dxa"/>
          </w:tcPr>
          <w:p w14:paraId="2844108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GUID=16f15e15-7d55-4f36-913c-970b2376410c </w:instrText>
            </w:r>
            <w:r w:rsidRPr="006F2CA2">
              <w:rPr>
                <w:rFonts w:ascii="Times New Roman" w:hAnsi="Times New Roman" w:cs="Times New Roman"/>
                <w:sz w:val="22"/>
                <w:szCs w:val="20"/>
                <w:lang w:val="en-GB" w:eastAsia="en-US"/>
              </w:rPr>
              <w:fldChar w:fldCharType="end"/>
            </w:r>
          </w:p>
        </w:tc>
        <w:tc>
          <w:tcPr>
            <w:tcW w:w="420" w:type="dxa"/>
          </w:tcPr>
          <w:p w14:paraId="563C14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GUID=1cabcd48-ba7a-448e-8a34-37375a02d3f5 </w:instrText>
            </w:r>
            <w:r w:rsidRPr="006F2CA2">
              <w:rPr>
                <w:rFonts w:ascii="Times New Roman" w:hAnsi="Times New Roman" w:cs="Times New Roman"/>
                <w:sz w:val="22"/>
                <w:szCs w:val="20"/>
                <w:lang w:val="en-GB" w:eastAsia="en-US"/>
              </w:rPr>
              <w:fldChar w:fldCharType="end"/>
            </w:r>
          </w:p>
        </w:tc>
        <w:tc>
          <w:tcPr>
            <w:tcW w:w="240" w:type="dxa"/>
          </w:tcPr>
          <w:p w14:paraId="59DF78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GUID=07fb326d-c458-4f53-a13c-acebe72b5977 </w:instrText>
            </w:r>
            <w:r w:rsidRPr="006F2CA2">
              <w:rPr>
                <w:rFonts w:ascii="Times New Roman" w:hAnsi="Times New Roman" w:cs="Times New Roman"/>
                <w:sz w:val="22"/>
                <w:szCs w:val="20"/>
                <w:lang w:val="en-GB" w:eastAsia="en-US"/>
              </w:rPr>
              <w:fldChar w:fldCharType="end"/>
            </w:r>
          </w:p>
        </w:tc>
        <w:tc>
          <w:tcPr>
            <w:tcW w:w="620" w:type="dxa"/>
          </w:tcPr>
          <w:p w14:paraId="6D1581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GUID=df96828d-2a2a-4a8e-8aa9-6de19dde44f8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D1E7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GUID=94bf80fc-2518-4fc1-8643-520f80f50522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26F2279" w14:textId="77777777" w:rsidTr="000562D5">
        <w:trPr>
          <w:divId w:val="2116439976"/>
          <w:cantSplit/>
        </w:trPr>
        <w:tc>
          <w:tcPr>
            <w:tcW w:w="480" w:type="dxa"/>
          </w:tcPr>
          <w:p w14:paraId="3695C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GUID=1975f3e4-3846-4e40-bae1-cf6b8ee61e1a </w:instrText>
            </w:r>
            <w:r w:rsidRPr="006F2CA2">
              <w:rPr>
                <w:rFonts w:ascii="Times New Roman" w:hAnsi="Times New Roman" w:cs="Times New Roman"/>
                <w:sz w:val="22"/>
                <w:szCs w:val="20"/>
                <w:lang w:val="en-GB" w:eastAsia="en-US"/>
              </w:rPr>
              <w:fldChar w:fldCharType="end"/>
            </w:r>
          </w:p>
        </w:tc>
        <w:tc>
          <w:tcPr>
            <w:tcW w:w="420" w:type="dxa"/>
          </w:tcPr>
          <w:p w14:paraId="2B165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GUID=c3fa5c39-cdca-4090-a69e-1807ce95435f </w:instrText>
            </w:r>
            <w:r w:rsidRPr="006F2CA2">
              <w:rPr>
                <w:rFonts w:ascii="Times New Roman" w:hAnsi="Times New Roman" w:cs="Times New Roman"/>
                <w:sz w:val="22"/>
                <w:szCs w:val="20"/>
                <w:lang w:val="en-GB" w:eastAsia="en-US"/>
              </w:rPr>
              <w:fldChar w:fldCharType="end"/>
            </w:r>
          </w:p>
        </w:tc>
        <w:tc>
          <w:tcPr>
            <w:tcW w:w="420" w:type="dxa"/>
          </w:tcPr>
          <w:p w14:paraId="128B74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GUID=c4468443-4d21-41e5-8df8-eabc1305a001 </w:instrText>
            </w:r>
            <w:r w:rsidRPr="006F2CA2">
              <w:rPr>
                <w:rFonts w:ascii="Times New Roman" w:hAnsi="Times New Roman" w:cs="Times New Roman"/>
                <w:sz w:val="22"/>
                <w:szCs w:val="20"/>
                <w:lang w:val="en-GB" w:eastAsia="en-US"/>
              </w:rPr>
              <w:fldChar w:fldCharType="end"/>
            </w:r>
          </w:p>
        </w:tc>
        <w:tc>
          <w:tcPr>
            <w:tcW w:w="240" w:type="dxa"/>
          </w:tcPr>
          <w:p w14:paraId="0B036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GUID=dfe12ae0-fe2f-463d-bc0e-d2bcf46ed489 </w:instrText>
            </w:r>
            <w:r w:rsidRPr="006F2CA2">
              <w:rPr>
                <w:rFonts w:ascii="Times New Roman" w:hAnsi="Times New Roman" w:cs="Times New Roman"/>
                <w:sz w:val="22"/>
                <w:szCs w:val="20"/>
                <w:lang w:val="en-GB" w:eastAsia="en-US"/>
              </w:rPr>
              <w:fldChar w:fldCharType="end"/>
            </w:r>
          </w:p>
        </w:tc>
        <w:tc>
          <w:tcPr>
            <w:tcW w:w="620" w:type="dxa"/>
          </w:tcPr>
          <w:p w14:paraId="1C2E62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GUID=bb8fce70-ae1d-4c8d-adb0-37c1aeaa0084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A935D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GUID=3b9eaf94-afa0-48c8-9423-b716dfaaff67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4171207B" w14:textId="77777777" w:rsidTr="000562D5">
        <w:trPr>
          <w:divId w:val="2116439976"/>
          <w:cantSplit/>
        </w:trPr>
        <w:tc>
          <w:tcPr>
            <w:tcW w:w="480" w:type="dxa"/>
          </w:tcPr>
          <w:p w14:paraId="3C8A4B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GUID=9b34fa40-3139-4db1-ba2f-177d3a08f53f </w:instrText>
            </w:r>
            <w:r w:rsidRPr="006F2CA2">
              <w:rPr>
                <w:rFonts w:ascii="Times New Roman" w:hAnsi="Times New Roman" w:cs="Times New Roman"/>
                <w:sz w:val="22"/>
                <w:szCs w:val="20"/>
                <w:lang w:val="en-GB" w:eastAsia="en-US"/>
              </w:rPr>
              <w:fldChar w:fldCharType="end"/>
            </w:r>
          </w:p>
        </w:tc>
        <w:tc>
          <w:tcPr>
            <w:tcW w:w="420" w:type="dxa"/>
          </w:tcPr>
          <w:p w14:paraId="206F37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GUID=25d09313-22ef-42f7-9b20-b1ff2178d1b4 </w:instrText>
            </w:r>
            <w:r w:rsidRPr="006F2CA2">
              <w:rPr>
                <w:rFonts w:ascii="Times New Roman" w:hAnsi="Times New Roman" w:cs="Times New Roman"/>
                <w:sz w:val="22"/>
                <w:szCs w:val="20"/>
                <w:lang w:val="en-GB" w:eastAsia="en-US"/>
              </w:rPr>
              <w:fldChar w:fldCharType="end"/>
            </w:r>
          </w:p>
        </w:tc>
        <w:tc>
          <w:tcPr>
            <w:tcW w:w="420" w:type="dxa"/>
          </w:tcPr>
          <w:p w14:paraId="65A85F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GUID=774a6f01-50a1-4a84-80ac-45224fb1ec9f </w:instrText>
            </w:r>
            <w:r w:rsidRPr="006F2CA2">
              <w:rPr>
                <w:rFonts w:ascii="Times New Roman" w:hAnsi="Times New Roman" w:cs="Times New Roman"/>
                <w:sz w:val="22"/>
                <w:szCs w:val="20"/>
                <w:lang w:val="en-GB" w:eastAsia="en-US"/>
              </w:rPr>
              <w:fldChar w:fldCharType="end"/>
            </w:r>
          </w:p>
        </w:tc>
        <w:tc>
          <w:tcPr>
            <w:tcW w:w="1420" w:type="dxa"/>
            <w:gridSpan w:val="7"/>
          </w:tcPr>
          <w:p w14:paraId="076B7B9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GUID=819322df-f047-41fa-a848-46f00010464d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6E8E7177" w14:textId="77777777" w:rsidTr="000562D5">
        <w:trPr>
          <w:divId w:val="2116439976"/>
          <w:cantSplit/>
        </w:trPr>
        <w:tc>
          <w:tcPr>
            <w:tcW w:w="480" w:type="dxa"/>
          </w:tcPr>
          <w:p w14:paraId="2BF7D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GUID=6761a53c-9ad8-4da6-b304-3d0d68f46195 </w:instrText>
            </w:r>
            <w:r w:rsidRPr="006F2CA2">
              <w:rPr>
                <w:rFonts w:ascii="Times New Roman" w:hAnsi="Times New Roman" w:cs="Times New Roman"/>
                <w:sz w:val="22"/>
                <w:szCs w:val="20"/>
                <w:lang w:val="en-GB" w:eastAsia="en-US"/>
              </w:rPr>
              <w:fldChar w:fldCharType="end"/>
            </w:r>
          </w:p>
        </w:tc>
        <w:tc>
          <w:tcPr>
            <w:tcW w:w="420" w:type="dxa"/>
          </w:tcPr>
          <w:p w14:paraId="5D6FD31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GUID=7438ee88-e1ae-4697-a0f7-6298a6b4816a </w:instrText>
            </w:r>
            <w:r w:rsidRPr="006F2CA2">
              <w:rPr>
                <w:rFonts w:ascii="Times New Roman" w:hAnsi="Times New Roman" w:cs="Times New Roman"/>
                <w:sz w:val="22"/>
                <w:szCs w:val="20"/>
                <w:lang w:val="en-GB" w:eastAsia="en-US"/>
              </w:rPr>
              <w:fldChar w:fldCharType="end"/>
            </w:r>
          </w:p>
        </w:tc>
        <w:tc>
          <w:tcPr>
            <w:tcW w:w="420" w:type="dxa"/>
          </w:tcPr>
          <w:p w14:paraId="260193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GUID=5eae871e-1df0-4f48-9cad-4612c28d871a </w:instrText>
            </w:r>
            <w:r w:rsidRPr="006F2CA2">
              <w:rPr>
                <w:rFonts w:ascii="Times New Roman" w:hAnsi="Times New Roman" w:cs="Times New Roman"/>
                <w:sz w:val="22"/>
                <w:szCs w:val="20"/>
                <w:lang w:val="en-GB" w:eastAsia="en-US"/>
              </w:rPr>
              <w:fldChar w:fldCharType="end"/>
            </w:r>
          </w:p>
        </w:tc>
        <w:tc>
          <w:tcPr>
            <w:tcW w:w="240" w:type="dxa"/>
          </w:tcPr>
          <w:p w14:paraId="25767C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GUID=0e50b904-f5e8-4789-8901-004ecd9e2ebc </w:instrText>
            </w:r>
            <w:r w:rsidRPr="006F2CA2">
              <w:rPr>
                <w:rFonts w:ascii="Times New Roman" w:hAnsi="Times New Roman" w:cs="Times New Roman"/>
                <w:sz w:val="22"/>
                <w:szCs w:val="20"/>
                <w:lang w:val="en-GB" w:eastAsia="en-US"/>
              </w:rPr>
              <w:fldChar w:fldCharType="end"/>
            </w:r>
          </w:p>
        </w:tc>
        <w:tc>
          <w:tcPr>
            <w:tcW w:w="620" w:type="dxa"/>
          </w:tcPr>
          <w:p w14:paraId="4D9821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GUID=e1e9d2be-342d-45e6-af8a-433cd11d3318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042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GUID=63184d2e-d59f-4606-abd8-ac216f03497e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7ACED6D6" w14:textId="77777777" w:rsidTr="000562D5">
        <w:trPr>
          <w:divId w:val="2116439976"/>
          <w:cantSplit/>
        </w:trPr>
        <w:tc>
          <w:tcPr>
            <w:tcW w:w="480" w:type="dxa"/>
          </w:tcPr>
          <w:p w14:paraId="69A3C4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GUID=ebe1dd0e-1df8-4654-b1b4-ccef07dcd78e </w:instrText>
            </w:r>
            <w:r w:rsidRPr="006F2CA2">
              <w:rPr>
                <w:rFonts w:ascii="Times New Roman" w:hAnsi="Times New Roman" w:cs="Times New Roman"/>
                <w:sz w:val="22"/>
                <w:szCs w:val="20"/>
                <w:lang w:val="en-GB" w:eastAsia="en-US"/>
              </w:rPr>
              <w:fldChar w:fldCharType="end"/>
            </w:r>
          </w:p>
        </w:tc>
        <w:tc>
          <w:tcPr>
            <w:tcW w:w="420" w:type="dxa"/>
          </w:tcPr>
          <w:p w14:paraId="4AAC22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GUID=cfbbbf4f-5df9-4b00-94e3-8c8ae9fc32d1 </w:instrText>
            </w:r>
            <w:r w:rsidRPr="006F2CA2">
              <w:rPr>
                <w:rFonts w:ascii="Times New Roman" w:hAnsi="Times New Roman" w:cs="Times New Roman"/>
                <w:sz w:val="22"/>
                <w:szCs w:val="20"/>
                <w:lang w:val="en-GB" w:eastAsia="en-US"/>
              </w:rPr>
              <w:fldChar w:fldCharType="end"/>
            </w:r>
          </w:p>
        </w:tc>
        <w:tc>
          <w:tcPr>
            <w:tcW w:w="420" w:type="dxa"/>
          </w:tcPr>
          <w:p w14:paraId="48A597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GUID=dbea3fc4-5059-4a7b-a44d-64fd1d364e66 </w:instrText>
            </w:r>
            <w:r w:rsidRPr="006F2CA2">
              <w:rPr>
                <w:rFonts w:ascii="Times New Roman" w:hAnsi="Times New Roman" w:cs="Times New Roman"/>
                <w:sz w:val="22"/>
                <w:szCs w:val="20"/>
                <w:lang w:val="en-GB" w:eastAsia="en-US"/>
              </w:rPr>
              <w:fldChar w:fldCharType="end"/>
            </w:r>
          </w:p>
        </w:tc>
        <w:tc>
          <w:tcPr>
            <w:tcW w:w="240" w:type="dxa"/>
          </w:tcPr>
          <w:p w14:paraId="13A21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GUID=c706f218-2b20-4ed5-9471-023f368248e1 </w:instrText>
            </w:r>
            <w:r w:rsidRPr="006F2CA2">
              <w:rPr>
                <w:rFonts w:ascii="Times New Roman" w:hAnsi="Times New Roman" w:cs="Times New Roman"/>
                <w:sz w:val="22"/>
                <w:szCs w:val="20"/>
                <w:lang w:val="en-GB" w:eastAsia="en-US"/>
              </w:rPr>
              <w:fldChar w:fldCharType="end"/>
            </w:r>
          </w:p>
        </w:tc>
        <w:tc>
          <w:tcPr>
            <w:tcW w:w="620" w:type="dxa"/>
          </w:tcPr>
          <w:p w14:paraId="4D67CA9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GUID=7798be86-d83e-48c8-b61f-8f685ed1283f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1D4C6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GUID=86b35c39-91e9-4427-88df-f13a91b047ff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 on:</w:t>
            </w:r>
          </w:p>
        </w:tc>
      </w:tr>
      <w:tr w:rsidR="005A22FC" w14:paraId="71A8AD4C" w14:textId="77777777" w:rsidTr="000562D5">
        <w:trPr>
          <w:divId w:val="2116439976"/>
          <w:cantSplit/>
        </w:trPr>
        <w:tc>
          <w:tcPr>
            <w:tcW w:w="480" w:type="dxa"/>
          </w:tcPr>
          <w:p w14:paraId="6C14C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GUID=ed4f0d9b-b76b-41cb-a116-7120d2e77e5c </w:instrText>
            </w:r>
            <w:r w:rsidRPr="006F2CA2">
              <w:rPr>
                <w:rFonts w:ascii="Times New Roman" w:hAnsi="Times New Roman" w:cs="Times New Roman"/>
                <w:sz w:val="22"/>
                <w:szCs w:val="20"/>
                <w:lang w:val="en-GB" w:eastAsia="en-US"/>
              </w:rPr>
              <w:fldChar w:fldCharType="end"/>
            </w:r>
          </w:p>
        </w:tc>
        <w:tc>
          <w:tcPr>
            <w:tcW w:w="420" w:type="dxa"/>
          </w:tcPr>
          <w:p w14:paraId="748313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GUID=70561fb2-b27c-4e08-a2d5-9435cde26f8f </w:instrText>
            </w:r>
            <w:r w:rsidRPr="006F2CA2">
              <w:rPr>
                <w:rFonts w:ascii="Times New Roman" w:hAnsi="Times New Roman" w:cs="Times New Roman"/>
                <w:sz w:val="22"/>
                <w:szCs w:val="20"/>
                <w:lang w:val="en-GB" w:eastAsia="en-US"/>
              </w:rPr>
              <w:fldChar w:fldCharType="end"/>
            </w:r>
          </w:p>
        </w:tc>
        <w:tc>
          <w:tcPr>
            <w:tcW w:w="420" w:type="dxa"/>
          </w:tcPr>
          <w:p w14:paraId="639AC9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GUID=086b6494-3e9a-4378-8133-9c417c83bcbe </w:instrText>
            </w:r>
            <w:r w:rsidRPr="006F2CA2">
              <w:rPr>
                <w:rFonts w:ascii="Times New Roman" w:hAnsi="Times New Roman" w:cs="Times New Roman"/>
                <w:sz w:val="22"/>
                <w:szCs w:val="20"/>
                <w:lang w:val="en-GB" w:eastAsia="en-US"/>
              </w:rPr>
              <w:fldChar w:fldCharType="end"/>
            </w:r>
          </w:p>
        </w:tc>
        <w:tc>
          <w:tcPr>
            <w:tcW w:w="240" w:type="dxa"/>
          </w:tcPr>
          <w:p w14:paraId="4426B3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GUID=4d761ed2-8f01-4920-b1c6-c1a3d9cd9884 </w:instrText>
            </w:r>
            <w:r w:rsidRPr="006F2CA2">
              <w:rPr>
                <w:rFonts w:ascii="Times New Roman" w:hAnsi="Times New Roman" w:cs="Times New Roman"/>
                <w:sz w:val="22"/>
                <w:szCs w:val="20"/>
                <w:lang w:val="en-GB" w:eastAsia="en-US"/>
              </w:rPr>
              <w:fldChar w:fldCharType="end"/>
            </w:r>
          </w:p>
        </w:tc>
        <w:tc>
          <w:tcPr>
            <w:tcW w:w="620" w:type="dxa"/>
          </w:tcPr>
          <w:p w14:paraId="1BC9B18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GUID=ebbf5636-4731-4a5b-b0e0-656a7344f088 </w:instrText>
            </w:r>
            <w:r w:rsidRPr="006F2CA2">
              <w:rPr>
                <w:rFonts w:ascii="Times New Roman" w:hAnsi="Times New Roman" w:cs="Times New Roman"/>
                <w:sz w:val="22"/>
                <w:szCs w:val="20"/>
                <w:lang w:val="en-GB" w:eastAsia="en-US"/>
              </w:rPr>
              <w:fldChar w:fldCharType="end"/>
            </w:r>
          </w:p>
        </w:tc>
        <w:tc>
          <w:tcPr>
            <w:tcW w:w="420" w:type="dxa"/>
          </w:tcPr>
          <w:p w14:paraId="23AB47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GUID=f455ed53-3d1a-45f2-8c05-f8699d6086b8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7CE4D41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GUID=64ad6e62-05d0-4386-8a36-c603488aea7c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1A80FAB" w14:textId="77777777" w:rsidTr="000562D5">
        <w:trPr>
          <w:divId w:val="2116439976"/>
          <w:cantSplit/>
        </w:trPr>
        <w:tc>
          <w:tcPr>
            <w:tcW w:w="480" w:type="dxa"/>
          </w:tcPr>
          <w:p w14:paraId="6F0D39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GUID=32b83b55-ed29-49c5-8dda-43b5287d406c </w:instrText>
            </w:r>
            <w:r w:rsidRPr="006F2CA2">
              <w:rPr>
                <w:rFonts w:ascii="Times New Roman" w:hAnsi="Times New Roman" w:cs="Times New Roman"/>
                <w:sz w:val="22"/>
                <w:szCs w:val="20"/>
                <w:lang w:val="en-GB" w:eastAsia="en-US"/>
              </w:rPr>
              <w:fldChar w:fldCharType="end"/>
            </w:r>
          </w:p>
        </w:tc>
        <w:tc>
          <w:tcPr>
            <w:tcW w:w="420" w:type="dxa"/>
          </w:tcPr>
          <w:p w14:paraId="69530F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GUID=047d4e14-ce1b-4332-9b5e-de89b3a16897 </w:instrText>
            </w:r>
            <w:r w:rsidRPr="006F2CA2">
              <w:rPr>
                <w:rFonts w:ascii="Times New Roman" w:hAnsi="Times New Roman" w:cs="Times New Roman"/>
                <w:sz w:val="22"/>
                <w:szCs w:val="20"/>
                <w:lang w:val="en-GB" w:eastAsia="en-US"/>
              </w:rPr>
              <w:fldChar w:fldCharType="end"/>
            </w:r>
          </w:p>
        </w:tc>
        <w:tc>
          <w:tcPr>
            <w:tcW w:w="420" w:type="dxa"/>
          </w:tcPr>
          <w:p w14:paraId="32910D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GUID=92935133-026b-446e-904d-03ff863c9058 </w:instrText>
            </w:r>
            <w:r w:rsidRPr="006F2CA2">
              <w:rPr>
                <w:rFonts w:ascii="Times New Roman" w:hAnsi="Times New Roman" w:cs="Times New Roman"/>
                <w:sz w:val="22"/>
                <w:szCs w:val="20"/>
                <w:lang w:val="en-GB" w:eastAsia="en-US"/>
              </w:rPr>
              <w:fldChar w:fldCharType="end"/>
            </w:r>
          </w:p>
        </w:tc>
        <w:tc>
          <w:tcPr>
            <w:tcW w:w="240" w:type="dxa"/>
          </w:tcPr>
          <w:p w14:paraId="01C38B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GUID=bb39e764-43b6-46d6-87c4-59cb914e9349 </w:instrText>
            </w:r>
            <w:r w:rsidRPr="006F2CA2">
              <w:rPr>
                <w:rFonts w:ascii="Times New Roman" w:hAnsi="Times New Roman" w:cs="Times New Roman"/>
                <w:sz w:val="22"/>
                <w:szCs w:val="20"/>
                <w:lang w:val="en-GB" w:eastAsia="en-US"/>
              </w:rPr>
              <w:fldChar w:fldCharType="end"/>
            </w:r>
          </w:p>
        </w:tc>
        <w:tc>
          <w:tcPr>
            <w:tcW w:w="620" w:type="dxa"/>
          </w:tcPr>
          <w:p w14:paraId="45C34E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GUID=d449fa0a-6dc5-4881-bcf3-8155f7227826 </w:instrText>
            </w:r>
            <w:r w:rsidRPr="006F2CA2">
              <w:rPr>
                <w:rFonts w:ascii="Times New Roman" w:hAnsi="Times New Roman" w:cs="Times New Roman"/>
                <w:sz w:val="22"/>
                <w:szCs w:val="20"/>
                <w:lang w:val="en-GB" w:eastAsia="en-US"/>
              </w:rPr>
              <w:fldChar w:fldCharType="end"/>
            </w:r>
          </w:p>
        </w:tc>
        <w:tc>
          <w:tcPr>
            <w:tcW w:w="420" w:type="dxa"/>
          </w:tcPr>
          <w:p w14:paraId="709A17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GUID=8b0961b8-a9cb-4289-959a-b81738a53b17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6290A2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GUID=e50f8c1f-22f9-421a-972a-790fbbc845b6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40830BE7" w14:textId="77777777" w:rsidTr="000562D5">
        <w:trPr>
          <w:divId w:val="2116439976"/>
          <w:cantSplit/>
        </w:trPr>
        <w:tc>
          <w:tcPr>
            <w:tcW w:w="480" w:type="dxa"/>
          </w:tcPr>
          <w:p w14:paraId="076E0A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GUID=016214ea-26e1-4555-9793-886d756bf9b9 </w:instrText>
            </w:r>
            <w:r w:rsidRPr="006F2CA2">
              <w:rPr>
                <w:rFonts w:ascii="Times New Roman" w:hAnsi="Times New Roman" w:cs="Times New Roman"/>
                <w:sz w:val="22"/>
                <w:szCs w:val="20"/>
                <w:lang w:val="en-GB" w:eastAsia="en-US"/>
              </w:rPr>
              <w:fldChar w:fldCharType="end"/>
            </w:r>
          </w:p>
        </w:tc>
        <w:tc>
          <w:tcPr>
            <w:tcW w:w="420" w:type="dxa"/>
          </w:tcPr>
          <w:p w14:paraId="23A357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GUID=84148e86-2514-4d22-af40-ef2c80f5ce14 </w:instrText>
            </w:r>
            <w:r w:rsidRPr="006F2CA2">
              <w:rPr>
                <w:rFonts w:ascii="Times New Roman" w:hAnsi="Times New Roman" w:cs="Times New Roman"/>
                <w:sz w:val="22"/>
                <w:szCs w:val="20"/>
                <w:lang w:val="en-GB" w:eastAsia="en-US"/>
              </w:rPr>
              <w:fldChar w:fldCharType="end"/>
            </w:r>
          </w:p>
        </w:tc>
        <w:tc>
          <w:tcPr>
            <w:tcW w:w="420" w:type="dxa"/>
          </w:tcPr>
          <w:p w14:paraId="4C5E42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GUID=05df23bf-c15d-44f1-b4e2-491adf8cf6ed </w:instrText>
            </w:r>
            <w:r w:rsidRPr="006F2CA2">
              <w:rPr>
                <w:rFonts w:ascii="Times New Roman" w:hAnsi="Times New Roman" w:cs="Times New Roman"/>
                <w:sz w:val="22"/>
                <w:szCs w:val="20"/>
                <w:lang w:val="en-GB" w:eastAsia="en-US"/>
              </w:rPr>
              <w:fldChar w:fldCharType="end"/>
            </w:r>
          </w:p>
        </w:tc>
        <w:tc>
          <w:tcPr>
            <w:tcW w:w="240" w:type="dxa"/>
          </w:tcPr>
          <w:p w14:paraId="57260D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GUID=ba926cc4-a657-4506-b9b9-18413f05ba9a </w:instrText>
            </w:r>
            <w:r w:rsidRPr="006F2CA2">
              <w:rPr>
                <w:rFonts w:ascii="Times New Roman" w:hAnsi="Times New Roman" w:cs="Times New Roman"/>
                <w:sz w:val="22"/>
                <w:szCs w:val="20"/>
                <w:lang w:val="en-GB" w:eastAsia="en-US"/>
              </w:rPr>
              <w:fldChar w:fldCharType="end"/>
            </w:r>
          </w:p>
        </w:tc>
        <w:tc>
          <w:tcPr>
            <w:tcW w:w="620" w:type="dxa"/>
          </w:tcPr>
          <w:p w14:paraId="69D969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GUID=c0e0eed2-7f70-43c6-827f-3e798f85c643 </w:instrText>
            </w:r>
            <w:r w:rsidRPr="006F2CA2">
              <w:rPr>
                <w:rFonts w:ascii="Times New Roman" w:hAnsi="Times New Roman" w:cs="Times New Roman"/>
                <w:sz w:val="22"/>
                <w:szCs w:val="20"/>
                <w:lang w:val="en-GB" w:eastAsia="en-US"/>
              </w:rPr>
              <w:fldChar w:fldCharType="end"/>
            </w:r>
          </w:p>
        </w:tc>
        <w:tc>
          <w:tcPr>
            <w:tcW w:w="420" w:type="dxa"/>
          </w:tcPr>
          <w:p w14:paraId="54BB44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GUID=c4ca5774-e6ec-4aa1-8dce-7bac474d87b2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2F3C89E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GUID=7954a6be-b2b8-4c9d-8843-9ad6b739ba6b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w:t>
            </w:r>
          </w:p>
        </w:tc>
      </w:tr>
      <w:tr w:rsidR="005A22FC" w14:paraId="6089525D" w14:textId="77777777" w:rsidTr="000562D5">
        <w:trPr>
          <w:divId w:val="2116439976"/>
          <w:cantSplit/>
        </w:trPr>
        <w:tc>
          <w:tcPr>
            <w:tcW w:w="480" w:type="dxa"/>
          </w:tcPr>
          <w:p w14:paraId="7E6C847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GUID=8329701f-0252-4426-961e-ee0e187e5800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420" w:type="dxa"/>
          </w:tcPr>
          <w:p w14:paraId="2422CA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GUID=730b8562-d2b3-4971-8d20-dcff48ef3bfc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5BEB7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GUID=8ce4a5dc-ded1-4dc4-8eef-0b3f35368af5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Plaintiff’s CPF moneys used for the flat.</w:t>
            </w:r>
          </w:p>
        </w:tc>
      </w:tr>
      <w:tr w:rsidR="005A22FC" w14:paraId="1516A928" w14:textId="77777777" w:rsidTr="000562D5">
        <w:trPr>
          <w:divId w:val="2116439976"/>
          <w:cantSplit/>
        </w:trPr>
        <w:tc>
          <w:tcPr>
            <w:tcW w:w="480" w:type="dxa"/>
          </w:tcPr>
          <w:p w14:paraId="0F29AF8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GUID=bf3cff95-1805-4c92-b42a-006304620fd0 </w:instrText>
            </w:r>
            <w:r w:rsidRPr="006F2CA2">
              <w:rPr>
                <w:rFonts w:ascii="Times New Roman" w:hAnsi="Times New Roman" w:cs="Times New Roman"/>
                <w:sz w:val="22"/>
                <w:szCs w:val="20"/>
                <w:lang w:val="en-GB" w:eastAsia="en-US"/>
              </w:rPr>
              <w:fldChar w:fldCharType="end"/>
            </w:r>
          </w:p>
        </w:tc>
        <w:tc>
          <w:tcPr>
            <w:tcW w:w="420" w:type="dxa"/>
          </w:tcPr>
          <w:p w14:paraId="4D3E82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GUID=2f298576-35ef-4053-912c-a1d34a0b4000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22874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GUID=e7a2292d-272e-45fe-aa5e-e3e426e3675b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Plaintiff’s CPF moneys used for the flat.</w:t>
            </w:r>
          </w:p>
        </w:tc>
      </w:tr>
      <w:tr w:rsidR="005A22FC" w14:paraId="1A9C5954" w14:textId="77777777" w:rsidTr="000562D5">
        <w:trPr>
          <w:divId w:val="2116439976"/>
          <w:cantSplit/>
        </w:trPr>
        <w:tc>
          <w:tcPr>
            <w:tcW w:w="7060" w:type="dxa"/>
            <w:gridSpan w:val="10"/>
          </w:tcPr>
          <w:p w14:paraId="216429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GUID=5337759a-58a6-4118-a356-a4c59ce07614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0971ED9F" w14:textId="77777777" w:rsidTr="000562D5">
        <w:trPr>
          <w:divId w:val="2116439976"/>
          <w:cantSplit/>
        </w:trPr>
        <w:tc>
          <w:tcPr>
            <w:tcW w:w="480" w:type="dxa"/>
          </w:tcPr>
          <w:p w14:paraId="7B1BAC5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GUID=3a03d310-01de-4e12-9c1c-50ca82aa71d3 </w:instrText>
            </w:r>
            <w:r w:rsidRPr="006F2CA2">
              <w:rPr>
                <w:rFonts w:ascii="Times New Roman" w:hAnsi="Times New Roman" w:cs="Times New Roman"/>
                <w:sz w:val="22"/>
                <w:szCs w:val="20"/>
                <w:lang w:val="en-GB" w:eastAsia="en-US"/>
              </w:rPr>
              <w:fldChar w:fldCharType="end"/>
            </w:r>
          </w:p>
        </w:tc>
        <w:tc>
          <w:tcPr>
            <w:tcW w:w="420" w:type="dxa"/>
          </w:tcPr>
          <w:p w14:paraId="6FAEF0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GUID=708e8378-3d57-4d01-81bb-891633752c34 </w:instrText>
            </w:r>
            <w:r w:rsidRPr="006F2CA2">
              <w:rPr>
                <w:rFonts w:ascii="Times New Roman" w:hAnsi="Times New Roman" w:cs="Times New Roman"/>
                <w:sz w:val="22"/>
                <w:szCs w:val="20"/>
                <w:lang w:val="en-GB" w:eastAsia="en-US"/>
              </w:rPr>
              <w:fldChar w:fldCharType="end"/>
            </w:r>
          </w:p>
        </w:tc>
        <w:tc>
          <w:tcPr>
            <w:tcW w:w="1700" w:type="dxa"/>
            <w:gridSpan w:val="6"/>
          </w:tcPr>
          <w:p w14:paraId="255D88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GUID=9e8e4497-09c3-4f3b-af7c-fd7087dfd0ea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10578AB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GUID=d66d5272-e3b9-482e-b545-60eee2273d5f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C54B37A" w14:textId="77777777" w:rsidTr="000562D5">
        <w:trPr>
          <w:divId w:val="2116439976"/>
          <w:cantSplit/>
        </w:trPr>
        <w:tc>
          <w:tcPr>
            <w:tcW w:w="480" w:type="dxa"/>
          </w:tcPr>
          <w:p w14:paraId="72B59D6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GUID=500bc353-37c6-4b6b-b485-2864d7c06c9f </w:instrText>
            </w:r>
            <w:r w:rsidRPr="006F2CA2">
              <w:rPr>
                <w:rFonts w:ascii="Times New Roman" w:hAnsi="Times New Roman" w:cs="Times New Roman"/>
                <w:sz w:val="22"/>
                <w:szCs w:val="20"/>
                <w:lang w:val="en-GB" w:eastAsia="en-US"/>
              </w:rPr>
              <w:fldChar w:fldCharType="end"/>
            </w:r>
          </w:p>
        </w:tc>
        <w:tc>
          <w:tcPr>
            <w:tcW w:w="420" w:type="dxa"/>
          </w:tcPr>
          <w:p w14:paraId="3C63DAB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GUID=8f5bb98a-56ef-48b8-b129-0c09d556daf4 </w:instrText>
            </w:r>
            <w:r w:rsidRPr="006F2CA2">
              <w:rPr>
                <w:rFonts w:ascii="Times New Roman" w:hAnsi="Times New Roman" w:cs="Times New Roman"/>
                <w:sz w:val="22"/>
                <w:szCs w:val="20"/>
                <w:lang w:val="en-GB" w:eastAsia="en-US"/>
              </w:rPr>
              <w:fldChar w:fldCharType="end"/>
            </w:r>
          </w:p>
        </w:tc>
        <w:tc>
          <w:tcPr>
            <w:tcW w:w="1700" w:type="dxa"/>
            <w:gridSpan w:val="6"/>
          </w:tcPr>
          <w:p w14:paraId="5DCBAD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GUID=295c8900-d8d9-4802-b14c-e40b9aa311d7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69DC1D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GUID=fd07e62d-c323-45f1-9e0e-4b89880084f8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5DB856" w14:textId="77777777" w:rsidTr="000562D5">
        <w:trPr>
          <w:divId w:val="2116439976"/>
          <w:cantSplit/>
        </w:trPr>
        <w:tc>
          <w:tcPr>
            <w:tcW w:w="7060" w:type="dxa"/>
            <w:gridSpan w:val="10"/>
          </w:tcPr>
          <w:p w14:paraId="18762B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GUID=fbf3de12-ca2d-403f-9070-a2f7863b74d9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2422211D" w14:textId="77777777" w:rsidTr="000562D5">
        <w:trPr>
          <w:divId w:val="2116439976"/>
          <w:cantSplit/>
        </w:trPr>
        <w:tc>
          <w:tcPr>
            <w:tcW w:w="480" w:type="dxa"/>
          </w:tcPr>
          <w:p w14:paraId="0E757A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GUID=c3f57192-be9b-4ec6-8935-eff586088993 </w:instrText>
            </w:r>
            <w:r w:rsidRPr="006F2CA2">
              <w:rPr>
                <w:rFonts w:ascii="Times New Roman" w:hAnsi="Times New Roman" w:cs="Times New Roman"/>
                <w:sz w:val="22"/>
                <w:szCs w:val="20"/>
                <w:lang w:val="en-GB" w:eastAsia="en-US"/>
              </w:rPr>
              <w:fldChar w:fldCharType="end"/>
            </w:r>
          </w:p>
        </w:tc>
        <w:tc>
          <w:tcPr>
            <w:tcW w:w="420" w:type="dxa"/>
          </w:tcPr>
          <w:p w14:paraId="4BE2E6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GUID=0643311c-6d33-4710-860c-9e9c7a9aadf3 </w:instrText>
            </w:r>
            <w:r w:rsidRPr="006F2CA2">
              <w:rPr>
                <w:rFonts w:ascii="Times New Roman" w:hAnsi="Times New Roman" w:cs="Times New Roman"/>
                <w:sz w:val="22"/>
                <w:szCs w:val="20"/>
                <w:lang w:val="en-GB" w:eastAsia="en-US"/>
              </w:rPr>
              <w:fldChar w:fldCharType="end"/>
            </w:r>
          </w:p>
        </w:tc>
        <w:tc>
          <w:tcPr>
            <w:tcW w:w="1700" w:type="dxa"/>
            <w:gridSpan w:val="6"/>
          </w:tcPr>
          <w:p w14:paraId="5AB0706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GUID=a7740d70-7653-4fa9-935a-45a32f4feb46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3DD4B4A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GUID=98e2fb8f-dbd5-4b86-9609-594cbdfe9f3e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2F7235" w14:textId="77777777" w:rsidTr="000562D5">
        <w:trPr>
          <w:divId w:val="2116439976"/>
          <w:cantSplit/>
        </w:trPr>
        <w:tc>
          <w:tcPr>
            <w:tcW w:w="480" w:type="dxa"/>
          </w:tcPr>
          <w:p w14:paraId="4C5D17D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GUID=88c51413-5e9d-4f02-b9ba-d5296776099d </w:instrText>
            </w:r>
            <w:r w:rsidRPr="006F2CA2">
              <w:rPr>
                <w:rFonts w:ascii="Times New Roman" w:hAnsi="Times New Roman" w:cs="Times New Roman"/>
                <w:sz w:val="22"/>
                <w:szCs w:val="20"/>
                <w:lang w:val="en-GB" w:eastAsia="en-US"/>
              </w:rPr>
              <w:fldChar w:fldCharType="end"/>
            </w:r>
          </w:p>
        </w:tc>
        <w:tc>
          <w:tcPr>
            <w:tcW w:w="420" w:type="dxa"/>
          </w:tcPr>
          <w:p w14:paraId="2A68B02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GUID=f4d4951b-eb6f-4ce7-96fc-b46f3cf9703e </w:instrText>
            </w:r>
            <w:r w:rsidRPr="006F2CA2">
              <w:rPr>
                <w:rFonts w:ascii="Times New Roman" w:hAnsi="Times New Roman" w:cs="Times New Roman"/>
                <w:sz w:val="22"/>
                <w:szCs w:val="20"/>
                <w:lang w:val="en-GB" w:eastAsia="en-US"/>
              </w:rPr>
              <w:fldChar w:fldCharType="end"/>
            </w:r>
          </w:p>
        </w:tc>
        <w:tc>
          <w:tcPr>
            <w:tcW w:w="1700" w:type="dxa"/>
            <w:gridSpan w:val="6"/>
          </w:tcPr>
          <w:p w14:paraId="0D3ABD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GUID=f80ac8ef-98d2-4167-8992-a9ab3a4d2ed5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2187C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GUID=2d856a64-a411-48d3-926d-14d9f3e82fc1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CD6F81E" w14:textId="77777777" w:rsidTr="000562D5">
        <w:trPr>
          <w:divId w:val="2116439976"/>
          <w:cantSplit/>
        </w:trPr>
        <w:tc>
          <w:tcPr>
            <w:tcW w:w="7060" w:type="dxa"/>
            <w:gridSpan w:val="10"/>
          </w:tcPr>
          <w:p w14:paraId="443D40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GUID=452062c8-8096-4584-9839-45561049cd54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70152F02" w14:textId="77777777" w:rsidTr="000562D5">
        <w:trPr>
          <w:divId w:val="2116439976"/>
          <w:cantSplit/>
        </w:trPr>
        <w:tc>
          <w:tcPr>
            <w:tcW w:w="480" w:type="dxa"/>
          </w:tcPr>
          <w:p w14:paraId="5DF996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GUID=a8221523-0b5f-4eaa-81ab-bf284b66be6e </w:instrText>
            </w:r>
            <w:r w:rsidRPr="006F2CA2">
              <w:rPr>
                <w:rFonts w:ascii="Times New Roman" w:hAnsi="Times New Roman" w:cs="Times New Roman"/>
                <w:sz w:val="22"/>
                <w:szCs w:val="20"/>
                <w:lang w:val="en-GB" w:eastAsia="en-US"/>
              </w:rPr>
              <w:fldChar w:fldCharType="end"/>
            </w:r>
          </w:p>
        </w:tc>
        <w:tc>
          <w:tcPr>
            <w:tcW w:w="420" w:type="dxa"/>
          </w:tcPr>
          <w:p w14:paraId="4B0CB36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GUID=b12440fa-53ef-444f-928c-51431d93e45b </w:instrText>
            </w:r>
            <w:r w:rsidRPr="006F2CA2">
              <w:rPr>
                <w:rFonts w:ascii="Times New Roman" w:hAnsi="Times New Roman" w:cs="Times New Roman"/>
                <w:sz w:val="22"/>
                <w:szCs w:val="20"/>
                <w:lang w:val="en-GB" w:eastAsia="en-US"/>
              </w:rPr>
              <w:fldChar w:fldCharType="end"/>
            </w:r>
          </w:p>
        </w:tc>
        <w:tc>
          <w:tcPr>
            <w:tcW w:w="1700" w:type="dxa"/>
            <w:gridSpan w:val="6"/>
          </w:tcPr>
          <w:p w14:paraId="414C690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GUID=b77efe00-971f-44d1-bd6e-fa2c6c2e0304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2B6581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GUID=8c4c9c83-43d0-434f-a208-ab3d281b2cf3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DE4E1C8" w14:textId="77777777" w:rsidTr="000562D5">
        <w:trPr>
          <w:divId w:val="2116439976"/>
          <w:cantSplit/>
        </w:trPr>
        <w:tc>
          <w:tcPr>
            <w:tcW w:w="480" w:type="dxa"/>
          </w:tcPr>
          <w:p w14:paraId="77B944A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GUID=8c7e79e1-a1f0-451f-822c-bafa3ba37cf3 </w:instrText>
            </w:r>
            <w:r w:rsidRPr="006F2CA2">
              <w:rPr>
                <w:rFonts w:ascii="Times New Roman" w:hAnsi="Times New Roman" w:cs="Times New Roman"/>
                <w:sz w:val="22"/>
                <w:szCs w:val="20"/>
                <w:lang w:val="en-GB" w:eastAsia="en-US"/>
              </w:rPr>
              <w:fldChar w:fldCharType="end"/>
            </w:r>
          </w:p>
        </w:tc>
        <w:tc>
          <w:tcPr>
            <w:tcW w:w="420" w:type="dxa"/>
          </w:tcPr>
          <w:p w14:paraId="198BAE4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GUID=ac7173b7-60d9-4c8f-9188-2087c868d141 </w:instrText>
            </w:r>
            <w:r w:rsidRPr="006F2CA2">
              <w:rPr>
                <w:rFonts w:ascii="Times New Roman" w:hAnsi="Times New Roman" w:cs="Times New Roman"/>
                <w:sz w:val="22"/>
                <w:szCs w:val="20"/>
                <w:lang w:val="en-GB" w:eastAsia="en-US"/>
              </w:rPr>
              <w:fldChar w:fldCharType="end"/>
            </w:r>
          </w:p>
        </w:tc>
        <w:tc>
          <w:tcPr>
            <w:tcW w:w="1700" w:type="dxa"/>
            <w:gridSpan w:val="6"/>
          </w:tcPr>
          <w:p w14:paraId="1EA9E4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GUID=f58dcec4-a06f-4d58-b3f6-ff91241d747f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76AF4B3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GUID=4aa275c2-964e-4c13-9973-c60edb6ae8a6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70D8869" w14:textId="77777777" w:rsidTr="000562D5">
        <w:trPr>
          <w:divId w:val="2116439976"/>
          <w:cantSplit/>
        </w:trPr>
        <w:tc>
          <w:tcPr>
            <w:tcW w:w="7060" w:type="dxa"/>
            <w:gridSpan w:val="10"/>
          </w:tcPr>
          <w:p w14:paraId="10B6920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GUID=50e00f70-9de5-47f3-9052-237875d93b0d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[please specify] ________________________.</w:t>
            </w:r>
          </w:p>
        </w:tc>
      </w:tr>
      <w:tr w:rsidR="005A22FC" w14:paraId="73A8E7F9" w14:textId="77777777" w:rsidTr="000562D5">
        <w:trPr>
          <w:divId w:val="2116439976"/>
          <w:cantSplit/>
        </w:trPr>
        <w:tc>
          <w:tcPr>
            <w:tcW w:w="7060" w:type="dxa"/>
            <w:gridSpan w:val="10"/>
          </w:tcPr>
          <w:p w14:paraId="6D370A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GUID=a8c59bf3-9661-4f47-a1cd-9166800f8d78 </w:instrText>
            </w:r>
            <w:r w:rsidRPr="006F2CA2">
              <w:rPr>
                <w:rFonts w:ascii="Times New Roman" w:hAnsi="Times New Roman" w:cs="Times New Roman"/>
                <w:sz w:val="22"/>
                <w:szCs w:val="20"/>
                <w:lang w:val="en-GB" w:eastAsia="en-US"/>
              </w:rPr>
              <w:fldChar w:fldCharType="end"/>
            </w:r>
          </w:p>
        </w:tc>
      </w:tr>
      <w:tr w:rsidR="005A22FC" w14:paraId="4CACB437" w14:textId="77777777" w:rsidTr="000562D5">
        <w:trPr>
          <w:divId w:val="2116439976"/>
          <w:cantSplit/>
        </w:trPr>
        <w:tc>
          <w:tcPr>
            <w:tcW w:w="7060" w:type="dxa"/>
            <w:gridSpan w:val="10"/>
          </w:tcPr>
          <w:p w14:paraId="31D829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GUID=6c51757b-60c1-46ce-b25e-3846c303ffad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2A62582" w14:textId="77777777" w:rsidTr="000562D5">
        <w:trPr>
          <w:divId w:val="2116439976"/>
          <w:cantSplit/>
        </w:trPr>
        <w:tc>
          <w:tcPr>
            <w:tcW w:w="7060" w:type="dxa"/>
            <w:gridSpan w:val="10"/>
          </w:tcPr>
          <w:p w14:paraId="188A7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GUID=79a79725-0ce8-4776-a447-64c90369b07f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Plaintiff’s share in the flat:</w:t>
            </w:r>
          </w:p>
        </w:tc>
      </w:tr>
      <w:tr w:rsidR="005A22FC" w14:paraId="547B747E" w14:textId="77777777" w:rsidTr="000562D5">
        <w:trPr>
          <w:divId w:val="2116439976"/>
          <w:cantSplit/>
        </w:trPr>
        <w:tc>
          <w:tcPr>
            <w:tcW w:w="480" w:type="dxa"/>
          </w:tcPr>
          <w:p w14:paraId="0AF9AF5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GUID=290ab6b3-4adb-451d-8bbb-23c6ac887e13 </w:instrText>
            </w:r>
            <w:r w:rsidRPr="006F2CA2">
              <w:rPr>
                <w:rFonts w:ascii="Times New Roman" w:hAnsi="Times New Roman" w:cs="Times New Roman"/>
                <w:sz w:val="22"/>
                <w:szCs w:val="20"/>
                <w:lang w:val="en-GB" w:eastAsia="en-US"/>
              </w:rPr>
              <w:fldChar w:fldCharType="end"/>
            </w:r>
          </w:p>
        </w:tc>
        <w:tc>
          <w:tcPr>
            <w:tcW w:w="420" w:type="dxa"/>
          </w:tcPr>
          <w:p w14:paraId="27C9530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GUID=1296890c-85c0-4b5b-86ee-7848411647fa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18348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GUID=5ea1bee8-bf42-422c-b6db-7d2e184520e3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1CB504E" w14:textId="77777777" w:rsidTr="000562D5">
        <w:trPr>
          <w:divId w:val="2116439976"/>
          <w:cantSplit/>
        </w:trPr>
        <w:tc>
          <w:tcPr>
            <w:tcW w:w="480" w:type="dxa"/>
          </w:tcPr>
          <w:p w14:paraId="1F30F0D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GUID=5dd0290a-de56-42f4-a260-429f86f5dfa2 </w:instrText>
            </w:r>
            <w:r w:rsidRPr="006F2CA2">
              <w:rPr>
                <w:rFonts w:ascii="Times New Roman" w:hAnsi="Times New Roman" w:cs="Times New Roman"/>
                <w:sz w:val="22"/>
                <w:szCs w:val="20"/>
                <w:lang w:val="en-GB" w:eastAsia="en-US"/>
              </w:rPr>
              <w:fldChar w:fldCharType="end"/>
            </w:r>
          </w:p>
        </w:tc>
        <w:tc>
          <w:tcPr>
            <w:tcW w:w="420" w:type="dxa"/>
          </w:tcPr>
          <w:p w14:paraId="33947DF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GUID=a1bdcac0-e302-46d4-bc23-07af9b8ddd00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2B12AF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GUID=795638d5-f5ed-46ed-8f2d-e86e97f79284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61895499" w14:textId="77777777" w:rsidTr="000562D5">
        <w:trPr>
          <w:divId w:val="2116439976"/>
          <w:cantSplit/>
        </w:trPr>
        <w:tc>
          <w:tcPr>
            <w:tcW w:w="480" w:type="dxa"/>
          </w:tcPr>
          <w:p w14:paraId="2FD487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GUID=0e3c9d10-0b29-4a0e-87d8-02bc5e4a4ec9 </w:instrText>
            </w:r>
            <w:r w:rsidRPr="006F2CA2">
              <w:rPr>
                <w:rFonts w:ascii="Times New Roman" w:hAnsi="Times New Roman" w:cs="Times New Roman"/>
                <w:sz w:val="22"/>
                <w:szCs w:val="20"/>
                <w:lang w:val="en-GB" w:eastAsia="en-US"/>
              </w:rPr>
              <w:fldChar w:fldCharType="end"/>
            </w:r>
          </w:p>
        </w:tc>
        <w:tc>
          <w:tcPr>
            <w:tcW w:w="420" w:type="dxa"/>
          </w:tcPr>
          <w:p w14:paraId="076861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GUID=dc445de7-c22f-4c9b-9ccc-fa72898e4ea0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A7E12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GUID=7c365582-7de4-49c5-a596-654eae73a649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0C648B18" w14:textId="77777777" w:rsidTr="000562D5">
        <w:trPr>
          <w:divId w:val="2116439976"/>
          <w:cantSplit/>
        </w:trPr>
        <w:tc>
          <w:tcPr>
            <w:tcW w:w="480" w:type="dxa"/>
          </w:tcPr>
          <w:p w14:paraId="6C7F53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GUID=73f24a88-e856-498e-9330-1c5ae48beb03 </w:instrText>
            </w:r>
            <w:r w:rsidRPr="006F2CA2">
              <w:rPr>
                <w:rFonts w:ascii="Times New Roman" w:hAnsi="Times New Roman" w:cs="Times New Roman"/>
                <w:sz w:val="22"/>
                <w:szCs w:val="20"/>
                <w:lang w:val="en-GB" w:eastAsia="en-US"/>
              </w:rPr>
              <w:fldChar w:fldCharType="end"/>
            </w:r>
          </w:p>
        </w:tc>
        <w:tc>
          <w:tcPr>
            <w:tcW w:w="420" w:type="dxa"/>
          </w:tcPr>
          <w:p w14:paraId="6BB971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GUID=daff6b2c-f46b-4c37-b59d-1da742d8dde3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44B00A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GUID=cc89fca3-54a4-4a7e-b648-6ac97f8b25df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w:t>
            </w:r>
          </w:p>
        </w:tc>
      </w:tr>
      <w:tr w:rsidR="005A22FC" w14:paraId="5204D62D" w14:textId="77777777" w:rsidTr="000562D5">
        <w:trPr>
          <w:divId w:val="2116439976"/>
          <w:cantSplit/>
        </w:trPr>
        <w:tc>
          <w:tcPr>
            <w:tcW w:w="480" w:type="dxa"/>
          </w:tcPr>
          <w:p w14:paraId="0838C05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GUID=3ee47fd9-9c5e-47ea-b970-fcd6971853d7 </w:instrText>
            </w:r>
            <w:r w:rsidRPr="006F2CA2">
              <w:rPr>
                <w:rFonts w:ascii="Times New Roman" w:hAnsi="Times New Roman" w:cs="Times New Roman"/>
                <w:sz w:val="22"/>
                <w:szCs w:val="20"/>
                <w:lang w:val="en-GB" w:eastAsia="en-US"/>
              </w:rPr>
              <w:fldChar w:fldCharType="end"/>
            </w:r>
          </w:p>
        </w:tc>
        <w:tc>
          <w:tcPr>
            <w:tcW w:w="420" w:type="dxa"/>
          </w:tcPr>
          <w:p w14:paraId="043741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GUID=bc3bd7ad-e436-41b1-ba80-de5c68357037 </w:instrText>
            </w:r>
            <w:r w:rsidRPr="006F2CA2">
              <w:rPr>
                <w:rFonts w:ascii="Times New Roman" w:hAnsi="Times New Roman" w:cs="Times New Roman"/>
                <w:sz w:val="22"/>
                <w:szCs w:val="20"/>
                <w:lang w:val="en-GB" w:eastAsia="en-US"/>
              </w:rPr>
              <w:fldChar w:fldCharType="end"/>
            </w:r>
          </w:p>
        </w:tc>
        <w:tc>
          <w:tcPr>
            <w:tcW w:w="1960" w:type="dxa"/>
            <w:gridSpan w:val="8"/>
          </w:tcPr>
          <w:p w14:paraId="56DC06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GUID=4983357f-1313-4b44-97f1-05474fd1dbc6 </w:instrText>
            </w:r>
            <w:r w:rsidRPr="006F2CA2">
              <w:rPr>
                <w:rFonts w:ascii="Times New Roman" w:hAnsi="Times New Roman" w:cs="Times New Roman"/>
                <w:sz w:val="22"/>
                <w:szCs w:val="20"/>
                <w:lang w:val="en-GB" w:eastAsia="en-US"/>
              </w:rPr>
              <w:fldChar w:fldCharType="end"/>
            </w:r>
          </w:p>
        </w:tc>
      </w:tr>
      <w:tr w:rsidR="005A22FC" w14:paraId="246C54A9" w14:textId="77777777" w:rsidTr="000562D5">
        <w:trPr>
          <w:divId w:val="2116439976"/>
          <w:cantSplit/>
        </w:trPr>
        <w:tc>
          <w:tcPr>
            <w:tcW w:w="2740" w:type="dxa"/>
            <w:gridSpan w:val="7"/>
          </w:tcPr>
          <w:p w14:paraId="1E9954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GUID=864ea0f4-344e-4200-8eba-c5e6361b139e </w:instrText>
            </w:r>
            <w:r w:rsidRPr="006F2CA2">
              <w:rPr>
                <w:rFonts w:ascii="Times New Roman" w:hAnsi="Times New Roman" w:cs="Times New Roman"/>
                <w:sz w:val="22"/>
                <w:szCs w:val="20"/>
                <w:lang w:val="en-GB" w:eastAsia="en-US"/>
              </w:rPr>
              <w:fldChar w:fldCharType="end"/>
            </w:r>
          </w:p>
        </w:tc>
        <w:tc>
          <w:tcPr>
            <w:tcW w:w="0" w:type="dxa"/>
            <w:gridSpan w:val="2"/>
          </w:tcPr>
          <w:p w14:paraId="7B38E4D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GUID=7d6e95a7-0400-4d75-bd8f-406329888d82 </w:instrText>
            </w:r>
            <w:r w:rsidRPr="006F2CA2">
              <w:rPr>
                <w:rFonts w:ascii="Times New Roman" w:hAnsi="Times New Roman" w:cs="Times New Roman"/>
                <w:sz w:val="22"/>
                <w:szCs w:val="20"/>
                <w:lang w:val="en-GB" w:eastAsia="en-US"/>
              </w:rPr>
              <w:fldChar w:fldCharType="end"/>
            </w:r>
          </w:p>
        </w:tc>
        <w:tc>
          <w:tcPr>
            <w:tcW w:w="4080" w:type="dxa"/>
          </w:tcPr>
          <w:p w14:paraId="50B0A9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GUID=ea2dcf13-5372-492d-bc60-ee92e5569854 </w:instrText>
            </w:r>
            <w:r w:rsidRPr="006F2CA2">
              <w:rPr>
                <w:rFonts w:ascii="Times New Roman" w:hAnsi="Times New Roman" w:cs="Times New Roman"/>
                <w:sz w:val="22"/>
                <w:szCs w:val="20"/>
                <w:lang w:val="en-GB" w:eastAsia="en-US"/>
              </w:rPr>
              <w:fldChar w:fldCharType="end"/>
            </w:r>
          </w:p>
        </w:tc>
      </w:tr>
      <w:tr w:rsidR="005A22FC" w14:paraId="75595871" w14:textId="77777777" w:rsidTr="000562D5">
        <w:trPr>
          <w:divId w:val="2116439976"/>
          <w:cantSplit/>
        </w:trPr>
        <w:tc>
          <w:tcPr>
            <w:tcW w:w="2740" w:type="dxa"/>
            <w:gridSpan w:val="7"/>
          </w:tcPr>
          <w:p w14:paraId="6AF896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GUID=19512a08-5c79-414a-9b9f-04af444abc9b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0" w:type="dxa"/>
            <w:gridSpan w:val="2"/>
          </w:tcPr>
          <w:p w14:paraId="5DA66B2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GUID=4b9cba31-e0ff-4699-89b0-fe734e07a5cc </w:instrText>
            </w:r>
            <w:r w:rsidRPr="006F2CA2">
              <w:rPr>
                <w:rFonts w:ascii="Times New Roman" w:hAnsi="Times New Roman" w:cs="Times New Roman"/>
                <w:sz w:val="22"/>
                <w:szCs w:val="20"/>
                <w:lang w:val="en-GB" w:eastAsia="en-US"/>
              </w:rPr>
              <w:fldChar w:fldCharType="end"/>
            </w:r>
          </w:p>
        </w:tc>
        <w:tc>
          <w:tcPr>
            <w:tcW w:w="4080" w:type="dxa"/>
          </w:tcPr>
          <w:p w14:paraId="5469AE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GUID=363017ab-d6f5-48ac-a624-481607b371f5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69CEEC1" w14:textId="77777777" w:rsidTr="000562D5">
        <w:trPr>
          <w:divId w:val="2116439976"/>
          <w:cantSplit/>
        </w:trPr>
        <w:tc>
          <w:tcPr>
            <w:tcW w:w="2740" w:type="dxa"/>
            <w:gridSpan w:val="7"/>
          </w:tcPr>
          <w:p w14:paraId="7FA2DA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GUID=24b56b75-28d5-4136-9050-0b6ac9a9d374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0" w:type="dxa"/>
            <w:gridSpan w:val="2"/>
          </w:tcPr>
          <w:p w14:paraId="25A0109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GUID=8103f003-c13c-4acc-936f-2e55da651384 </w:instrText>
            </w:r>
            <w:r w:rsidRPr="006F2CA2">
              <w:rPr>
                <w:rFonts w:ascii="Times New Roman" w:hAnsi="Times New Roman" w:cs="Times New Roman"/>
                <w:sz w:val="22"/>
                <w:szCs w:val="20"/>
                <w:lang w:val="en-GB" w:eastAsia="en-US"/>
              </w:rPr>
              <w:fldChar w:fldCharType="end"/>
            </w:r>
          </w:p>
        </w:tc>
        <w:tc>
          <w:tcPr>
            <w:tcW w:w="4080" w:type="dxa"/>
          </w:tcPr>
          <w:p w14:paraId="08A9D6A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GUID=869e0f48-9269-4aac-a5df-93844d7b32d4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D65FBEB" w14:textId="77777777" w:rsidTr="000562D5">
        <w:trPr>
          <w:divId w:val="2116439976"/>
          <w:cantSplit/>
        </w:trPr>
        <w:tc>
          <w:tcPr>
            <w:tcW w:w="7060" w:type="dxa"/>
            <w:gridSpan w:val="10"/>
          </w:tcPr>
          <w:p w14:paraId="7D80486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GUID=d60c51a1-6887-4d45-bb3c-76901a458888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C7E4D4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6652C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482CE3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2F2FE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4ED6F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9A88B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7BC8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BC3A47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B88E73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1AB9C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5562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9F825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58E40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2FD96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1B2F7A4"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381"/>
        <w:gridCol w:w="356"/>
        <w:gridCol w:w="420"/>
        <w:gridCol w:w="312"/>
        <w:gridCol w:w="419"/>
        <w:gridCol w:w="1720"/>
        <w:gridCol w:w="111"/>
        <w:gridCol w:w="111"/>
        <w:gridCol w:w="1800"/>
        <w:gridCol w:w="2592"/>
      </w:tblGrid>
      <w:tr w:rsidR="005A22FC" w14:paraId="02529E9C" w14:textId="77777777" w:rsidTr="00A04357">
        <w:trPr>
          <w:divId w:val="2116439976"/>
          <w:cantSplit/>
          <w:jc w:val="center"/>
        </w:trPr>
        <w:tc>
          <w:tcPr>
            <w:tcW w:w="8222" w:type="dxa"/>
            <w:gridSpan w:val="10"/>
          </w:tcPr>
          <w:p w14:paraId="09D318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GUID=b1301727-04a1-4115-865c-d9ca75299b5e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The Defendant’s share in the flat will be sold/transferred* to the Plaintiff and/or other(s).</w:t>
            </w:r>
          </w:p>
        </w:tc>
      </w:tr>
      <w:tr w:rsidR="005A22FC" w14:paraId="0761A1B2" w14:textId="77777777" w:rsidTr="00A04357">
        <w:trPr>
          <w:divId w:val="2116439976"/>
          <w:cantSplit/>
          <w:jc w:val="center"/>
        </w:trPr>
        <w:tc>
          <w:tcPr>
            <w:tcW w:w="8222" w:type="dxa"/>
            <w:gridSpan w:val="10"/>
          </w:tcPr>
          <w:p w14:paraId="369B859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GUID=3e8a988b-a326-47d7-b672-857b145a9a19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7E761D1E" w14:textId="77777777" w:rsidTr="00A04357">
        <w:trPr>
          <w:divId w:val="2116439976"/>
          <w:cantSplit/>
          <w:jc w:val="center"/>
        </w:trPr>
        <w:tc>
          <w:tcPr>
            <w:tcW w:w="381" w:type="dxa"/>
          </w:tcPr>
          <w:p w14:paraId="4784E2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GUID=0f9cbc2c-5ae6-443e-a3cb-48a91ca88207 </w:instrText>
            </w:r>
            <w:r w:rsidRPr="006F2CA2">
              <w:rPr>
                <w:rFonts w:ascii="Times New Roman" w:hAnsi="Times New Roman" w:cs="Times New Roman"/>
                <w:sz w:val="22"/>
                <w:szCs w:val="20"/>
                <w:lang w:val="en-GB" w:eastAsia="en-US"/>
              </w:rPr>
              <w:fldChar w:fldCharType="end"/>
            </w:r>
          </w:p>
        </w:tc>
        <w:tc>
          <w:tcPr>
            <w:tcW w:w="356" w:type="dxa"/>
          </w:tcPr>
          <w:p w14:paraId="5004B5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GUID=6737c93d-957b-4c75-9efc-3488923ce8fe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5FBA05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GUID=d0604999-9697-4170-a7ef-c3a206fd3a52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5B218740" w14:textId="77777777" w:rsidTr="00A04357">
        <w:trPr>
          <w:divId w:val="2116439976"/>
          <w:cantSplit/>
          <w:jc w:val="center"/>
        </w:trPr>
        <w:tc>
          <w:tcPr>
            <w:tcW w:w="381" w:type="dxa"/>
          </w:tcPr>
          <w:p w14:paraId="1447F3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GUID=f97eadd2-5912-4cc8-b05f-0ea7842a4117 </w:instrText>
            </w:r>
            <w:r w:rsidRPr="006F2CA2">
              <w:rPr>
                <w:rFonts w:ascii="Times New Roman" w:hAnsi="Times New Roman" w:cs="Times New Roman"/>
                <w:sz w:val="22"/>
                <w:szCs w:val="20"/>
                <w:lang w:val="en-GB" w:eastAsia="en-US"/>
              </w:rPr>
              <w:fldChar w:fldCharType="end"/>
            </w:r>
          </w:p>
        </w:tc>
        <w:tc>
          <w:tcPr>
            <w:tcW w:w="356" w:type="dxa"/>
          </w:tcPr>
          <w:p w14:paraId="2763821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GUID=0f0b0913-e56c-454c-bc40-20a6e7d5eda6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F834C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GUID=6ee761c0-a341-4ac6-bc39-b7b6691fd174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Plaintiff will pay the Defendant [please tick where applicable]:</w:t>
            </w:r>
          </w:p>
        </w:tc>
      </w:tr>
      <w:tr w:rsidR="005A22FC" w14:paraId="064D1C4A" w14:textId="77777777" w:rsidTr="00A04357">
        <w:trPr>
          <w:divId w:val="2116439976"/>
          <w:cantSplit/>
          <w:jc w:val="center"/>
        </w:trPr>
        <w:tc>
          <w:tcPr>
            <w:tcW w:w="381" w:type="dxa"/>
          </w:tcPr>
          <w:p w14:paraId="304E8C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GUID=d98b1357-e1f4-4c72-9f02-8072c2581388 </w:instrText>
            </w:r>
            <w:r w:rsidRPr="006F2CA2">
              <w:rPr>
                <w:rFonts w:ascii="Times New Roman" w:hAnsi="Times New Roman" w:cs="Times New Roman"/>
                <w:sz w:val="22"/>
                <w:szCs w:val="20"/>
                <w:lang w:val="en-GB" w:eastAsia="en-US"/>
              </w:rPr>
              <w:fldChar w:fldCharType="end"/>
            </w:r>
          </w:p>
        </w:tc>
        <w:tc>
          <w:tcPr>
            <w:tcW w:w="356" w:type="dxa"/>
          </w:tcPr>
          <w:p w14:paraId="5070D3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GUID=b0e5e1b3-f555-4247-a740-0c049bace4d2 </w:instrText>
            </w:r>
            <w:r w:rsidRPr="006F2CA2">
              <w:rPr>
                <w:rFonts w:ascii="Times New Roman" w:hAnsi="Times New Roman" w:cs="Times New Roman"/>
                <w:sz w:val="22"/>
                <w:szCs w:val="20"/>
                <w:lang w:val="en-GB" w:eastAsia="en-US"/>
              </w:rPr>
              <w:fldChar w:fldCharType="end"/>
            </w:r>
          </w:p>
        </w:tc>
        <w:tc>
          <w:tcPr>
            <w:tcW w:w="420" w:type="dxa"/>
          </w:tcPr>
          <w:p w14:paraId="13768BF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GUID=d2ffa9e8-b74a-4f70-a729-c0f58e6e0821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5E53C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GUID=2a3e9fa8-8c18-4450-b36e-43f40f025f17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63802D" w14:textId="77777777" w:rsidTr="00A04357">
        <w:trPr>
          <w:divId w:val="2116439976"/>
          <w:cantSplit/>
          <w:jc w:val="center"/>
        </w:trPr>
        <w:tc>
          <w:tcPr>
            <w:tcW w:w="381" w:type="dxa"/>
          </w:tcPr>
          <w:p w14:paraId="5742F6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GUID=ae05070f-bf34-4d32-bbac-ca99c6f147ff </w:instrText>
            </w:r>
            <w:r w:rsidRPr="006F2CA2">
              <w:rPr>
                <w:rFonts w:ascii="Times New Roman" w:hAnsi="Times New Roman" w:cs="Times New Roman"/>
                <w:sz w:val="22"/>
                <w:szCs w:val="20"/>
                <w:lang w:val="en-GB" w:eastAsia="en-US"/>
              </w:rPr>
              <w:fldChar w:fldCharType="end"/>
            </w:r>
          </w:p>
        </w:tc>
        <w:tc>
          <w:tcPr>
            <w:tcW w:w="356" w:type="dxa"/>
          </w:tcPr>
          <w:p w14:paraId="3F0338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GUID=57914ba4-0b5c-4c33-9bda-c45db3fb61ea </w:instrText>
            </w:r>
            <w:r w:rsidRPr="006F2CA2">
              <w:rPr>
                <w:rFonts w:ascii="Times New Roman" w:hAnsi="Times New Roman" w:cs="Times New Roman"/>
                <w:sz w:val="22"/>
                <w:szCs w:val="20"/>
                <w:lang w:val="en-GB" w:eastAsia="en-US"/>
              </w:rPr>
              <w:fldChar w:fldCharType="end"/>
            </w:r>
          </w:p>
        </w:tc>
        <w:tc>
          <w:tcPr>
            <w:tcW w:w="420" w:type="dxa"/>
          </w:tcPr>
          <w:p w14:paraId="799462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GUID=1d6d8603-d83c-49d3-aa87-49ebda7c5723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C91CC9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GUID=82f15bcf-04ac-45d2-a9d8-a43fe744ee1e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22F140EB" w14:textId="77777777" w:rsidTr="00A04357">
        <w:trPr>
          <w:divId w:val="2116439976"/>
          <w:cantSplit/>
          <w:jc w:val="center"/>
        </w:trPr>
        <w:tc>
          <w:tcPr>
            <w:tcW w:w="381" w:type="dxa"/>
          </w:tcPr>
          <w:p w14:paraId="5438E9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GUID=35c51703-8165-47d4-9ed3-a17422155eef </w:instrText>
            </w:r>
            <w:r w:rsidRPr="006F2CA2">
              <w:rPr>
                <w:rFonts w:ascii="Times New Roman" w:hAnsi="Times New Roman" w:cs="Times New Roman"/>
                <w:sz w:val="22"/>
                <w:szCs w:val="20"/>
                <w:lang w:val="en-GB" w:eastAsia="en-US"/>
              </w:rPr>
              <w:fldChar w:fldCharType="end"/>
            </w:r>
          </w:p>
        </w:tc>
        <w:tc>
          <w:tcPr>
            <w:tcW w:w="356" w:type="dxa"/>
          </w:tcPr>
          <w:p w14:paraId="265D2B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GUID=8bfbdedb-2063-4bdb-b586-49bb789b5792 </w:instrText>
            </w:r>
            <w:r w:rsidRPr="006F2CA2">
              <w:rPr>
                <w:rFonts w:ascii="Times New Roman" w:hAnsi="Times New Roman" w:cs="Times New Roman"/>
                <w:sz w:val="22"/>
                <w:szCs w:val="20"/>
                <w:lang w:val="en-GB" w:eastAsia="en-US"/>
              </w:rPr>
              <w:fldChar w:fldCharType="end"/>
            </w:r>
          </w:p>
        </w:tc>
        <w:tc>
          <w:tcPr>
            <w:tcW w:w="420" w:type="dxa"/>
          </w:tcPr>
          <w:p w14:paraId="5F6B74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GUID=e934940f-914b-432a-9cbd-c66b1391f1b0 </w:instrText>
            </w:r>
            <w:r w:rsidRPr="006F2CA2">
              <w:rPr>
                <w:rFonts w:ascii="Times New Roman" w:hAnsi="Times New Roman" w:cs="Times New Roman"/>
                <w:sz w:val="22"/>
                <w:szCs w:val="20"/>
                <w:lang w:val="en-GB" w:eastAsia="en-US"/>
              </w:rPr>
              <w:fldChar w:fldCharType="end"/>
            </w:r>
          </w:p>
        </w:tc>
        <w:tc>
          <w:tcPr>
            <w:tcW w:w="7065" w:type="dxa"/>
            <w:gridSpan w:val="7"/>
          </w:tcPr>
          <w:p w14:paraId="387065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GUID=1213fe7d-ad7e-43b7-b029-c75cc39abfc2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4AFE90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GUID=2b073f10-d52e-4086-8beb-af95b38868a4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___________________ less the following:</w:t>
            </w:r>
          </w:p>
        </w:tc>
      </w:tr>
      <w:tr w:rsidR="005A22FC" w14:paraId="743C7C1B" w14:textId="77777777" w:rsidTr="00A04357">
        <w:trPr>
          <w:divId w:val="2116439976"/>
          <w:cantSplit/>
          <w:jc w:val="center"/>
        </w:trPr>
        <w:tc>
          <w:tcPr>
            <w:tcW w:w="381" w:type="dxa"/>
          </w:tcPr>
          <w:p w14:paraId="1C544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GUID=ca248692-e6f2-49c4-a13c-67393dec304c </w:instrText>
            </w:r>
            <w:r w:rsidRPr="006F2CA2">
              <w:rPr>
                <w:rFonts w:ascii="Times New Roman" w:hAnsi="Times New Roman" w:cs="Times New Roman"/>
                <w:sz w:val="22"/>
                <w:szCs w:val="20"/>
                <w:lang w:val="en-GB" w:eastAsia="en-US"/>
              </w:rPr>
              <w:fldChar w:fldCharType="end"/>
            </w:r>
          </w:p>
        </w:tc>
        <w:tc>
          <w:tcPr>
            <w:tcW w:w="356" w:type="dxa"/>
          </w:tcPr>
          <w:p w14:paraId="67D0CC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GUID=c3182084-bf82-4068-9456-c6271964d455 </w:instrText>
            </w:r>
            <w:r w:rsidRPr="006F2CA2">
              <w:rPr>
                <w:rFonts w:ascii="Times New Roman" w:hAnsi="Times New Roman" w:cs="Times New Roman"/>
                <w:sz w:val="22"/>
                <w:szCs w:val="20"/>
                <w:lang w:val="en-GB" w:eastAsia="en-US"/>
              </w:rPr>
              <w:fldChar w:fldCharType="end"/>
            </w:r>
          </w:p>
        </w:tc>
        <w:tc>
          <w:tcPr>
            <w:tcW w:w="420" w:type="dxa"/>
          </w:tcPr>
          <w:p w14:paraId="503E72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GUID=1e39f2ca-2b99-46b1-b1cd-60e17c49c2a8 </w:instrText>
            </w:r>
            <w:r w:rsidRPr="006F2CA2">
              <w:rPr>
                <w:rFonts w:ascii="Times New Roman" w:hAnsi="Times New Roman" w:cs="Times New Roman"/>
                <w:sz w:val="22"/>
                <w:szCs w:val="20"/>
                <w:lang w:val="en-GB" w:eastAsia="en-US"/>
              </w:rPr>
              <w:fldChar w:fldCharType="end"/>
            </w:r>
          </w:p>
        </w:tc>
        <w:tc>
          <w:tcPr>
            <w:tcW w:w="312" w:type="dxa"/>
          </w:tcPr>
          <w:p w14:paraId="06CD6E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GUID=8c9bd3ae-9b72-45ae-b12f-c1827ce521f8 </w:instrText>
            </w:r>
            <w:r w:rsidRPr="006F2CA2">
              <w:rPr>
                <w:rFonts w:ascii="Times New Roman" w:hAnsi="Times New Roman" w:cs="Times New Roman"/>
                <w:sz w:val="22"/>
                <w:szCs w:val="20"/>
                <w:lang w:val="en-GB" w:eastAsia="en-US"/>
              </w:rPr>
              <w:fldChar w:fldCharType="end"/>
            </w:r>
          </w:p>
        </w:tc>
        <w:tc>
          <w:tcPr>
            <w:tcW w:w="419" w:type="dxa"/>
          </w:tcPr>
          <w:p w14:paraId="122779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GUID=07e34c36-87da-4fea-b880-e6d3e3317d96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0F741B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GUID=50896534-651e-4f2b-b23d-dd325446bdf9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325C5FDC" w14:textId="77777777" w:rsidTr="00A04357">
        <w:trPr>
          <w:divId w:val="2116439976"/>
          <w:cantSplit/>
          <w:jc w:val="center"/>
        </w:trPr>
        <w:tc>
          <w:tcPr>
            <w:tcW w:w="381" w:type="dxa"/>
          </w:tcPr>
          <w:p w14:paraId="4F71FE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GUID=a009ca48-e8fd-48c7-8d2e-dd37fe08a170 </w:instrText>
            </w:r>
            <w:r w:rsidRPr="006F2CA2">
              <w:rPr>
                <w:rFonts w:ascii="Times New Roman" w:hAnsi="Times New Roman" w:cs="Times New Roman"/>
                <w:sz w:val="22"/>
                <w:szCs w:val="20"/>
                <w:lang w:val="en-GB" w:eastAsia="en-US"/>
              </w:rPr>
              <w:fldChar w:fldCharType="end"/>
            </w:r>
          </w:p>
        </w:tc>
        <w:tc>
          <w:tcPr>
            <w:tcW w:w="356" w:type="dxa"/>
          </w:tcPr>
          <w:p w14:paraId="634FE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GUID=1d4d2056-7f5b-4d17-baac-1849bdcb5e45 </w:instrText>
            </w:r>
            <w:r w:rsidRPr="006F2CA2">
              <w:rPr>
                <w:rFonts w:ascii="Times New Roman" w:hAnsi="Times New Roman" w:cs="Times New Roman"/>
                <w:sz w:val="22"/>
                <w:szCs w:val="20"/>
                <w:lang w:val="en-GB" w:eastAsia="en-US"/>
              </w:rPr>
              <w:fldChar w:fldCharType="end"/>
            </w:r>
          </w:p>
        </w:tc>
        <w:tc>
          <w:tcPr>
            <w:tcW w:w="420" w:type="dxa"/>
          </w:tcPr>
          <w:p w14:paraId="0B8556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GUID=f9f1c308-99bf-46c6-986c-06a795b2b100 </w:instrText>
            </w:r>
            <w:r w:rsidRPr="006F2CA2">
              <w:rPr>
                <w:rFonts w:ascii="Times New Roman" w:hAnsi="Times New Roman" w:cs="Times New Roman"/>
                <w:sz w:val="22"/>
                <w:szCs w:val="20"/>
                <w:lang w:val="en-GB" w:eastAsia="en-US"/>
              </w:rPr>
              <w:fldChar w:fldCharType="end"/>
            </w:r>
          </w:p>
        </w:tc>
        <w:tc>
          <w:tcPr>
            <w:tcW w:w="312" w:type="dxa"/>
          </w:tcPr>
          <w:p w14:paraId="1558D1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GUID=3eced0f3-43df-40ab-9a17-7a47cd4de6a8 </w:instrText>
            </w:r>
            <w:r w:rsidRPr="006F2CA2">
              <w:rPr>
                <w:rFonts w:ascii="Times New Roman" w:hAnsi="Times New Roman" w:cs="Times New Roman"/>
                <w:sz w:val="22"/>
                <w:szCs w:val="20"/>
                <w:lang w:val="en-GB" w:eastAsia="en-US"/>
              </w:rPr>
              <w:fldChar w:fldCharType="end"/>
            </w:r>
          </w:p>
        </w:tc>
        <w:tc>
          <w:tcPr>
            <w:tcW w:w="419" w:type="dxa"/>
          </w:tcPr>
          <w:p w14:paraId="0B7671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GUID=c26f6bac-489c-42f2-9f1f-83fb45cdbd37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9DDF0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GUID=92efa083-643e-440b-8423-167c801243ff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522F80E3" w14:textId="77777777" w:rsidTr="00A04357">
        <w:trPr>
          <w:divId w:val="2116439976"/>
          <w:cantSplit/>
          <w:jc w:val="center"/>
        </w:trPr>
        <w:tc>
          <w:tcPr>
            <w:tcW w:w="381" w:type="dxa"/>
          </w:tcPr>
          <w:p w14:paraId="1CD636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GUID=30121b08-fd6c-4dd8-8785-0ee9c64e80cb </w:instrText>
            </w:r>
            <w:r w:rsidRPr="006F2CA2">
              <w:rPr>
                <w:rFonts w:ascii="Times New Roman" w:hAnsi="Times New Roman" w:cs="Times New Roman"/>
                <w:sz w:val="22"/>
                <w:szCs w:val="20"/>
                <w:lang w:val="en-GB" w:eastAsia="en-US"/>
              </w:rPr>
              <w:fldChar w:fldCharType="end"/>
            </w:r>
          </w:p>
        </w:tc>
        <w:tc>
          <w:tcPr>
            <w:tcW w:w="356" w:type="dxa"/>
          </w:tcPr>
          <w:p w14:paraId="60F542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GUID=617021d4-31cf-4907-bc50-9fc33f3d11fe </w:instrText>
            </w:r>
            <w:r w:rsidRPr="006F2CA2">
              <w:rPr>
                <w:rFonts w:ascii="Times New Roman" w:hAnsi="Times New Roman" w:cs="Times New Roman"/>
                <w:sz w:val="22"/>
                <w:szCs w:val="20"/>
                <w:lang w:val="en-GB" w:eastAsia="en-US"/>
              </w:rPr>
              <w:fldChar w:fldCharType="end"/>
            </w:r>
          </w:p>
        </w:tc>
        <w:tc>
          <w:tcPr>
            <w:tcW w:w="420" w:type="dxa"/>
          </w:tcPr>
          <w:p w14:paraId="3C0EF5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GUID=994523c4-08d8-4ff0-a71f-aa1414fec60c </w:instrText>
            </w:r>
            <w:r w:rsidRPr="006F2CA2">
              <w:rPr>
                <w:rFonts w:ascii="Times New Roman" w:hAnsi="Times New Roman" w:cs="Times New Roman"/>
                <w:sz w:val="22"/>
                <w:szCs w:val="20"/>
                <w:lang w:val="en-GB" w:eastAsia="en-US"/>
              </w:rPr>
              <w:fldChar w:fldCharType="end"/>
            </w:r>
          </w:p>
        </w:tc>
        <w:tc>
          <w:tcPr>
            <w:tcW w:w="312" w:type="dxa"/>
          </w:tcPr>
          <w:p w14:paraId="24DFA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GUID=9a861dcc-bff1-4af4-ab6c-c283e91523f4 </w:instrText>
            </w:r>
            <w:r w:rsidRPr="006F2CA2">
              <w:rPr>
                <w:rFonts w:ascii="Times New Roman" w:hAnsi="Times New Roman" w:cs="Times New Roman"/>
                <w:sz w:val="22"/>
                <w:szCs w:val="20"/>
                <w:lang w:val="en-GB" w:eastAsia="en-US"/>
              </w:rPr>
              <w:fldChar w:fldCharType="end"/>
            </w:r>
          </w:p>
        </w:tc>
        <w:tc>
          <w:tcPr>
            <w:tcW w:w="419" w:type="dxa"/>
          </w:tcPr>
          <w:p w14:paraId="337615D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GUID=6b8dfae8-7b1c-4ca7-8efd-d384cd3b06ea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4300B5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GUID=c994905e-3f6e-4894-b872-1a8647354bde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180574E1" w14:textId="77777777" w:rsidTr="00A04357">
        <w:trPr>
          <w:divId w:val="2116439976"/>
          <w:cantSplit/>
          <w:jc w:val="center"/>
        </w:trPr>
        <w:tc>
          <w:tcPr>
            <w:tcW w:w="381" w:type="dxa"/>
          </w:tcPr>
          <w:p w14:paraId="0370697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GUID=83cd6111-074d-4313-bada-2eb90da49153 </w:instrText>
            </w:r>
            <w:r w:rsidRPr="006F2CA2">
              <w:rPr>
                <w:rFonts w:ascii="Times New Roman" w:hAnsi="Times New Roman" w:cs="Times New Roman"/>
                <w:sz w:val="22"/>
                <w:szCs w:val="20"/>
                <w:lang w:val="en-GB" w:eastAsia="en-US"/>
              </w:rPr>
              <w:fldChar w:fldCharType="end"/>
            </w:r>
          </w:p>
        </w:tc>
        <w:tc>
          <w:tcPr>
            <w:tcW w:w="356" w:type="dxa"/>
          </w:tcPr>
          <w:p w14:paraId="0A8AF4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GUID=86806c1e-bacd-4e8e-85e7-712a1dd5cb3a </w:instrText>
            </w:r>
            <w:r w:rsidRPr="006F2CA2">
              <w:rPr>
                <w:rFonts w:ascii="Times New Roman" w:hAnsi="Times New Roman" w:cs="Times New Roman"/>
                <w:sz w:val="22"/>
                <w:szCs w:val="20"/>
                <w:lang w:val="en-GB" w:eastAsia="en-US"/>
              </w:rPr>
              <w:fldChar w:fldCharType="end"/>
            </w:r>
          </w:p>
        </w:tc>
        <w:tc>
          <w:tcPr>
            <w:tcW w:w="420" w:type="dxa"/>
          </w:tcPr>
          <w:p w14:paraId="0FDBCF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GUID=44e8de15-0fed-484a-9df7-65c68b84c7e2 </w:instrText>
            </w:r>
            <w:r w:rsidRPr="006F2CA2">
              <w:rPr>
                <w:rFonts w:ascii="Times New Roman" w:hAnsi="Times New Roman" w:cs="Times New Roman"/>
                <w:sz w:val="22"/>
                <w:szCs w:val="20"/>
                <w:lang w:val="en-GB" w:eastAsia="en-US"/>
              </w:rPr>
              <w:fldChar w:fldCharType="end"/>
            </w:r>
          </w:p>
        </w:tc>
        <w:tc>
          <w:tcPr>
            <w:tcW w:w="312" w:type="dxa"/>
          </w:tcPr>
          <w:p w14:paraId="7EC0B1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GUID=8018c50b-1362-487e-9186-37b8802ccb3e </w:instrText>
            </w:r>
            <w:r w:rsidRPr="006F2CA2">
              <w:rPr>
                <w:rFonts w:ascii="Times New Roman" w:hAnsi="Times New Roman" w:cs="Times New Roman"/>
                <w:sz w:val="22"/>
                <w:szCs w:val="20"/>
                <w:lang w:val="en-GB" w:eastAsia="en-US"/>
              </w:rPr>
              <w:fldChar w:fldCharType="end"/>
            </w:r>
          </w:p>
        </w:tc>
        <w:tc>
          <w:tcPr>
            <w:tcW w:w="419" w:type="dxa"/>
          </w:tcPr>
          <w:p w14:paraId="416008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GUID=64c94f7e-2e02-471f-9c4b-6b1782e80ac2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C2D7C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GUID=7aad0195-ae4b-4318-ab2b-c3204a2254b8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12E7657F" w14:textId="77777777" w:rsidTr="00A04357">
        <w:trPr>
          <w:divId w:val="2116439976"/>
          <w:cantSplit/>
          <w:jc w:val="center"/>
        </w:trPr>
        <w:tc>
          <w:tcPr>
            <w:tcW w:w="381" w:type="dxa"/>
          </w:tcPr>
          <w:p w14:paraId="2461A1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GUID=660b40ea-a905-44ad-86d2-ea20cf989ef8 </w:instrText>
            </w:r>
            <w:r w:rsidRPr="006F2CA2">
              <w:rPr>
                <w:rFonts w:ascii="Times New Roman" w:hAnsi="Times New Roman" w:cs="Times New Roman"/>
                <w:sz w:val="22"/>
                <w:szCs w:val="20"/>
                <w:lang w:val="en-GB" w:eastAsia="en-US"/>
              </w:rPr>
              <w:fldChar w:fldCharType="end"/>
            </w:r>
          </w:p>
        </w:tc>
        <w:tc>
          <w:tcPr>
            <w:tcW w:w="356" w:type="dxa"/>
          </w:tcPr>
          <w:p w14:paraId="5077A3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GUID=ed6411bb-f788-4f68-8ef1-27c23c449afc </w:instrText>
            </w:r>
            <w:r w:rsidRPr="006F2CA2">
              <w:rPr>
                <w:rFonts w:ascii="Times New Roman" w:hAnsi="Times New Roman" w:cs="Times New Roman"/>
                <w:sz w:val="22"/>
                <w:szCs w:val="20"/>
                <w:lang w:val="en-GB" w:eastAsia="en-US"/>
              </w:rPr>
              <w:fldChar w:fldCharType="end"/>
            </w:r>
          </w:p>
        </w:tc>
        <w:tc>
          <w:tcPr>
            <w:tcW w:w="420" w:type="dxa"/>
          </w:tcPr>
          <w:p w14:paraId="18C2B3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GUID=c5181269-c679-401b-a2f7-8f800f2e56fe </w:instrText>
            </w:r>
            <w:r w:rsidRPr="006F2CA2">
              <w:rPr>
                <w:rFonts w:ascii="Times New Roman" w:hAnsi="Times New Roman" w:cs="Times New Roman"/>
                <w:sz w:val="22"/>
                <w:szCs w:val="20"/>
                <w:lang w:val="en-GB" w:eastAsia="en-US"/>
              </w:rPr>
              <w:fldChar w:fldCharType="end"/>
            </w:r>
          </w:p>
        </w:tc>
        <w:tc>
          <w:tcPr>
            <w:tcW w:w="312" w:type="dxa"/>
          </w:tcPr>
          <w:p w14:paraId="0070D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GUID=b77b2f87-7b38-4d72-a266-9c1ca3ca4db6 </w:instrText>
            </w:r>
            <w:r w:rsidRPr="006F2CA2">
              <w:rPr>
                <w:rFonts w:ascii="Times New Roman" w:hAnsi="Times New Roman" w:cs="Times New Roman"/>
                <w:sz w:val="22"/>
                <w:szCs w:val="20"/>
                <w:lang w:val="en-GB" w:eastAsia="en-US"/>
              </w:rPr>
              <w:fldChar w:fldCharType="end"/>
            </w:r>
          </w:p>
        </w:tc>
        <w:tc>
          <w:tcPr>
            <w:tcW w:w="419" w:type="dxa"/>
          </w:tcPr>
          <w:p w14:paraId="0304F2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GUID=3f5512c9-ee74-4587-a8d5-f7d085e146e3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6FE72E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GUID=332c3664-ce52-4359-b133-37e1c6a7c26d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07BE60AF" w14:textId="77777777" w:rsidTr="00A04357">
        <w:trPr>
          <w:divId w:val="2116439976"/>
          <w:cantSplit/>
          <w:jc w:val="center"/>
        </w:trPr>
        <w:tc>
          <w:tcPr>
            <w:tcW w:w="381" w:type="dxa"/>
          </w:tcPr>
          <w:p w14:paraId="522D82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GUID=25251309-09b2-47b7-88a4-5f90e506c6f0 </w:instrText>
            </w:r>
            <w:r w:rsidRPr="006F2CA2">
              <w:rPr>
                <w:rFonts w:ascii="Times New Roman" w:hAnsi="Times New Roman" w:cs="Times New Roman"/>
                <w:sz w:val="22"/>
                <w:szCs w:val="20"/>
                <w:lang w:val="en-GB" w:eastAsia="en-US"/>
              </w:rPr>
              <w:fldChar w:fldCharType="end"/>
            </w:r>
          </w:p>
        </w:tc>
        <w:tc>
          <w:tcPr>
            <w:tcW w:w="356" w:type="dxa"/>
          </w:tcPr>
          <w:p w14:paraId="36F3EE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GUID=d2d5117e-d275-456a-bfbe-c2a6334909c0 </w:instrText>
            </w:r>
            <w:r w:rsidRPr="006F2CA2">
              <w:rPr>
                <w:rFonts w:ascii="Times New Roman" w:hAnsi="Times New Roman" w:cs="Times New Roman"/>
                <w:sz w:val="22"/>
                <w:szCs w:val="20"/>
                <w:lang w:val="en-GB" w:eastAsia="en-US"/>
              </w:rPr>
              <w:fldChar w:fldCharType="end"/>
            </w:r>
          </w:p>
        </w:tc>
        <w:tc>
          <w:tcPr>
            <w:tcW w:w="420" w:type="dxa"/>
          </w:tcPr>
          <w:p w14:paraId="472285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GUID=15da9db8-aa1f-4231-bbef-809556a3eefc </w:instrText>
            </w:r>
            <w:r w:rsidRPr="006F2CA2">
              <w:rPr>
                <w:rFonts w:ascii="Times New Roman" w:hAnsi="Times New Roman" w:cs="Times New Roman"/>
                <w:sz w:val="22"/>
                <w:szCs w:val="20"/>
                <w:lang w:val="en-GB" w:eastAsia="en-US"/>
              </w:rPr>
              <w:fldChar w:fldCharType="end"/>
            </w:r>
          </w:p>
        </w:tc>
        <w:tc>
          <w:tcPr>
            <w:tcW w:w="312" w:type="dxa"/>
          </w:tcPr>
          <w:p w14:paraId="125D7D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GUID=5797805f-3fbc-4081-958f-fca763a92715 </w:instrText>
            </w:r>
            <w:r w:rsidRPr="006F2CA2">
              <w:rPr>
                <w:rFonts w:ascii="Times New Roman" w:hAnsi="Times New Roman" w:cs="Times New Roman"/>
                <w:sz w:val="22"/>
                <w:szCs w:val="20"/>
                <w:lang w:val="en-GB" w:eastAsia="en-US"/>
              </w:rPr>
              <w:fldChar w:fldCharType="end"/>
            </w:r>
          </w:p>
        </w:tc>
        <w:tc>
          <w:tcPr>
            <w:tcW w:w="419" w:type="dxa"/>
          </w:tcPr>
          <w:p w14:paraId="27B2CD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GUID=964ff8e5-82a7-4d5e-88ef-2472f846ca08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1871F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GUID=f99f54d4-a904-478e-9f4b-bc73e0f9a382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7817F219" w14:textId="77777777" w:rsidTr="00A04357">
        <w:trPr>
          <w:divId w:val="2116439976"/>
          <w:cantSplit/>
          <w:jc w:val="center"/>
        </w:trPr>
        <w:tc>
          <w:tcPr>
            <w:tcW w:w="381" w:type="dxa"/>
          </w:tcPr>
          <w:p w14:paraId="2D8FC6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GUID=085beb16-ec94-49e7-a5ea-3320e38599ce </w:instrText>
            </w:r>
            <w:r w:rsidRPr="006F2CA2">
              <w:rPr>
                <w:rFonts w:ascii="Times New Roman" w:hAnsi="Times New Roman" w:cs="Times New Roman"/>
                <w:sz w:val="22"/>
                <w:szCs w:val="20"/>
                <w:lang w:val="en-GB" w:eastAsia="en-US"/>
              </w:rPr>
              <w:fldChar w:fldCharType="end"/>
            </w:r>
          </w:p>
        </w:tc>
        <w:tc>
          <w:tcPr>
            <w:tcW w:w="356" w:type="dxa"/>
          </w:tcPr>
          <w:p w14:paraId="7FCBA8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GUID=9c19ae62-1e31-4d9b-95bb-04ee3f293b1e </w:instrText>
            </w:r>
            <w:r w:rsidRPr="006F2CA2">
              <w:rPr>
                <w:rFonts w:ascii="Times New Roman" w:hAnsi="Times New Roman" w:cs="Times New Roman"/>
                <w:sz w:val="22"/>
                <w:szCs w:val="20"/>
                <w:lang w:val="en-GB" w:eastAsia="en-US"/>
              </w:rPr>
              <w:fldChar w:fldCharType="end"/>
            </w:r>
          </w:p>
        </w:tc>
        <w:tc>
          <w:tcPr>
            <w:tcW w:w="420" w:type="dxa"/>
          </w:tcPr>
          <w:p w14:paraId="42FDD0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GUID=62357da9-95f6-4826-84ee-f05e34919bd5 </w:instrText>
            </w:r>
            <w:r w:rsidRPr="006F2CA2">
              <w:rPr>
                <w:rFonts w:ascii="Times New Roman" w:hAnsi="Times New Roman" w:cs="Times New Roman"/>
                <w:sz w:val="22"/>
                <w:szCs w:val="20"/>
                <w:lang w:val="en-GB" w:eastAsia="en-US"/>
              </w:rPr>
              <w:fldChar w:fldCharType="end"/>
            </w:r>
          </w:p>
        </w:tc>
        <w:tc>
          <w:tcPr>
            <w:tcW w:w="312" w:type="dxa"/>
          </w:tcPr>
          <w:p w14:paraId="1E2764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GUID=a934c79d-15f4-4b70-90bf-053f559c5134 </w:instrText>
            </w:r>
            <w:r w:rsidRPr="006F2CA2">
              <w:rPr>
                <w:rFonts w:ascii="Times New Roman" w:hAnsi="Times New Roman" w:cs="Times New Roman"/>
                <w:sz w:val="22"/>
                <w:szCs w:val="20"/>
                <w:lang w:val="en-GB" w:eastAsia="en-US"/>
              </w:rPr>
              <w:fldChar w:fldCharType="end"/>
            </w:r>
          </w:p>
        </w:tc>
        <w:tc>
          <w:tcPr>
            <w:tcW w:w="419" w:type="dxa"/>
          </w:tcPr>
          <w:p w14:paraId="683ADD6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GUID=5a57dd51-f940-489b-9021-5e5a28f02df3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54D789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GUID=9851b969-35ef-46b9-b98d-6ee214456d72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00AB1C5" w14:textId="77777777" w:rsidTr="00A04357">
        <w:trPr>
          <w:divId w:val="2116439976"/>
          <w:cantSplit/>
          <w:jc w:val="center"/>
        </w:trPr>
        <w:tc>
          <w:tcPr>
            <w:tcW w:w="381" w:type="dxa"/>
          </w:tcPr>
          <w:p w14:paraId="49AFA0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GUID=45fa2a6d-e53e-4fa4-857c-de2653ec8328 </w:instrText>
            </w:r>
            <w:r w:rsidRPr="006F2CA2">
              <w:rPr>
                <w:rFonts w:ascii="Times New Roman" w:hAnsi="Times New Roman" w:cs="Times New Roman"/>
                <w:sz w:val="22"/>
                <w:szCs w:val="20"/>
                <w:lang w:val="en-GB" w:eastAsia="en-US"/>
              </w:rPr>
              <w:fldChar w:fldCharType="end"/>
            </w:r>
          </w:p>
        </w:tc>
        <w:tc>
          <w:tcPr>
            <w:tcW w:w="356" w:type="dxa"/>
          </w:tcPr>
          <w:p w14:paraId="71B0B6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GUID=051d1d94-0b09-4f3b-92cd-0c4916a64893 </w:instrText>
            </w:r>
            <w:r w:rsidRPr="006F2CA2">
              <w:rPr>
                <w:rFonts w:ascii="Times New Roman" w:hAnsi="Times New Roman" w:cs="Times New Roman"/>
                <w:sz w:val="22"/>
                <w:szCs w:val="20"/>
                <w:lang w:val="en-GB" w:eastAsia="en-US"/>
              </w:rPr>
              <w:fldChar w:fldCharType="end"/>
            </w:r>
          </w:p>
        </w:tc>
        <w:tc>
          <w:tcPr>
            <w:tcW w:w="420" w:type="dxa"/>
          </w:tcPr>
          <w:p w14:paraId="234D4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GUID=b3f4b825-ecbe-4d51-a3cd-389259ea7693 </w:instrText>
            </w:r>
            <w:r w:rsidRPr="006F2CA2">
              <w:rPr>
                <w:rFonts w:ascii="Times New Roman" w:hAnsi="Times New Roman" w:cs="Times New Roman"/>
                <w:sz w:val="22"/>
                <w:szCs w:val="20"/>
                <w:lang w:val="en-GB" w:eastAsia="en-US"/>
              </w:rPr>
              <w:fldChar w:fldCharType="end"/>
            </w:r>
          </w:p>
        </w:tc>
        <w:tc>
          <w:tcPr>
            <w:tcW w:w="312" w:type="dxa"/>
          </w:tcPr>
          <w:p w14:paraId="65B9A4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GUID=713afa88-96c5-4085-a7be-3b1f1c3f0420 </w:instrText>
            </w:r>
            <w:r w:rsidRPr="006F2CA2">
              <w:rPr>
                <w:rFonts w:ascii="Times New Roman" w:hAnsi="Times New Roman" w:cs="Times New Roman"/>
                <w:sz w:val="22"/>
                <w:szCs w:val="20"/>
                <w:lang w:val="en-GB" w:eastAsia="en-US"/>
              </w:rPr>
              <w:fldChar w:fldCharType="end"/>
            </w:r>
          </w:p>
        </w:tc>
        <w:tc>
          <w:tcPr>
            <w:tcW w:w="419" w:type="dxa"/>
          </w:tcPr>
          <w:p w14:paraId="1DEA5B7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GUID=2dd3fe11-bf8e-45be-8ea2-290e90d5da5b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2C2A3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GUID=4d6cb0ec-3810-4cd9-9b1a-3eebe865c04b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1FB3255B" w14:textId="77777777" w:rsidTr="00A04357">
        <w:trPr>
          <w:divId w:val="2116439976"/>
          <w:cantSplit/>
          <w:jc w:val="center"/>
        </w:trPr>
        <w:tc>
          <w:tcPr>
            <w:tcW w:w="381" w:type="dxa"/>
          </w:tcPr>
          <w:p w14:paraId="7552AB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GUID=dc0eb67f-1196-4b23-a1ae-c71c9e2907cc </w:instrText>
            </w:r>
            <w:r w:rsidRPr="006F2CA2">
              <w:rPr>
                <w:rFonts w:ascii="Times New Roman" w:hAnsi="Times New Roman" w:cs="Times New Roman"/>
                <w:sz w:val="22"/>
                <w:szCs w:val="20"/>
                <w:lang w:val="en-GB" w:eastAsia="en-US"/>
              </w:rPr>
              <w:fldChar w:fldCharType="end"/>
            </w:r>
          </w:p>
        </w:tc>
        <w:tc>
          <w:tcPr>
            <w:tcW w:w="356" w:type="dxa"/>
          </w:tcPr>
          <w:p w14:paraId="7F7EE58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GUID=ec90dfdb-065c-43a4-933f-4453471974be </w:instrText>
            </w:r>
            <w:r w:rsidRPr="006F2CA2">
              <w:rPr>
                <w:rFonts w:ascii="Times New Roman" w:hAnsi="Times New Roman" w:cs="Times New Roman"/>
                <w:sz w:val="22"/>
                <w:szCs w:val="20"/>
                <w:lang w:val="en-GB" w:eastAsia="en-US"/>
              </w:rPr>
              <w:fldChar w:fldCharType="end"/>
            </w:r>
          </w:p>
        </w:tc>
        <w:tc>
          <w:tcPr>
            <w:tcW w:w="420" w:type="dxa"/>
          </w:tcPr>
          <w:p w14:paraId="423814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GUID=4ecb6595-0741-4d8e-bb69-6baf4a318cab </w:instrText>
            </w:r>
            <w:r w:rsidRPr="006F2CA2">
              <w:rPr>
                <w:rFonts w:ascii="Times New Roman" w:hAnsi="Times New Roman" w:cs="Times New Roman"/>
                <w:sz w:val="22"/>
                <w:szCs w:val="20"/>
                <w:lang w:val="en-GB" w:eastAsia="en-US"/>
              </w:rPr>
              <w:fldChar w:fldCharType="end"/>
            </w:r>
          </w:p>
        </w:tc>
        <w:tc>
          <w:tcPr>
            <w:tcW w:w="7065" w:type="dxa"/>
            <w:gridSpan w:val="7"/>
          </w:tcPr>
          <w:p w14:paraId="7C7496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GUID=3eee9153-56c2-41d9-b9de-3880330bbae4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4527E05D" w14:textId="77777777" w:rsidTr="00A04357">
        <w:trPr>
          <w:divId w:val="2116439976"/>
          <w:cantSplit/>
          <w:jc w:val="center"/>
        </w:trPr>
        <w:tc>
          <w:tcPr>
            <w:tcW w:w="381" w:type="dxa"/>
          </w:tcPr>
          <w:p w14:paraId="36ACCD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GUID=a1548085-fd2a-4802-ac3f-5c0cb31ee5ce </w:instrText>
            </w:r>
            <w:r w:rsidRPr="006F2CA2">
              <w:rPr>
                <w:rFonts w:ascii="Times New Roman" w:hAnsi="Times New Roman" w:cs="Times New Roman"/>
                <w:sz w:val="22"/>
                <w:szCs w:val="20"/>
                <w:lang w:val="en-GB" w:eastAsia="en-US"/>
              </w:rPr>
              <w:fldChar w:fldCharType="end"/>
            </w:r>
          </w:p>
        </w:tc>
        <w:tc>
          <w:tcPr>
            <w:tcW w:w="356" w:type="dxa"/>
          </w:tcPr>
          <w:p w14:paraId="1E4A1A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GUID=4baba440-f112-488e-894b-8392af339065 </w:instrText>
            </w:r>
            <w:r w:rsidRPr="006F2CA2">
              <w:rPr>
                <w:rFonts w:ascii="Times New Roman" w:hAnsi="Times New Roman" w:cs="Times New Roman"/>
                <w:sz w:val="22"/>
                <w:szCs w:val="20"/>
                <w:lang w:val="en-GB" w:eastAsia="en-US"/>
              </w:rPr>
              <w:fldChar w:fldCharType="end"/>
            </w:r>
          </w:p>
        </w:tc>
        <w:tc>
          <w:tcPr>
            <w:tcW w:w="420" w:type="dxa"/>
          </w:tcPr>
          <w:p w14:paraId="1BEBCC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GUID=4803e3dc-3d6d-4c6f-a11e-7c9523e8d199 </w:instrText>
            </w:r>
            <w:r w:rsidRPr="006F2CA2">
              <w:rPr>
                <w:rFonts w:ascii="Times New Roman" w:hAnsi="Times New Roman" w:cs="Times New Roman"/>
                <w:sz w:val="22"/>
                <w:szCs w:val="20"/>
                <w:lang w:val="en-GB" w:eastAsia="en-US"/>
              </w:rPr>
              <w:fldChar w:fldCharType="end"/>
            </w:r>
          </w:p>
        </w:tc>
        <w:tc>
          <w:tcPr>
            <w:tcW w:w="312" w:type="dxa"/>
          </w:tcPr>
          <w:p w14:paraId="4002F8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GUID=d59bde48-7301-47d7-b7c1-b2db29442228 </w:instrText>
            </w:r>
            <w:r w:rsidRPr="006F2CA2">
              <w:rPr>
                <w:rFonts w:ascii="Times New Roman" w:hAnsi="Times New Roman" w:cs="Times New Roman"/>
                <w:sz w:val="22"/>
                <w:szCs w:val="20"/>
                <w:lang w:val="en-GB" w:eastAsia="en-US"/>
              </w:rPr>
              <w:fldChar w:fldCharType="end"/>
            </w:r>
          </w:p>
        </w:tc>
        <w:tc>
          <w:tcPr>
            <w:tcW w:w="419" w:type="dxa"/>
          </w:tcPr>
          <w:p w14:paraId="4D0B449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GUID=507b22b4-d67b-47ea-9b2e-ff682b2a874f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45327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GUID=d56fbdb3-6dc5-410f-9991-aa0d1b5827a6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05E3D72D" w14:textId="77777777" w:rsidTr="00A04357">
        <w:trPr>
          <w:divId w:val="2116439976"/>
          <w:cantSplit/>
          <w:jc w:val="center"/>
        </w:trPr>
        <w:tc>
          <w:tcPr>
            <w:tcW w:w="381" w:type="dxa"/>
          </w:tcPr>
          <w:p w14:paraId="25D728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GUID=5b1dfec6-1f90-4cb4-90ae-520c45fd126f </w:instrText>
            </w:r>
            <w:r w:rsidRPr="006F2CA2">
              <w:rPr>
                <w:rFonts w:ascii="Times New Roman" w:hAnsi="Times New Roman" w:cs="Times New Roman"/>
                <w:sz w:val="22"/>
                <w:szCs w:val="20"/>
                <w:lang w:val="en-GB" w:eastAsia="en-US"/>
              </w:rPr>
              <w:fldChar w:fldCharType="end"/>
            </w:r>
          </w:p>
        </w:tc>
        <w:tc>
          <w:tcPr>
            <w:tcW w:w="356" w:type="dxa"/>
          </w:tcPr>
          <w:p w14:paraId="4A4512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GUID=45ef9556-e4dc-4786-9712-2c104eccb1c4 </w:instrText>
            </w:r>
            <w:r w:rsidRPr="006F2CA2">
              <w:rPr>
                <w:rFonts w:ascii="Times New Roman" w:hAnsi="Times New Roman" w:cs="Times New Roman"/>
                <w:sz w:val="22"/>
                <w:szCs w:val="20"/>
                <w:lang w:val="en-GB" w:eastAsia="en-US"/>
              </w:rPr>
              <w:fldChar w:fldCharType="end"/>
            </w:r>
          </w:p>
        </w:tc>
        <w:tc>
          <w:tcPr>
            <w:tcW w:w="420" w:type="dxa"/>
          </w:tcPr>
          <w:p w14:paraId="56D8CE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GUID=bd3047c3-15f6-44b6-8654-64c53ef1d908 </w:instrText>
            </w:r>
            <w:r w:rsidRPr="006F2CA2">
              <w:rPr>
                <w:rFonts w:ascii="Times New Roman" w:hAnsi="Times New Roman" w:cs="Times New Roman"/>
                <w:sz w:val="22"/>
                <w:szCs w:val="20"/>
                <w:lang w:val="en-GB" w:eastAsia="en-US"/>
              </w:rPr>
              <w:fldChar w:fldCharType="end"/>
            </w:r>
          </w:p>
        </w:tc>
        <w:tc>
          <w:tcPr>
            <w:tcW w:w="312" w:type="dxa"/>
          </w:tcPr>
          <w:p w14:paraId="567E9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GUID=83ea56a8-9379-44c0-abcf-327b7ab8eab6 </w:instrText>
            </w:r>
            <w:r w:rsidRPr="006F2CA2">
              <w:rPr>
                <w:rFonts w:ascii="Times New Roman" w:hAnsi="Times New Roman" w:cs="Times New Roman"/>
                <w:sz w:val="22"/>
                <w:szCs w:val="20"/>
                <w:lang w:val="en-GB" w:eastAsia="en-US"/>
              </w:rPr>
              <w:fldChar w:fldCharType="end"/>
            </w:r>
          </w:p>
        </w:tc>
        <w:tc>
          <w:tcPr>
            <w:tcW w:w="419" w:type="dxa"/>
          </w:tcPr>
          <w:p w14:paraId="51D3694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GUID=10a96e8d-6eb4-4385-a30e-abf659b076ab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67A1E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GUID=9d2dafce-c4dd-413c-9e8b-7882c892c8e7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 on:</w:t>
            </w:r>
          </w:p>
        </w:tc>
      </w:tr>
      <w:tr w:rsidR="005A22FC" w14:paraId="1B2BCE6A" w14:textId="77777777" w:rsidTr="00A04357">
        <w:trPr>
          <w:divId w:val="2116439976"/>
          <w:cantSplit/>
          <w:jc w:val="center"/>
        </w:trPr>
        <w:tc>
          <w:tcPr>
            <w:tcW w:w="381" w:type="dxa"/>
          </w:tcPr>
          <w:p w14:paraId="10C289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GUID=16acf168-35a4-43fa-b2a0-4d7ddfaf8a38 </w:instrText>
            </w:r>
            <w:r w:rsidRPr="006F2CA2">
              <w:rPr>
                <w:rFonts w:ascii="Times New Roman" w:hAnsi="Times New Roman" w:cs="Times New Roman"/>
                <w:sz w:val="22"/>
                <w:szCs w:val="20"/>
                <w:lang w:val="en-GB" w:eastAsia="en-US"/>
              </w:rPr>
              <w:fldChar w:fldCharType="end"/>
            </w:r>
          </w:p>
        </w:tc>
        <w:tc>
          <w:tcPr>
            <w:tcW w:w="356" w:type="dxa"/>
          </w:tcPr>
          <w:p w14:paraId="121D12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GUID=5f932379-64bb-4e51-b330-baac4bc44c42 </w:instrText>
            </w:r>
            <w:r w:rsidRPr="006F2CA2">
              <w:rPr>
                <w:rFonts w:ascii="Times New Roman" w:hAnsi="Times New Roman" w:cs="Times New Roman"/>
                <w:sz w:val="22"/>
                <w:szCs w:val="20"/>
                <w:lang w:val="en-GB" w:eastAsia="en-US"/>
              </w:rPr>
              <w:fldChar w:fldCharType="end"/>
            </w:r>
          </w:p>
        </w:tc>
        <w:tc>
          <w:tcPr>
            <w:tcW w:w="420" w:type="dxa"/>
          </w:tcPr>
          <w:p w14:paraId="0052DE9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GUID=523494ed-b887-48c8-abfd-559153f45630 </w:instrText>
            </w:r>
            <w:r w:rsidRPr="006F2CA2">
              <w:rPr>
                <w:rFonts w:ascii="Times New Roman" w:hAnsi="Times New Roman" w:cs="Times New Roman"/>
                <w:sz w:val="22"/>
                <w:szCs w:val="20"/>
                <w:lang w:val="en-GB" w:eastAsia="en-US"/>
              </w:rPr>
              <w:fldChar w:fldCharType="end"/>
            </w:r>
          </w:p>
        </w:tc>
        <w:tc>
          <w:tcPr>
            <w:tcW w:w="312" w:type="dxa"/>
          </w:tcPr>
          <w:p w14:paraId="06316A6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GUID=66cfd6d8-3ee6-40de-bb1d-c643b2388a62 </w:instrText>
            </w:r>
            <w:r w:rsidRPr="006F2CA2">
              <w:rPr>
                <w:rFonts w:ascii="Times New Roman" w:hAnsi="Times New Roman" w:cs="Times New Roman"/>
                <w:sz w:val="22"/>
                <w:szCs w:val="20"/>
                <w:lang w:val="en-GB" w:eastAsia="en-US"/>
              </w:rPr>
              <w:fldChar w:fldCharType="end"/>
            </w:r>
          </w:p>
        </w:tc>
        <w:tc>
          <w:tcPr>
            <w:tcW w:w="419" w:type="dxa"/>
          </w:tcPr>
          <w:p w14:paraId="30CB78F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GUID=7c23e9b1-114c-4176-a0be-1c81651170e8 </w:instrText>
            </w:r>
            <w:r w:rsidRPr="006F2CA2">
              <w:rPr>
                <w:rFonts w:ascii="Times New Roman" w:hAnsi="Times New Roman" w:cs="Times New Roman"/>
                <w:sz w:val="22"/>
                <w:szCs w:val="20"/>
                <w:lang w:val="en-GB" w:eastAsia="en-US"/>
              </w:rPr>
              <w:fldChar w:fldCharType="end"/>
            </w:r>
          </w:p>
        </w:tc>
        <w:tc>
          <w:tcPr>
            <w:tcW w:w="1831" w:type="dxa"/>
            <w:gridSpan w:val="2"/>
          </w:tcPr>
          <w:p w14:paraId="08ED51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GUID=92682528-21a5-4e35-9ab9-9f9a65a33a0a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34A0E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GUID=8e4b0acb-82df-433c-a7b6-a671e8ac212e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A011C14" w14:textId="77777777" w:rsidTr="00A04357">
        <w:trPr>
          <w:divId w:val="2116439976"/>
          <w:cantSplit/>
          <w:jc w:val="center"/>
        </w:trPr>
        <w:tc>
          <w:tcPr>
            <w:tcW w:w="381" w:type="dxa"/>
          </w:tcPr>
          <w:p w14:paraId="7A9A83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GUID=8187897c-f664-4ad2-9353-4c7c6c06930c </w:instrText>
            </w:r>
            <w:r w:rsidRPr="006F2CA2">
              <w:rPr>
                <w:rFonts w:ascii="Times New Roman" w:hAnsi="Times New Roman" w:cs="Times New Roman"/>
                <w:sz w:val="22"/>
                <w:szCs w:val="20"/>
                <w:lang w:val="en-GB" w:eastAsia="en-US"/>
              </w:rPr>
              <w:fldChar w:fldCharType="end"/>
            </w:r>
          </w:p>
        </w:tc>
        <w:tc>
          <w:tcPr>
            <w:tcW w:w="356" w:type="dxa"/>
          </w:tcPr>
          <w:p w14:paraId="14BB3B4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GUID=3ec81ecc-9c53-4b95-b99c-4e4bfcb76c81 </w:instrText>
            </w:r>
            <w:r w:rsidRPr="006F2CA2">
              <w:rPr>
                <w:rFonts w:ascii="Times New Roman" w:hAnsi="Times New Roman" w:cs="Times New Roman"/>
                <w:sz w:val="22"/>
                <w:szCs w:val="20"/>
                <w:lang w:val="en-GB" w:eastAsia="en-US"/>
              </w:rPr>
              <w:fldChar w:fldCharType="end"/>
            </w:r>
          </w:p>
        </w:tc>
        <w:tc>
          <w:tcPr>
            <w:tcW w:w="420" w:type="dxa"/>
          </w:tcPr>
          <w:p w14:paraId="6DDE4C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GUID=85f275b7-e071-4099-8f0d-829d75a590d6 </w:instrText>
            </w:r>
            <w:r w:rsidRPr="006F2CA2">
              <w:rPr>
                <w:rFonts w:ascii="Times New Roman" w:hAnsi="Times New Roman" w:cs="Times New Roman"/>
                <w:sz w:val="22"/>
                <w:szCs w:val="20"/>
                <w:lang w:val="en-GB" w:eastAsia="en-US"/>
              </w:rPr>
              <w:fldChar w:fldCharType="end"/>
            </w:r>
          </w:p>
        </w:tc>
        <w:tc>
          <w:tcPr>
            <w:tcW w:w="312" w:type="dxa"/>
          </w:tcPr>
          <w:p w14:paraId="041FAF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GUID=38e4450b-5604-44ed-b14c-bcef7c03d5de </w:instrText>
            </w:r>
            <w:r w:rsidRPr="006F2CA2">
              <w:rPr>
                <w:rFonts w:ascii="Times New Roman" w:hAnsi="Times New Roman" w:cs="Times New Roman"/>
                <w:sz w:val="22"/>
                <w:szCs w:val="20"/>
                <w:lang w:val="en-GB" w:eastAsia="en-US"/>
              </w:rPr>
              <w:fldChar w:fldCharType="end"/>
            </w:r>
          </w:p>
        </w:tc>
        <w:tc>
          <w:tcPr>
            <w:tcW w:w="419" w:type="dxa"/>
          </w:tcPr>
          <w:p w14:paraId="4E9CBE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GUID=074e0880-5a91-4dd1-921c-140368ac7f3f </w:instrText>
            </w:r>
            <w:r w:rsidRPr="006F2CA2">
              <w:rPr>
                <w:rFonts w:ascii="Times New Roman" w:hAnsi="Times New Roman" w:cs="Times New Roman"/>
                <w:sz w:val="22"/>
                <w:szCs w:val="20"/>
                <w:lang w:val="en-GB" w:eastAsia="en-US"/>
              </w:rPr>
              <w:fldChar w:fldCharType="end"/>
            </w:r>
          </w:p>
        </w:tc>
        <w:tc>
          <w:tcPr>
            <w:tcW w:w="1831" w:type="dxa"/>
            <w:gridSpan w:val="2"/>
          </w:tcPr>
          <w:p w14:paraId="6E4CED3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GUID=e88eab57-7681-4a12-b6a8-7d49ff32363d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835FB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GUID=5f33c54f-c5e0-40ed-b70b-11a951eca077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2F4E1F7A" w14:textId="77777777" w:rsidTr="00A04357">
        <w:trPr>
          <w:divId w:val="2116439976"/>
          <w:cantSplit/>
          <w:jc w:val="center"/>
        </w:trPr>
        <w:tc>
          <w:tcPr>
            <w:tcW w:w="381" w:type="dxa"/>
          </w:tcPr>
          <w:p w14:paraId="479F17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GUID=3d2e5ae4-ab2a-4259-b6d2-0ff78aedc982 </w:instrText>
            </w:r>
            <w:r w:rsidRPr="006F2CA2">
              <w:rPr>
                <w:rFonts w:ascii="Times New Roman" w:hAnsi="Times New Roman" w:cs="Times New Roman"/>
                <w:sz w:val="22"/>
                <w:szCs w:val="20"/>
                <w:lang w:val="en-GB" w:eastAsia="en-US"/>
              </w:rPr>
              <w:fldChar w:fldCharType="end"/>
            </w:r>
          </w:p>
        </w:tc>
        <w:tc>
          <w:tcPr>
            <w:tcW w:w="356" w:type="dxa"/>
          </w:tcPr>
          <w:p w14:paraId="3D5F6E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GUID=8cbfd2e6-c1db-4060-9b86-009148b0a979 </w:instrText>
            </w:r>
            <w:r w:rsidRPr="006F2CA2">
              <w:rPr>
                <w:rFonts w:ascii="Times New Roman" w:hAnsi="Times New Roman" w:cs="Times New Roman"/>
                <w:sz w:val="22"/>
                <w:szCs w:val="20"/>
                <w:lang w:val="en-GB" w:eastAsia="en-US"/>
              </w:rPr>
              <w:fldChar w:fldCharType="end"/>
            </w:r>
          </w:p>
        </w:tc>
        <w:tc>
          <w:tcPr>
            <w:tcW w:w="420" w:type="dxa"/>
          </w:tcPr>
          <w:p w14:paraId="11167C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GUID=bcaf0846-bfa1-4f90-b490-2f4f1d2dd6c6 </w:instrText>
            </w:r>
            <w:r w:rsidRPr="006F2CA2">
              <w:rPr>
                <w:rFonts w:ascii="Times New Roman" w:hAnsi="Times New Roman" w:cs="Times New Roman"/>
                <w:sz w:val="22"/>
                <w:szCs w:val="20"/>
                <w:lang w:val="en-GB" w:eastAsia="en-US"/>
              </w:rPr>
              <w:fldChar w:fldCharType="end"/>
            </w:r>
          </w:p>
        </w:tc>
        <w:tc>
          <w:tcPr>
            <w:tcW w:w="312" w:type="dxa"/>
          </w:tcPr>
          <w:p w14:paraId="26C06F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GUID=d998c743-dcd4-4a58-a2ef-54592f89800a </w:instrText>
            </w:r>
            <w:r w:rsidRPr="006F2CA2">
              <w:rPr>
                <w:rFonts w:ascii="Times New Roman" w:hAnsi="Times New Roman" w:cs="Times New Roman"/>
                <w:sz w:val="22"/>
                <w:szCs w:val="20"/>
                <w:lang w:val="en-GB" w:eastAsia="en-US"/>
              </w:rPr>
              <w:fldChar w:fldCharType="end"/>
            </w:r>
          </w:p>
        </w:tc>
        <w:tc>
          <w:tcPr>
            <w:tcW w:w="419" w:type="dxa"/>
          </w:tcPr>
          <w:p w14:paraId="3F86D1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GUID=62408e67-2db1-465c-a0dd-29251caed0db </w:instrText>
            </w:r>
            <w:r w:rsidRPr="006F2CA2">
              <w:rPr>
                <w:rFonts w:ascii="Times New Roman" w:hAnsi="Times New Roman" w:cs="Times New Roman"/>
                <w:sz w:val="22"/>
                <w:szCs w:val="20"/>
                <w:lang w:val="en-GB" w:eastAsia="en-US"/>
              </w:rPr>
              <w:fldChar w:fldCharType="end"/>
            </w:r>
          </w:p>
        </w:tc>
        <w:tc>
          <w:tcPr>
            <w:tcW w:w="1831" w:type="dxa"/>
            <w:gridSpan w:val="2"/>
          </w:tcPr>
          <w:p w14:paraId="322496B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GUID=faf79a47-0ca2-44ff-8c0a-1bca8e4d032b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40B65E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GUID=228a777f-b7c0-40eb-9f5d-b3523cfafbb6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w:t>
            </w:r>
          </w:p>
        </w:tc>
      </w:tr>
      <w:tr w:rsidR="005A22FC" w14:paraId="58CE3941" w14:textId="77777777" w:rsidTr="00A04357">
        <w:trPr>
          <w:divId w:val="2116439976"/>
          <w:cantSplit/>
          <w:jc w:val="center"/>
        </w:trPr>
        <w:tc>
          <w:tcPr>
            <w:tcW w:w="381" w:type="dxa"/>
          </w:tcPr>
          <w:p w14:paraId="631A461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GUID=53fbf38b-581f-4526-bb00-28821a842d5b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356" w:type="dxa"/>
          </w:tcPr>
          <w:p w14:paraId="01FE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GUID=8fff593e-5e1f-48a6-8aeb-31abfd79b840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AE96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GUID=77d7aff3-4616-48c8-9085-e1a978460485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Defendant’s CPF moneys used for the flat.</w:t>
            </w:r>
          </w:p>
        </w:tc>
      </w:tr>
      <w:tr w:rsidR="005A22FC" w14:paraId="0BF2BBAD" w14:textId="77777777" w:rsidTr="00A04357">
        <w:trPr>
          <w:divId w:val="2116439976"/>
          <w:cantSplit/>
          <w:jc w:val="center"/>
        </w:trPr>
        <w:tc>
          <w:tcPr>
            <w:tcW w:w="381" w:type="dxa"/>
          </w:tcPr>
          <w:p w14:paraId="7A7759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GUID=90dd2a7d-a4c8-4ae5-82c4-f00dd5c18aad </w:instrText>
            </w:r>
            <w:r w:rsidRPr="006F2CA2">
              <w:rPr>
                <w:rFonts w:ascii="Times New Roman" w:hAnsi="Times New Roman" w:cs="Times New Roman"/>
                <w:sz w:val="22"/>
                <w:szCs w:val="20"/>
                <w:lang w:val="en-GB" w:eastAsia="en-US"/>
              </w:rPr>
              <w:fldChar w:fldCharType="end"/>
            </w:r>
          </w:p>
        </w:tc>
        <w:tc>
          <w:tcPr>
            <w:tcW w:w="356" w:type="dxa"/>
          </w:tcPr>
          <w:p w14:paraId="4F9FBA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GUID=7da80b20-0e70-43be-88d5-d80b516ad394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3DB2B5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GUID=909776c6-fac6-4b8b-ae6d-d289ddb8d5ae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Defendant’s CPF moneys used for the flat.</w:t>
            </w:r>
          </w:p>
        </w:tc>
      </w:tr>
      <w:tr w:rsidR="005A22FC" w14:paraId="4E7F7515" w14:textId="77777777" w:rsidTr="00A04357">
        <w:trPr>
          <w:divId w:val="2116439976"/>
          <w:cantSplit/>
          <w:jc w:val="center"/>
        </w:trPr>
        <w:tc>
          <w:tcPr>
            <w:tcW w:w="8222" w:type="dxa"/>
            <w:gridSpan w:val="10"/>
          </w:tcPr>
          <w:p w14:paraId="7A168F2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GUID=5397b5f0-ff05-40dc-a1a0-773747724665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6F4A2406" w14:textId="77777777" w:rsidTr="00A04357">
        <w:trPr>
          <w:divId w:val="2116439976"/>
          <w:cantSplit/>
          <w:jc w:val="center"/>
        </w:trPr>
        <w:tc>
          <w:tcPr>
            <w:tcW w:w="381" w:type="dxa"/>
          </w:tcPr>
          <w:p w14:paraId="0ABB88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GUID=f45d51d8-c6e5-42bc-8fbb-ecfa2d40192c </w:instrText>
            </w:r>
            <w:r w:rsidRPr="006F2CA2">
              <w:rPr>
                <w:rFonts w:ascii="Times New Roman" w:hAnsi="Times New Roman" w:cs="Times New Roman"/>
                <w:sz w:val="22"/>
                <w:szCs w:val="20"/>
                <w:lang w:val="en-GB" w:eastAsia="en-US"/>
              </w:rPr>
              <w:fldChar w:fldCharType="end"/>
            </w:r>
          </w:p>
        </w:tc>
        <w:tc>
          <w:tcPr>
            <w:tcW w:w="356" w:type="dxa"/>
          </w:tcPr>
          <w:p w14:paraId="57673F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GUID=0ab1fc54-bd63-469d-902c-9bac2095d2c7 </w:instrText>
            </w:r>
            <w:r w:rsidRPr="006F2CA2">
              <w:rPr>
                <w:rFonts w:ascii="Times New Roman" w:hAnsi="Times New Roman" w:cs="Times New Roman"/>
                <w:sz w:val="22"/>
                <w:szCs w:val="20"/>
                <w:lang w:val="en-GB" w:eastAsia="en-US"/>
              </w:rPr>
              <w:fldChar w:fldCharType="end"/>
            </w:r>
          </w:p>
        </w:tc>
        <w:tc>
          <w:tcPr>
            <w:tcW w:w="1151" w:type="dxa"/>
            <w:gridSpan w:val="3"/>
          </w:tcPr>
          <w:p w14:paraId="2F0807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GUID=184ec224-ef21-46f1-a507-be2aa9bd273e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621D130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GUID=29507daf-67ba-4b9b-94a7-1155b4047603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06FF7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GUID=28473a96-615f-4780-b703-21c1446118dd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326532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GUID=7acb6074-16c1-45f4-bf41-91adb514e696 </w:instrText>
            </w:r>
            <w:r w:rsidRPr="006F2CA2">
              <w:rPr>
                <w:rFonts w:ascii="Times New Roman" w:hAnsi="Times New Roman" w:cs="Times New Roman"/>
                <w:sz w:val="22"/>
                <w:szCs w:val="20"/>
                <w:lang w:val="en-GB" w:eastAsia="en-US"/>
              </w:rPr>
              <w:fldChar w:fldCharType="end"/>
            </w:r>
          </w:p>
        </w:tc>
      </w:tr>
      <w:tr w:rsidR="005A22FC" w14:paraId="2D568643" w14:textId="77777777" w:rsidTr="00A04357">
        <w:trPr>
          <w:divId w:val="2116439976"/>
          <w:cantSplit/>
          <w:jc w:val="center"/>
        </w:trPr>
        <w:tc>
          <w:tcPr>
            <w:tcW w:w="381" w:type="dxa"/>
          </w:tcPr>
          <w:p w14:paraId="0A54FF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GUID=e8cdb982-ccbd-4ec7-825f-d285f892fbcf </w:instrText>
            </w:r>
            <w:r w:rsidRPr="006F2CA2">
              <w:rPr>
                <w:rFonts w:ascii="Times New Roman" w:hAnsi="Times New Roman" w:cs="Times New Roman"/>
                <w:sz w:val="22"/>
                <w:szCs w:val="20"/>
                <w:lang w:val="en-GB" w:eastAsia="en-US"/>
              </w:rPr>
              <w:fldChar w:fldCharType="end"/>
            </w:r>
          </w:p>
        </w:tc>
        <w:tc>
          <w:tcPr>
            <w:tcW w:w="356" w:type="dxa"/>
          </w:tcPr>
          <w:p w14:paraId="79D12A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GUID=cdeccdf4-9257-4f63-bb90-ff6f5285a1d3 </w:instrText>
            </w:r>
            <w:r w:rsidRPr="006F2CA2">
              <w:rPr>
                <w:rFonts w:ascii="Times New Roman" w:hAnsi="Times New Roman" w:cs="Times New Roman"/>
                <w:sz w:val="22"/>
                <w:szCs w:val="20"/>
                <w:lang w:val="en-GB" w:eastAsia="en-US"/>
              </w:rPr>
              <w:fldChar w:fldCharType="end"/>
            </w:r>
          </w:p>
        </w:tc>
        <w:tc>
          <w:tcPr>
            <w:tcW w:w="1151" w:type="dxa"/>
            <w:gridSpan w:val="3"/>
          </w:tcPr>
          <w:p w14:paraId="686660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GUID=e83aa0e4-3678-473d-8fc7-92675061818c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3A990C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GUID=f58d3ddd-821b-4aed-be65-9bab1f267911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C8E95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GUID=cef0c808-99d9-48a6-9178-42b8193742c0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25078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GUID=8695ddd8-2999-461f-bd78-650d2603da5e </w:instrText>
            </w:r>
            <w:r w:rsidRPr="006F2CA2">
              <w:rPr>
                <w:rFonts w:ascii="Times New Roman" w:hAnsi="Times New Roman" w:cs="Times New Roman"/>
                <w:sz w:val="22"/>
                <w:szCs w:val="20"/>
                <w:lang w:val="en-GB" w:eastAsia="en-US"/>
              </w:rPr>
              <w:fldChar w:fldCharType="end"/>
            </w:r>
          </w:p>
        </w:tc>
      </w:tr>
      <w:tr w:rsidR="005A22FC" w14:paraId="4B33CABA" w14:textId="77777777" w:rsidTr="00A04357">
        <w:trPr>
          <w:divId w:val="2116439976"/>
          <w:cantSplit/>
          <w:jc w:val="center"/>
        </w:trPr>
        <w:tc>
          <w:tcPr>
            <w:tcW w:w="8222" w:type="dxa"/>
            <w:gridSpan w:val="10"/>
          </w:tcPr>
          <w:p w14:paraId="6B698C2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GUID=b293fd79-107b-4419-89f4-4dc593d68b50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4BE633D6" w14:textId="77777777" w:rsidTr="00A04357">
        <w:trPr>
          <w:divId w:val="2116439976"/>
          <w:cantSplit/>
          <w:jc w:val="center"/>
        </w:trPr>
        <w:tc>
          <w:tcPr>
            <w:tcW w:w="381" w:type="dxa"/>
          </w:tcPr>
          <w:p w14:paraId="1CF531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GUID=cd1e5f2d-b804-4a85-95db-5156f2097444 </w:instrText>
            </w:r>
            <w:r w:rsidRPr="006F2CA2">
              <w:rPr>
                <w:rFonts w:ascii="Times New Roman" w:hAnsi="Times New Roman" w:cs="Times New Roman"/>
                <w:sz w:val="22"/>
                <w:szCs w:val="20"/>
                <w:lang w:val="en-GB" w:eastAsia="en-US"/>
              </w:rPr>
              <w:fldChar w:fldCharType="end"/>
            </w:r>
          </w:p>
        </w:tc>
        <w:tc>
          <w:tcPr>
            <w:tcW w:w="356" w:type="dxa"/>
          </w:tcPr>
          <w:p w14:paraId="0587B6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GUID=cefb7c37-ce2b-4c2f-b443-56401e096d10 </w:instrText>
            </w:r>
            <w:r w:rsidRPr="006F2CA2">
              <w:rPr>
                <w:rFonts w:ascii="Times New Roman" w:hAnsi="Times New Roman" w:cs="Times New Roman"/>
                <w:sz w:val="22"/>
                <w:szCs w:val="20"/>
                <w:lang w:val="en-GB" w:eastAsia="en-US"/>
              </w:rPr>
              <w:fldChar w:fldCharType="end"/>
            </w:r>
          </w:p>
        </w:tc>
        <w:tc>
          <w:tcPr>
            <w:tcW w:w="1151" w:type="dxa"/>
            <w:gridSpan w:val="3"/>
          </w:tcPr>
          <w:p w14:paraId="425EAE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GUID=2bec6fef-fb65-4d2e-94ca-1aa9fd27242d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4559C9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GUID=6fcd8e95-8388-4162-ae83-410f6a5281be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209351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GUID=c4e1141d-ba25-43ba-b3ac-c3e005b5c804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4E9BD9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GUID=82d6427a-4380-4ae6-a91f-fd93daa6b1c1 </w:instrText>
            </w:r>
            <w:r w:rsidRPr="006F2CA2">
              <w:rPr>
                <w:rFonts w:ascii="Times New Roman" w:hAnsi="Times New Roman" w:cs="Times New Roman"/>
                <w:sz w:val="22"/>
                <w:szCs w:val="20"/>
                <w:lang w:val="en-GB" w:eastAsia="en-US"/>
              </w:rPr>
              <w:fldChar w:fldCharType="end"/>
            </w:r>
          </w:p>
        </w:tc>
      </w:tr>
      <w:tr w:rsidR="005A22FC" w14:paraId="02D17FD2" w14:textId="77777777" w:rsidTr="00A04357">
        <w:trPr>
          <w:divId w:val="2116439976"/>
          <w:cantSplit/>
          <w:jc w:val="center"/>
        </w:trPr>
        <w:tc>
          <w:tcPr>
            <w:tcW w:w="381" w:type="dxa"/>
          </w:tcPr>
          <w:p w14:paraId="595F78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GUID=912bd594-2713-473f-be0d-39963948c843 </w:instrText>
            </w:r>
            <w:r w:rsidRPr="006F2CA2">
              <w:rPr>
                <w:rFonts w:ascii="Times New Roman" w:hAnsi="Times New Roman" w:cs="Times New Roman"/>
                <w:sz w:val="22"/>
                <w:szCs w:val="20"/>
                <w:lang w:val="en-GB" w:eastAsia="en-US"/>
              </w:rPr>
              <w:fldChar w:fldCharType="end"/>
            </w:r>
          </w:p>
        </w:tc>
        <w:tc>
          <w:tcPr>
            <w:tcW w:w="356" w:type="dxa"/>
          </w:tcPr>
          <w:p w14:paraId="3EAFE4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GUID=0b72751a-c073-4f16-9ac7-9b0f2c722857 </w:instrText>
            </w:r>
            <w:r w:rsidRPr="006F2CA2">
              <w:rPr>
                <w:rFonts w:ascii="Times New Roman" w:hAnsi="Times New Roman" w:cs="Times New Roman"/>
                <w:sz w:val="22"/>
                <w:szCs w:val="20"/>
                <w:lang w:val="en-GB" w:eastAsia="en-US"/>
              </w:rPr>
              <w:fldChar w:fldCharType="end"/>
            </w:r>
          </w:p>
        </w:tc>
        <w:tc>
          <w:tcPr>
            <w:tcW w:w="1151" w:type="dxa"/>
            <w:gridSpan w:val="3"/>
          </w:tcPr>
          <w:p w14:paraId="7CE9AD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GUID=0c643f90-59f0-44fb-8ff3-f9250c72fc1d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2BB481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GUID=03b180c3-aacd-4edc-b88c-2a55fd63f04b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46E24F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GUID=86228da7-fc83-49d4-8370-d6a28469081f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731B8B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GUID=778fff5b-5d4a-422f-be8e-e852afbd4c17 </w:instrText>
            </w:r>
            <w:r w:rsidRPr="006F2CA2">
              <w:rPr>
                <w:rFonts w:ascii="Times New Roman" w:hAnsi="Times New Roman" w:cs="Times New Roman"/>
                <w:sz w:val="22"/>
                <w:szCs w:val="20"/>
                <w:lang w:val="en-GB" w:eastAsia="en-US"/>
              </w:rPr>
              <w:fldChar w:fldCharType="end"/>
            </w:r>
          </w:p>
        </w:tc>
      </w:tr>
      <w:tr w:rsidR="005A22FC" w14:paraId="2A089031" w14:textId="77777777" w:rsidTr="00A04357">
        <w:trPr>
          <w:divId w:val="2116439976"/>
          <w:cantSplit/>
          <w:jc w:val="center"/>
        </w:trPr>
        <w:tc>
          <w:tcPr>
            <w:tcW w:w="8222" w:type="dxa"/>
            <w:gridSpan w:val="10"/>
          </w:tcPr>
          <w:p w14:paraId="3A2149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GUID=34ab081f-7148-43fa-93f5-8bd51d22c9c9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639EE58E" w14:textId="77777777" w:rsidTr="00A04357">
        <w:trPr>
          <w:divId w:val="2116439976"/>
          <w:cantSplit/>
          <w:jc w:val="center"/>
        </w:trPr>
        <w:tc>
          <w:tcPr>
            <w:tcW w:w="381" w:type="dxa"/>
          </w:tcPr>
          <w:p w14:paraId="259067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GUID=a00e81c9-9ae9-4e69-81ee-0226c9f53ee9 </w:instrText>
            </w:r>
            <w:r w:rsidRPr="006F2CA2">
              <w:rPr>
                <w:rFonts w:ascii="Times New Roman" w:hAnsi="Times New Roman" w:cs="Times New Roman"/>
                <w:sz w:val="22"/>
                <w:szCs w:val="20"/>
                <w:lang w:val="en-GB" w:eastAsia="en-US"/>
              </w:rPr>
              <w:fldChar w:fldCharType="end"/>
            </w:r>
          </w:p>
        </w:tc>
        <w:tc>
          <w:tcPr>
            <w:tcW w:w="356" w:type="dxa"/>
          </w:tcPr>
          <w:p w14:paraId="2FE4CF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GUID=606f2eae-0664-49bb-9af8-f69d92fc8803 </w:instrText>
            </w:r>
            <w:r w:rsidRPr="006F2CA2">
              <w:rPr>
                <w:rFonts w:ascii="Times New Roman" w:hAnsi="Times New Roman" w:cs="Times New Roman"/>
                <w:sz w:val="22"/>
                <w:szCs w:val="20"/>
                <w:lang w:val="en-GB" w:eastAsia="en-US"/>
              </w:rPr>
              <w:fldChar w:fldCharType="end"/>
            </w:r>
          </w:p>
        </w:tc>
        <w:tc>
          <w:tcPr>
            <w:tcW w:w="1151" w:type="dxa"/>
            <w:gridSpan w:val="3"/>
          </w:tcPr>
          <w:p w14:paraId="77EAE2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GUID=60cc3592-c3e6-4c29-9152-3b4debefe82b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09032D7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GUID=ac16ad2d-7976-4320-b00f-cbcb3eab6010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59F334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GUID=c1726d43-0c83-4145-9f62-4a2d75c934b8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623699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GUID=80e03646-f4ed-402d-8dc4-c3d2552f6fdb </w:instrText>
            </w:r>
            <w:r w:rsidRPr="006F2CA2">
              <w:rPr>
                <w:rFonts w:ascii="Times New Roman" w:hAnsi="Times New Roman" w:cs="Times New Roman"/>
                <w:sz w:val="22"/>
                <w:szCs w:val="20"/>
                <w:lang w:val="en-GB" w:eastAsia="en-US"/>
              </w:rPr>
              <w:fldChar w:fldCharType="end"/>
            </w:r>
          </w:p>
        </w:tc>
      </w:tr>
      <w:tr w:rsidR="005A22FC" w14:paraId="1E6CAF9A" w14:textId="77777777" w:rsidTr="00A04357">
        <w:trPr>
          <w:divId w:val="2116439976"/>
          <w:cantSplit/>
          <w:jc w:val="center"/>
        </w:trPr>
        <w:tc>
          <w:tcPr>
            <w:tcW w:w="381" w:type="dxa"/>
          </w:tcPr>
          <w:p w14:paraId="61D957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GUID=5afd2a93-d2e5-4044-a4a5-7d2720462768 </w:instrText>
            </w:r>
            <w:r w:rsidRPr="006F2CA2">
              <w:rPr>
                <w:rFonts w:ascii="Times New Roman" w:hAnsi="Times New Roman" w:cs="Times New Roman"/>
                <w:sz w:val="22"/>
                <w:szCs w:val="20"/>
                <w:lang w:val="en-GB" w:eastAsia="en-US"/>
              </w:rPr>
              <w:fldChar w:fldCharType="end"/>
            </w:r>
          </w:p>
        </w:tc>
        <w:tc>
          <w:tcPr>
            <w:tcW w:w="356" w:type="dxa"/>
          </w:tcPr>
          <w:p w14:paraId="6A0808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GUID=89e04abc-3c4e-4647-b861-4b40e549d4f6 </w:instrText>
            </w:r>
            <w:r w:rsidRPr="006F2CA2">
              <w:rPr>
                <w:rFonts w:ascii="Times New Roman" w:hAnsi="Times New Roman" w:cs="Times New Roman"/>
                <w:sz w:val="22"/>
                <w:szCs w:val="20"/>
                <w:lang w:val="en-GB" w:eastAsia="en-US"/>
              </w:rPr>
              <w:fldChar w:fldCharType="end"/>
            </w:r>
          </w:p>
        </w:tc>
        <w:tc>
          <w:tcPr>
            <w:tcW w:w="1151" w:type="dxa"/>
            <w:gridSpan w:val="3"/>
          </w:tcPr>
          <w:p w14:paraId="512B1BB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GUID=183a059b-05df-48e1-b6c4-c295f711962f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7DD23E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GUID=b163a077-dd2a-49ef-a2be-df5af4c8faff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05A62F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GUID=c6af539c-cadd-4a60-80d0-32c9a7ce1e36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5387DE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GUID=883aef44-53dc-46db-aaae-57f78cf7b816 </w:instrText>
            </w:r>
            <w:r w:rsidRPr="006F2CA2">
              <w:rPr>
                <w:rFonts w:ascii="Times New Roman" w:hAnsi="Times New Roman" w:cs="Times New Roman"/>
                <w:sz w:val="22"/>
                <w:szCs w:val="20"/>
                <w:lang w:val="en-GB" w:eastAsia="en-US"/>
              </w:rPr>
              <w:fldChar w:fldCharType="end"/>
            </w:r>
          </w:p>
        </w:tc>
      </w:tr>
      <w:tr w:rsidR="005A22FC" w14:paraId="7884EF06" w14:textId="77777777" w:rsidTr="00A04357">
        <w:trPr>
          <w:divId w:val="2116439976"/>
          <w:cantSplit/>
          <w:jc w:val="center"/>
        </w:trPr>
        <w:tc>
          <w:tcPr>
            <w:tcW w:w="8222" w:type="dxa"/>
            <w:gridSpan w:val="10"/>
          </w:tcPr>
          <w:p w14:paraId="4A995CA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GUID=6ccbb168-d12a-4ea3-82a7-b6c3c3217452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3C5C5DF" w14:textId="77777777" w:rsidTr="00A04357">
        <w:trPr>
          <w:divId w:val="2116439976"/>
          <w:cantSplit/>
          <w:jc w:val="center"/>
        </w:trPr>
        <w:tc>
          <w:tcPr>
            <w:tcW w:w="8222" w:type="dxa"/>
            <w:gridSpan w:val="10"/>
          </w:tcPr>
          <w:p w14:paraId="1ED2B0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GUID=9fc465f2-db1f-4a7b-9d9c-953c4c7f99d8 </w:instrText>
            </w:r>
            <w:r w:rsidRPr="006F2CA2">
              <w:rPr>
                <w:rFonts w:ascii="Times New Roman" w:hAnsi="Times New Roman" w:cs="Times New Roman"/>
                <w:sz w:val="22"/>
                <w:szCs w:val="20"/>
                <w:lang w:val="en-GB" w:eastAsia="en-US"/>
              </w:rPr>
              <w:fldChar w:fldCharType="end"/>
            </w:r>
          </w:p>
        </w:tc>
      </w:tr>
      <w:tr w:rsidR="005A22FC" w14:paraId="57663C12" w14:textId="77777777" w:rsidTr="00A04357">
        <w:trPr>
          <w:divId w:val="2116439976"/>
          <w:cantSplit/>
          <w:jc w:val="center"/>
        </w:trPr>
        <w:tc>
          <w:tcPr>
            <w:tcW w:w="8222" w:type="dxa"/>
            <w:gridSpan w:val="10"/>
          </w:tcPr>
          <w:p w14:paraId="2544B1D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GUID=67f009ba-6cd1-45c4-99f2-76760ab6ea84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FE30754" w14:textId="77777777" w:rsidTr="00A04357">
        <w:trPr>
          <w:divId w:val="2116439976"/>
          <w:cantSplit/>
          <w:jc w:val="center"/>
        </w:trPr>
        <w:tc>
          <w:tcPr>
            <w:tcW w:w="8222" w:type="dxa"/>
            <w:gridSpan w:val="10"/>
          </w:tcPr>
          <w:p w14:paraId="081B71A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GUID=1dc91903-b147-4cc5-9c4d-cbf8598b256a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Defendant’s share in the flat:</w:t>
            </w:r>
          </w:p>
        </w:tc>
      </w:tr>
      <w:tr w:rsidR="005A22FC" w14:paraId="75201646" w14:textId="77777777" w:rsidTr="00A04357">
        <w:trPr>
          <w:divId w:val="2116439976"/>
          <w:cantSplit/>
          <w:jc w:val="center"/>
        </w:trPr>
        <w:tc>
          <w:tcPr>
            <w:tcW w:w="381" w:type="dxa"/>
          </w:tcPr>
          <w:p w14:paraId="639CF3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GUID=fc46c22a-8fe5-440d-ad74-5dcb17745755 </w:instrText>
            </w:r>
            <w:r w:rsidRPr="006F2CA2">
              <w:rPr>
                <w:rFonts w:ascii="Times New Roman" w:hAnsi="Times New Roman" w:cs="Times New Roman"/>
                <w:sz w:val="22"/>
                <w:szCs w:val="20"/>
                <w:lang w:val="en-GB" w:eastAsia="en-US"/>
              </w:rPr>
              <w:fldChar w:fldCharType="end"/>
            </w:r>
          </w:p>
        </w:tc>
        <w:tc>
          <w:tcPr>
            <w:tcW w:w="356" w:type="dxa"/>
          </w:tcPr>
          <w:p w14:paraId="172A51D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GUID=50477d10-541e-42c5-b5a3-280004b00f52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4D9200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GUID=45eab753-ecac-4a3f-8281-a6ef03f4e329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1EC4F3FB" w14:textId="77777777" w:rsidTr="00A04357">
        <w:trPr>
          <w:divId w:val="2116439976"/>
          <w:cantSplit/>
          <w:jc w:val="center"/>
        </w:trPr>
        <w:tc>
          <w:tcPr>
            <w:tcW w:w="381" w:type="dxa"/>
          </w:tcPr>
          <w:p w14:paraId="6B036D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GUID=71a39bde-d1f3-4c6b-9aa7-24d9437bf978 </w:instrText>
            </w:r>
            <w:r w:rsidRPr="006F2CA2">
              <w:rPr>
                <w:rFonts w:ascii="Times New Roman" w:hAnsi="Times New Roman" w:cs="Times New Roman"/>
                <w:sz w:val="22"/>
                <w:szCs w:val="20"/>
                <w:lang w:val="en-GB" w:eastAsia="en-US"/>
              </w:rPr>
              <w:fldChar w:fldCharType="end"/>
            </w:r>
          </w:p>
        </w:tc>
        <w:tc>
          <w:tcPr>
            <w:tcW w:w="356" w:type="dxa"/>
          </w:tcPr>
          <w:p w14:paraId="7D96FF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GUID=0aba8344-f8f2-4c52-a0e6-174ae1fca214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D873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GUID=ce35f932-fba8-4b5e-98d9-7f20128107de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E3CF380" w14:textId="77777777" w:rsidTr="00A04357">
        <w:trPr>
          <w:divId w:val="2116439976"/>
          <w:cantSplit/>
          <w:jc w:val="center"/>
        </w:trPr>
        <w:tc>
          <w:tcPr>
            <w:tcW w:w="381" w:type="dxa"/>
          </w:tcPr>
          <w:p w14:paraId="04D0B2D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GUID=6b4b5bfe-54e3-4fd8-9ffc-67dafcd8d258 </w:instrText>
            </w:r>
            <w:r w:rsidRPr="006F2CA2">
              <w:rPr>
                <w:rFonts w:ascii="Times New Roman" w:hAnsi="Times New Roman" w:cs="Times New Roman"/>
                <w:sz w:val="22"/>
                <w:szCs w:val="20"/>
                <w:lang w:val="en-GB" w:eastAsia="en-US"/>
              </w:rPr>
              <w:fldChar w:fldCharType="end"/>
            </w:r>
          </w:p>
        </w:tc>
        <w:tc>
          <w:tcPr>
            <w:tcW w:w="356" w:type="dxa"/>
          </w:tcPr>
          <w:p w14:paraId="556A711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GUID=988f41f0-c0ee-4b4f-8959-423458e3a1dc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6F828B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GUID=c8454749-d85a-4e5f-bca2-b72dc62b449a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6426B272" w14:textId="77777777" w:rsidTr="00A04357">
        <w:trPr>
          <w:divId w:val="2116439976"/>
          <w:cantSplit/>
          <w:jc w:val="center"/>
        </w:trPr>
        <w:tc>
          <w:tcPr>
            <w:tcW w:w="381" w:type="dxa"/>
          </w:tcPr>
          <w:p w14:paraId="035681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GUID=60ed331f-48fa-4aca-ba5b-a618f9ca257d </w:instrText>
            </w:r>
            <w:r w:rsidRPr="006F2CA2">
              <w:rPr>
                <w:rFonts w:ascii="Times New Roman" w:hAnsi="Times New Roman" w:cs="Times New Roman"/>
                <w:sz w:val="22"/>
                <w:szCs w:val="20"/>
                <w:lang w:val="en-GB" w:eastAsia="en-US"/>
              </w:rPr>
              <w:fldChar w:fldCharType="end"/>
            </w:r>
          </w:p>
        </w:tc>
        <w:tc>
          <w:tcPr>
            <w:tcW w:w="356" w:type="dxa"/>
          </w:tcPr>
          <w:p w14:paraId="28BA37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GUID=f7e4b1f1-a816-4d65-bd50-e11e4acd4a04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0AEDE9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GUID=c4106814-3160-4fb7-afb1-dc6b138f4d05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613B352C" w14:textId="77777777" w:rsidTr="00A04357">
        <w:trPr>
          <w:divId w:val="2116439976"/>
          <w:cantSplit/>
          <w:jc w:val="center"/>
        </w:trPr>
        <w:tc>
          <w:tcPr>
            <w:tcW w:w="381" w:type="dxa"/>
          </w:tcPr>
          <w:p w14:paraId="3B98BD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GUID=ad8636ab-4af4-4b7e-8fb3-ab8674d2d9a3 </w:instrText>
            </w:r>
            <w:r w:rsidRPr="006F2CA2">
              <w:rPr>
                <w:rFonts w:ascii="Times New Roman" w:hAnsi="Times New Roman" w:cs="Times New Roman"/>
                <w:sz w:val="22"/>
                <w:szCs w:val="20"/>
                <w:lang w:val="en-GB" w:eastAsia="en-US"/>
              </w:rPr>
              <w:fldChar w:fldCharType="end"/>
            </w:r>
          </w:p>
        </w:tc>
        <w:tc>
          <w:tcPr>
            <w:tcW w:w="356" w:type="dxa"/>
          </w:tcPr>
          <w:p w14:paraId="6DB9C5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GUID=2e7263e9-8395-4206-94fd-ba0493b7e59b </w:instrText>
            </w:r>
            <w:r w:rsidRPr="006F2CA2">
              <w:rPr>
                <w:rFonts w:ascii="Times New Roman" w:hAnsi="Times New Roman" w:cs="Times New Roman"/>
                <w:sz w:val="22"/>
                <w:szCs w:val="20"/>
                <w:lang w:val="en-GB" w:eastAsia="en-US"/>
              </w:rPr>
              <w:fldChar w:fldCharType="end"/>
            </w:r>
          </w:p>
        </w:tc>
        <w:tc>
          <w:tcPr>
            <w:tcW w:w="7485" w:type="dxa"/>
            <w:gridSpan w:val="8"/>
          </w:tcPr>
          <w:p w14:paraId="0AC922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GUID=7a51847c-04af-4490-8f5e-05b1c3ba3d29 </w:instrText>
            </w:r>
            <w:r w:rsidRPr="006F2CA2">
              <w:rPr>
                <w:rFonts w:ascii="Times New Roman" w:hAnsi="Times New Roman" w:cs="Times New Roman"/>
                <w:sz w:val="22"/>
                <w:szCs w:val="20"/>
                <w:lang w:val="en-GB" w:eastAsia="en-US"/>
              </w:rPr>
              <w:fldChar w:fldCharType="end"/>
            </w:r>
          </w:p>
        </w:tc>
      </w:tr>
      <w:tr w:rsidR="005A22FC" w14:paraId="4C72CCDF" w14:textId="77777777" w:rsidTr="00A04357">
        <w:trPr>
          <w:divId w:val="2116439976"/>
          <w:cantSplit/>
          <w:jc w:val="center"/>
        </w:trPr>
        <w:tc>
          <w:tcPr>
            <w:tcW w:w="3608" w:type="dxa"/>
            <w:gridSpan w:val="6"/>
          </w:tcPr>
          <w:p w14:paraId="3773B6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GUID=09f69fea-f172-49be-af18-43c484e98864 </w:instrText>
            </w:r>
            <w:r w:rsidRPr="006F2CA2">
              <w:rPr>
                <w:rFonts w:ascii="Times New Roman" w:hAnsi="Times New Roman" w:cs="Times New Roman"/>
                <w:sz w:val="22"/>
                <w:szCs w:val="20"/>
                <w:lang w:val="en-GB" w:eastAsia="en-US"/>
              </w:rPr>
              <w:fldChar w:fldCharType="end"/>
            </w:r>
          </w:p>
        </w:tc>
        <w:tc>
          <w:tcPr>
            <w:tcW w:w="222" w:type="dxa"/>
            <w:gridSpan w:val="2"/>
          </w:tcPr>
          <w:p w14:paraId="6D3E33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GUID=d9744bb6-618a-4a79-9128-4a7903dc7339 </w:instrText>
            </w:r>
            <w:r w:rsidRPr="006F2CA2">
              <w:rPr>
                <w:rFonts w:ascii="Times New Roman" w:hAnsi="Times New Roman" w:cs="Times New Roman"/>
                <w:sz w:val="22"/>
                <w:szCs w:val="20"/>
                <w:lang w:val="en-GB" w:eastAsia="en-US"/>
              </w:rPr>
              <w:fldChar w:fldCharType="end"/>
            </w:r>
          </w:p>
        </w:tc>
        <w:tc>
          <w:tcPr>
            <w:tcW w:w="4392" w:type="dxa"/>
            <w:gridSpan w:val="2"/>
          </w:tcPr>
          <w:p w14:paraId="063F7B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GUID=8d024d1e-7566-4659-8215-47d7ba3a4e5a </w:instrText>
            </w:r>
            <w:r w:rsidRPr="006F2CA2">
              <w:rPr>
                <w:rFonts w:ascii="Times New Roman" w:hAnsi="Times New Roman" w:cs="Times New Roman"/>
                <w:sz w:val="22"/>
                <w:szCs w:val="20"/>
                <w:lang w:val="en-GB" w:eastAsia="en-US"/>
              </w:rPr>
              <w:fldChar w:fldCharType="end"/>
            </w:r>
          </w:p>
        </w:tc>
      </w:tr>
      <w:tr w:rsidR="005A22FC" w14:paraId="6F7DFC5A" w14:textId="77777777" w:rsidTr="00A04357">
        <w:trPr>
          <w:divId w:val="2116439976"/>
          <w:cantSplit/>
          <w:jc w:val="center"/>
        </w:trPr>
        <w:tc>
          <w:tcPr>
            <w:tcW w:w="3608" w:type="dxa"/>
            <w:gridSpan w:val="6"/>
          </w:tcPr>
          <w:p w14:paraId="6B2A77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GUID=462d7108-b0b7-46d7-afac-8cb32ebb784c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572DD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GUID=3e7e6972-3c89-4425-ad04-b97b4df35e0e </w:instrText>
            </w:r>
            <w:r w:rsidRPr="006F2CA2">
              <w:rPr>
                <w:rFonts w:ascii="Times New Roman" w:hAnsi="Times New Roman" w:cs="Times New Roman"/>
                <w:sz w:val="22"/>
                <w:szCs w:val="20"/>
                <w:lang w:val="en-GB" w:eastAsia="en-US"/>
              </w:rPr>
              <w:fldChar w:fldCharType="end"/>
            </w:r>
          </w:p>
        </w:tc>
        <w:tc>
          <w:tcPr>
            <w:tcW w:w="4392" w:type="dxa"/>
            <w:gridSpan w:val="2"/>
          </w:tcPr>
          <w:p w14:paraId="147F37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GUID=ee61b5f4-1b1a-4fa0-a35e-a3e1c9f2f3df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1490A3E" w14:textId="77777777" w:rsidTr="00A04357">
        <w:trPr>
          <w:divId w:val="2116439976"/>
          <w:cantSplit/>
          <w:jc w:val="center"/>
        </w:trPr>
        <w:tc>
          <w:tcPr>
            <w:tcW w:w="3608" w:type="dxa"/>
            <w:gridSpan w:val="6"/>
          </w:tcPr>
          <w:p w14:paraId="4F470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GUID=03cdc0d1-68b9-4e85-a992-35a7a169bfab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222" w:type="dxa"/>
            <w:gridSpan w:val="2"/>
          </w:tcPr>
          <w:p w14:paraId="73A02C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GUID=a42e39b0-b9ce-4cfb-9358-a11ad7f0a9a2 </w:instrText>
            </w:r>
            <w:r w:rsidRPr="006F2CA2">
              <w:rPr>
                <w:rFonts w:ascii="Times New Roman" w:hAnsi="Times New Roman" w:cs="Times New Roman"/>
                <w:sz w:val="22"/>
                <w:szCs w:val="20"/>
                <w:lang w:val="en-GB" w:eastAsia="en-US"/>
              </w:rPr>
              <w:fldChar w:fldCharType="end"/>
            </w:r>
          </w:p>
        </w:tc>
        <w:tc>
          <w:tcPr>
            <w:tcW w:w="4392" w:type="dxa"/>
            <w:gridSpan w:val="2"/>
          </w:tcPr>
          <w:p w14:paraId="62C9C2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GUID=a1432f70-db29-4209-9ffb-9d59c443ffed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224397F" w14:textId="77777777" w:rsidTr="00A04357">
        <w:trPr>
          <w:divId w:val="2116439976"/>
          <w:cantSplit/>
          <w:jc w:val="center"/>
        </w:trPr>
        <w:tc>
          <w:tcPr>
            <w:tcW w:w="8222" w:type="dxa"/>
            <w:gridSpan w:val="10"/>
          </w:tcPr>
          <w:p w14:paraId="1A1A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GUID=a26350cc-101d-419c-8534-6f17eb6f5cbc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2BE6FF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ED929D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C28282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B9844D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95D78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E7B28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5C1D64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845A8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36E44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5013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2FB88C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6B9EF7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624672C"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D96CCA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D35784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7535D2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429B7E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81C44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052E48D"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240"/>
        <w:gridCol w:w="460"/>
        <w:gridCol w:w="1920"/>
        <w:gridCol w:w="1280"/>
        <w:gridCol w:w="4322"/>
      </w:tblGrid>
      <w:tr w:rsidR="005A22FC" w14:paraId="04BB8067" w14:textId="77777777" w:rsidTr="00A04357">
        <w:trPr>
          <w:divId w:val="2116439976"/>
          <w:cantSplit/>
          <w:jc w:val="center"/>
        </w:trPr>
        <w:tc>
          <w:tcPr>
            <w:tcW w:w="8222" w:type="dxa"/>
            <w:gridSpan w:val="5"/>
          </w:tcPr>
          <w:p w14:paraId="3716E7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GUID=b86b729c-d9a2-412b-a3d7-71ece2515288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Others</w:t>
            </w:r>
          </w:p>
        </w:tc>
      </w:tr>
      <w:tr w:rsidR="005A22FC" w14:paraId="470852E8" w14:textId="77777777" w:rsidTr="00A04357">
        <w:trPr>
          <w:divId w:val="2116439976"/>
          <w:cantSplit/>
          <w:jc w:val="center"/>
        </w:trPr>
        <w:tc>
          <w:tcPr>
            <w:tcW w:w="8222" w:type="dxa"/>
            <w:gridSpan w:val="5"/>
          </w:tcPr>
          <w:p w14:paraId="2839A8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GUID=0806cafa-3e37-453f-8ac4-8e03b07abf81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state the full details of the agreement.</w:t>
            </w:r>
          </w:p>
        </w:tc>
      </w:tr>
      <w:tr w:rsidR="005A22FC" w14:paraId="234371B0" w14:textId="77777777" w:rsidTr="00A04357">
        <w:trPr>
          <w:divId w:val="2116439976"/>
          <w:cantSplit/>
          <w:jc w:val="center"/>
        </w:trPr>
        <w:tc>
          <w:tcPr>
            <w:tcW w:w="8222" w:type="dxa"/>
            <w:gridSpan w:val="5"/>
          </w:tcPr>
          <w:p w14:paraId="25615D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GUID=60abd98e-d623-49f3-9a7e-580f4ffcd7bf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1C00ECF" w14:textId="77777777" w:rsidTr="00A04357">
        <w:trPr>
          <w:divId w:val="2116439976"/>
          <w:cantSplit/>
          <w:jc w:val="center"/>
        </w:trPr>
        <w:tc>
          <w:tcPr>
            <w:tcW w:w="8222" w:type="dxa"/>
            <w:gridSpan w:val="5"/>
          </w:tcPr>
          <w:p w14:paraId="6D6D3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GUID=68a0e3de-0e2c-4896-b09a-494156264144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surrender/sell in the open market/sell or transfer a party’s share in* the flat:</w:t>
            </w:r>
          </w:p>
        </w:tc>
      </w:tr>
      <w:tr w:rsidR="005A22FC" w14:paraId="7FFAA74C" w14:textId="77777777" w:rsidTr="00A04357">
        <w:trPr>
          <w:divId w:val="2116439976"/>
          <w:cantSplit/>
          <w:jc w:val="center"/>
        </w:trPr>
        <w:tc>
          <w:tcPr>
            <w:tcW w:w="240" w:type="dxa"/>
          </w:tcPr>
          <w:p w14:paraId="1004CC9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GUID=841097d1-6307-44b9-a5c3-2d83f3355bc2 </w:instrText>
            </w:r>
            <w:r w:rsidRPr="006F2CA2">
              <w:rPr>
                <w:rFonts w:ascii="Times New Roman" w:hAnsi="Times New Roman" w:cs="Times New Roman"/>
                <w:sz w:val="22"/>
                <w:szCs w:val="20"/>
                <w:lang w:val="en-GB" w:eastAsia="en-US"/>
              </w:rPr>
              <w:fldChar w:fldCharType="end"/>
            </w:r>
          </w:p>
        </w:tc>
        <w:tc>
          <w:tcPr>
            <w:tcW w:w="460" w:type="dxa"/>
          </w:tcPr>
          <w:p w14:paraId="232918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GUID=2460a2fe-4513-4356-a455-70969f164795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7A8FF6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GUID=b4bc5e53-d551-4a4a-9914-eaba3b2b9e78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6A2C04A4" w14:textId="77777777" w:rsidTr="00A04357">
        <w:trPr>
          <w:divId w:val="2116439976"/>
          <w:cantSplit/>
          <w:jc w:val="center"/>
        </w:trPr>
        <w:tc>
          <w:tcPr>
            <w:tcW w:w="240" w:type="dxa"/>
          </w:tcPr>
          <w:p w14:paraId="4DF1169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GUID=f56e227e-7c7d-463f-ad41-b67b4f26d1d1 </w:instrText>
            </w:r>
            <w:r w:rsidRPr="006F2CA2">
              <w:rPr>
                <w:rFonts w:ascii="Times New Roman" w:hAnsi="Times New Roman" w:cs="Times New Roman"/>
                <w:sz w:val="22"/>
                <w:szCs w:val="20"/>
                <w:lang w:val="en-GB" w:eastAsia="en-US"/>
              </w:rPr>
              <w:fldChar w:fldCharType="end"/>
            </w:r>
          </w:p>
        </w:tc>
        <w:tc>
          <w:tcPr>
            <w:tcW w:w="460" w:type="dxa"/>
          </w:tcPr>
          <w:p w14:paraId="34FD05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GUID=95c0cad0-a10b-4f49-aa74-fb75f03cd727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69D6A2A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GUID=ef453e3c-d50f-489b-afbb-067906603dad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order of court on the HDB flat;</w:t>
            </w:r>
          </w:p>
        </w:tc>
      </w:tr>
      <w:tr w:rsidR="005A22FC" w14:paraId="53BB94A0" w14:textId="77777777" w:rsidTr="00A04357">
        <w:trPr>
          <w:divId w:val="2116439976"/>
          <w:cantSplit/>
          <w:jc w:val="center"/>
        </w:trPr>
        <w:tc>
          <w:tcPr>
            <w:tcW w:w="240" w:type="dxa"/>
          </w:tcPr>
          <w:p w14:paraId="35BAE5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GUID=3d5a3e33-ff18-4cb1-8ee9-d1a4fafb5715 </w:instrText>
            </w:r>
            <w:r w:rsidRPr="006F2CA2">
              <w:rPr>
                <w:rFonts w:ascii="Times New Roman" w:hAnsi="Times New Roman" w:cs="Times New Roman"/>
                <w:sz w:val="22"/>
                <w:szCs w:val="20"/>
                <w:lang w:val="en-GB" w:eastAsia="en-US"/>
              </w:rPr>
              <w:fldChar w:fldCharType="end"/>
            </w:r>
          </w:p>
        </w:tc>
        <w:tc>
          <w:tcPr>
            <w:tcW w:w="460" w:type="dxa"/>
          </w:tcPr>
          <w:p w14:paraId="5DF3713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GUID=c27ec4ac-b543-49b6-9a5c-603a90153451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5F4ACD8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GUID=169e3c15-4abf-4e91-9e2e-1a0781cbe3b3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grant of the Final Judgment;</w:t>
            </w:r>
          </w:p>
        </w:tc>
      </w:tr>
      <w:tr w:rsidR="005A22FC" w14:paraId="2454C96B" w14:textId="77777777" w:rsidTr="00A04357">
        <w:trPr>
          <w:divId w:val="2116439976"/>
          <w:cantSplit/>
          <w:trHeight w:val="480"/>
          <w:jc w:val="center"/>
        </w:trPr>
        <w:tc>
          <w:tcPr>
            <w:tcW w:w="240" w:type="dxa"/>
          </w:tcPr>
          <w:p w14:paraId="5E419D2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GUID=d8f73470-7cdc-40c7-adba-e58be40489d9 </w:instrText>
            </w:r>
            <w:r w:rsidRPr="006F2CA2">
              <w:rPr>
                <w:rFonts w:ascii="Times New Roman" w:hAnsi="Times New Roman" w:cs="Times New Roman"/>
                <w:sz w:val="22"/>
                <w:szCs w:val="20"/>
                <w:lang w:val="en-GB" w:eastAsia="en-US"/>
              </w:rPr>
              <w:fldChar w:fldCharType="end"/>
            </w:r>
          </w:p>
        </w:tc>
        <w:tc>
          <w:tcPr>
            <w:tcW w:w="460" w:type="dxa"/>
          </w:tcPr>
          <w:p w14:paraId="163607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GUID=8893bbdf-14b6-4cff-af51-5a0730727265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31C9C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GUID=a27f020b-9874-4c23-b9a7-e3c2f97c856f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8F0795D" w14:textId="77777777" w:rsidTr="00A04357">
        <w:trPr>
          <w:divId w:val="2116439976"/>
          <w:cantSplit/>
          <w:jc w:val="center"/>
        </w:trPr>
        <w:tc>
          <w:tcPr>
            <w:tcW w:w="2620" w:type="dxa"/>
            <w:gridSpan w:val="3"/>
          </w:tcPr>
          <w:p w14:paraId="63BFCC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GUID=5e8be9f3-e53f-4e80-9c6b-1e3b1074c4e0 </w:instrText>
            </w:r>
            <w:r w:rsidRPr="006F2CA2">
              <w:rPr>
                <w:rFonts w:ascii="Times New Roman" w:hAnsi="Times New Roman" w:cs="Times New Roman"/>
                <w:sz w:val="22"/>
                <w:szCs w:val="20"/>
                <w:lang w:val="en-GB" w:eastAsia="en-US"/>
              </w:rPr>
              <w:fldChar w:fldCharType="end"/>
            </w:r>
          </w:p>
        </w:tc>
        <w:tc>
          <w:tcPr>
            <w:tcW w:w="1280" w:type="dxa"/>
          </w:tcPr>
          <w:p w14:paraId="5021113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GUID=848ad174-61c7-42d0-8dbb-942fc10e7f9f </w:instrText>
            </w:r>
            <w:r w:rsidRPr="006F2CA2">
              <w:rPr>
                <w:rFonts w:ascii="Times New Roman" w:hAnsi="Times New Roman" w:cs="Times New Roman"/>
                <w:sz w:val="22"/>
                <w:szCs w:val="20"/>
                <w:lang w:val="en-GB" w:eastAsia="en-US"/>
              </w:rPr>
              <w:fldChar w:fldCharType="end"/>
            </w:r>
          </w:p>
        </w:tc>
        <w:tc>
          <w:tcPr>
            <w:tcW w:w="4322" w:type="dxa"/>
          </w:tcPr>
          <w:p w14:paraId="1F9E5A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GUID=59a81fdd-8f2e-457d-8254-c9de44c0d2e9 </w:instrText>
            </w:r>
            <w:r w:rsidRPr="006F2CA2">
              <w:rPr>
                <w:rFonts w:ascii="Times New Roman" w:hAnsi="Times New Roman" w:cs="Times New Roman"/>
                <w:sz w:val="22"/>
                <w:szCs w:val="20"/>
                <w:lang w:val="en-GB" w:eastAsia="en-US"/>
              </w:rPr>
              <w:fldChar w:fldCharType="end"/>
            </w:r>
          </w:p>
        </w:tc>
      </w:tr>
      <w:tr w:rsidR="005A22FC" w14:paraId="7F33D9F0" w14:textId="77777777" w:rsidTr="00A04357">
        <w:trPr>
          <w:divId w:val="2116439976"/>
          <w:cantSplit/>
          <w:jc w:val="center"/>
        </w:trPr>
        <w:tc>
          <w:tcPr>
            <w:tcW w:w="2620" w:type="dxa"/>
            <w:gridSpan w:val="3"/>
          </w:tcPr>
          <w:p w14:paraId="5C6CAE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GUID=64bee079-da9a-41ed-9bd9-b7df24a4331d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80" w:type="dxa"/>
          </w:tcPr>
          <w:p w14:paraId="507B4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GUID=b48e939d-51dc-445a-be9a-d7c6f09875bb </w:instrText>
            </w:r>
            <w:r w:rsidRPr="006F2CA2">
              <w:rPr>
                <w:rFonts w:ascii="Times New Roman" w:hAnsi="Times New Roman" w:cs="Times New Roman"/>
                <w:sz w:val="22"/>
                <w:szCs w:val="20"/>
                <w:lang w:val="en-GB" w:eastAsia="en-US"/>
              </w:rPr>
              <w:fldChar w:fldCharType="end"/>
            </w:r>
          </w:p>
        </w:tc>
        <w:tc>
          <w:tcPr>
            <w:tcW w:w="4322" w:type="dxa"/>
          </w:tcPr>
          <w:p w14:paraId="25491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GUID=3f00f3e7-2807-4a35-8c75-20f347926eed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FC3C0C3" w14:textId="77777777" w:rsidTr="00A04357">
        <w:trPr>
          <w:divId w:val="2116439976"/>
          <w:cantSplit/>
          <w:jc w:val="center"/>
        </w:trPr>
        <w:tc>
          <w:tcPr>
            <w:tcW w:w="2620" w:type="dxa"/>
            <w:gridSpan w:val="3"/>
          </w:tcPr>
          <w:p w14:paraId="033CCC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GUID=832a681d-c32d-41f3-b78c-4a929a17d0d4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80" w:type="dxa"/>
          </w:tcPr>
          <w:p w14:paraId="4E7CC9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GUID=4ffabd7a-f548-4894-9276-af21b213d2a9 </w:instrText>
            </w:r>
            <w:r w:rsidRPr="006F2CA2">
              <w:rPr>
                <w:rFonts w:ascii="Times New Roman" w:hAnsi="Times New Roman" w:cs="Times New Roman"/>
                <w:sz w:val="22"/>
                <w:szCs w:val="20"/>
                <w:lang w:val="en-GB" w:eastAsia="en-US"/>
              </w:rPr>
              <w:fldChar w:fldCharType="end"/>
            </w:r>
          </w:p>
        </w:tc>
        <w:tc>
          <w:tcPr>
            <w:tcW w:w="4322" w:type="dxa"/>
          </w:tcPr>
          <w:p w14:paraId="24594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GUID=fefeeac2-2e0e-4855-9725-aec3ce6441ce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98DDCEC" w14:textId="77777777" w:rsidTr="00A04357">
        <w:trPr>
          <w:divId w:val="2116439976"/>
          <w:cantSplit/>
          <w:trHeight w:val="400"/>
          <w:jc w:val="center"/>
        </w:trPr>
        <w:tc>
          <w:tcPr>
            <w:tcW w:w="8222" w:type="dxa"/>
            <w:gridSpan w:val="5"/>
          </w:tcPr>
          <w:p w14:paraId="63C6B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GUID=57f535e8-e631-4dea-bc5f-f64fb2eed84b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2612C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4F1C0D0"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97ED164"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133BD6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68F5C44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76AF2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F2963B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1E2944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C5F683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32E12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98B4D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25E4C2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9B9E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B2602E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C49DF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903FFA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97404A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2E484F0"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p w14:paraId="43CCE39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GUID=03513c54-a72a-4057-9445-6a8322e4b282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14</w:t>
      </w:r>
    </w:p>
    <w:tbl>
      <w:tblPr>
        <w:tblW w:w="7175" w:type="dxa"/>
        <w:jc w:val="center"/>
        <w:tblLook w:val="04A0" w:firstRow="1" w:lastRow="0" w:firstColumn="1" w:lastColumn="0" w:noHBand="0" w:noVBand="1"/>
      </w:tblPr>
      <w:tblGrid>
        <w:gridCol w:w="7175"/>
      </w:tblGrid>
      <w:tr w:rsidR="006F2CA2" w:rsidRPr="006F2CA2" w14:paraId="22860DA2" w14:textId="77777777" w:rsidTr="00401B50">
        <w:trPr>
          <w:divId w:val="2116439976"/>
          <w:cantSplit/>
          <w:trHeight w:val="133"/>
          <w:jc w:val="center"/>
        </w:trPr>
        <w:tc>
          <w:tcPr>
            <w:tcW w:w="7175" w:type="dxa"/>
          </w:tcPr>
          <w:p w14:paraId="26443A8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GUID=6bfbc86b-7206-4ed0-91ce-c4e17e41ca15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w:t>
            </w:r>
          </w:p>
        </w:tc>
      </w:tr>
      <w:tr w:rsidR="006F2CA2" w:rsidRPr="006F2CA2" w14:paraId="3DCA892B" w14:textId="77777777" w:rsidTr="00401B50">
        <w:trPr>
          <w:divId w:val="2116439976"/>
          <w:cantSplit/>
          <w:trHeight w:val="133"/>
          <w:jc w:val="center"/>
        </w:trPr>
        <w:tc>
          <w:tcPr>
            <w:tcW w:w="7175" w:type="dxa"/>
          </w:tcPr>
          <w:p w14:paraId="0BC5C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GUID=e0812e1c-b364-4255-b188-e1b5b91e1190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MATRIMONIAL PROPERTY PLAN FORM)</w:t>
            </w:r>
          </w:p>
        </w:tc>
      </w:tr>
      <w:tr w:rsidR="006F2CA2" w:rsidRPr="006F2CA2" w14:paraId="0D0377DC" w14:textId="77777777" w:rsidTr="00401B50">
        <w:trPr>
          <w:divId w:val="2116439976"/>
          <w:cantSplit/>
          <w:trHeight w:val="133"/>
          <w:jc w:val="center"/>
        </w:trPr>
        <w:tc>
          <w:tcPr>
            <w:tcW w:w="7175" w:type="dxa"/>
          </w:tcPr>
          <w:p w14:paraId="1DFCF9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GUID=7ec865e4-6aac-4d92-9024-33edccc3e136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F9D8043" w14:textId="77777777" w:rsidTr="00401B50">
        <w:trPr>
          <w:divId w:val="2116439976"/>
          <w:cantSplit/>
          <w:trHeight w:val="133"/>
          <w:jc w:val="center"/>
        </w:trPr>
        <w:tc>
          <w:tcPr>
            <w:tcW w:w="7175" w:type="dxa"/>
          </w:tcPr>
          <w:p w14:paraId="5919D8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GUID=8a34686c-6bbb-41c4-82bb-6f9e572849d4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57F66B1" w14:textId="77777777" w:rsidTr="00401B50">
        <w:trPr>
          <w:divId w:val="2116439976"/>
          <w:cantSplit/>
          <w:trHeight w:val="133"/>
          <w:jc w:val="center"/>
        </w:trPr>
        <w:tc>
          <w:tcPr>
            <w:tcW w:w="7175" w:type="dxa"/>
          </w:tcPr>
          <w:p w14:paraId="684E7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GUID=88ebc9c6-90d5-4fdc-bbf7-107272218352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299876" w14:textId="77777777" w:rsidTr="00401B50">
        <w:trPr>
          <w:divId w:val="2116439976"/>
          <w:cantSplit/>
          <w:trHeight w:val="133"/>
          <w:jc w:val="center"/>
        </w:trPr>
        <w:tc>
          <w:tcPr>
            <w:tcW w:w="7175" w:type="dxa"/>
          </w:tcPr>
          <w:p w14:paraId="23935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GUID=fe534344-b659-4dec-b69e-852351f5e274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3049DC4" w14:textId="77777777" w:rsidTr="00401B50">
        <w:trPr>
          <w:divId w:val="2116439976"/>
          <w:cantSplit/>
          <w:trHeight w:val="133"/>
          <w:jc w:val="center"/>
        </w:trPr>
        <w:tc>
          <w:tcPr>
            <w:tcW w:w="7175" w:type="dxa"/>
          </w:tcPr>
          <w:p w14:paraId="64CACC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GUID=8adad682-40c6-4123-a866-c915809741dd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7B2F05F4" w14:textId="77777777" w:rsidTr="00401B50">
        <w:trPr>
          <w:divId w:val="2116439976"/>
          <w:cantSplit/>
          <w:trHeight w:val="133"/>
          <w:jc w:val="center"/>
        </w:trPr>
        <w:tc>
          <w:tcPr>
            <w:tcW w:w="7175" w:type="dxa"/>
          </w:tcPr>
          <w:p w14:paraId="73255B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GUID=79fd423d-c1e2-4c7e-a33f-0e34e73564bc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53026C" w14:textId="77777777" w:rsidTr="00401B50">
        <w:trPr>
          <w:divId w:val="2116439976"/>
          <w:cantSplit/>
          <w:trHeight w:val="133"/>
          <w:jc w:val="center"/>
        </w:trPr>
        <w:tc>
          <w:tcPr>
            <w:tcW w:w="7175" w:type="dxa"/>
          </w:tcPr>
          <w:p w14:paraId="560455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GUID=89ee7864-20a2-4d3b-92bb-8e954e091ef4 </w:instrText>
            </w:r>
            <w:r w:rsidRPr="006F2CA2">
              <w:rPr>
                <w:rFonts w:ascii="Times New Roman" w:hAnsi="Times New Roman" w:cs="Times New Roman"/>
                <w:sz w:val="22"/>
                <w:szCs w:val="20"/>
                <w:lang w:val="en-GB" w:eastAsia="en-US"/>
              </w:rPr>
              <w:fldChar w:fldCharType="end"/>
            </w:r>
          </w:p>
        </w:tc>
      </w:tr>
      <w:tr w:rsidR="006F2CA2" w:rsidRPr="006F2CA2" w14:paraId="071EED9C" w14:textId="77777777" w:rsidTr="00401B50">
        <w:trPr>
          <w:divId w:val="2116439976"/>
          <w:cantSplit/>
          <w:trHeight w:val="133"/>
          <w:jc w:val="center"/>
        </w:trPr>
        <w:tc>
          <w:tcPr>
            <w:tcW w:w="7175" w:type="dxa"/>
          </w:tcPr>
          <w:p w14:paraId="2E90E1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GUID=5e7a5bc0-b65f-478d-8dd0-3ca20857cf22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PLAINTIFF’S PROPOSED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11BFF878" w14:textId="77777777" w:rsidTr="00401B50">
        <w:trPr>
          <w:divId w:val="2116439976"/>
          <w:cantSplit/>
          <w:trHeight w:val="133"/>
          <w:jc w:val="center"/>
        </w:trPr>
        <w:tc>
          <w:tcPr>
            <w:tcW w:w="7175" w:type="dxa"/>
          </w:tcPr>
          <w:p w14:paraId="488E2F7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GUID=e6ba71a1-9a22-4daf-bc11-e8707eaef325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8C983A1" w14:textId="77777777" w:rsidTr="00401B50">
        <w:trPr>
          <w:divId w:val="2116439976"/>
          <w:cantSplit/>
          <w:trHeight w:val="133"/>
          <w:jc w:val="center"/>
        </w:trPr>
        <w:tc>
          <w:tcPr>
            <w:tcW w:w="7175" w:type="dxa"/>
          </w:tcPr>
          <w:p w14:paraId="0CABE05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GUID=af81c523-3713-4b80-aeb7-bd52c7d375c5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0C59C34A" w14:textId="77777777" w:rsidTr="00401B50">
        <w:trPr>
          <w:divId w:val="2116439976"/>
          <w:cantSplit/>
          <w:trHeight w:val="133"/>
          <w:jc w:val="center"/>
        </w:trPr>
        <w:tc>
          <w:tcPr>
            <w:tcW w:w="7175" w:type="dxa"/>
          </w:tcPr>
          <w:p w14:paraId="25CB89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GUID=248fee68-9fff-40f3-a4b7-50adb66cbf4e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6D6E8C23" w14:textId="77777777" w:rsidTr="00401B50">
        <w:trPr>
          <w:divId w:val="2116439976"/>
          <w:cantSplit/>
          <w:trHeight w:val="133"/>
          <w:jc w:val="center"/>
        </w:trPr>
        <w:tc>
          <w:tcPr>
            <w:tcW w:w="7175" w:type="dxa"/>
          </w:tcPr>
          <w:p w14:paraId="6AA595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GUID=2e2c0092-ee48-47db-8d7c-72b028a93f2d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2118B31F" w14:textId="77777777" w:rsidTr="00401B50">
        <w:trPr>
          <w:divId w:val="2116439976"/>
          <w:cantSplit/>
          <w:trHeight w:val="133"/>
          <w:jc w:val="center"/>
        </w:trPr>
        <w:tc>
          <w:tcPr>
            <w:tcW w:w="7175" w:type="dxa"/>
          </w:tcPr>
          <w:p w14:paraId="45030D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GUID=bced2f2b-828b-4698-a574-8da8aa3687c6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4A5C3876" w14:textId="77777777" w:rsidTr="00401B50">
        <w:trPr>
          <w:divId w:val="2116439976"/>
          <w:cantSplit/>
          <w:trHeight w:val="133"/>
          <w:jc w:val="center"/>
        </w:trPr>
        <w:tc>
          <w:tcPr>
            <w:tcW w:w="7175" w:type="dxa"/>
          </w:tcPr>
          <w:p w14:paraId="4B9C68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GUID=a9ef557f-37e7-4126-9fa1-8ca0db2ccb81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3B15C99C" w14:textId="77777777" w:rsidTr="00401B50">
        <w:trPr>
          <w:divId w:val="2116439976"/>
          <w:cantSplit/>
          <w:trHeight w:val="133"/>
          <w:jc w:val="center"/>
        </w:trPr>
        <w:tc>
          <w:tcPr>
            <w:tcW w:w="7175" w:type="dxa"/>
          </w:tcPr>
          <w:p w14:paraId="4EEED2B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GUID=34f6b11d-1f93-439c-ab94-8490b34dcae1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r w:rsidRPr="006F2CA2">
              <w:rPr>
                <w:rFonts w:ascii="Times New Roman" w:hAnsi="Times New Roman" w:cs="Times New Roman"/>
                <w:i/>
                <w:sz w:val="22"/>
                <w:szCs w:val="20"/>
                <w:lang w:val="en-GB" w:eastAsia="en-US"/>
              </w:rPr>
              <w:t>i.e. whether 3-room, 4-room, 5-room, Executive, etc.</w:t>
            </w:r>
            <w:r w:rsidRPr="006F2CA2">
              <w:rPr>
                <w:rFonts w:ascii="Times New Roman" w:hAnsi="Times New Roman" w:cs="Times New Roman"/>
                <w:sz w:val="22"/>
                <w:szCs w:val="20"/>
                <w:lang w:val="en-GB" w:eastAsia="en-US"/>
              </w:rPr>
              <w:t>]:</w:t>
            </w:r>
          </w:p>
        </w:tc>
      </w:tr>
      <w:tr w:rsidR="006F2CA2" w:rsidRPr="006F2CA2" w14:paraId="48D57138" w14:textId="77777777" w:rsidTr="00401B50">
        <w:trPr>
          <w:divId w:val="2116439976"/>
          <w:cantSplit/>
          <w:trHeight w:val="133"/>
          <w:jc w:val="center"/>
        </w:trPr>
        <w:tc>
          <w:tcPr>
            <w:tcW w:w="7175" w:type="dxa"/>
          </w:tcPr>
          <w:p w14:paraId="4DE4426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GUID=29dda7a3-aabe-4308-9ca1-8fd398e3b26b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purchase of flat:</w:t>
            </w:r>
          </w:p>
        </w:tc>
      </w:tr>
      <w:tr w:rsidR="006F2CA2" w:rsidRPr="006F2CA2" w14:paraId="2ADA0911" w14:textId="77777777" w:rsidTr="00401B50">
        <w:trPr>
          <w:divId w:val="2116439976"/>
          <w:cantSplit/>
          <w:trHeight w:val="133"/>
          <w:jc w:val="center"/>
        </w:trPr>
        <w:tc>
          <w:tcPr>
            <w:tcW w:w="7175" w:type="dxa"/>
          </w:tcPr>
          <w:p w14:paraId="3F6543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GUID=5759b12f-f966-40b9-8567-a8f020210e73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Purchase price of flat:</w:t>
            </w:r>
          </w:p>
        </w:tc>
      </w:tr>
      <w:tr w:rsidR="006F2CA2" w:rsidRPr="006F2CA2" w14:paraId="0DED26A3" w14:textId="77777777" w:rsidTr="00401B50">
        <w:trPr>
          <w:divId w:val="2116439976"/>
          <w:cantSplit/>
          <w:trHeight w:val="133"/>
          <w:jc w:val="center"/>
        </w:trPr>
        <w:tc>
          <w:tcPr>
            <w:tcW w:w="7175" w:type="dxa"/>
          </w:tcPr>
          <w:p w14:paraId="099AAD0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GUID=919758ed-fde7-4b80-bb36-91e65e73bb70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59262827" w14:textId="77777777" w:rsidTr="00401B50">
        <w:trPr>
          <w:divId w:val="2116439976"/>
          <w:cantSplit/>
          <w:trHeight w:val="133"/>
          <w:jc w:val="center"/>
        </w:trPr>
        <w:tc>
          <w:tcPr>
            <w:tcW w:w="7175" w:type="dxa"/>
          </w:tcPr>
          <w:p w14:paraId="5DEFF21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GUID=605b0ac0-953f-4e0f-95e8-5943adc3e002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Payments made by each lessee towards the purchase of the Flat.</w:t>
            </w:r>
          </w:p>
        </w:tc>
      </w:tr>
      <w:tr w:rsidR="006F2CA2" w:rsidRPr="006F2CA2" w14:paraId="3AA4462F" w14:textId="77777777" w:rsidTr="00401B50">
        <w:trPr>
          <w:divId w:val="2116439976"/>
          <w:cantSplit/>
          <w:trHeight w:val="133"/>
          <w:jc w:val="center"/>
        </w:trPr>
        <w:tc>
          <w:tcPr>
            <w:tcW w:w="7175" w:type="dxa"/>
          </w:tcPr>
          <w:p w14:paraId="27DF3FE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GUID=e1de49ee-e3af-4bea-acce-b494fbafe733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lessee</w:t>
            </w:r>
            <w:r w:rsidRPr="006F2CA2">
              <w:rPr>
                <w:rFonts w:ascii="Times New Roman" w:hAnsi="Times New Roman" w:cs="Times New Roman"/>
                <w:sz w:val="22"/>
                <w:szCs w:val="20"/>
                <w:lang w:val="en-GB" w:eastAsia="en-US"/>
              </w:rPr>
              <w:t>]</w:t>
            </w:r>
          </w:p>
        </w:tc>
      </w:tr>
      <w:tr w:rsidR="006F2CA2" w:rsidRPr="006F2CA2" w14:paraId="6F0DADA8" w14:textId="77777777" w:rsidTr="00401B50">
        <w:trPr>
          <w:divId w:val="2116439976"/>
          <w:cantSplit/>
          <w:trHeight w:val="133"/>
          <w:jc w:val="center"/>
        </w:trPr>
        <w:tc>
          <w:tcPr>
            <w:tcW w:w="7175" w:type="dxa"/>
          </w:tcPr>
          <w:p w14:paraId="4B253FCE" w14:textId="4D45C91C"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GUID=0e12f98f-3ac3-49ae-9fa3-7123b5d71a53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C02720">
              <w:rPr>
                <w:rFonts w:ascii="Times New Roman" w:hAnsi="Times New Roman" w:cs="Times New Roman"/>
                <w:sz w:val="22"/>
                <w:szCs w:val="20"/>
                <w:lang w:val="en-GB" w:eastAsia="en-US"/>
              </w:rPr>
              <w:t>Initial capital payment [derived from the difference between the purchase price and HDB loan amount (where applicable). To also state whether in Central Provident Fund (CPF) moneys or cash]:</w:t>
            </w:r>
          </w:p>
        </w:tc>
      </w:tr>
      <w:tr w:rsidR="006F2CA2" w:rsidRPr="006F2CA2" w14:paraId="7C88C69D" w14:textId="77777777" w:rsidTr="00401B50">
        <w:trPr>
          <w:divId w:val="2116439976"/>
          <w:cantSplit/>
          <w:trHeight w:val="133"/>
          <w:jc w:val="center"/>
        </w:trPr>
        <w:tc>
          <w:tcPr>
            <w:tcW w:w="7175" w:type="dxa"/>
          </w:tcPr>
          <w:p w14:paraId="7ACBEE7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GUID=61bc45cd-6233-45b5-aad5-d3e66046d59f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5B8C9E38" w14:textId="77777777" w:rsidTr="00401B50">
        <w:trPr>
          <w:divId w:val="2116439976"/>
          <w:cantSplit/>
          <w:trHeight w:val="133"/>
          <w:jc w:val="center"/>
        </w:trPr>
        <w:tc>
          <w:tcPr>
            <w:tcW w:w="7175" w:type="dxa"/>
          </w:tcPr>
          <w:p w14:paraId="26385E7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GUID=2044b23e-a65e-4aaa-8425-d83c2e8ed844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Instalments per month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31CD5A0B" w14:textId="77777777" w:rsidTr="00401B50">
        <w:trPr>
          <w:divId w:val="2116439976"/>
          <w:cantSplit/>
          <w:trHeight w:val="133"/>
          <w:jc w:val="center"/>
        </w:trPr>
        <w:tc>
          <w:tcPr>
            <w:tcW w:w="7175" w:type="dxa"/>
          </w:tcPr>
          <w:p w14:paraId="3C9EC3E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GUID=16b31642-7817-4137-8e62-f1a11c8ed220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Indirect contributions:</w:t>
            </w:r>
          </w:p>
        </w:tc>
      </w:tr>
      <w:tr w:rsidR="006F2CA2" w:rsidRPr="006F2CA2" w14:paraId="6F60AE49" w14:textId="77777777" w:rsidTr="00401B50">
        <w:trPr>
          <w:divId w:val="2116439976"/>
          <w:cantSplit/>
          <w:trHeight w:val="133"/>
          <w:jc w:val="center"/>
        </w:trPr>
        <w:tc>
          <w:tcPr>
            <w:tcW w:w="7175" w:type="dxa"/>
          </w:tcPr>
          <w:p w14:paraId="2E04208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GUID=5b5bb07a-7ce1-4a93-a495-bd4ab5c6db26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Amount of loan granted by the HDB/Financial institution:</w:t>
            </w:r>
          </w:p>
        </w:tc>
      </w:tr>
      <w:tr w:rsidR="006F2CA2" w:rsidRPr="006F2CA2" w14:paraId="24B70618" w14:textId="77777777" w:rsidTr="00401B50">
        <w:trPr>
          <w:divId w:val="2116439976"/>
          <w:cantSplit/>
          <w:trHeight w:val="133"/>
          <w:jc w:val="center"/>
        </w:trPr>
        <w:tc>
          <w:tcPr>
            <w:tcW w:w="7175" w:type="dxa"/>
          </w:tcPr>
          <w:p w14:paraId="6B0B1F27" w14:textId="47386264"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GUID=726eda0a-165c-4b29-8e41-5161b18bd5e5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Amount of outstanding loan due to the HDB/Financial institution as at date of enquiry </w:t>
            </w:r>
            <w:r w:rsidR="00C02720">
              <w:rPr>
                <w:rFonts w:ascii="Times New Roman" w:hAnsi="Times New Roman" w:cs="Times New Roman"/>
                <w:sz w:val="22"/>
                <w:szCs w:val="20"/>
                <w:lang w:val="en-GB" w:eastAsia="en-US"/>
              </w:rPr>
              <w:t>with</w:t>
            </w:r>
            <w:r w:rsidRPr="006F2CA2">
              <w:rPr>
                <w:rFonts w:ascii="Times New Roman" w:hAnsi="Times New Roman" w:cs="Times New Roman"/>
                <w:sz w:val="22"/>
                <w:szCs w:val="20"/>
                <w:lang w:val="en-GB" w:eastAsia="en-US"/>
              </w:rPr>
              <w:t xml:space="preserve"> </w:t>
            </w:r>
            <w:proofErr w:type="gramStart"/>
            <w:r w:rsidRPr="006F2CA2">
              <w:rPr>
                <w:rFonts w:ascii="Times New Roman" w:hAnsi="Times New Roman" w:cs="Times New Roman"/>
                <w:sz w:val="22"/>
                <w:szCs w:val="20"/>
                <w:lang w:val="en-GB" w:eastAsia="en-US"/>
              </w:rPr>
              <w:t>HDB</w:t>
            </w:r>
            <w:r w:rsidR="00C02720">
              <w:rPr>
                <w:rFonts w:ascii="Times New Roman" w:hAnsi="Times New Roman" w:cs="Times New Roman"/>
                <w:sz w:val="22"/>
                <w:szCs w:val="20"/>
                <w:lang w:val="en-GB" w:eastAsia="en-US"/>
              </w:rPr>
              <w:t>(</w:t>
            </w:r>
            <w:proofErr w:type="gramEnd"/>
            <w:r w:rsidR="00C02720">
              <w:rPr>
                <w:rFonts w:ascii="Times New Roman" w:hAnsi="Times New Roman" w:cs="Times New Roman"/>
                <w:sz w:val="22"/>
                <w:szCs w:val="20"/>
                <w:lang w:val="en-GB" w:eastAsia="en-US"/>
              </w:rPr>
              <w:t>via “</w:t>
            </w:r>
            <w:proofErr w:type="spellStart"/>
            <w:r w:rsidR="00C02720">
              <w:rPr>
                <w:rFonts w:ascii="Times New Roman" w:hAnsi="Times New Roman" w:cs="Times New Roman"/>
                <w:sz w:val="22"/>
                <w:szCs w:val="20"/>
                <w:lang w:val="en-GB" w:eastAsia="en-US"/>
              </w:rPr>
              <w:t>myHDBpage</w:t>
            </w:r>
            <w:proofErr w:type="spellEnd"/>
            <w:r w:rsidR="00C02720">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/Financial institution, i.e. [</w:t>
            </w:r>
            <w:r w:rsidRPr="006F2CA2">
              <w:rPr>
                <w:rFonts w:ascii="Times New Roman" w:hAnsi="Times New Roman" w:cs="Times New Roman"/>
                <w:i/>
                <w:sz w:val="22"/>
                <w:szCs w:val="20"/>
                <w:lang w:val="en-GB" w:eastAsia="en-US"/>
              </w:rPr>
              <w:t>to state exact date</w:t>
            </w:r>
            <w:r w:rsidRPr="006F2CA2">
              <w:rPr>
                <w:rFonts w:ascii="Times New Roman" w:hAnsi="Times New Roman" w:cs="Times New Roman"/>
                <w:sz w:val="22"/>
                <w:szCs w:val="20"/>
                <w:lang w:val="en-GB" w:eastAsia="en-US"/>
              </w:rPr>
              <w:t>]:</w:t>
            </w:r>
          </w:p>
        </w:tc>
      </w:tr>
      <w:tr w:rsidR="006F2CA2" w:rsidRPr="006F2CA2" w14:paraId="49949463" w14:textId="77777777" w:rsidTr="00401B50">
        <w:trPr>
          <w:divId w:val="2116439976"/>
          <w:cantSplit/>
          <w:trHeight w:val="133"/>
          <w:jc w:val="center"/>
        </w:trPr>
        <w:tc>
          <w:tcPr>
            <w:tcW w:w="7175" w:type="dxa"/>
          </w:tcPr>
          <w:p w14:paraId="1C7181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GUID=bf651492-b020-4350-9ca5-fcb5ab51333b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721243A9" w14:textId="77777777" w:rsidTr="00401B50">
        <w:trPr>
          <w:divId w:val="2116439976"/>
          <w:cantSplit/>
          <w:trHeight w:val="1051"/>
          <w:jc w:val="center"/>
        </w:trPr>
        <w:tc>
          <w:tcPr>
            <w:tcW w:w="7175" w:type="dxa"/>
          </w:tcPr>
          <w:p w14:paraId="640D6CC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GUID=313a058b-9956-44e5-8f91-eb546a94d9f0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Plaintiffs who are above the age of 55</w:t>
            </w:r>
            <w:r w:rsidRPr="006F2CA2">
              <w:rPr>
                <w:rFonts w:ascii="Times New Roman" w:hAnsi="Times New Roman" w:cs="Times New Roman"/>
                <w:sz w:val="22"/>
                <w:szCs w:val="20"/>
                <w:lang w:val="en-GB" w:eastAsia="en-US"/>
              </w:rPr>
              <w:t>) I am/The Plaintiff is* above the age of 55 years and the amount required to be refunded into my/his/her* CPF account in the event of a sale of the flat/transfer in ownership of the flat:</w:t>
            </w:r>
          </w:p>
        </w:tc>
      </w:tr>
      <w:tr w:rsidR="006F2CA2" w:rsidRPr="006F2CA2" w14:paraId="31ADFBA4" w14:textId="77777777" w:rsidTr="00401B50">
        <w:trPr>
          <w:divId w:val="2116439976"/>
          <w:cantSplit/>
          <w:trHeight w:val="576"/>
          <w:jc w:val="center"/>
        </w:trPr>
        <w:tc>
          <w:tcPr>
            <w:tcW w:w="7175" w:type="dxa"/>
          </w:tcPr>
          <w:p w14:paraId="41BAADE5" w14:textId="12D917C0"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GUID=7a729cce-a8fd-41b9-a82b-befde69756a6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required/not required* to surrender the Flat to the HDB. [</w:t>
            </w:r>
            <w:r w:rsidR="00C02720" w:rsidRPr="006F2CA2">
              <w:rPr>
                <w:rFonts w:ascii="Times New Roman" w:hAnsi="Times New Roman" w:cs="Times New Roman"/>
                <w:i/>
                <w:sz w:val="22"/>
                <w:szCs w:val="20"/>
                <w:lang w:val="en-GB" w:eastAsia="en-US"/>
              </w:rPr>
              <w:t>If parties are required to surrender the Flat to the HDB, state the estimated surrender value of the Flat (if known</w:t>
            </w:r>
            <w:r w:rsidR="00C02720" w:rsidRPr="006F2CA2">
              <w:rPr>
                <w:rFonts w:ascii="Times New Roman" w:hAnsi="Times New Roman" w:cs="Times New Roman"/>
                <w:sz w:val="22"/>
                <w:szCs w:val="20"/>
                <w:lang w:val="en-GB" w:eastAsia="en-US"/>
              </w:rPr>
              <w:t>)]</w:t>
            </w:r>
          </w:p>
        </w:tc>
      </w:tr>
      <w:tr w:rsidR="006F2CA2" w:rsidRPr="006F2CA2" w14:paraId="3CDCC370" w14:textId="77777777" w:rsidTr="00401B50">
        <w:trPr>
          <w:divId w:val="2116439976"/>
          <w:cantSplit/>
          <w:trHeight w:val="813"/>
          <w:jc w:val="center"/>
        </w:trPr>
        <w:tc>
          <w:tcPr>
            <w:tcW w:w="7175" w:type="dxa"/>
          </w:tcPr>
          <w:p w14:paraId="1FACA258" w14:textId="35E10C41"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GUID=3b7b7308-db31-48a8-8ed7-4e2c3ffade08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eligible/not eligible* to sell the Flat on the open market. [</w:t>
            </w:r>
            <w:r w:rsidR="00C02720" w:rsidRPr="006F2CA2">
              <w:rPr>
                <w:rFonts w:ascii="Times New Roman" w:hAnsi="Times New Roman" w:cs="Times New Roman"/>
                <w:i/>
                <w:sz w:val="22"/>
                <w:szCs w:val="20"/>
                <w:lang w:val="en-GB" w:eastAsia="en-US"/>
              </w:rPr>
              <w:t>If parties are not eligible to sell the Flat on the open market, state the reasons why</w:t>
            </w:r>
            <w:r w:rsidR="00C02720" w:rsidRPr="006F2CA2">
              <w:rPr>
                <w:rFonts w:ascii="Times New Roman" w:hAnsi="Times New Roman" w:cs="Times New Roman"/>
                <w:sz w:val="22"/>
                <w:szCs w:val="20"/>
                <w:lang w:val="en-GB" w:eastAsia="en-US"/>
              </w:rPr>
              <w:t>].</w:t>
            </w:r>
          </w:p>
        </w:tc>
      </w:tr>
      <w:tr w:rsidR="006F2CA2" w:rsidRPr="006F2CA2" w14:paraId="1F118CA3" w14:textId="77777777" w:rsidTr="00401B50">
        <w:trPr>
          <w:divId w:val="2116439976"/>
          <w:cantSplit/>
          <w:trHeight w:val="813"/>
          <w:jc w:val="center"/>
        </w:trPr>
        <w:tc>
          <w:tcPr>
            <w:tcW w:w="7175" w:type="dxa"/>
          </w:tcPr>
          <w:p w14:paraId="0298C44A" w14:textId="77777777" w:rsidR="00C02720" w:rsidRPr="006F2CA2" w:rsidRDefault="006F2CA2"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GUID=ed1763d5-b138-4ee8-bbcb-19f56a11f58b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Valuation of the Flat</w:t>
            </w:r>
          </w:p>
          <w:p w14:paraId="7C4285BD" w14:textId="39AEF12C" w:rsidR="006F2CA2"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GUID=4e3b5af7-c99a-4979-a379-62048bdabf26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estimated value of the Flat is: [</w:t>
            </w:r>
            <w:r w:rsidRPr="006F2CA2">
              <w:rPr>
                <w:rFonts w:ascii="Times New Roman" w:hAnsi="Times New Roman" w:cs="Times New Roman"/>
                <w:i/>
                <w:sz w:val="22"/>
                <w:szCs w:val="20"/>
                <w:lang w:val="en-GB" w:eastAsia="en-US"/>
              </w:rPr>
              <w:t>to state estimated value of the Flat and the basis of the valuation</w:t>
            </w:r>
            <w:r w:rsidRPr="006F2CA2">
              <w:rPr>
                <w:rFonts w:ascii="Times New Roman" w:hAnsi="Times New Roman" w:cs="Times New Roman"/>
                <w:sz w:val="22"/>
                <w:szCs w:val="20"/>
                <w:lang w:val="en-GB" w:eastAsia="en-US"/>
              </w:rPr>
              <w:t>]</w:t>
            </w:r>
          </w:p>
        </w:tc>
      </w:tr>
      <w:tr w:rsidR="00C02720" w:rsidRPr="006F2CA2" w14:paraId="418D2B87" w14:textId="77777777" w:rsidTr="00401B50">
        <w:trPr>
          <w:divId w:val="2116439976"/>
          <w:cantSplit/>
          <w:trHeight w:val="339"/>
          <w:jc w:val="center"/>
        </w:trPr>
        <w:tc>
          <w:tcPr>
            <w:tcW w:w="7175" w:type="dxa"/>
          </w:tcPr>
          <w:p w14:paraId="04C62BDB" w14:textId="78BBCEF9"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GUID=16f73f9e-d838-4412-8698-40d50bc9b4ac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proposal with respect to the Flat</w:t>
            </w:r>
          </w:p>
        </w:tc>
      </w:tr>
      <w:tr w:rsidR="00C02720" w:rsidRPr="006F2CA2" w14:paraId="2478DA02" w14:textId="77777777" w:rsidTr="00401B50">
        <w:trPr>
          <w:divId w:val="2116439976"/>
          <w:cantSplit/>
          <w:trHeight w:val="356"/>
          <w:jc w:val="center"/>
        </w:trPr>
        <w:tc>
          <w:tcPr>
            <w:tcW w:w="7175" w:type="dxa"/>
          </w:tcPr>
          <w:p w14:paraId="5FCBB202" w14:textId="67C1C32B"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GUID=4d06c31c-0d80-45dc-ade9-e3c85ba5edb5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Plaintiff’s proposal with respect to the Flat is as follows:</w:t>
            </w:r>
          </w:p>
        </w:tc>
      </w:tr>
      <w:tr w:rsidR="00C02720" w:rsidRPr="006F2CA2" w14:paraId="628279F1" w14:textId="77777777" w:rsidTr="00401B50">
        <w:trPr>
          <w:divId w:val="2116439976"/>
          <w:cantSplit/>
          <w:trHeight w:val="813"/>
          <w:jc w:val="center"/>
        </w:trPr>
        <w:tc>
          <w:tcPr>
            <w:tcW w:w="7175" w:type="dxa"/>
          </w:tcPr>
          <w:p w14:paraId="4B504C0D" w14:textId="0F6947DA"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GUID=c8a3ad33-531d-415f-8052-9fc3b8799b31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C02720" w:rsidRPr="006F2CA2" w14:paraId="38AAEC92" w14:textId="77777777" w:rsidTr="00401B50">
        <w:trPr>
          <w:divId w:val="2116439976"/>
          <w:cantSplit/>
          <w:trHeight w:val="356"/>
          <w:jc w:val="center"/>
        </w:trPr>
        <w:tc>
          <w:tcPr>
            <w:tcW w:w="7175" w:type="dxa"/>
          </w:tcPr>
          <w:p w14:paraId="428D0FFB" w14:textId="54F63A01"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GUID=a1ae30a8-58a1-4972-8198-d273416f3853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C02720" w:rsidRPr="006F2CA2" w14:paraId="60A0C9DE" w14:textId="77777777" w:rsidTr="00401B50">
        <w:trPr>
          <w:divId w:val="2116439976"/>
          <w:cantSplit/>
          <w:trHeight w:val="576"/>
          <w:jc w:val="center"/>
        </w:trPr>
        <w:tc>
          <w:tcPr>
            <w:tcW w:w="7175" w:type="dxa"/>
          </w:tcPr>
          <w:p w14:paraId="10427575" w14:textId="051C20F8"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GUID=8e3c19eb-f20e-4c5a-8d96-662e490aa777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C02720" w:rsidRPr="006F2CA2" w14:paraId="5D226224" w14:textId="77777777" w:rsidTr="00401B50">
        <w:trPr>
          <w:divId w:val="2116439976"/>
          <w:cantSplit/>
          <w:trHeight w:val="339"/>
          <w:jc w:val="center"/>
        </w:trPr>
        <w:tc>
          <w:tcPr>
            <w:tcW w:w="7175" w:type="dxa"/>
          </w:tcPr>
          <w:p w14:paraId="136D249D" w14:textId="23296D16"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GUID=882b0a9c-66bb-40b5-ad0e-ffa1f11b8bad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C02720" w:rsidRPr="006F2CA2" w14:paraId="48884815" w14:textId="77777777" w:rsidTr="00401B50">
        <w:trPr>
          <w:divId w:val="2116439976"/>
          <w:cantSplit/>
          <w:trHeight w:val="593"/>
          <w:jc w:val="center"/>
        </w:trPr>
        <w:tc>
          <w:tcPr>
            <w:tcW w:w="7175" w:type="dxa"/>
          </w:tcPr>
          <w:p w14:paraId="0B1BE762" w14:textId="074AB82B"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GUID=49658464-dd46-4b9c-9a49-88d8eed08c07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C02720" w:rsidRPr="006F2CA2" w14:paraId="19698754" w14:textId="77777777" w:rsidTr="00401B50">
        <w:trPr>
          <w:divId w:val="2116439976"/>
          <w:cantSplit/>
          <w:trHeight w:val="339"/>
          <w:jc w:val="center"/>
        </w:trPr>
        <w:tc>
          <w:tcPr>
            <w:tcW w:w="7175" w:type="dxa"/>
          </w:tcPr>
          <w:p w14:paraId="2F423149" w14:textId="5887EE8F"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GUID=b2981007-9215-4e0b-83eb-bfac00a9b5ee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C02720" w:rsidRPr="006F2CA2" w14:paraId="4942CB82" w14:textId="77777777" w:rsidTr="00401B50">
        <w:trPr>
          <w:divId w:val="2116439976"/>
          <w:cantSplit/>
          <w:trHeight w:val="593"/>
          <w:jc w:val="center"/>
        </w:trPr>
        <w:tc>
          <w:tcPr>
            <w:tcW w:w="7175" w:type="dxa"/>
          </w:tcPr>
          <w:p w14:paraId="007951C6" w14:textId="71D7D2D7"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GUID=285bf1e0-1bef-4a73-a4ef-56b03ce7ed5e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C02720" w:rsidRPr="006F2CA2" w14:paraId="0A7AE74F" w14:textId="77777777" w:rsidTr="00401B50">
        <w:trPr>
          <w:divId w:val="2116439976"/>
          <w:cantSplit/>
          <w:trHeight w:val="576"/>
          <w:jc w:val="center"/>
        </w:trPr>
        <w:tc>
          <w:tcPr>
            <w:tcW w:w="7175" w:type="dxa"/>
          </w:tcPr>
          <w:p w14:paraId="22860502" w14:textId="7FC07BB6"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GUID=1d9cc0ba-2b4b-4949-b92e-13cd99a2afef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C02720" w:rsidRPr="006F2CA2" w14:paraId="69A63872" w14:textId="77777777" w:rsidTr="00401B50">
        <w:trPr>
          <w:divId w:val="2116439976"/>
          <w:cantSplit/>
          <w:trHeight w:val="576"/>
          <w:jc w:val="center"/>
        </w:trPr>
        <w:tc>
          <w:tcPr>
            <w:tcW w:w="7175" w:type="dxa"/>
          </w:tcPr>
          <w:p w14:paraId="2808836A" w14:textId="1656EDD4"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GUID=d535dbd3-9b79-4eb9-818c-504d85cbc9ef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C02720" w:rsidRPr="006F2CA2" w14:paraId="5C9D3401" w14:textId="77777777" w:rsidTr="00401B50">
        <w:trPr>
          <w:divId w:val="2116439976"/>
          <w:cantSplit/>
          <w:trHeight w:val="356"/>
          <w:jc w:val="center"/>
        </w:trPr>
        <w:tc>
          <w:tcPr>
            <w:tcW w:w="7175" w:type="dxa"/>
          </w:tcPr>
          <w:p w14:paraId="28D05D6F" w14:textId="1FEEA978"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GUID=0ba93e0a-bbd7-44cc-89f0-c8c3b6451409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 xml:space="preserve">The Plaintiff </w:t>
            </w:r>
          </w:p>
        </w:tc>
      </w:tr>
      <w:tr w:rsidR="00C02720" w:rsidRPr="006F2CA2" w14:paraId="70B923E3" w14:textId="77777777" w:rsidTr="00401B50">
        <w:trPr>
          <w:divId w:val="2116439976"/>
          <w:cantSplit/>
          <w:trHeight w:val="576"/>
          <w:jc w:val="center"/>
        </w:trPr>
        <w:tc>
          <w:tcPr>
            <w:tcW w:w="7175" w:type="dxa"/>
          </w:tcPr>
          <w:p w14:paraId="15E0EB8C" w14:textId="21E8371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GUID=8d0b81a7-9725-4dab-ad66-ad441358b193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C02720" w:rsidRPr="006F2CA2" w14:paraId="3FED0490" w14:textId="77777777" w:rsidTr="00401B50">
        <w:trPr>
          <w:divId w:val="2116439976"/>
          <w:cantSplit/>
          <w:trHeight w:val="576"/>
          <w:jc w:val="center"/>
        </w:trPr>
        <w:tc>
          <w:tcPr>
            <w:tcW w:w="7175" w:type="dxa"/>
          </w:tcPr>
          <w:p w14:paraId="09A2A6FE" w14:textId="64952BD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GUID=5efd1f35-50dd-4249-8bbf-515f11c9dae7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C02720" w:rsidRPr="006F2CA2" w14:paraId="3AE96FDE" w14:textId="77777777" w:rsidTr="00401B50">
        <w:trPr>
          <w:divId w:val="2116439976"/>
          <w:cantSplit/>
          <w:trHeight w:val="339"/>
          <w:jc w:val="center"/>
        </w:trPr>
        <w:tc>
          <w:tcPr>
            <w:tcW w:w="7175" w:type="dxa"/>
          </w:tcPr>
          <w:p w14:paraId="02D4DB30" w14:textId="49BEC3F2"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GUID=0fe8cc6a-779a-4d77-a2ce-08d3b2c42233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C02720" w:rsidRPr="006F2CA2" w14:paraId="3C701282" w14:textId="77777777" w:rsidTr="00401B50">
        <w:trPr>
          <w:divId w:val="2116439976"/>
          <w:cantSplit/>
          <w:trHeight w:val="1067"/>
          <w:jc w:val="center"/>
        </w:trPr>
        <w:tc>
          <w:tcPr>
            <w:tcW w:w="7175" w:type="dxa"/>
          </w:tcPr>
          <w:p w14:paraId="287570AB" w14:textId="366FFEA5"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GUID=824a8a45-fc7b-4aec-a3b0-512d70dc3593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my/the Plaintiff’s*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To fill in Option 1, 2, 3, 4, 5 or 6 as set out in Form 89, and to attach only the relevant pages to this form.</w:t>
            </w:r>
            <w:r w:rsidRPr="006F2CA2">
              <w:rPr>
                <w:rFonts w:ascii="Times New Roman" w:hAnsi="Times New Roman" w:cs="Times New Roman"/>
                <w:sz w:val="22"/>
                <w:szCs w:val="20"/>
                <w:lang w:val="en-GB" w:eastAsia="en-US"/>
              </w:rPr>
              <w:t>]</w:t>
            </w:r>
          </w:p>
        </w:tc>
      </w:tr>
      <w:tr w:rsidR="00C02720" w:rsidRPr="006F2CA2" w14:paraId="6152A53E" w14:textId="77777777" w:rsidTr="00401B50">
        <w:trPr>
          <w:divId w:val="2116439976"/>
          <w:cantSplit/>
          <w:trHeight w:val="339"/>
          <w:jc w:val="center"/>
        </w:trPr>
        <w:tc>
          <w:tcPr>
            <w:tcW w:w="7175" w:type="dxa"/>
          </w:tcPr>
          <w:p w14:paraId="3282DC85" w14:textId="77777777" w:rsidR="00C02720" w:rsidRPr="006F2CA2" w:rsidRDefault="00C02720" w:rsidP="00C0272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GUID=c45030e4-93dc-490c-9b6b-a86e38e35b53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Confirmation Statement</w:t>
            </w:r>
          </w:p>
        </w:tc>
      </w:tr>
      <w:tr w:rsidR="00C02720" w:rsidRPr="006F2CA2" w14:paraId="47E1380A" w14:textId="77777777" w:rsidTr="00401B50">
        <w:trPr>
          <w:divId w:val="2116439976"/>
          <w:cantSplit/>
          <w:trHeight w:val="1526"/>
          <w:jc w:val="center"/>
        </w:trPr>
        <w:tc>
          <w:tcPr>
            <w:tcW w:w="7175" w:type="dxa"/>
          </w:tcPr>
          <w:p w14:paraId="3A9A2DF1" w14:textId="7EC9FA15" w:rsidR="00C02720" w:rsidRPr="006F2CA2" w:rsidRDefault="00C02720" w:rsidP="00C02720">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GUID=8251e398-fb15-4dda-977f-0f0d27d1a8ba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confirm/The Plaintiff confirms* that enquiries have been made with the HDB/HDB and the Central Provident Fund Board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and that the contents of this document are a true and accurate reflection of the</w:t>
            </w:r>
            <w:r>
              <w:rPr>
                <w:rFonts w:ascii="Times New Roman" w:hAnsi="Times New Roman" w:cs="Times New Roman"/>
                <w:sz w:val="22"/>
                <w:szCs w:val="20"/>
                <w:lang w:val="en-GB" w:eastAsia="en-US"/>
              </w:rPr>
              <w:t xml:space="preserve"> information obtained from the</w:t>
            </w:r>
            <w:r w:rsidRPr="006F2CA2">
              <w:rPr>
                <w:rFonts w:ascii="Times New Roman" w:hAnsi="Times New Roman" w:cs="Times New Roman"/>
                <w:sz w:val="22"/>
                <w:szCs w:val="20"/>
                <w:lang w:val="en-GB" w:eastAsia="en-US"/>
              </w:rPr>
              <w:t xml:space="preserve"> HDB/CPFB/HDB and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C02720" w:rsidRPr="006F2CA2" w14:paraId="06EC1BA8" w14:textId="77777777" w:rsidTr="00401B50">
        <w:trPr>
          <w:divId w:val="2116439976"/>
          <w:cantSplit/>
          <w:trHeight w:val="644"/>
          <w:jc w:val="center"/>
        </w:trPr>
        <w:tc>
          <w:tcPr>
            <w:tcW w:w="7175" w:type="dxa"/>
          </w:tcPr>
          <w:p w14:paraId="262FA808"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GUID=afd71637-e2d8-4e5d-b3de-6b881b5d5aab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(Plaintiff/Plaintiff’s Solicitor*):</w:t>
            </w:r>
          </w:p>
          <w:p w14:paraId="0D4E10ED"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GUID=3dbef986-ac99-4ab1-8cc0-c84e2a30b24e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C02720" w:rsidRPr="006F2CA2" w14:paraId="25125FAF" w14:textId="77777777" w:rsidTr="00401B50">
        <w:trPr>
          <w:divId w:val="2116439976"/>
          <w:cantSplit/>
          <w:trHeight w:val="2322"/>
          <w:jc w:val="center"/>
        </w:trPr>
        <w:tc>
          <w:tcPr>
            <w:tcW w:w="7175" w:type="dxa"/>
          </w:tcPr>
          <w:p w14:paraId="2AEDC16B" w14:textId="77777777" w:rsidR="00C02720" w:rsidRDefault="00C02720" w:rsidP="00C0272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GUID=66e0b0b9-c5d3-49c2-b1dd-d20a9c6083d1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p w14:paraId="7E21E0FC"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74C12FC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3254199A"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5F66F718"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C223ED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18D29AC0"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628771E4"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129363C"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p>
        </w:tc>
      </w:tr>
    </w:tbl>
    <w:tbl>
      <w:tblPr>
        <w:tblpPr w:leftFromText="180" w:rightFromText="180" w:vertAnchor="text" w:horzAnchor="margin" w:tblpXSpec="center" w:tblpY="-166"/>
        <w:tblW w:w="7120" w:type="dxa"/>
        <w:tblLook w:val="04A0" w:firstRow="1" w:lastRow="0" w:firstColumn="1" w:lastColumn="0" w:noHBand="0" w:noVBand="1"/>
      </w:tblPr>
      <w:tblGrid>
        <w:gridCol w:w="7120"/>
      </w:tblGrid>
      <w:tr w:rsidR="00401B50" w:rsidRPr="006F2CA2" w14:paraId="502B507C" w14:textId="77777777" w:rsidTr="00401B50">
        <w:trPr>
          <w:divId w:val="2116439976"/>
          <w:cantSplit/>
        </w:trPr>
        <w:tc>
          <w:tcPr>
            <w:tcW w:w="7120" w:type="dxa"/>
          </w:tcPr>
          <w:p w14:paraId="4CED85C8" w14:textId="77777777" w:rsidR="00401B50" w:rsidRPr="00401B50" w:rsidRDefault="00401B50" w:rsidP="00401B50">
            <w:pPr>
              <w:keepNext/>
              <w:keepLines/>
              <w:suppressAutoHyphens/>
              <w:spacing w:before="240" w:after="120" w:line="240" w:lineRule="auto"/>
              <w:jc w:val="center"/>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Pr>
                <w:rFonts w:ascii="Times New Roman" w:hAnsi="Times New Roman" w:cs="Times New Roman"/>
                <w:caps/>
                <w:sz w:val="22"/>
                <w:szCs w:val="20"/>
                <w:lang w:val="en-GB" w:eastAsia="en-US"/>
              </w:rPr>
              <w:t>Form 15</w:t>
            </w:r>
          </w:p>
          <w:p w14:paraId="4F321A64" w14:textId="77777777" w:rsidR="00401B50" w:rsidRPr="006F2CA2" w:rsidRDefault="00401B50" w:rsidP="00401B5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GUID=324010ca-7b16-469e-9a82-1d150493548c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49, 51, 60, 84</w:t>
            </w:r>
          </w:p>
        </w:tc>
      </w:tr>
      <w:tr w:rsidR="00401B50" w:rsidRPr="006F2CA2" w14:paraId="3BB4DF80" w14:textId="77777777" w:rsidTr="00401B50">
        <w:trPr>
          <w:divId w:val="2116439976"/>
          <w:cantSplit/>
        </w:trPr>
        <w:tc>
          <w:tcPr>
            <w:tcW w:w="7120" w:type="dxa"/>
          </w:tcPr>
          <w:p w14:paraId="28BB7CF1"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GUID=8eed1b6e-8d4e-47ac-88e4-628a0754bede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(OTHER PARTY) FORM)</w:t>
            </w:r>
          </w:p>
        </w:tc>
      </w:tr>
      <w:tr w:rsidR="00401B50" w:rsidRPr="006F2CA2" w14:paraId="0050E8C4" w14:textId="77777777" w:rsidTr="00401B50">
        <w:trPr>
          <w:divId w:val="2116439976"/>
          <w:cantSplit/>
        </w:trPr>
        <w:tc>
          <w:tcPr>
            <w:tcW w:w="7120" w:type="dxa"/>
          </w:tcPr>
          <w:p w14:paraId="24EF02F3"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GUID=e5c261fa-32c8-4373-809a-d59702fbeb37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401B50" w:rsidRPr="006F2CA2" w14:paraId="4B065597" w14:textId="77777777" w:rsidTr="00401B50">
        <w:trPr>
          <w:divId w:val="2116439976"/>
          <w:cantSplit/>
        </w:trPr>
        <w:tc>
          <w:tcPr>
            <w:tcW w:w="7120" w:type="dxa"/>
          </w:tcPr>
          <w:p w14:paraId="3AFE5B6E"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GUID=bde689ff-51a2-414f-bb60-1c3a57cde020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401B50" w:rsidRPr="006F2CA2" w14:paraId="3C89FA32" w14:textId="77777777" w:rsidTr="00401B50">
        <w:trPr>
          <w:divId w:val="2116439976"/>
          <w:cantSplit/>
        </w:trPr>
        <w:tc>
          <w:tcPr>
            <w:tcW w:w="7120" w:type="dxa"/>
          </w:tcPr>
          <w:p w14:paraId="4D0E66C9"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GUID=1b42748b-9161-495e-b39e-2200b05b4bbf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401B50" w:rsidRPr="006F2CA2" w14:paraId="62EC7416" w14:textId="77777777" w:rsidTr="00401B50">
        <w:trPr>
          <w:divId w:val="2116439976"/>
          <w:cantSplit/>
        </w:trPr>
        <w:tc>
          <w:tcPr>
            <w:tcW w:w="7120" w:type="dxa"/>
          </w:tcPr>
          <w:p w14:paraId="14502D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GUID=f7f5f129-b43a-4d9b-a6df-1a02bf196293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401B50" w:rsidRPr="006F2CA2" w14:paraId="1F183EF3" w14:textId="77777777" w:rsidTr="00401B50">
        <w:trPr>
          <w:divId w:val="2116439976"/>
          <w:cantSplit/>
        </w:trPr>
        <w:tc>
          <w:tcPr>
            <w:tcW w:w="7120" w:type="dxa"/>
          </w:tcPr>
          <w:p w14:paraId="242E4BA2"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GUID=d47e8614-2edc-4690-8997-7a47211d25bf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401B50" w:rsidRPr="006F2CA2" w14:paraId="5A7999A0" w14:textId="77777777" w:rsidTr="00401B50">
        <w:trPr>
          <w:divId w:val="2116439976"/>
          <w:cantSplit/>
        </w:trPr>
        <w:tc>
          <w:tcPr>
            <w:tcW w:w="7120" w:type="dxa"/>
          </w:tcPr>
          <w:p w14:paraId="0033B37E"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GUID=b5c873b6-a747-418e-b2a1-6e7c16887362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401B50" w:rsidRPr="006F2CA2" w14:paraId="67CB0F56" w14:textId="77777777" w:rsidTr="00401B50">
        <w:trPr>
          <w:divId w:val="2116439976"/>
          <w:cantSplit/>
        </w:trPr>
        <w:tc>
          <w:tcPr>
            <w:tcW w:w="7120" w:type="dxa"/>
          </w:tcPr>
          <w:p w14:paraId="060779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GUID=4f35c6f4-77c0-4397-a0c0-ff32b707106a </w:instrText>
            </w:r>
            <w:r w:rsidRPr="006F2CA2">
              <w:rPr>
                <w:rFonts w:ascii="Times New Roman" w:hAnsi="Times New Roman" w:cs="Times New Roman"/>
                <w:sz w:val="22"/>
                <w:szCs w:val="20"/>
                <w:lang w:val="en-GB" w:eastAsia="en-US"/>
              </w:rPr>
              <w:fldChar w:fldCharType="end"/>
            </w:r>
          </w:p>
        </w:tc>
      </w:tr>
      <w:tr w:rsidR="00401B50" w:rsidRPr="006F2CA2" w14:paraId="604C980A" w14:textId="77777777" w:rsidTr="00401B50">
        <w:trPr>
          <w:divId w:val="2116439976"/>
          <w:cantSplit/>
        </w:trPr>
        <w:tc>
          <w:tcPr>
            <w:tcW w:w="7120" w:type="dxa"/>
          </w:tcPr>
          <w:p w14:paraId="741838EB"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GUID=96dea689-708a-45a2-84c9-df6ce2001ecf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ACKNOWLEDGMENT OF SERVICE </w:t>
            </w:r>
            <w:r w:rsidRPr="006F2CA2">
              <w:rPr>
                <w:rFonts w:ascii="Times New Roman" w:hAnsi="Times New Roman" w:cs="Times New Roman"/>
                <w:sz w:val="22"/>
                <w:szCs w:val="20"/>
                <w:lang w:val="en-GB" w:eastAsia="en-US"/>
              </w:rPr>
              <w:br/>
              <w:t xml:space="preserve">(CO-DEFENDANT/DEFENDANT IN COUNTERCLAIM/PERSON </w:t>
            </w:r>
            <w:r w:rsidRPr="006F2CA2">
              <w:rPr>
                <w:rFonts w:ascii="Times New Roman" w:hAnsi="Times New Roman" w:cs="Times New Roman"/>
                <w:sz w:val="22"/>
                <w:szCs w:val="20"/>
                <w:lang w:val="en-GB" w:eastAsia="en-US"/>
              </w:rPr>
              <w:br/>
              <w:t xml:space="preserve">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401B50" w:rsidRPr="006F2CA2" w14:paraId="22B28BF0" w14:textId="77777777" w:rsidTr="00401B50">
        <w:trPr>
          <w:divId w:val="2116439976"/>
          <w:cantSplit/>
        </w:trPr>
        <w:tc>
          <w:tcPr>
            <w:tcW w:w="7120" w:type="dxa"/>
          </w:tcPr>
          <w:p w14:paraId="75719D75"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GUID=5ea17b24-a7ea-407a-ab6a-69383d26f022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401B50" w:rsidRPr="006F2CA2" w14:paraId="7D7E7B25" w14:textId="77777777" w:rsidTr="00401B50">
        <w:trPr>
          <w:divId w:val="2116439976"/>
          <w:cantSplit/>
        </w:trPr>
        <w:tc>
          <w:tcPr>
            <w:tcW w:w="7120" w:type="dxa"/>
          </w:tcPr>
          <w:p w14:paraId="36AF4889"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GUID=01b589ff-e11a-4263-92de-540f4d57005f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401B50" w:rsidRPr="006F2CA2" w14:paraId="5E14EF89" w14:textId="77777777" w:rsidTr="00401B50">
        <w:trPr>
          <w:divId w:val="2116439976"/>
          <w:cantSplit/>
        </w:trPr>
        <w:tc>
          <w:tcPr>
            <w:tcW w:w="7120" w:type="dxa"/>
          </w:tcPr>
          <w:p w14:paraId="7847304D"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GUID=df6f601c-7686-47e7-bb5f-929e8eda4f9d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401B50" w:rsidRPr="006F2CA2" w14:paraId="0E87569B" w14:textId="77777777" w:rsidTr="00401B50">
        <w:trPr>
          <w:divId w:val="2116439976"/>
          <w:cantSplit/>
        </w:trPr>
        <w:tc>
          <w:tcPr>
            <w:tcW w:w="7120" w:type="dxa"/>
          </w:tcPr>
          <w:p w14:paraId="6436347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GUID=77f1e60b-759c-4e1b-be9f-546847b0c815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401B50" w:rsidRPr="006F2CA2" w14:paraId="4A51823E" w14:textId="77777777" w:rsidTr="00401B50">
        <w:trPr>
          <w:divId w:val="2116439976"/>
          <w:cantSplit/>
        </w:trPr>
        <w:tc>
          <w:tcPr>
            <w:tcW w:w="7120" w:type="dxa"/>
          </w:tcPr>
          <w:p w14:paraId="79123393"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GUID=ab660e35-8b69-4e68-af42-097bdcdcfa6e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401B50" w:rsidRPr="006F2CA2" w14:paraId="3F6E735B" w14:textId="77777777" w:rsidTr="00401B50">
        <w:trPr>
          <w:divId w:val="2116439976"/>
          <w:cantSplit/>
        </w:trPr>
        <w:tc>
          <w:tcPr>
            <w:tcW w:w="7120" w:type="dxa"/>
          </w:tcPr>
          <w:p w14:paraId="33FE5778"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GUID=d8d09abe-cceb-4986-a4b3-4048d6e579e4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Defence/Defence and Counterclaim</w:t>
            </w:r>
          </w:p>
        </w:tc>
      </w:tr>
      <w:tr w:rsidR="00401B50" w:rsidRPr="006F2CA2" w14:paraId="0717E8C4" w14:textId="77777777" w:rsidTr="00401B50">
        <w:trPr>
          <w:divId w:val="2116439976"/>
          <w:cantSplit/>
        </w:trPr>
        <w:tc>
          <w:tcPr>
            <w:tcW w:w="7120" w:type="dxa"/>
          </w:tcPr>
          <w:p w14:paraId="0B4C3EF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GUID=713a28ab-22f9-473f-82ce-f4f42cbc9e48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401B50" w:rsidRPr="006F2CA2" w14:paraId="089B91B7" w14:textId="77777777" w:rsidTr="00401B50">
        <w:trPr>
          <w:divId w:val="2116439976"/>
          <w:cantSplit/>
        </w:trPr>
        <w:tc>
          <w:tcPr>
            <w:tcW w:w="7120" w:type="dxa"/>
          </w:tcPr>
          <w:p w14:paraId="3B495DAD"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GUID=f6d63af9-2fcb-44e4-909e-75a2f03741c0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401B50" w:rsidRPr="006F2CA2" w14:paraId="36CA791C" w14:textId="77777777" w:rsidTr="00401B50">
        <w:trPr>
          <w:divId w:val="2116439976"/>
          <w:cantSplit/>
        </w:trPr>
        <w:tc>
          <w:tcPr>
            <w:tcW w:w="7120" w:type="dxa"/>
          </w:tcPr>
          <w:p w14:paraId="5331C11E"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GUID=0f19ad1a-828e-4c7a-9ad6-bc0a93df1ec9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401B50" w:rsidRPr="006F2CA2" w14:paraId="02B183C5" w14:textId="77777777" w:rsidTr="00401B50">
        <w:trPr>
          <w:divId w:val="2116439976"/>
          <w:cantSplit/>
        </w:trPr>
        <w:tc>
          <w:tcPr>
            <w:tcW w:w="7120" w:type="dxa"/>
          </w:tcPr>
          <w:p w14:paraId="1094FF84"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GUID=2fe621ea-3ef8-4632-b6f7-8a6981957822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3F1B2459"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GUID=382acf47-307d-4cc4-ab8c-d62cf5d9ae98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F4E496B"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GUID=8c08607f-8f84-444a-b469-d4a8371c20b2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963549A"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GUID=9707dff3-c3d1-4c05-8415-628be597e00d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401B50" w:rsidRPr="006F2CA2" w14:paraId="28228E74" w14:textId="77777777" w:rsidTr="00401B50">
        <w:trPr>
          <w:divId w:val="2116439976"/>
          <w:cantSplit/>
        </w:trPr>
        <w:tc>
          <w:tcPr>
            <w:tcW w:w="7120" w:type="dxa"/>
          </w:tcPr>
          <w:p w14:paraId="6F18DEA7"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GUID=30634321-b50d-4324-a54e-f40f791c1b27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0BFC431" w14:textId="77777777" w:rsidR="00401B50" w:rsidRDefault="00401B50" w:rsidP="00401B50">
      <w:pPr>
        <w:keepNext/>
        <w:keepLines/>
        <w:suppressAutoHyphens/>
        <w:spacing w:before="0" w:after="0" w:line="240" w:lineRule="auto"/>
        <w:divId w:val="2116439976"/>
        <w:rPr>
          <w:rFonts w:ascii="Times New Roman" w:hAnsi="Times New Roman" w:cs="Times New Roman"/>
          <w:caps/>
          <w:sz w:val="22"/>
          <w:szCs w:val="20"/>
          <w:lang w:val="en-GB" w:eastAsia="en-US"/>
        </w:rPr>
      </w:pPr>
    </w:p>
    <w:p w14:paraId="67D673A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91F9E1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CFFC83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AFEDB9"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73F979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DA75D5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B4922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257707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F82ECC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CC1B2C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DF56AF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166A5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9694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C49EB4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AD37B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E2E0C8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7A3121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A235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82BC8A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BCAF8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BA62B6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0DCD19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612AE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4B8B23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C99EC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0B3DC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24E0C9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7456B5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D3315A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BD2CB50"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0CE8A8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EA4A43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D3DEB0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B6DC20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CB994FC"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695467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7BDF310" w14:textId="77777777" w:rsidR="006F2CA2" w:rsidRPr="006F2CA2" w:rsidRDefault="006F2CA2"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GUID=f643978d-2016-4c63-87d3-5c583c813b04 </w:instrText>
      </w:r>
      <w:r w:rsidRPr="006F2CA2">
        <w:rPr>
          <w:rFonts w:ascii="Times New Roman" w:hAnsi="Times New Roman" w:cs="Times New Roman"/>
          <w:caps/>
          <w:sz w:val="22"/>
          <w:szCs w:val="20"/>
          <w:lang w:val="en-GB" w:eastAsia="en-US"/>
        </w:rPr>
        <w:fldChar w:fldCharType="end"/>
      </w:r>
      <w:r w:rsidR="00401B50">
        <w:rPr>
          <w:rFonts w:ascii="Times New Roman" w:hAnsi="Times New Roman" w:cs="Times New Roman"/>
          <w:caps/>
          <w:sz w:val="22"/>
          <w:szCs w:val="20"/>
          <w:lang w:val="en-GB" w:eastAsia="en-US"/>
        </w:rPr>
        <w:t xml:space="preserve"> </w:t>
      </w:r>
    </w:p>
    <w:p w14:paraId="4D229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C201E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CF5FC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9AD2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7823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04E6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19D01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506BA7" w14:textId="77777777" w:rsidR="00401B50" w:rsidRDefault="00401B50"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03EBE29" w14:textId="77777777" w:rsidR="005D3525" w:rsidRDefault="005D3525"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211F23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16</w:t>
      </w:r>
    </w:p>
    <w:tbl>
      <w:tblPr>
        <w:tblW w:w="7120" w:type="dxa"/>
        <w:jc w:val="center"/>
        <w:tblLook w:val="04A0" w:firstRow="1" w:lastRow="0" w:firstColumn="1" w:lastColumn="0" w:noHBand="0" w:noVBand="1"/>
      </w:tblPr>
      <w:tblGrid>
        <w:gridCol w:w="7120"/>
      </w:tblGrid>
      <w:tr w:rsidR="006F2CA2" w:rsidRPr="006F2CA2" w14:paraId="31CCE57E" w14:textId="77777777" w:rsidTr="006F2CA2">
        <w:trPr>
          <w:divId w:val="2116439976"/>
          <w:cantSplit/>
          <w:jc w:val="center"/>
        </w:trPr>
        <w:tc>
          <w:tcPr>
            <w:tcW w:w="7120" w:type="dxa"/>
          </w:tcPr>
          <w:p w14:paraId="258671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GUID=267dbb49-716f-4cd2-a29b-d966f6ae8b91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54, 56, 60, 84</w:t>
            </w:r>
          </w:p>
        </w:tc>
      </w:tr>
      <w:tr w:rsidR="006F2CA2" w:rsidRPr="006F2CA2" w14:paraId="6142040A" w14:textId="77777777" w:rsidTr="006F2CA2">
        <w:trPr>
          <w:divId w:val="2116439976"/>
          <w:cantSplit/>
          <w:jc w:val="center"/>
        </w:trPr>
        <w:tc>
          <w:tcPr>
            <w:tcW w:w="7120" w:type="dxa"/>
          </w:tcPr>
          <w:p w14:paraId="1C8CD1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GUID=2ab06598-be4d-4bf2-b081-883d1246d580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(OTHER PARTY) FORM)</w:t>
            </w:r>
          </w:p>
        </w:tc>
      </w:tr>
      <w:tr w:rsidR="006F2CA2" w:rsidRPr="006F2CA2" w14:paraId="2814D875" w14:textId="77777777" w:rsidTr="006F2CA2">
        <w:trPr>
          <w:divId w:val="2116439976"/>
          <w:cantSplit/>
          <w:jc w:val="center"/>
        </w:trPr>
        <w:tc>
          <w:tcPr>
            <w:tcW w:w="7120" w:type="dxa"/>
          </w:tcPr>
          <w:p w14:paraId="3CA1D9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GUID=e466451b-9d65-4d2e-ab69-3f8d89ec76c7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718A698" w14:textId="77777777" w:rsidTr="006F2CA2">
        <w:trPr>
          <w:divId w:val="2116439976"/>
          <w:cantSplit/>
          <w:jc w:val="center"/>
        </w:trPr>
        <w:tc>
          <w:tcPr>
            <w:tcW w:w="7120" w:type="dxa"/>
          </w:tcPr>
          <w:p w14:paraId="42C0BC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GUID=1c75781f-50b9-4667-b091-3149a6279803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19ACF81" w14:textId="77777777" w:rsidTr="006F2CA2">
        <w:trPr>
          <w:divId w:val="2116439976"/>
          <w:cantSplit/>
          <w:jc w:val="center"/>
        </w:trPr>
        <w:tc>
          <w:tcPr>
            <w:tcW w:w="7120" w:type="dxa"/>
          </w:tcPr>
          <w:p w14:paraId="07BBFB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GUID=c71f72de-645a-4073-850d-bed24ff345d4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AF2293B" w14:textId="77777777" w:rsidTr="006F2CA2">
        <w:trPr>
          <w:divId w:val="2116439976"/>
          <w:cantSplit/>
          <w:jc w:val="center"/>
        </w:trPr>
        <w:tc>
          <w:tcPr>
            <w:tcW w:w="7120" w:type="dxa"/>
          </w:tcPr>
          <w:p w14:paraId="3B176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GUID=5ad38566-96aa-48ce-a1be-45eff2dbd135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BA3F24B" w14:textId="77777777" w:rsidTr="006F2CA2">
        <w:trPr>
          <w:divId w:val="2116439976"/>
          <w:cantSplit/>
          <w:jc w:val="center"/>
        </w:trPr>
        <w:tc>
          <w:tcPr>
            <w:tcW w:w="7120" w:type="dxa"/>
          </w:tcPr>
          <w:p w14:paraId="07246E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GUID=1b8591d7-441e-4d3a-bc0d-9ad24038ef10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813E7D" w14:textId="77777777" w:rsidTr="006F2CA2">
        <w:trPr>
          <w:divId w:val="2116439976"/>
          <w:cantSplit/>
          <w:jc w:val="center"/>
        </w:trPr>
        <w:tc>
          <w:tcPr>
            <w:tcW w:w="7120" w:type="dxa"/>
          </w:tcPr>
          <w:p w14:paraId="7B92EC5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GUID=67579503-2b0f-4586-9e59-ed328e25ec84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47788BB" w14:textId="77777777" w:rsidTr="006F2CA2">
        <w:trPr>
          <w:divId w:val="2116439976"/>
          <w:cantSplit/>
          <w:jc w:val="center"/>
        </w:trPr>
        <w:tc>
          <w:tcPr>
            <w:tcW w:w="7120" w:type="dxa"/>
          </w:tcPr>
          <w:p w14:paraId="4F471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GUID=48cec625-97d0-4adc-9d7a-3a5f600081bb </w:instrText>
            </w:r>
            <w:r w:rsidRPr="006F2CA2">
              <w:rPr>
                <w:rFonts w:ascii="Times New Roman" w:hAnsi="Times New Roman" w:cs="Times New Roman"/>
                <w:sz w:val="22"/>
                <w:szCs w:val="20"/>
                <w:lang w:val="en-GB" w:eastAsia="en-US"/>
              </w:rPr>
              <w:fldChar w:fldCharType="end"/>
            </w:r>
          </w:p>
        </w:tc>
      </w:tr>
      <w:tr w:rsidR="006F2CA2" w:rsidRPr="006F2CA2" w14:paraId="38DA0991" w14:textId="77777777" w:rsidTr="006F2CA2">
        <w:trPr>
          <w:divId w:val="2116439976"/>
          <w:cantSplit/>
          <w:jc w:val="center"/>
        </w:trPr>
        <w:tc>
          <w:tcPr>
            <w:tcW w:w="7120" w:type="dxa"/>
          </w:tcPr>
          <w:p w14:paraId="28C56C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GUID=e31abb08-0e13-40ba-bf4d-26a7bfc7ce07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MEMORANDUM OF APPEARANCE </w:t>
            </w:r>
            <w:r w:rsidRPr="006F2CA2">
              <w:rPr>
                <w:rFonts w:ascii="Times New Roman" w:hAnsi="Times New Roman" w:cs="Times New Roman"/>
                <w:sz w:val="22"/>
                <w:szCs w:val="20"/>
                <w:lang w:val="en-GB" w:eastAsia="en-US"/>
              </w:rPr>
              <w:br/>
              <w:t xml:space="preserve">(CO-DEFENDANT/DEFENDANT IN COUNTERCLAIM/PERSON 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6A0B9F4E" w14:textId="77777777" w:rsidTr="006F2CA2">
        <w:trPr>
          <w:divId w:val="2116439976"/>
          <w:cantSplit/>
          <w:jc w:val="center"/>
        </w:trPr>
        <w:tc>
          <w:tcPr>
            <w:tcW w:w="7120" w:type="dxa"/>
          </w:tcPr>
          <w:p w14:paraId="1FADCFD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GUID=7d7095aa-c0ad-40d7-8bbd-a66887cd19b0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Co-Defendant/Defendant in Counterclaim/Other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and I intend/do not intend* to defend the action by denying the following allegations:</w:t>
            </w:r>
          </w:p>
        </w:tc>
      </w:tr>
      <w:tr w:rsidR="006F2CA2" w:rsidRPr="006F2CA2" w14:paraId="14D93106" w14:textId="77777777" w:rsidTr="006F2CA2">
        <w:trPr>
          <w:divId w:val="2116439976"/>
          <w:cantSplit/>
          <w:jc w:val="center"/>
        </w:trPr>
        <w:tc>
          <w:tcPr>
            <w:tcW w:w="7120" w:type="dxa"/>
          </w:tcPr>
          <w:p w14:paraId="5AEB6D9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GUID=2074e595-176a-4bc5-b68d-2293361dbd2b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3D3B8D47" w14:textId="77777777" w:rsidTr="006F2CA2">
        <w:trPr>
          <w:divId w:val="2116439976"/>
          <w:cantSplit/>
          <w:jc w:val="center"/>
        </w:trPr>
        <w:tc>
          <w:tcPr>
            <w:tcW w:w="7120" w:type="dxa"/>
          </w:tcPr>
          <w:p w14:paraId="6B3A78D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GUID=7fc8ba48-92ad-4f87-a16e-2c6f1b0a0cc8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2C6F7E07" w14:textId="77777777" w:rsidTr="006F2CA2">
        <w:trPr>
          <w:divId w:val="2116439976"/>
          <w:cantSplit/>
          <w:jc w:val="center"/>
        </w:trPr>
        <w:tc>
          <w:tcPr>
            <w:tcW w:w="7120" w:type="dxa"/>
          </w:tcPr>
          <w:p w14:paraId="30A7B2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GUID=0e6952e0-4c0a-4096-85a1-84824b9165bd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OR</w:t>
            </w:r>
          </w:p>
        </w:tc>
      </w:tr>
      <w:tr w:rsidR="006F2CA2" w:rsidRPr="006F2CA2" w14:paraId="305E3101" w14:textId="77777777" w:rsidTr="006F2CA2">
        <w:trPr>
          <w:divId w:val="2116439976"/>
          <w:cantSplit/>
          <w:jc w:val="center"/>
        </w:trPr>
        <w:tc>
          <w:tcPr>
            <w:tcW w:w="7120" w:type="dxa"/>
          </w:tcPr>
          <w:p w14:paraId="4C428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GUID=55056da3-75ee-4561-aea9-d326e90a44e7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the person entitled to intervene in this matter, and I intend/do not intend* to intervene in this matter and defend the action by denying the following allegations:</w:t>
            </w:r>
          </w:p>
        </w:tc>
      </w:tr>
      <w:tr w:rsidR="006F2CA2" w:rsidRPr="006F2CA2" w14:paraId="6FAFD868" w14:textId="77777777" w:rsidTr="006F2CA2">
        <w:trPr>
          <w:divId w:val="2116439976"/>
          <w:cantSplit/>
          <w:jc w:val="center"/>
        </w:trPr>
        <w:tc>
          <w:tcPr>
            <w:tcW w:w="7120" w:type="dxa"/>
          </w:tcPr>
          <w:p w14:paraId="288ACB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GUID=1aff23ed-8ab2-4f1d-9f07-448cf0ac4943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5A80F93B" w14:textId="77777777" w:rsidTr="006F2CA2">
        <w:trPr>
          <w:divId w:val="2116439976"/>
          <w:cantSplit/>
          <w:jc w:val="center"/>
        </w:trPr>
        <w:tc>
          <w:tcPr>
            <w:tcW w:w="7120" w:type="dxa"/>
          </w:tcPr>
          <w:p w14:paraId="480DF51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GUID=395c5f66-87da-4ddd-888f-79a935a68830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3762C818" w14:textId="77777777" w:rsidTr="006F2CA2">
        <w:trPr>
          <w:divId w:val="2116439976"/>
          <w:cantSplit/>
          <w:jc w:val="center"/>
        </w:trPr>
        <w:tc>
          <w:tcPr>
            <w:tcW w:w="7120" w:type="dxa"/>
          </w:tcPr>
          <w:p w14:paraId="20E61F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GUID=1677b876-f966-4707-8811-d3381721093e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received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3EE09BC" w14:textId="77777777" w:rsidTr="006F2CA2">
        <w:trPr>
          <w:divId w:val="2116439976"/>
          <w:cantSplit/>
          <w:jc w:val="center"/>
        </w:trPr>
        <w:tc>
          <w:tcPr>
            <w:tcW w:w="7120" w:type="dxa"/>
          </w:tcPr>
          <w:p w14:paraId="63A31F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GUID=6fe6ce82-8f1d-420f-884b-01bcd3d3f9b9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Note: You must, within 22/35* days after receiving the Writ and Statement of Claim, file a Defence in court and serve a copy of the same on all the other parties to these proceedings within 2 working days of filing the Defence, unless you do not intend to defend the action.</w:t>
            </w:r>
            <w:r w:rsidRPr="006F2CA2">
              <w:rPr>
                <w:rFonts w:ascii="Times New Roman" w:hAnsi="Times New Roman" w:cs="Times New Roman"/>
                <w:sz w:val="22"/>
                <w:szCs w:val="20"/>
                <w:lang w:val="en-GB" w:eastAsia="en-US"/>
              </w:rPr>
              <w:t>)</w:t>
            </w:r>
          </w:p>
        </w:tc>
      </w:tr>
      <w:tr w:rsidR="006F2CA2" w:rsidRPr="006F2CA2" w14:paraId="162894C4" w14:textId="77777777" w:rsidTr="006F2CA2">
        <w:trPr>
          <w:divId w:val="2116439976"/>
          <w:cantSplit/>
          <w:jc w:val="center"/>
        </w:trPr>
        <w:tc>
          <w:tcPr>
            <w:tcW w:w="7120" w:type="dxa"/>
          </w:tcPr>
          <w:p w14:paraId="5DF8357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GUID=41e4fcbf-e3a7-426e-a206-f6f2854d5f5f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wish/do not wish* to be heard on the claim for costs against me.</w:t>
            </w:r>
          </w:p>
        </w:tc>
      </w:tr>
      <w:tr w:rsidR="006F2CA2" w:rsidRPr="006F2CA2" w14:paraId="7F6C80AE" w14:textId="77777777" w:rsidTr="006F2CA2">
        <w:trPr>
          <w:divId w:val="2116439976"/>
          <w:cantSplit/>
          <w:jc w:val="center"/>
        </w:trPr>
        <w:tc>
          <w:tcPr>
            <w:tcW w:w="7120" w:type="dxa"/>
          </w:tcPr>
          <w:p w14:paraId="2DDFD7F4" w14:textId="77777777" w:rsidR="006F2CA2" w:rsidRPr="006F2CA2" w:rsidRDefault="006F2CA2" w:rsidP="00AC0F9E">
            <w:pPr>
              <w:spacing w:before="60" w:after="60" w:line="240" w:lineRule="auto"/>
              <w:ind w:left="460" w:hanging="46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GUID=777a2b2b-5984-410a-8a2b-bf8fb3ad957a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address to which communications to me should be sent is:</w:t>
            </w:r>
          </w:p>
        </w:tc>
      </w:tr>
      <w:tr w:rsidR="006F2CA2" w:rsidRPr="006F2CA2" w14:paraId="6CBFB098" w14:textId="77777777" w:rsidTr="006F2CA2">
        <w:trPr>
          <w:divId w:val="2116439976"/>
          <w:cantSplit/>
          <w:jc w:val="center"/>
        </w:trPr>
        <w:tc>
          <w:tcPr>
            <w:tcW w:w="7120" w:type="dxa"/>
          </w:tcPr>
          <w:p w14:paraId="009199A3" w14:textId="77777777" w:rsidR="006F2CA2" w:rsidRPr="006F2CA2" w:rsidRDefault="006F2CA2" w:rsidP="00AC0F9E">
            <w:pPr>
              <w:spacing w:before="60" w:after="60" w:line="240" w:lineRule="auto"/>
              <w:ind w:left="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GUID=3c3b7594-6bad-4313-888f-9b19442c8eca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 This must be an address in Singapore. If a solicitor is acting for you, give the name and address of your solicitor. If you do not give an address in Singapore, you will have no right to be heard in these proceedings.)</w:t>
            </w:r>
          </w:p>
        </w:tc>
      </w:tr>
      <w:tr w:rsidR="006F2CA2" w:rsidRPr="006F2CA2" w14:paraId="6A366E5A" w14:textId="77777777" w:rsidTr="006F2CA2">
        <w:trPr>
          <w:divId w:val="2116439976"/>
          <w:cantSplit/>
          <w:jc w:val="center"/>
        </w:trPr>
        <w:tc>
          <w:tcPr>
            <w:tcW w:w="7120" w:type="dxa"/>
          </w:tcPr>
          <w:p w14:paraId="10E6A1C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GUID=9a806826-06f8-4d73-bfb6-fe6baaf9958c </w:instrText>
            </w:r>
            <w:r w:rsidRPr="006F2CA2">
              <w:rPr>
                <w:rFonts w:ascii="Times New Roman" w:hAnsi="Times New Roman" w:cs="Times New Roman"/>
                <w:sz w:val="22"/>
                <w:szCs w:val="20"/>
                <w:lang w:val="en-GB" w:eastAsia="en-US"/>
              </w:rPr>
              <w:fldChar w:fldCharType="end"/>
            </w:r>
            <w:r w:rsidR="00AC0F9E">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My other contact </w:t>
            </w:r>
            <w:proofErr w:type="gramStart"/>
            <w:r w:rsidRPr="006F2CA2">
              <w:rPr>
                <w:rFonts w:ascii="Times New Roman" w:hAnsi="Times New Roman" w:cs="Times New Roman"/>
                <w:sz w:val="22"/>
                <w:szCs w:val="20"/>
                <w:lang w:val="en-GB" w:eastAsia="en-US"/>
              </w:rPr>
              <w:t>particulars are</w:t>
            </w:r>
            <w:proofErr w:type="gramEnd"/>
            <w:r w:rsidRPr="006F2CA2">
              <w:rPr>
                <w:rFonts w:ascii="Times New Roman" w:hAnsi="Times New Roman" w:cs="Times New Roman"/>
                <w:sz w:val="22"/>
                <w:szCs w:val="20"/>
                <w:lang w:val="en-GB" w:eastAsia="en-US"/>
              </w:rPr>
              <w:t>:</w:t>
            </w:r>
          </w:p>
          <w:p w14:paraId="7AD8CCD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GUID=4d842095-0d40-4310-b969-ebbc9042a181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w:t>
            </w:r>
          </w:p>
        </w:tc>
      </w:tr>
      <w:tr w:rsidR="006F2CA2" w:rsidRPr="006F2CA2" w14:paraId="04575F34" w14:textId="77777777" w:rsidTr="006F2CA2">
        <w:trPr>
          <w:divId w:val="2116439976"/>
          <w:cantSplit/>
          <w:jc w:val="center"/>
        </w:trPr>
        <w:tc>
          <w:tcPr>
            <w:tcW w:w="7120" w:type="dxa"/>
          </w:tcPr>
          <w:p w14:paraId="4534596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GUID=5e8b76c4-8ffc-4016-9472-af8a209fd99f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Handphone Number:</w:t>
            </w:r>
          </w:p>
        </w:tc>
      </w:tr>
      <w:tr w:rsidR="006F2CA2" w:rsidRPr="006F2CA2" w14:paraId="442EA527" w14:textId="77777777" w:rsidTr="006F2CA2">
        <w:trPr>
          <w:divId w:val="2116439976"/>
          <w:cantSplit/>
          <w:jc w:val="center"/>
        </w:trPr>
        <w:tc>
          <w:tcPr>
            <w:tcW w:w="7120" w:type="dxa"/>
          </w:tcPr>
          <w:p w14:paraId="26EBE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GUID=d7ad9f84-78ef-426b-a31b-986670670e07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w:t>
            </w:r>
          </w:p>
        </w:tc>
      </w:tr>
      <w:tr w:rsidR="006F2CA2" w:rsidRPr="006F2CA2" w14:paraId="258DE3D0" w14:textId="77777777" w:rsidTr="006F2CA2">
        <w:trPr>
          <w:divId w:val="2116439976"/>
          <w:cantSplit/>
          <w:jc w:val="center"/>
        </w:trPr>
        <w:tc>
          <w:tcPr>
            <w:tcW w:w="7120" w:type="dxa"/>
          </w:tcPr>
          <w:p w14:paraId="4C829D0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GUID=fb75d94c-2c22-4efd-88da-a5005ba550db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49CE5F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GUID=6b0dfce7-7636-404d-99cf-5566e7a8c89f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D3BEC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GUID=284088e6-9c2a-479f-96dd-633d584e62d4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EE0EA6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GUID=d787f206-158b-4235-aed1-f95a95eda98e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A948716" w14:textId="77777777" w:rsidTr="006F2CA2">
        <w:trPr>
          <w:divId w:val="2116439976"/>
          <w:cantSplit/>
          <w:jc w:val="center"/>
        </w:trPr>
        <w:tc>
          <w:tcPr>
            <w:tcW w:w="7120" w:type="dxa"/>
          </w:tcPr>
          <w:p w14:paraId="4F696D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GUID=56b964f1-2d32-4d94-9f7f-5caad24ff642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F0F20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6728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9736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6173C2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6BFF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E2C65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377B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396AF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D433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D8CA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D72AC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90A6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41FC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7EDE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2913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CF7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32385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A7F2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007D4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68AE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5EBAE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29CA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5FA0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ADBF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GUID=56c7f190-85f3-409b-a425-3a2b0f7e38e3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17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tblInd w:w="100" w:type="dxa"/>
        <w:tblLook w:val="04A0" w:firstRow="1" w:lastRow="0" w:firstColumn="1" w:lastColumn="0" w:noHBand="0" w:noVBand="1"/>
      </w:tblPr>
      <w:tblGrid>
        <w:gridCol w:w="7120"/>
      </w:tblGrid>
      <w:tr w:rsidR="006F2CA2" w:rsidRPr="006F2CA2" w14:paraId="7408F6AE" w14:textId="77777777" w:rsidTr="006F2CA2">
        <w:trPr>
          <w:divId w:val="2116439976"/>
          <w:cantSplit/>
        </w:trPr>
        <w:tc>
          <w:tcPr>
            <w:tcW w:w="7120" w:type="dxa"/>
          </w:tcPr>
          <w:p w14:paraId="199B4093" w14:textId="77777777" w:rsidR="006F2CA2" w:rsidRPr="006F2CA2" w:rsidRDefault="006F2CA2" w:rsidP="006F2CA2">
            <w:pPr>
              <w:tabs>
                <w:tab w:val="left" w:pos="1477"/>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GUID=b33a8ba0-6a23-4340-8b95-7ade7f0a5282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48, 49, 51</w:t>
            </w:r>
          </w:p>
        </w:tc>
      </w:tr>
      <w:tr w:rsidR="006F2CA2" w:rsidRPr="006F2CA2" w14:paraId="05917AD0" w14:textId="77777777" w:rsidTr="006F2CA2">
        <w:trPr>
          <w:divId w:val="2116439976"/>
          <w:cantSplit/>
        </w:trPr>
        <w:tc>
          <w:tcPr>
            <w:tcW w:w="7120" w:type="dxa"/>
          </w:tcPr>
          <w:p w14:paraId="16EC62A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GUID=64b3c8bd-d92e-4100-8e17-1b15527eafe5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 FORM)</w:t>
            </w:r>
          </w:p>
        </w:tc>
      </w:tr>
      <w:tr w:rsidR="006F2CA2" w:rsidRPr="006F2CA2" w14:paraId="46975E82" w14:textId="77777777" w:rsidTr="006F2CA2">
        <w:trPr>
          <w:divId w:val="2116439976"/>
          <w:cantSplit/>
        </w:trPr>
        <w:tc>
          <w:tcPr>
            <w:tcW w:w="7120" w:type="dxa"/>
          </w:tcPr>
          <w:p w14:paraId="39211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GUID=69722401-7d29-4cd8-bb7c-25d2ab497cdb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026FE4F" w14:textId="77777777" w:rsidTr="006F2CA2">
        <w:trPr>
          <w:divId w:val="2116439976"/>
          <w:cantSplit/>
        </w:trPr>
        <w:tc>
          <w:tcPr>
            <w:tcW w:w="7120" w:type="dxa"/>
          </w:tcPr>
          <w:p w14:paraId="381170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GUID=6294bda3-d84f-4cec-ad12-a68ea4d4d5b7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46E9F90" w14:textId="77777777" w:rsidTr="006F2CA2">
        <w:trPr>
          <w:divId w:val="2116439976"/>
          <w:cantSplit/>
        </w:trPr>
        <w:tc>
          <w:tcPr>
            <w:tcW w:w="7120" w:type="dxa"/>
          </w:tcPr>
          <w:p w14:paraId="42F6E2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GUID=655e919c-ab7a-4e47-a737-327e55350c05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48C175F" w14:textId="77777777" w:rsidTr="006F2CA2">
        <w:trPr>
          <w:divId w:val="2116439976"/>
          <w:cantSplit/>
        </w:trPr>
        <w:tc>
          <w:tcPr>
            <w:tcW w:w="7120" w:type="dxa"/>
          </w:tcPr>
          <w:p w14:paraId="72EC0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GUID=9ba2a536-1ac7-477a-81f1-8647ff0a9321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498340E" w14:textId="77777777" w:rsidTr="006F2CA2">
        <w:trPr>
          <w:divId w:val="2116439976"/>
          <w:cantSplit/>
        </w:trPr>
        <w:tc>
          <w:tcPr>
            <w:tcW w:w="7120" w:type="dxa"/>
          </w:tcPr>
          <w:p w14:paraId="6D6988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GUID=4ff33dc1-7039-47b9-93c5-ea92968ef2f2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99DBFBD" w14:textId="77777777" w:rsidTr="006F2CA2">
        <w:trPr>
          <w:divId w:val="2116439976"/>
          <w:cantSplit/>
        </w:trPr>
        <w:tc>
          <w:tcPr>
            <w:tcW w:w="7120" w:type="dxa"/>
          </w:tcPr>
          <w:p w14:paraId="5E11BD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GUID=6bba929a-5c08-42c6-9106-69acacb3e998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C6C1149" w14:textId="77777777" w:rsidTr="006F2CA2">
        <w:trPr>
          <w:divId w:val="2116439976"/>
          <w:cantSplit/>
        </w:trPr>
        <w:tc>
          <w:tcPr>
            <w:tcW w:w="7120" w:type="dxa"/>
          </w:tcPr>
          <w:p w14:paraId="63D1A3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GUID=34d57e01-f0e4-4a45-aa1e-c6bfb214f6e4 </w:instrText>
            </w:r>
            <w:r w:rsidRPr="006F2CA2">
              <w:rPr>
                <w:rFonts w:ascii="Times New Roman" w:hAnsi="Times New Roman" w:cs="Times New Roman"/>
                <w:sz w:val="22"/>
                <w:szCs w:val="20"/>
                <w:lang w:val="en-GB" w:eastAsia="en-US"/>
              </w:rPr>
              <w:fldChar w:fldCharType="end"/>
            </w:r>
          </w:p>
        </w:tc>
      </w:tr>
      <w:tr w:rsidR="006F2CA2" w:rsidRPr="006F2CA2" w14:paraId="27FB1E4D" w14:textId="77777777" w:rsidTr="006F2CA2">
        <w:trPr>
          <w:divId w:val="2116439976"/>
          <w:cantSplit/>
        </w:trPr>
        <w:tc>
          <w:tcPr>
            <w:tcW w:w="7120" w:type="dxa"/>
          </w:tcPr>
          <w:p w14:paraId="58E017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GUID=268e0608-0507-4ef7-92ad-d4ab540748da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w:t>
            </w:r>
          </w:p>
        </w:tc>
      </w:tr>
      <w:tr w:rsidR="006F2CA2" w:rsidRPr="006F2CA2" w14:paraId="3BAEB1E2" w14:textId="77777777" w:rsidTr="006F2CA2">
        <w:trPr>
          <w:divId w:val="2116439976"/>
          <w:cantSplit/>
        </w:trPr>
        <w:tc>
          <w:tcPr>
            <w:tcW w:w="7120" w:type="dxa"/>
          </w:tcPr>
          <w:p w14:paraId="67C640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GUID=c6a9c427-fc57-473a-8589-b9c2b9fc6446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6F2CA2" w:rsidRPr="006F2CA2" w14:paraId="4E154421" w14:textId="77777777" w:rsidTr="006F2CA2">
        <w:trPr>
          <w:divId w:val="2116439976"/>
          <w:cantSplit/>
        </w:trPr>
        <w:tc>
          <w:tcPr>
            <w:tcW w:w="7120" w:type="dxa"/>
          </w:tcPr>
          <w:p w14:paraId="37EB04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GUID=ff54635d-0ffc-4d02-a681-8b8cd54fd2db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2D6AE3" w14:textId="77777777" w:rsidTr="006F2CA2">
        <w:trPr>
          <w:divId w:val="2116439976"/>
          <w:cantSplit/>
        </w:trPr>
        <w:tc>
          <w:tcPr>
            <w:tcW w:w="7120" w:type="dxa"/>
          </w:tcPr>
          <w:p w14:paraId="20E375D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GUID=58f5f5d9-9a68-4c1d-855a-fa6e2c84e0f9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B92AFC6" w14:textId="77777777" w:rsidTr="006F2CA2">
        <w:trPr>
          <w:divId w:val="2116439976"/>
          <w:cantSplit/>
        </w:trPr>
        <w:tc>
          <w:tcPr>
            <w:tcW w:w="7120" w:type="dxa"/>
          </w:tcPr>
          <w:p w14:paraId="566A6AD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GUID=ac94259c-45ca-4d05-9d82-81211c9adc32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AD039B6" w14:textId="77777777" w:rsidTr="006F2CA2">
        <w:trPr>
          <w:divId w:val="2116439976"/>
          <w:cantSplit/>
        </w:trPr>
        <w:tc>
          <w:tcPr>
            <w:tcW w:w="7120" w:type="dxa"/>
          </w:tcPr>
          <w:p w14:paraId="556E12B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GUID=31a94b16-77d0-47f5-b890-e4490ec60b8f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1FE73F07" w14:textId="77777777" w:rsidTr="006F2CA2">
        <w:trPr>
          <w:divId w:val="2116439976"/>
          <w:cantSplit/>
        </w:trPr>
        <w:tc>
          <w:tcPr>
            <w:tcW w:w="7120" w:type="dxa"/>
          </w:tcPr>
          <w:p w14:paraId="2142EF6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GUID=1470c073-89a5-438e-bcf8-c9e94d1fe8f9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410463F6" w14:textId="77777777" w:rsidTr="006F2CA2">
        <w:trPr>
          <w:divId w:val="2116439976"/>
          <w:cantSplit/>
        </w:trPr>
        <w:tc>
          <w:tcPr>
            <w:tcW w:w="7120" w:type="dxa"/>
          </w:tcPr>
          <w:p w14:paraId="0569A5A5"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GUID=a803f033-8e5b-466a-acff-81464b094b65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052749CC" w14:textId="77777777" w:rsidTr="006F2CA2">
        <w:trPr>
          <w:divId w:val="2116439976"/>
          <w:cantSplit/>
        </w:trPr>
        <w:tc>
          <w:tcPr>
            <w:tcW w:w="7120" w:type="dxa"/>
          </w:tcPr>
          <w:p w14:paraId="607BB6F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GUID=2f6efdfb-e3b1-4391-b59f-108bc7cd5983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6C40B25B" w14:textId="77777777" w:rsidTr="006F2CA2">
        <w:trPr>
          <w:divId w:val="2116439976"/>
          <w:cantSplit/>
        </w:trPr>
        <w:tc>
          <w:tcPr>
            <w:tcW w:w="7120" w:type="dxa"/>
          </w:tcPr>
          <w:p w14:paraId="4F46DAB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GUID=6f2498d7-2a77-41bb-8fc4-d453799546f0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6F2CA2" w:rsidRPr="006F2CA2" w14:paraId="778DBC1F" w14:textId="77777777" w:rsidTr="006F2CA2">
        <w:trPr>
          <w:divId w:val="2116439976"/>
          <w:cantSplit/>
        </w:trPr>
        <w:tc>
          <w:tcPr>
            <w:tcW w:w="7120" w:type="dxa"/>
          </w:tcPr>
          <w:p w14:paraId="0907492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GUID=5cb33bf8-7d95-43c4-8199-9b12fbc5b168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9425BB4" w14:textId="77777777" w:rsidTr="006F2CA2">
        <w:trPr>
          <w:divId w:val="2116439976"/>
          <w:cantSplit/>
        </w:trPr>
        <w:tc>
          <w:tcPr>
            <w:tcW w:w="7120" w:type="dxa"/>
          </w:tcPr>
          <w:p w14:paraId="1376ED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GUID=c13aeec5-e7b4-4cef-a9a4-740e4f0b0240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5481DA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GUID=7243b94b-c939-4096-a1c0-3c388edfe611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14B7D1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GUID=01548c03-0ef5-42aa-955c-23e12790a2d0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6AFA23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GUID=7964ffc9-ee56-434e-9f3b-4f7fdfcd20fd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2F50A7F" w14:textId="77777777" w:rsidTr="006F2CA2">
        <w:trPr>
          <w:divId w:val="2116439976"/>
          <w:cantSplit/>
        </w:trPr>
        <w:tc>
          <w:tcPr>
            <w:tcW w:w="7120" w:type="dxa"/>
          </w:tcPr>
          <w:p w14:paraId="21C4B8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GUID=98b2f81a-0018-4b53-9397-9e6b2b4e33ca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DA0688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7CED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265A2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5E75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C89A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E07D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03EA3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E0CC46D"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AD86D8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GUID=74db3e24-ab7e-4f3d-829c-1a244a666fab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18</w:t>
      </w:r>
    </w:p>
    <w:tbl>
      <w:tblPr>
        <w:tblW w:w="7120" w:type="dxa"/>
        <w:jc w:val="center"/>
        <w:tblLook w:val="04A0" w:firstRow="1" w:lastRow="0" w:firstColumn="1" w:lastColumn="0" w:noHBand="0" w:noVBand="1"/>
      </w:tblPr>
      <w:tblGrid>
        <w:gridCol w:w="7120"/>
      </w:tblGrid>
      <w:tr w:rsidR="006F2CA2" w:rsidRPr="006F2CA2" w14:paraId="72D6270C" w14:textId="77777777" w:rsidTr="006F2CA2">
        <w:trPr>
          <w:divId w:val="2116439976"/>
          <w:cantSplit/>
          <w:jc w:val="center"/>
        </w:trPr>
        <w:tc>
          <w:tcPr>
            <w:tcW w:w="7120" w:type="dxa"/>
          </w:tcPr>
          <w:p w14:paraId="3BEF9FE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GUID=6598a086-288c-41d1-95d4-bb5215161b14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48, 54, 56, </w:t>
            </w:r>
          </w:p>
        </w:tc>
      </w:tr>
      <w:tr w:rsidR="006F2CA2" w:rsidRPr="006F2CA2" w14:paraId="7FD12005" w14:textId="77777777" w:rsidTr="006F2CA2">
        <w:trPr>
          <w:divId w:val="2116439976"/>
          <w:cantSplit/>
          <w:jc w:val="center"/>
        </w:trPr>
        <w:tc>
          <w:tcPr>
            <w:tcW w:w="7120" w:type="dxa"/>
          </w:tcPr>
          <w:p w14:paraId="1CA4F8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GUID=89d5d62c-d51a-4861-bed1-66634346b9b0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 FORM)</w:t>
            </w:r>
          </w:p>
        </w:tc>
      </w:tr>
      <w:tr w:rsidR="006F2CA2" w:rsidRPr="006F2CA2" w14:paraId="1B277D14" w14:textId="77777777" w:rsidTr="006F2CA2">
        <w:trPr>
          <w:divId w:val="2116439976"/>
          <w:cantSplit/>
          <w:jc w:val="center"/>
        </w:trPr>
        <w:tc>
          <w:tcPr>
            <w:tcW w:w="7120" w:type="dxa"/>
          </w:tcPr>
          <w:p w14:paraId="14C66B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GUID=900d376b-3b8d-4e8d-9fd4-f9a735493cee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222A7B9" w14:textId="77777777" w:rsidTr="006F2CA2">
        <w:trPr>
          <w:divId w:val="2116439976"/>
          <w:cantSplit/>
          <w:jc w:val="center"/>
        </w:trPr>
        <w:tc>
          <w:tcPr>
            <w:tcW w:w="7120" w:type="dxa"/>
          </w:tcPr>
          <w:p w14:paraId="54F626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GUID=6d03fc8e-9cdc-4f68-8e6e-49b7eadfb093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4B1C27F" w14:textId="77777777" w:rsidTr="006F2CA2">
        <w:trPr>
          <w:divId w:val="2116439976"/>
          <w:cantSplit/>
          <w:jc w:val="center"/>
        </w:trPr>
        <w:tc>
          <w:tcPr>
            <w:tcW w:w="7120" w:type="dxa"/>
          </w:tcPr>
          <w:p w14:paraId="068919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GUID=028b67be-9925-4f3e-8de3-b00762045afe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AF9C2F" w14:textId="77777777" w:rsidTr="006F2CA2">
        <w:trPr>
          <w:divId w:val="2116439976"/>
          <w:cantSplit/>
          <w:jc w:val="center"/>
        </w:trPr>
        <w:tc>
          <w:tcPr>
            <w:tcW w:w="7120" w:type="dxa"/>
          </w:tcPr>
          <w:p w14:paraId="427F6E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GUID=fdec6b20-802a-4b41-8e3f-2968c715df64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4DF336D1" w14:textId="77777777" w:rsidTr="006F2CA2">
        <w:trPr>
          <w:divId w:val="2116439976"/>
          <w:cantSplit/>
          <w:jc w:val="center"/>
        </w:trPr>
        <w:tc>
          <w:tcPr>
            <w:tcW w:w="7120" w:type="dxa"/>
          </w:tcPr>
          <w:p w14:paraId="45078E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GUID=b86336e2-a62b-438f-b501-8c99126b7bf9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17DDD9AF" w14:textId="77777777" w:rsidTr="006F2CA2">
        <w:trPr>
          <w:divId w:val="2116439976"/>
          <w:cantSplit/>
          <w:jc w:val="center"/>
        </w:trPr>
        <w:tc>
          <w:tcPr>
            <w:tcW w:w="7120" w:type="dxa"/>
          </w:tcPr>
          <w:p w14:paraId="068ADA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GUID=f6f675d2-8852-44ec-86ac-a225c62b78b2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00C98A2" w14:textId="77777777" w:rsidTr="006F2CA2">
        <w:trPr>
          <w:divId w:val="2116439976"/>
          <w:cantSplit/>
          <w:jc w:val="center"/>
        </w:trPr>
        <w:tc>
          <w:tcPr>
            <w:tcW w:w="7120" w:type="dxa"/>
          </w:tcPr>
          <w:p w14:paraId="34F4D7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GUID=0b44f2af-06c2-42ac-9a8e-f72c25b0fcc9 </w:instrText>
            </w:r>
            <w:r w:rsidRPr="006F2CA2">
              <w:rPr>
                <w:rFonts w:ascii="Times New Roman" w:hAnsi="Times New Roman" w:cs="Times New Roman"/>
                <w:sz w:val="22"/>
                <w:szCs w:val="20"/>
                <w:lang w:val="en-GB" w:eastAsia="en-US"/>
              </w:rPr>
              <w:fldChar w:fldCharType="end"/>
            </w:r>
          </w:p>
        </w:tc>
      </w:tr>
      <w:tr w:rsidR="006F2CA2" w:rsidRPr="006F2CA2" w14:paraId="6651A90F" w14:textId="77777777" w:rsidTr="006F2CA2">
        <w:trPr>
          <w:divId w:val="2116439976"/>
          <w:cantSplit/>
          <w:jc w:val="center"/>
        </w:trPr>
        <w:tc>
          <w:tcPr>
            <w:tcW w:w="7120" w:type="dxa"/>
          </w:tcPr>
          <w:p w14:paraId="6E484A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GUID=41f0e4a2-5abd-430b-a6ae-176b797264c9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w:t>
            </w:r>
          </w:p>
        </w:tc>
      </w:tr>
      <w:tr w:rsidR="006F2CA2" w:rsidRPr="006F2CA2" w14:paraId="68EF77B8" w14:textId="77777777" w:rsidTr="006F2CA2">
        <w:trPr>
          <w:divId w:val="2116439976"/>
          <w:cantSplit/>
          <w:jc w:val="center"/>
        </w:trPr>
        <w:tc>
          <w:tcPr>
            <w:tcW w:w="7120" w:type="dxa"/>
          </w:tcPr>
          <w:p w14:paraId="65CF9E0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GUID=9e4ddb68-74c7-4611-bdaf-1916b37c43f4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I am the Defendant and I intend/do not intend* to defend the action.</w:t>
            </w:r>
          </w:p>
        </w:tc>
      </w:tr>
      <w:tr w:rsidR="006F2CA2" w:rsidRPr="006F2CA2" w14:paraId="73475904" w14:textId="77777777" w:rsidTr="006F2CA2">
        <w:trPr>
          <w:divId w:val="2116439976"/>
          <w:cantSplit/>
          <w:jc w:val="center"/>
        </w:trPr>
        <w:tc>
          <w:tcPr>
            <w:tcW w:w="7120" w:type="dxa"/>
          </w:tcPr>
          <w:p w14:paraId="45D0B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GUID=8298f756-e45f-427f-b803-4526f6bae512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am/am not* a bankrupt.</w:t>
            </w:r>
          </w:p>
        </w:tc>
      </w:tr>
      <w:tr w:rsidR="006F2CA2" w:rsidRPr="006F2CA2" w14:paraId="08DD07EC" w14:textId="77777777" w:rsidTr="006F2CA2">
        <w:trPr>
          <w:divId w:val="2116439976"/>
          <w:cantSplit/>
          <w:jc w:val="center"/>
        </w:trPr>
        <w:tc>
          <w:tcPr>
            <w:tcW w:w="7120" w:type="dxa"/>
          </w:tcPr>
          <w:p w14:paraId="132EE39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GUID=6798cf34-2199-47b4-8324-c2ad6da5707f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received the Writ of Summons (Writ) and Statement of Claim on [</w:t>
            </w:r>
            <w:r w:rsidRPr="006F2CA2">
              <w:rPr>
                <w:rFonts w:ascii="Times New Roman" w:hAnsi="Times New Roman" w:cs="Times New Roman"/>
                <w:i/>
                <w:sz w:val="22"/>
                <w:szCs w:val="22"/>
                <w:lang w:val="en-GB" w:eastAsia="en-US"/>
              </w:rPr>
              <w:t>to state date</w:t>
            </w:r>
            <w:r w:rsidRPr="006F2CA2">
              <w:rPr>
                <w:rFonts w:ascii="Times New Roman" w:hAnsi="Times New Roman" w:cs="Times New Roman"/>
                <w:sz w:val="22"/>
                <w:szCs w:val="22"/>
                <w:lang w:val="en-GB" w:eastAsia="en-US"/>
              </w:rPr>
              <w:t>] at [</w:t>
            </w:r>
            <w:r w:rsidRPr="006F2CA2">
              <w:rPr>
                <w:rFonts w:ascii="Times New Roman" w:hAnsi="Times New Roman" w:cs="Times New Roman"/>
                <w:i/>
                <w:sz w:val="22"/>
                <w:szCs w:val="22"/>
                <w:lang w:val="en-GB" w:eastAsia="en-US"/>
              </w:rPr>
              <w:t>to state address</w:t>
            </w:r>
            <w:r w:rsidRPr="006F2CA2">
              <w:rPr>
                <w:rFonts w:ascii="Times New Roman" w:hAnsi="Times New Roman" w:cs="Times New Roman"/>
                <w:sz w:val="22"/>
                <w:szCs w:val="22"/>
                <w:lang w:val="en-GB" w:eastAsia="en-US"/>
              </w:rPr>
              <w:t>]:</w:t>
            </w:r>
          </w:p>
        </w:tc>
      </w:tr>
      <w:tr w:rsidR="006F2CA2" w:rsidRPr="006F2CA2" w14:paraId="7B2B30C2" w14:textId="77777777" w:rsidTr="006F2CA2">
        <w:trPr>
          <w:divId w:val="2116439976"/>
          <w:cantSplit/>
          <w:jc w:val="center"/>
        </w:trPr>
        <w:tc>
          <w:tcPr>
            <w:tcW w:w="7120" w:type="dxa"/>
          </w:tcPr>
          <w:p w14:paraId="22859E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GUID=be314ab6-fafb-4088-848e-13117211fbc2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t>*The Statement of Claim alleges that there has been 3 years’ separation and that you the Defendant consent to a judgment being granted</w:t>
            </w:r>
            <w:r w:rsidRPr="006F2CA2">
              <w:rPr>
                <w:rFonts w:ascii="Times New Roman" w:hAnsi="Times New Roman" w:cs="Times New Roman"/>
                <w:i/>
                <w:sz w:val="22"/>
                <w:szCs w:val="22"/>
                <w:lang w:val="en-GB" w:eastAsia="en-US"/>
              </w:rPr>
              <w:t>.</w:t>
            </w:r>
            <w:r w:rsidRPr="006F2CA2">
              <w:rPr>
                <w:rFonts w:ascii="Times New Roman" w:hAnsi="Times New Roman" w:cs="Times New Roman"/>
                <w:sz w:val="22"/>
                <w:szCs w:val="22"/>
                <w:lang w:val="en-GB" w:eastAsia="en-US"/>
              </w:rPr>
              <w:t xml:space="preserve"> I consent/do not consent* to a judgment being granted.</w:t>
            </w:r>
          </w:p>
        </w:tc>
      </w:tr>
      <w:tr w:rsidR="006F2CA2" w:rsidRPr="006F2CA2" w14:paraId="20C46FC1" w14:textId="77777777" w:rsidTr="006F2CA2">
        <w:trPr>
          <w:divId w:val="2116439976"/>
          <w:cantSplit/>
          <w:jc w:val="center"/>
        </w:trPr>
        <w:tc>
          <w:tcPr>
            <w:tcW w:w="7120" w:type="dxa"/>
          </w:tcPr>
          <w:p w14:paraId="42FA8B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GUID=7aebd7c2-87ca-4ad6-b754-6ab1d211e9b6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Note: Before you answer this question, you should understand that —</w:t>
            </w:r>
          </w:p>
        </w:tc>
      </w:tr>
      <w:tr w:rsidR="006F2CA2" w:rsidRPr="006F2CA2" w14:paraId="3A7460B9" w14:textId="77777777" w:rsidTr="006F2CA2">
        <w:trPr>
          <w:divId w:val="2116439976"/>
          <w:cantSplit/>
          <w:jc w:val="center"/>
        </w:trPr>
        <w:tc>
          <w:tcPr>
            <w:tcW w:w="7120" w:type="dxa"/>
          </w:tcPr>
          <w:p w14:paraId="2B0002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GUID=0f5bcdb5-10cb-49fd-a100-9b0b20f905b3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w:t>
            </w:r>
            <w:r w:rsidRPr="006F2CA2">
              <w:rPr>
                <w:rFonts w:ascii="Times New Roman" w:hAnsi="Times New Roman" w:cs="Times New Roman"/>
                <w:i/>
                <w:sz w:val="22"/>
                <w:szCs w:val="22"/>
                <w:lang w:val="en-GB" w:eastAsia="en-US"/>
              </w:rPr>
              <w:tab/>
              <w:t>if the Plaintiff satisfies the court that the Plaintiff and you have lived apart for 3 years immediately before the filing of the Writ and that you consent to a judgment being granted, the court will grant one unless it considers that the marriage has not broken down irretrievably; and</w:t>
            </w:r>
          </w:p>
        </w:tc>
      </w:tr>
      <w:tr w:rsidR="006F2CA2" w:rsidRPr="006F2CA2" w14:paraId="6E3F4C24" w14:textId="77777777" w:rsidTr="006F2CA2">
        <w:trPr>
          <w:divId w:val="2116439976"/>
          <w:cantSplit/>
          <w:jc w:val="center"/>
        </w:trPr>
        <w:tc>
          <w:tcPr>
            <w:tcW w:w="7120" w:type="dxa"/>
          </w:tcPr>
          <w:p w14:paraId="1DAF6EE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GUID=daf9d471-6311-4d22-8790-e9e6115b5eae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(b)</w:t>
            </w:r>
            <w:r w:rsidRPr="006F2CA2">
              <w:rPr>
                <w:rFonts w:ascii="Times New Roman" w:hAnsi="Times New Roman" w:cs="Times New Roman"/>
                <w:i/>
                <w:sz w:val="22"/>
                <w:szCs w:val="22"/>
                <w:lang w:val="en-GB" w:eastAsia="en-US"/>
              </w:rPr>
              <w:tab/>
              <w:t xml:space="preserve">a final judgment will end your marriage and may have consequences in your case depending on your </w:t>
            </w:r>
            <w:proofErr w:type="gramStart"/>
            <w:r w:rsidRPr="006F2CA2">
              <w:rPr>
                <w:rFonts w:ascii="Times New Roman" w:hAnsi="Times New Roman" w:cs="Times New Roman"/>
                <w:i/>
                <w:sz w:val="22"/>
                <w:szCs w:val="22"/>
                <w:lang w:val="en-GB" w:eastAsia="en-US"/>
              </w:rPr>
              <w:t>particular circumstances</w:t>
            </w:r>
            <w:proofErr w:type="gramEnd"/>
            <w:r w:rsidRPr="006F2CA2">
              <w:rPr>
                <w:rFonts w:ascii="Times New Roman" w:hAnsi="Times New Roman" w:cs="Times New Roman"/>
                <w:i/>
                <w:sz w:val="22"/>
                <w:szCs w:val="22"/>
                <w:lang w:val="en-GB" w:eastAsia="en-US"/>
              </w:rPr>
              <w:t>. If you are unsure about the consequences, you should consult a lawyer.</w:t>
            </w:r>
          </w:p>
        </w:tc>
      </w:tr>
      <w:tr w:rsidR="006F2CA2" w:rsidRPr="006F2CA2" w14:paraId="29FA9FD5" w14:textId="77777777" w:rsidTr="006F2CA2">
        <w:trPr>
          <w:divId w:val="2116439976"/>
          <w:cantSplit/>
          <w:jc w:val="center"/>
        </w:trPr>
        <w:tc>
          <w:tcPr>
            <w:tcW w:w="7120" w:type="dxa"/>
          </w:tcPr>
          <w:p w14:paraId="0D58FD5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GUID=d7f6e6d2-5927-4c1a-a466-03a25d07f5cd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b/>
              <w:t>If after consenting you wish to withdraw your consent, you must immediately inform the court and give notice to the Plaintiff.)</w:t>
            </w:r>
          </w:p>
        </w:tc>
      </w:tr>
      <w:tr w:rsidR="006F2CA2" w:rsidRPr="006F2CA2" w14:paraId="3E02BB0B" w14:textId="77777777" w:rsidTr="006F2CA2">
        <w:trPr>
          <w:divId w:val="2116439976"/>
          <w:cantSplit/>
          <w:jc w:val="center"/>
        </w:trPr>
        <w:tc>
          <w:tcPr>
            <w:tcW w:w="7120" w:type="dxa"/>
          </w:tcPr>
          <w:p w14:paraId="0ED289F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GUID=130b4999-f062-49c7-ac0b-c793f0fcd71a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t>*The Plaintiff is also making various claims for relief in this Writ. I wish to be heard on all these claims/some of these claims*.</w:t>
            </w:r>
          </w:p>
        </w:tc>
      </w:tr>
      <w:tr w:rsidR="006F2CA2" w:rsidRPr="006F2CA2" w14:paraId="4CB8D95B" w14:textId="77777777" w:rsidTr="006F2CA2">
        <w:trPr>
          <w:divId w:val="2116439976"/>
          <w:cantSplit/>
          <w:jc w:val="center"/>
        </w:trPr>
        <w:tc>
          <w:tcPr>
            <w:tcW w:w="7120" w:type="dxa"/>
          </w:tcPr>
          <w:p w14:paraId="09CE5C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GUID=4888215b-116c-47f3-b8e3-16e83084d5a3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018D33B3" w14:textId="77777777" w:rsidTr="006F2CA2">
        <w:trPr>
          <w:divId w:val="2116439976"/>
          <w:cantSplit/>
          <w:jc w:val="center"/>
        </w:trPr>
        <w:tc>
          <w:tcPr>
            <w:tcW w:w="7120" w:type="dxa"/>
          </w:tcPr>
          <w:p w14:paraId="6A7765E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GUID=9317a24d-df34-4d17-adf4-21ec0805659e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5BA72B3B" w14:textId="77777777" w:rsidTr="006F2CA2">
        <w:trPr>
          <w:divId w:val="2116439976"/>
          <w:cantSplit/>
          <w:jc w:val="center"/>
        </w:trPr>
        <w:tc>
          <w:tcPr>
            <w:tcW w:w="7120" w:type="dxa"/>
          </w:tcPr>
          <w:p w14:paraId="210519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GUID=2525fc07-a7e6-449d-8e5a-27bff04eb124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 I will be filing my Agreement to Plaintiff’s Proposed Parenting Plan/Defendant’s Proposed Parenting Plan*</w:t>
            </w:r>
          </w:p>
        </w:tc>
      </w:tr>
      <w:tr w:rsidR="006F2CA2" w:rsidRPr="006F2CA2" w14:paraId="22ACB311" w14:textId="77777777" w:rsidTr="006F2CA2">
        <w:trPr>
          <w:divId w:val="2116439976"/>
          <w:cantSplit/>
          <w:jc w:val="center"/>
        </w:trPr>
        <w:tc>
          <w:tcPr>
            <w:tcW w:w="7120" w:type="dxa"/>
          </w:tcPr>
          <w:p w14:paraId="3732607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GUID=dae9190a-9e6e-4b32-b6d2-4d8b71b09f83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 I will be filing my Agreement to Plaintiff’s Proposed Matrimonial Property Plan/Defendant’s Proposed Matrimonial Property Plan*</w:t>
            </w:r>
          </w:p>
        </w:tc>
      </w:tr>
      <w:tr w:rsidR="006F2CA2" w:rsidRPr="006F2CA2" w14:paraId="7D781BEB" w14:textId="77777777" w:rsidTr="006F2CA2">
        <w:trPr>
          <w:divId w:val="2116439976"/>
          <w:cantSplit/>
          <w:jc w:val="center"/>
        </w:trPr>
        <w:tc>
          <w:tcPr>
            <w:tcW w:w="7120" w:type="dxa"/>
          </w:tcPr>
          <w:p w14:paraId="565E5F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GUID=5c32c70d-465e-4a83-90b3-f11f082b1a2f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76A2D771" w14:textId="77777777" w:rsidTr="006F2CA2">
        <w:trPr>
          <w:divId w:val="2116439976"/>
          <w:cantSplit/>
          <w:jc w:val="center"/>
        </w:trPr>
        <w:tc>
          <w:tcPr>
            <w:tcW w:w="7120" w:type="dxa"/>
          </w:tcPr>
          <w:p w14:paraId="03D3FD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GUID=2b979ed6-c0ef-40eb-8bd0-4bc92364f409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 / incapacitated husband*</w:t>
            </w:r>
          </w:p>
        </w:tc>
      </w:tr>
      <w:tr w:rsidR="006F2CA2" w:rsidRPr="006F2CA2" w14:paraId="2C5424D1" w14:textId="77777777" w:rsidTr="006F2CA2">
        <w:trPr>
          <w:divId w:val="2116439976"/>
          <w:cantSplit/>
          <w:jc w:val="center"/>
        </w:trPr>
        <w:tc>
          <w:tcPr>
            <w:tcW w:w="7120" w:type="dxa"/>
          </w:tcPr>
          <w:p w14:paraId="602FFEF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GUID=02d8543b-25b4-4952-8648-ba2d0daa2f44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4CAFE840" w14:textId="77777777" w:rsidTr="006F2CA2">
        <w:trPr>
          <w:divId w:val="2116439976"/>
          <w:cantSplit/>
          <w:jc w:val="center"/>
        </w:trPr>
        <w:tc>
          <w:tcPr>
            <w:tcW w:w="7120" w:type="dxa"/>
          </w:tcPr>
          <w:p w14:paraId="331521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GUID=7959a1f5-dbe1-4143-a833-b4a2c3f37c1e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639B84E" w14:textId="77777777" w:rsidTr="006F2CA2">
        <w:trPr>
          <w:divId w:val="2116439976"/>
          <w:cantSplit/>
          <w:jc w:val="center"/>
        </w:trPr>
        <w:tc>
          <w:tcPr>
            <w:tcW w:w="7120" w:type="dxa"/>
          </w:tcPr>
          <w:p w14:paraId="136DCC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GUID=1db2bdf3-f50b-4722-8a90-d73d3b94611c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544C1480" w14:textId="77777777" w:rsidTr="006F2CA2">
        <w:trPr>
          <w:divId w:val="2116439976"/>
          <w:cantSplit/>
          <w:jc w:val="center"/>
        </w:trPr>
        <w:tc>
          <w:tcPr>
            <w:tcW w:w="7120" w:type="dxa"/>
          </w:tcPr>
          <w:p w14:paraId="1F6081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GUID=ac5ae7ac-08e1-4e28-9f6d-25a8989e15fa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Please note that you may be heard on these claims even if you do not defend the action and do not file a Defence or Defence and Counterclaim in court.</w:t>
            </w:r>
            <w:r w:rsidRPr="006F2CA2">
              <w:rPr>
                <w:rFonts w:ascii="Times New Roman" w:hAnsi="Times New Roman" w:cs="Times New Roman"/>
                <w:sz w:val="22"/>
                <w:szCs w:val="22"/>
                <w:lang w:val="en-GB" w:eastAsia="en-US"/>
              </w:rPr>
              <w:t>)</w:t>
            </w:r>
          </w:p>
        </w:tc>
      </w:tr>
      <w:tr w:rsidR="006F2CA2" w:rsidRPr="006F2CA2" w14:paraId="7C1C2668" w14:textId="77777777" w:rsidTr="006F2CA2">
        <w:trPr>
          <w:divId w:val="2116439976"/>
          <w:cantSplit/>
          <w:jc w:val="center"/>
        </w:trPr>
        <w:tc>
          <w:tcPr>
            <w:tcW w:w="7120" w:type="dxa"/>
          </w:tcPr>
          <w:p w14:paraId="05BB43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GUID=adbf242f-89e0-455c-9e51-4d74fb63f66c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w:t>
            </w:r>
            <w:r w:rsidRPr="006F2CA2">
              <w:rPr>
                <w:rFonts w:ascii="Times New Roman" w:hAnsi="Times New Roman" w:cs="Times New Roman"/>
                <w:sz w:val="22"/>
                <w:szCs w:val="22"/>
                <w:lang w:val="en-GB" w:eastAsia="en-US"/>
              </w:rPr>
              <w:tab/>
              <w:t>*I wish to make claims for relief in the following matters, which have not been dealt with in the Writ:</w:t>
            </w:r>
          </w:p>
        </w:tc>
      </w:tr>
      <w:tr w:rsidR="006F2CA2" w:rsidRPr="006F2CA2" w14:paraId="444E0993" w14:textId="77777777" w:rsidTr="006F2CA2">
        <w:trPr>
          <w:divId w:val="2116439976"/>
          <w:cantSplit/>
          <w:jc w:val="center"/>
        </w:trPr>
        <w:tc>
          <w:tcPr>
            <w:tcW w:w="7120" w:type="dxa"/>
          </w:tcPr>
          <w:p w14:paraId="5EFA52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GUID=51cb381f-9ca8-47b5-99b3-6270386ab16d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1B36F17F" w14:textId="77777777" w:rsidTr="006F2CA2">
        <w:trPr>
          <w:divId w:val="2116439976"/>
          <w:cantSplit/>
          <w:jc w:val="center"/>
        </w:trPr>
        <w:tc>
          <w:tcPr>
            <w:tcW w:w="7120" w:type="dxa"/>
          </w:tcPr>
          <w:p w14:paraId="00D2348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GUID=4465350f-f49f-408b-84bb-460e687be665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6B324D0A" w14:textId="77777777" w:rsidTr="006F2CA2">
        <w:trPr>
          <w:divId w:val="2116439976"/>
          <w:cantSplit/>
          <w:jc w:val="center"/>
        </w:trPr>
        <w:tc>
          <w:tcPr>
            <w:tcW w:w="7120" w:type="dxa"/>
          </w:tcPr>
          <w:p w14:paraId="25DB5AA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GUID=42f64471-330e-4339-96ed-9050aac64167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w:t>
            </w:r>
          </w:p>
        </w:tc>
      </w:tr>
      <w:tr w:rsidR="006F2CA2" w:rsidRPr="006F2CA2" w14:paraId="53A74DC9" w14:textId="77777777" w:rsidTr="006F2CA2">
        <w:trPr>
          <w:divId w:val="2116439976"/>
          <w:cantSplit/>
          <w:jc w:val="center"/>
        </w:trPr>
        <w:tc>
          <w:tcPr>
            <w:tcW w:w="7120" w:type="dxa"/>
          </w:tcPr>
          <w:p w14:paraId="03C264F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GUID=2c8a62a4-239f-4b24-b6f2-39abf5226fd7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w:t>
            </w:r>
          </w:p>
        </w:tc>
      </w:tr>
      <w:tr w:rsidR="006F2CA2" w:rsidRPr="006F2CA2" w14:paraId="0340CEE5" w14:textId="77777777" w:rsidTr="006F2CA2">
        <w:trPr>
          <w:divId w:val="2116439976"/>
          <w:cantSplit/>
          <w:jc w:val="center"/>
        </w:trPr>
        <w:tc>
          <w:tcPr>
            <w:tcW w:w="7120" w:type="dxa"/>
          </w:tcPr>
          <w:p w14:paraId="546008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GUID=82681e63-63ae-4b12-9d89-7d4621c5da60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0DD90327" w14:textId="77777777" w:rsidTr="006F2CA2">
        <w:trPr>
          <w:divId w:val="2116439976"/>
          <w:cantSplit/>
          <w:jc w:val="center"/>
        </w:trPr>
        <w:tc>
          <w:tcPr>
            <w:tcW w:w="7120" w:type="dxa"/>
          </w:tcPr>
          <w:p w14:paraId="684DD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GUID=cf94672d-123c-4a38-aab0-21caf4914e11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w:t>
            </w:r>
          </w:p>
        </w:tc>
      </w:tr>
      <w:tr w:rsidR="006F2CA2" w:rsidRPr="006F2CA2" w14:paraId="05692241" w14:textId="77777777" w:rsidTr="006F2CA2">
        <w:trPr>
          <w:divId w:val="2116439976"/>
          <w:cantSplit/>
          <w:jc w:val="center"/>
        </w:trPr>
        <w:tc>
          <w:tcPr>
            <w:tcW w:w="7120" w:type="dxa"/>
          </w:tcPr>
          <w:p w14:paraId="595AA49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GUID=a7081823-5896-4b7c-99d8-36c9af017cb8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03C27619" w14:textId="77777777" w:rsidTr="006F2CA2">
        <w:trPr>
          <w:divId w:val="2116439976"/>
          <w:cantSplit/>
          <w:jc w:val="center"/>
        </w:trPr>
        <w:tc>
          <w:tcPr>
            <w:tcW w:w="7120" w:type="dxa"/>
          </w:tcPr>
          <w:p w14:paraId="2D53D2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GUID=b2bb5517-fe7c-4990-bba3-6a74aebf697c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13E7F53" w14:textId="77777777" w:rsidTr="006F2CA2">
        <w:trPr>
          <w:divId w:val="2116439976"/>
          <w:cantSplit/>
          <w:jc w:val="center"/>
        </w:trPr>
        <w:tc>
          <w:tcPr>
            <w:tcW w:w="7120" w:type="dxa"/>
          </w:tcPr>
          <w:p w14:paraId="563959F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GUID=c17d61e6-073d-4372-a469-03693809ab75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05A80005" w14:textId="77777777" w:rsidTr="006F2CA2">
        <w:trPr>
          <w:divId w:val="2116439976"/>
          <w:cantSplit/>
          <w:jc w:val="center"/>
        </w:trPr>
        <w:tc>
          <w:tcPr>
            <w:tcW w:w="7120" w:type="dxa"/>
          </w:tcPr>
          <w:p w14:paraId="05A77E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GUID=2e110c60-9f52-4618-9834-b4065d01cf29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w:t>
            </w:r>
            <w:r w:rsidRPr="006F2CA2">
              <w:rPr>
                <w:rFonts w:ascii="Times New Roman" w:hAnsi="Times New Roman" w:cs="Times New Roman"/>
                <w:sz w:val="22"/>
                <w:szCs w:val="22"/>
                <w:lang w:val="en-GB" w:eastAsia="en-US"/>
              </w:rPr>
              <w:tab/>
              <w:t>*I am a wife Defendant /incapacitated husband Defendant*.</w:t>
            </w:r>
          </w:p>
        </w:tc>
      </w:tr>
      <w:tr w:rsidR="006F2CA2" w:rsidRPr="006F2CA2" w14:paraId="6861E57E" w14:textId="77777777" w:rsidTr="006F2CA2">
        <w:trPr>
          <w:divId w:val="2116439976"/>
          <w:cantSplit/>
          <w:jc w:val="center"/>
        </w:trPr>
        <w:tc>
          <w:tcPr>
            <w:tcW w:w="7120" w:type="dxa"/>
          </w:tcPr>
          <w:p w14:paraId="19157C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GUID=23f9a121-6419-42a5-8bd2-81730bd9da8b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wish to/do not wish to* make a claim for maintenance for myself.</w:t>
            </w:r>
          </w:p>
        </w:tc>
      </w:tr>
      <w:tr w:rsidR="006F2CA2" w:rsidRPr="006F2CA2" w14:paraId="4357DDD1" w14:textId="77777777" w:rsidTr="006F2CA2">
        <w:trPr>
          <w:divId w:val="2116439976"/>
          <w:cantSplit/>
          <w:jc w:val="center"/>
        </w:trPr>
        <w:tc>
          <w:tcPr>
            <w:tcW w:w="7120" w:type="dxa"/>
          </w:tcPr>
          <w:p w14:paraId="0EADF9E1" w14:textId="77777777" w:rsidR="006F2CA2" w:rsidRPr="006F2CA2" w:rsidRDefault="006F2CA2" w:rsidP="006F2CA2">
            <w:pPr>
              <w:spacing w:before="60" w:after="60" w:line="240" w:lineRule="auto"/>
              <w:ind w:left="510" w:hanging="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GUID=5f068960-d490-477c-a17a-b310d9e46921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6.</w:t>
            </w:r>
            <w:r w:rsidRPr="006F2CA2">
              <w:rPr>
                <w:rFonts w:ascii="Times New Roman" w:hAnsi="Times New Roman" w:cs="Times New Roman"/>
                <w:sz w:val="22"/>
                <w:szCs w:val="22"/>
                <w:lang w:val="en-GB" w:eastAsia="en-US"/>
              </w:rPr>
              <w:tab/>
              <w:t>The address to which communications to me should be sent is:</w:t>
            </w:r>
          </w:p>
        </w:tc>
      </w:tr>
      <w:tr w:rsidR="006F2CA2" w:rsidRPr="006F2CA2" w14:paraId="2997F68F" w14:textId="77777777" w:rsidTr="006F2CA2">
        <w:trPr>
          <w:divId w:val="2116439976"/>
          <w:cantSplit/>
          <w:jc w:val="center"/>
        </w:trPr>
        <w:tc>
          <w:tcPr>
            <w:tcW w:w="7120" w:type="dxa"/>
          </w:tcPr>
          <w:p w14:paraId="1CE573CB" w14:textId="77777777" w:rsidR="006F2CA2" w:rsidRPr="006F2CA2" w:rsidRDefault="006F2CA2" w:rsidP="006F2CA2">
            <w:pPr>
              <w:spacing w:before="60" w:after="60" w:line="240" w:lineRule="auto"/>
              <w:ind w:left="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GUID=9736b0d4-fe22-4aca-ae17-bb650c45637a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 (</w:t>
            </w:r>
            <w:r w:rsidRPr="006F2CA2">
              <w:rPr>
                <w:rFonts w:ascii="Times New Roman" w:hAnsi="Times New Roman" w:cs="Times New Roman"/>
                <w:i/>
                <w:sz w:val="22"/>
                <w:szCs w:val="22"/>
                <w:lang w:val="en-GB" w:eastAsia="en-US"/>
              </w:rPr>
              <w:t>Note: This must be an address in Singapore. If a solicitor is acting for you, give the name and address of your solicitor in Singapore. If you do not give an address in Singapore, you will have no right to be heard in these proceedings.</w:t>
            </w:r>
            <w:r w:rsidRPr="006F2CA2">
              <w:rPr>
                <w:rFonts w:ascii="Times New Roman" w:hAnsi="Times New Roman" w:cs="Times New Roman"/>
                <w:sz w:val="22"/>
                <w:szCs w:val="22"/>
                <w:lang w:val="en-GB" w:eastAsia="en-US"/>
              </w:rPr>
              <w:t>)</w:t>
            </w:r>
          </w:p>
        </w:tc>
      </w:tr>
      <w:tr w:rsidR="006F2CA2" w:rsidRPr="006F2CA2" w14:paraId="6C8D90CA" w14:textId="77777777" w:rsidTr="006F2CA2">
        <w:trPr>
          <w:divId w:val="2116439976"/>
          <w:cantSplit/>
          <w:jc w:val="center"/>
        </w:trPr>
        <w:tc>
          <w:tcPr>
            <w:tcW w:w="7120" w:type="dxa"/>
          </w:tcPr>
          <w:p w14:paraId="45DA8E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GUID=16799759-17c0-4317-9887-8f64f8ceb5de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7.</w:t>
            </w:r>
            <w:r w:rsidRPr="006F2CA2">
              <w:rPr>
                <w:rFonts w:ascii="Times New Roman" w:hAnsi="Times New Roman" w:cs="Times New Roman"/>
                <w:sz w:val="22"/>
                <w:szCs w:val="22"/>
                <w:lang w:val="en-GB" w:eastAsia="en-US"/>
              </w:rPr>
              <w:tab/>
              <w:t xml:space="preserve">My other contact </w:t>
            </w:r>
            <w:proofErr w:type="gramStart"/>
            <w:r w:rsidRPr="006F2CA2">
              <w:rPr>
                <w:rFonts w:ascii="Times New Roman" w:hAnsi="Times New Roman" w:cs="Times New Roman"/>
                <w:sz w:val="22"/>
                <w:szCs w:val="22"/>
                <w:lang w:val="en-GB" w:eastAsia="en-US"/>
              </w:rPr>
              <w:t>particulars are</w:t>
            </w:r>
            <w:proofErr w:type="gramEnd"/>
            <w:r w:rsidRPr="006F2CA2">
              <w:rPr>
                <w:rFonts w:ascii="Times New Roman" w:hAnsi="Times New Roman" w:cs="Times New Roman"/>
                <w:sz w:val="22"/>
                <w:szCs w:val="22"/>
                <w:lang w:val="en-GB" w:eastAsia="en-US"/>
              </w:rPr>
              <w:t>:</w:t>
            </w:r>
          </w:p>
        </w:tc>
      </w:tr>
      <w:tr w:rsidR="006F2CA2" w:rsidRPr="006F2CA2" w14:paraId="138F98D4" w14:textId="77777777" w:rsidTr="006F2CA2">
        <w:trPr>
          <w:divId w:val="2116439976"/>
          <w:cantSplit/>
          <w:jc w:val="center"/>
        </w:trPr>
        <w:tc>
          <w:tcPr>
            <w:tcW w:w="7120" w:type="dxa"/>
          </w:tcPr>
          <w:p w14:paraId="0DF88EE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GUID=c4b02425-ec8b-4a78-aff0-681453d81b0b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Telephone:</w:t>
            </w:r>
          </w:p>
        </w:tc>
      </w:tr>
      <w:tr w:rsidR="006F2CA2" w:rsidRPr="006F2CA2" w14:paraId="5A8C4943" w14:textId="77777777" w:rsidTr="006F2CA2">
        <w:trPr>
          <w:divId w:val="2116439976"/>
          <w:cantSplit/>
          <w:jc w:val="center"/>
        </w:trPr>
        <w:tc>
          <w:tcPr>
            <w:tcW w:w="7120" w:type="dxa"/>
          </w:tcPr>
          <w:p w14:paraId="06E6AD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GUID=f01bb5e3-48b3-464c-a6db-e3a4cf260b8a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Handphone Number:</w:t>
            </w:r>
          </w:p>
        </w:tc>
      </w:tr>
      <w:tr w:rsidR="006F2CA2" w:rsidRPr="006F2CA2" w14:paraId="7E0104EF" w14:textId="77777777" w:rsidTr="006F2CA2">
        <w:trPr>
          <w:divId w:val="2116439976"/>
          <w:cantSplit/>
          <w:jc w:val="center"/>
        </w:trPr>
        <w:tc>
          <w:tcPr>
            <w:tcW w:w="7120" w:type="dxa"/>
          </w:tcPr>
          <w:p w14:paraId="52E388B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GUID=13cab016-93d3-4c18-b842-5dc5be88e439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Fax:</w:t>
            </w:r>
          </w:p>
        </w:tc>
      </w:tr>
      <w:tr w:rsidR="006F2CA2" w:rsidRPr="006F2CA2" w14:paraId="461C4F2B" w14:textId="77777777" w:rsidTr="006F2CA2">
        <w:trPr>
          <w:divId w:val="2116439976"/>
          <w:cantSplit/>
          <w:jc w:val="center"/>
        </w:trPr>
        <w:tc>
          <w:tcPr>
            <w:tcW w:w="7120" w:type="dxa"/>
          </w:tcPr>
          <w:p w14:paraId="08273BF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GUID=6ef418a1-4556-4a78-aa44-17a9aabd02b2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Signed (Defendant/Defendant’s solicitor*):</w:t>
            </w:r>
          </w:p>
          <w:p w14:paraId="64341F0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GUID=8dbbf6db-3d5a-4ee5-abce-86d9febd9790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w:t>
            </w:r>
          </w:p>
          <w:p w14:paraId="3E969D5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GUID=9a269a25-0407-4746-a66a-f1e1b95994e0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ID No.:</w:t>
            </w:r>
          </w:p>
          <w:p w14:paraId="331EF7FC"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GUID=9398abd1-8601-4d47-a943-1a5248697f81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w:t>
            </w:r>
          </w:p>
        </w:tc>
      </w:tr>
      <w:tr w:rsidR="006F2CA2" w:rsidRPr="006F2CA2" w14:paraId="345F290E" w14:textId="77777777" w:rsidTr="006F2CA2">
        <w:trPr>
          <w:divId w:val="2116439976"/>
          <w:cantSplit/>
          <w:jc w:val="center"/>
        </w:trPr>
        <w:tc>
          <w:tcPr>
            <w:tcW w:w="7120" w:type="dxa"/>
          </w:tcPr>
          <w:p w14:paraId="47160F8B" w14:textId="77777777" w:rsidR="006F2CA2" w:rsidRPr="006F2CA2" w:rsidRDefault="006F2CA2" w:rsidP="006F2CA2">
            <w:pPr>
              <w:spacing w:before="60" w:after="6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fldChar w:fldCharType="begin"/>
            </w:r>
            <w:r w:rsidRPr="006F2CA2">
              <w:rPr>
                <w:rFonts w:ascii="Times New Roman" w:hAnsi="Times New Roman" w:cs="Times New Roman"/>
                <w:sz w:val="26"/>
                <w:szCs w:val="20"/>
                <w:lang w:val="en-GB" w:eastAsia="en-US"/>
              </w:rPr>
              <w:instrText xml:space="preserve"> GUID=0157321a-6dab-4a41-951e-29c6a98e03e6 </w:instrText>
            </w:r>
            <w:r w:rsidRPr="006F2CA2">
              <w:rPr>
                <w:rFonts w:ascii="Times New Roman" w:hAnsi="Times New Roman" w:cs="Times New Roman"/>
                <w:sz w:val="26"/>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1B6C4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BA0D223"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3AA572B"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38DEC6EB"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581E4F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GUID=e6899536-201e-49f4-96c4-25a2c4495ff6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19</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2556068B" w14:textId="77777777" w:rsidTr="006F2CA2">
        <w:trPr>
          <w:divId w:val="2116439976"/>
          <w:cantSplit/>
          <w:trHeight w:val="420"/>
          <w:jc w:val="center"/>
        </w:trPr>
        <w:tc>
          <w:tcPr>
            <w:tcW w:w="7120" w:type="dxa"/>
          </w:tcPr>
          <w:p w14:paraId="733A798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GUID=bcf78b0f-0122-4571-aaad-ad83e43bb39e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50</w:t>
            </w:r>
          </w:p>
        </w:tc>
      </w:tr>
      <w:tr w:rsidR="006F2CA2" w:rsidRPr="006F2CA2" w14:paraId="3F00D082" w14:textId="77777777" w:rsidTr="006F2CA2">
        <w:trPr>
          <w:divId w:val="2116439976"/>
          <w:cantSplit/>
          <w:trHeight w:val="420"/>
          <w:jc w:val="center"/>
        </w:trPr>
        <w:tc>
          <w:tcPr>
            <w:tcW w:w="7120" w:type="dxa"/>
          </w:tcPr>
          <w:p w14:paraId="7045C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GUID=01b29655-0e7b-459b-86bc-7697416b27fd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(ADVERTISEMENT) FORM)</w:t>
            </w:r>
          </w:p>
        </w:tc>
      </w:tr>
      <w:tr w:rsidR="006F2CA2" w:rsidRPr="006F2CA2" w14:paraId="00E22E68" w14:textId="77777777" w:rsidTr="006F2CA2">
        <w:trPr>
          <w:divId w:val="2116439976"/>
          <w:cantSplit/>
          <w:trHeight w:val="580"/>
          <w:jc w:val="center"/>
        </w:trPr>
        <w:tc>
          <w:tcPr>
            <w:tcW w:w="7120" w:type="dxa"/>
          </w:tcPr>
          <w:p w14:paraId="1D4BD2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GUID=e81c542e-3642-4d0d-8edb-65a392610a46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FOR ADVERTISEMENT</w:t>
            </w:r>
            <w:r w:rsidRPr="006F2CA2">
              <w:rPr>
                <w:rFonts w:ascii="Times New Roman" w:hAnsi="Times New Roman" w:cs="Times New Roman"/>
                <w:sz w:val="22"/>
                <w:szCs w:val="20"/>
                <w:lang w:val="en-GB" w:eastAsia="en-US"/>
              </w:rPr>
              <w:br/>
              <w:t>IN THE NEWSPAPERS</w:t>
            </w:r>
          </w:p>
        </w:tc>
      </w:tr>
      <w:tr w:rsidR="006F2CA2" w:rsidRPr="006F2CA2" w14:paraId="27E48B76" w14:textId="77777777" w:rsidTr="006F2CA2">
        <w:trPr>
          <w:divId w:val="2116439976"/>
          <w:cantSplit/>
          <w:trHeight w:val="260"/>
          <w:jc w:val="center"/>
        </w:trPr>
        <w:tc>
          <w:tcPr>
            <w:tcW w:w="7120" w:type="dxa"/>
          </w:tcPr>
          <w:p w14:paraId="001B06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GUID=13e9af20-3b28-4fbb-ab53-db6ab11dd3e9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w:t>
            </w:r>
          </w:p>
        </w:tc>
      </w:tr>
      <w:tr w:rsidR="006F2CA2" w:rsidRPr="006F2CA2" w14:paraId="3BA6E49A" w14:textId="77777777" w:rsidTr="006F2CA2">
        <w:trPr>
          <w:divId w:val="2116439976"/>
          <w:cantSplit/>
          <w:jc w:val="center"/>
        </w:trPr>
        <w:tc>
          <w:tcPr>
            <w:tcW w:w="7120" w:type="dxa"/>
          </w:tcPr>
          <w:p w14:paraId="05C6EE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GUID=9af081cd-4cd1-469d-b4be-cd9bbcd9fc32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the Defendant/Co-Defendant/Defendant in Counterclaim/Person Entitled to Intervene/Other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74D16D0B" w14:textId="77777777" w:rsidTr="006F2CA2">
        <w:trPr>
          <w:divId w:val="2116439976"/>
          <w:cantSplit/>
          <w:jc w:val="center"/>
        </w:trPr>
        <w:tc>
          <w:tcPr>
            <w:tcW w:w="7120" w:type="dxa"/>
          </w:tcPr>
          <w:p w14:paraId="0C9CC22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GUID=267efcf3-9849-4aaa-b8c7-307e57d44674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to specify</w:t>
            </w:r>
            <w:r w:rsidRPr="006F2CA2">
              <w:rPr>
                <w:rFonts w:ascii="Times New Roman" w:hAnsi="Times New Roman" w:cs="Times New Roman"/>
                <w:sz w:val="22"/>
                <w:szCs w:val="20"/>
                <w:lang w:val="en-GB" w:eastAsia="en-US"/>
              </w:rPr>
              <w:t>]* in Divorce Writ No.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has been filed in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 on [</w:t>
            </w:r>
            <w:r w:rsidRPr="006F2CA2">
              <w:rPr>
                <w:rFonts w:ascii="Times New Roman" w:hAnsi="Times New Roman" w:cs="Times New Roman"/>
                <w:i/>
                <w:sz w:val="22"/>
                <w:szCs w:val="20"/>
                <w:lang w:val="en-GB" w:eastAsia="en-US"/>
              </w:rPr>
              <w:t>date</w:t>
            </w:r>
            <w:r w:rsidRPr="006F2CA2">
              <w:rPr>
                <w:rFonts w:ascii="Times New Roman" w:hAnsi="Times New Roman" w:cs="Times New Roman"/>
                <w:sz w:val="22"/>
                <w:szCs w:val="20"/>
                <w:lang w:val="en-GB" w:eastAsia="en-US"/>
              </w:rPr>
              <w:t>]. You are the Defendant/Co</w:t>
            </w:r>
            <w:r w:rsidRPr="006F2CA2">
              <w:rPr>
                <w:rFonts w:ascii="Times New Roman" w:hAnsi="Times New Roman" w:cs="Times New Roman"/>
                <w:sz w:val="22"/>
                <w:szCs w:val="20"/>
                <w:lang w:val="en-GB" w:eastAsia="en-US"/>
              </w:rPr>
              <w:noBreakHyphen/>
              <w:t>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these proceedings.</w:t>
            </w:r>
          </w:p>
        </w:tc>
      </w:tr>
      <w:tr w:rsidR="006F2CA2" w:rsidRPr="006F2CA2" w14:paraId="41CA9DB1" w14:textId="77777777" w:rsidTr="006F2CA2">
        <w:trPr>
          <w:divId w:val="2116439976"/>
          <w:cantSplit/>
          <w:jc w:val="center"/>
        </w:trPr>
        <w:tc>
          <w:tcPr>
            <w:tcW w:w="7120" w:type="dxa"/>
          </w:tcPr>
          <w:p w14:paraId="21512A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GUID=7c8673f1-9a2e-40dd-8372-58c5c0fa789e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It has been ordered that service of the abovementioned document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intend to defend this action, you must file the Memorandum of Appearance (Defendant) Form/Memorandum of Appearance (Other Party) Form* (MOA) within 8/21* days from the publication of this advertisement.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2EF51A67" w14:textId="77777777" w:rsidTr="006F2CA2">
        <w:trPr>
          <w:divId w:val="2116439976"/>
          <w:cantSplit/>
          <w:trHeight w:val="340"/>
          <w:jc w:val="center"/>
        </w:trPr>
        <w:tc>
          <w:tcPr>
            <w:tcW w:w="7120" w:type="dxa"/>
          </w:tcPr>
          <w:p w14:paraId="151057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GUID=42083749-5612-4945-8898-58c2ffff7e78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particulars of Plaintiff/Plaintiff’s Solicitor*:</w:t>
            </w:r>
          </w:p>
        </w:tc>
      </w:tr>
      <w:tr w:rsidR="006F2CA2" w:rsidRPr="006F2CA2" w14:paraId="5CA9293F" w14:textId="77777777" w:rsidTr="006F2CA2">
        <w:trPr>
          <w:divId w:val="2116439976"/>
          <w:cantSplit/>
          <w:jc w:val="center"/>
        </w:trPr>
        <w:tc>
          <w:tcPr>
            <w:tcW w:w="7120" w:type="dxa"/>
          </w:tcPr>
          <w:p w14:paraId="0C02A60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GUID=bc675693-a721-4540-90fe-b2ecb06d3baa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and ID Number of Plaintiff/Plaintiff’s Solicitor*:</w:t>
            </w:r>
          </w:p>
        </w:tc>
      </w:tr>
      <w:tr w:rsidR="006F2CA2" w:rsidRPr="006F2CA2" w14:paraId="7E8FCA81" w14:textId="77777777" w:rsidTr="006F2CA2">
        <w:trPr>
          <w:divId w:val="2116439976"/>
          <w:cantSplit/>
          <w:jc w:val="center"/>
        </w:trPr>
        <w:tc>
          <w:tcPr>
            <w:tcW w:w="7120" w:type="dxa"/>
          </w:tcPr>
          <w:p w14:paraId="60A03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GUID=678c5b69-ac54-4ed8-8901-eb751ec10c9f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Contact Particulars of Plaintiff/Plaintiff’s Solicitor’s Firm*:</w:t>
            </w:r>
          </w:p>
        </w:tc>
      </w:tr>
      <w:tr w:rsidR="006F2CA2" w:rsidRPr="006F2CA2" w14:paraId="7D37D294" w14:textId="77777777" w:rsidTr="006F2CA2">
        <w:trPr>
          <w:divId w:val="2116439976"/>
          <w:cantSplit/>
          <w:jc w:val="center"/>
        </w:trPr>
        <w:tc>
          <w:tcPr>
            <w:tcW w:w="7120" w:type="dxa"/>
          </w:tcPr>
          <w:p w14:paraId="6D58A82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GUID=4101ff47-4172-4a1d-81ca-556d237552fa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Firm name*:</w:t>
            </w:r>
          </w:p>
        </w:tc>
      </w:tr>
      <w:tr w:rsidR="006F2CA2" w:rsidRPr="006F2CA2" w14:paraId="66A19E86" w14:textId="77777777" w:rsidTr="006F2CA2">
        <w:trPr>
          <w:divId w:val="2116439976"/>
          <w:cantSplit/>
          <w:jc w:val="center"/>
        </w:trPr>
        <w:tc>
          <w:tcPr>
            <w:tcW w:w="7120" w:type="dxa"/>
          </w:tcPr>
          <w:p w14:paraId="6196860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GUID=2fc5c835-d32e-4c4d-a708-a8b944051a64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Address:</w:t>
            </w:r>
          </w:p>
        </w:tc>
      </w:tr>
      <w:tr w:rsidR="006F2CA2" w:rsidRPr="006F2CA2" w14:paraId="2790A375" w14:textId="77777777" w:rsidTr="006F2CA2">
        <w:trPr>
          <w:divId w:val="2116439976"/>
          <w:cantSplit/>
          <w:jc w:val="center"/>
        </w:trPr>
        <w:tc>
          <w:tcPr>
            <w:tcW w:w="7120" w:type="dxa"/>
          </w:tcPr>
          <w:p w14:paraId="614B79E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GUID=9e44eb04-5392-4f85-9fe0-522525a90758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 Number:</w:t>
            </w:r>
          </w:p>
        </w:tc>
      </w:tr>
      <w:tr w:rsidR="006F2CA2" w:rsidRPr="006F2CA2" w14:paraId="6A0D1F60" w14:textId="77777777" w:rsidTr="006F2CA2">
        <w:trPr>
          <w:divId w:val="2116439976"/>
          <w:cantSplit/>
          <w:jc w:val="center"/>
        </w:trPr>
        <w:tc>
          <w:tcPr>
            <w:tcW w:w="7120" w:type="dxa"/>
          </w:tcPr>
          <w:p w14:paraId="72DB81B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GUID=0b64b58f-ab86-45f1-a7d9-dde248c028c2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 Number*:</w:t>
            </w:r>
          </w:p>
        </w:tc>
      </w:tr>
      <w:tr w:rsidR="006F2CA2" w:rsidRPr="006F2CA2" w14:paraId="18E82A52" w14:textId="77777777" w:rsidTr="006F2CA2">
        <w:trPr>
          <w:divId w:val="2116439976"/>
          <w:cantSplit/>
          <w:jc w:val="center"/>
        </w:trPr>
        <w:tc>
          <w:tcPr>
            <w:tcW w:w="7120" w:type="dxa"/>
          </w:tcPr>
          <w:p w14:paraId="14799F7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GUID=80165fd8-46be-4d74-bcd9-16e77f12690b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File Reference Number*:</w:t>
            </w:r>
          </w:p>
        </w:tc>
      </w:tr>
      <w:tr w:rsidR="006F2CA2" w:rsidRPr="006F2CA2" w14:paraId="768D8825" w14:textId="77777777" w:rsidTr="006F2CA2">
        <w:trPr>
          <w:divId w:val="2116439976"/>
          <w:cantSplit/>
          <w:jc w:val="center"/>
        </w:trPr>
        <w:tc>
          <w:tcPr>
            <w:tcW w:w="7120" w:type="dxa"/>
          </w:tcPr>
          <w:p w14:paraId="1DAC50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GUID=22e8d750-3125-42e0-af26-058476217453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EACE88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6265D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E9527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0DF1B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FE691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11B9EC"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016592A"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46796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GUID=ced4f721-a44a-47a8-a46f-d47fa4da2ebc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20</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6640DF4" w14:textId="77777777" w:rsidTr="006F2CA2">
        <w:trPr>
          <w:divId w:val="2116439976"/>
          <w:cantSplit/>
          <w:jc w:val="center"/>
        </w:trPr>
        <w:tc>
          <w:tcPr>
            <w:tcW w:w="7120" w:type="dxa"/>
          </w:tcPr>
          <w:p w14:paraId="2508319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GUID=98222012-69e6-4a86-9468-78d4c3ecee54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51</w:t>
            </w:r>
          </w:p>
        </w:tc>
      </w:tr>
      <w:tr w:rsidR="006F2CA2" w:rsidRPr="006F2CA2" w14:paraId="294EBC54" w14:textId="77777777" w:rsidTr="006F2CA2">
        <w:trPr>
          <w:divId w:val="2116439976"/>
          <w:cantSplit/>
          <w:jc w:val="center"/>
        </w:trPr>
        <w:tc>
          <w:tcPr>
            <w:tcW w:w="7120" w:type="dxa"/>
          </w:tcPr>
          <w:p w14:paraId="077833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GUID=6b076956-1e27-426f-a2dc-313074a72733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FORM)</w:t>
            </w:r>
          </w:p>
        </w:tc>
      </w:tr>
      <w:tr w:rsidR="006F2CA2" w:rsidRPr="006F2CA2" w14:paraId="0AEC7F62" w14:textId="77777777" w:rsidTr="006F2CA2">
        <w:trPr>
          <w:divId w:val="2116439976"/>
          <w:cantSplit/>
          <w:jc w:val="center"/>
        </w:trPr>
        <w:tc>
          <w:tcPr>
            <w:tcW w:w="7120" w:type="dxa"/>
          </w:tcPr>
          <w:p w14:paraId="4C9BAA9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GUID=d37ab178-5050-42cd-bf21-a4a43ddca023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5B9C152" w14:textId="77777777" w:rsidTr="006F2CA2">
        <w:trPr>
          <w:divId w:val="2116439976"/>
          <w:cantSplit/>
          <w:jc w:val="center"/>
        </w:trPr>
        <w:tc>
          <w:tcPr>
            <w:tcW w:w="7120" w:type="dxa"/>
          </w:tcPr>
          <w:p w14:paraId="2DDF97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GUID=c319ed9c-c628-4533-bcde-217edf85d6b1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20A3893" w14:textId="77777777" w:rsidTr="006F2CA2">
        <w:trPr>
          <w:divId w:val="2116439976"/>
          <w:cantSplit/>
          <w:jc w:val="center"/>
        </w:trPr>
        <w:tc>
          <w:tcPr>
            <w:tcW w:w="7120" w:type="dxa"/>
          </w:tcPr>
          <w:p w14:paraId="723A4F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GUID=165fb6aa-0bec-48b4-83d5-1b840d0e8d15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16352BF" w14:textId="77777777" w:rsidTr="006F2CA2">
        <w:trPr>
          <w:divId w:val="2116439976"/>
          <w:cantSplit/>
          <w:jc w:val="center"/>
        </w:trPr>
        <w:tc>
          <w:tcPr>
            <w:tcW w:w="7120" w:type="dxa"/>
          </w:tcPr>
          <w:p w14:paraId="1D2938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GUID=72d9800d-2f5a-4fc2-b72b-e1f20b63f25e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B3A0762" w14:textId="77777777" w:rsidTr="006F2CA2">
        <w:trPr>
          <w:divId w:val="2116439976"/>
          <w:cantSplit/>
          <w:jc w:val="center"/>
        </w:trPr>
        <w:tc>
          <w:tcPr>
            <w:tcW w:w="7120" w:type="dxa"/>
          </w:tcPr>
          <w:p w14:paraId="6A6A4D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GUID=c66baf21-0efb-4ad3-8064-0447891e6384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3E85886" w14:textId="77777777" w:rsidTr="006F2CA2">
        <w:trPr>
          <w:divId w:val="2116439976"/>
          <w:cantSplit/>
          <w:jc w:val="center"/>
        </w:trPr>
        <w:tc>
          <w:tcPr>
            <w:tcW w:w="7120" w:type="dxa"/>
          </w:tcPr>
          <w:p w14:paraId="4C39E3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GUID=bf526e74-dd97-4861-a7d4-fea407fa4803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3FE669" w14:textId="77777777" w:rsidTr="006F2CA2">
        <w:trPr>
          <w:divId w:val="2116439976"/>
          <w:cantSplit/>
          <w:jc w:val="center"/>
        </w:trPr>
        <w:tc>
          <w:tcPr>
            <w:tcW w:w="7120" w:type="dxa"/>
          </w:tcPr>
          <w:p w14:paraId="6398FD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GUID=bf3184e1-1d9a-4d51-a2b7-1e123de77938 </w:instrText>
            </w:r>
            <w:r w:rsidRPr="006F2CA2">
              <w:rPr>
                <w:rFonts w:ascii="Times New Roman" w:hAnsi="Times New Roman" w:cs="Times New Roman"/>
                <w:sz w:val="22"/>
                <w:szCs w:val="20"/>
                <w:lang w:val="en-GB" w:eastAsia="en-US"/>
              </w:rPr>
              <w:fldChar w:fldCharType="end"/>
            </w:r>
          </w:p>
        </w:tc>
      </w:tr>
      <w:tr w:rsidR="006F2CA2" w:rsidRPr="006F2CA2" w14:paraId="69188251" w14:textId="77777777" w:rsidTr="006F2CA2">
        <w:trPr>
          <w:divId w:val="2116439976"/>
          <w:cantSplit/>
          <w:jc w:val="center"/>
        </w:trPr>
        <w:tc>
          <w:tcPr>
            <w:tcW w:w="7120" w:type="dxa"/>
          </w:tcPr>
          <w:p w14:paraId="51774E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GUID=69b645cb-51f8-4d4b-8a7d-5e122ed45422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w:t>
            </w:r>
          </w:p>
        </w:tc>
      </w:tr>
      <w:tr w:rsidR="006F2CA2" w:rsidRPr="006F2CA2" w14:paraId="471B6D65" w14:textId="77777777" w:rsidTr="006F2CA2">
        <w:trPr>
          <w:divId w:val="2116439976"/>
          <w:cantSplit/>
          <w:jc w:val="center"/>
        </w:trPr>
        <w:tc>
          <w:tcPr>
            <w:tcW w:w="7120" w:type="dxa"/>
          </w:tcPr>
          <w:p w14:paraId="6C4C53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GUID=57175d09-6c0c-46ce-ae6f-36f677da7267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Personal Service</w:t>
            </w:r>
          </w:p>
        </w:tc>
      </w:tr>
      <w:tr w:rsidR="006F2CA2" w:rsidRPr="006F2CA2" w14:paraId="037E8B08" w14:textId="77777777" w:rsidTr="006F2CA2">
        <w:trPr>
          <w:divId w:val="2116439976"/>
          <w:cantSplit/>
          <w:jc w:val="center"/>
        </w:trPr>
        <w:tc>
          <w:tcPr>
            <w:tcW w:w="7120" w:type="dxa"/>
          </w:tcPr>
          <w:p w14:paraId="02409A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GUID=af5094d1-64ce-44bf-a613-5d52f3e5acb6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C386C71" w14:textId="77777777" w:rsidTr="006F2CA2">
        <w:trPr>
          <w:divId w:val="2116439976"/>
          <w:cantSplit/>
          <w:jc w:val="center"/>
        </w:trPr>
        <w:tc>
          <w:tcPr>
            <w:tcW w:w="7120" w:type="dxa"/>
          </w:tcPr>
          <w:p w14:paraId="28A851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GUID=d4b15c78-cddb-45f9-8add-4245aedd3c7c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delivering to him/her* personally a copy/copies* of the same on [</w:t>
            </w:r>
            <w:r w:rsidRPr="006F2CA2">
              <w:rPr>
                <w:rFonts w:ascii="Times New Roman" w:hAnsi="Times New Roman" w:cs="Times New Roman"/>
                <w:i/>
                <w:sz w:val="22"/>
                <w:szCs w:val="20"/>
                <w:lang w:val="en-GB" w:eastAsia="en-US"/>
              </w:rPr>
              <w:t>to state date and time of service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8051A96" w14:textId="77777777" w:rsidTr="006F2CA2">
        <w:trPr>
          <w:divId w:val="2116439976"/>
          <w:cantSplit/>
          <w:jc w:val="center"/>
        </w:trPr>
        <w:tc>
          <w:tcPr>
            <w:tcW w:w="7120" w:type="dxa"/>
          </w:tcPr>
          <w:p w14:paraId="7BA51AE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GUID=6eb29e1f-c0c0-4b4d-b869-0b2bb982ce82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Please choose one or more of the following</w:t>
            </w:r>
            <w:r w:rsidRPr="006F2CA2">
              <w:rPr>
                <w:rFonts w:ascii="Times New Roman" w:hAnsi="Times New Roman" w:cs="Times New Roman"/>
                <w:sz w:val="22"/>
                <w:szCs w:val="20"/>
                <w:lang w:val="en-GB" w:eastAsia="en-US"/>
              </w:rPr>
              <w:t>)</w:t>
            </w:r>
          </w:p>
        </w:tc>
      </w:tr>
      <w:tr w:rsidR="006F2CA2" w:rsidRPr="006F2CA2" w14:paraId="234B5C41" w14:textId="77777777" w:rsidTr="006F2CA2">
        <w:trPr>
          <w:divId w:val="2116439976"/>
          <w:cantSplit/>
          <w:jc w:val="center"/>
        </w:trPr>
        <w:tc>
          <w:tcPr>
            <w:tcW w:w="7120" w:type="dxa"/>
          </w:tcPr>
          <w:p w14:paraId="46D98EE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GUID=322a0c16-3b2c-4697-9faa-9caf0805cfa7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6D7AD37" w14:textId="77777777" w:rsidTr="006F2CA2">
        <w:trPr>
          <w:divId w:val="2116439976"/>
          <w:cantSplit/>
          <w:jc w:val="center"/>
        </w:trPr>
        <w:tc>
          <w:tcPr>
            <w:tcW w:w="7120" w:type="dxa"/>
          </w:tcPr>
          <w:p w14:paraId="1D1EEF8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GUID=6643bf00-3124-4c67-8c2f-a9f55e48bbce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DCB96ED" w14:textId="77777777" w:rsidTr="006F2CA2">
        <w:trPr>
          <w:divId w:val="2116439976"/>
          <w:cantSplit/>
          <w:jc w:val="center"/>
        </w:trPr>
        <w:tc>
          <w:tcPr>
            <w:tcW w:w="7120" w:type="dxa"/>
          </w:tcPr>
          <w:p w14:paraId="5B1CE00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GUID=0e6e32ee-7d8e-4b84-9948-43e081cdf2e8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2C31D25C" w14:textId="77777777" w:rsidTr="006F2CA2">
        <w:trPr>
          <w:divId w:val="2116439976"/>
          <w:cantSplit/>
          <w:jc w:val="center"/>
        </w:trPr>
        <w:tc>
          <w:tcPr>
            <w:tcW w:w="7120" w:type="dxa"/>
          </w:tcPr>
          <w:p w14:paraId="066A044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GUID=f9b122c2-9389-4aed-97f4-79a676b486ab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D88FE45" w14:textId="77777777" w:rsidTr="006F2CA2">
        <w:trPr>
          <w:divId w:val="2116439976"/>
          <w:cantSplit/>
          <w:jc w:val="center"/>
        </w:trPr>
        <w:tc>
          <w:tcPr>
            <w:tcW w:w="7120" w:type="dxa"/>
          </w:tcPr>
          <w:p w14:paraId="0E5FD5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GUID=030a321d-9589-403c-95b9-97936cae82f1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58A453A" w14:textId="77777777" w:rsidTr="006F2CA2">
        <w:trPr>
          <w:divId w:val="2116439976"/>
          <w:cantSplit/>
          <w:jc w:val="center"/>
        </w:trPr>
        <w:tc>
          <w:tcPr>
            <w:tcW w:w="7120" w:type="dxa"/>
          </w:tcPr>
          <w:p w14:paraId="5B8F5A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GUID=b9439e97-a78f-4a9c-8aba-19e0df2bea66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D8470E1" w14:textId="77777777" w:rsidTr="006F2CA2">
        <w:trPr>
          <w:divId w:val="2116439976"/>
          <w:cantSplit/>
          <w:jc w:val="center"/>
        </w:trPr>
        <w:tc>
          <w:tcPr>
            <w:tcW w:w="7120" w:type="dxa"/>
          </w:tcPr>
          <w:p w14:paraId="448E98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GUID=4ff9bf0f-d24a-4060-b16e-7c1a2a0f099e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75FDD66E" w14:textId="77777777" w:rsidTr="006F2CA2">
        <w:trPr>
          <w:divId w:val="2116439976"/>
          <w:cantSplit/>
          <w:jc w:val="center"/>
        </w:trPr>
        <w:tc>
          <w:tcPr>
            <w:tcW w:w="7120" w:type="dxa"/>
          </w:tcPr>
          <w:p w14:paraId="4CEB328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GUID=2ce23aa4-1541-4535-a3df-fa4871c2b423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08122ABD" w14:textId="77777777" w:rsidTr="006F2CA2">
        <w:trPr>
          <w:divId w:val="2116439976"/>
          <w:cantSplit/>
          <w:jc w:val="center"/>
        </w:trPr>
        <w:tc>
          <w:tcPr>
            <w:tcW w:w="7120" w:type="dxa"/>
          </w:tcPr>
          <w:p w14:paraId="26182A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GUID=5bc158ac-3f8a-4446-acce-88459bc8e578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259DD2D4" w14:textId="77777777" w:rsidTr="006F2CA2">
        <w:trPr>
          <w:divId w:val="2116439976"/>
          <w:cantSplit/>
          <w:jc w:val="center"/>
        </w:trPr>
        <w:tc>
          <w:tcPr>
            <w:tcW w:w="7120" w:type="dxa"/>
          </w:tcPr>
          <w:p w14:paraId="3BFE4B5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GUID=9d0fa953-23f7-46a2-b2e8-6f4287a62f72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the document(s),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is known to me/was pointed out to me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]/admitted to me that he/she* was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w:t>
            </w:r>
          </w:p>
        </w:tc>
      </w:tr>
      <w:tr w:rsidR="006F2CA2" w:rsidRPr="006F2CA2" w14:paraId="512A7501" w14:textId="77777777" w:rsidTr="006F2CA2">
        <w:trPr>
          <w:divId w:val="2116439976"/>
          <w:cantSplit/>
          <w:jc w:val="center"/>
        </w:trPr>
        <w:tc>
          <w:tcPr>
            <w:tcW w:w="7120" w:type="dxa"/>
          </w:tcPr>
          <w:p w14:paraId="32ADD0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GUID=6ace01d8-1a85-4bd0-bd9e-e7ac5498d01c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38B5AE62" w14:textId="77777777" w:rsidTr="006F2CA2">
        <w:trPr>
          <w:divId w:val="2116439976"/>
          <w:cantSplit/>
          <w:jc w:val="center"/>
        </w:trPr>
        <w:tc>
          <w:tcPr>
            <w:tcW w:w="7120" w:type="dxa"/>
          </w:tcPr>
          <w:p w14:paraId="64D775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GUID=bc9152f1-0cd7-4f0e-b54e-349ab29130b1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630F0F9" w14:textId="77777777" w:rsidTr="006F2CA2">
        <w:trPr>
          <w:divId w:val="2116439976"/>
          <w:cantSplit/>
          <w:jc w:val="center"/>
        </w:trPr>
        <w:tc>
          <w:tcPr>
            <w:tcW w:w="7120" w:type="dxa"/>
          </w:tcPr>
          <w:p w14:paraId="2CEFCA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GUID=1ae323c2-ca30-4ebb-b82a-76c5304c471e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Substituted Service by Post or other Process (Excluding Newspaper Advertisement)</w:t>
            </w:r>
          </w:p>
        </w:tc>
      </w:tr>
      <w:tr w:rsidR="006F2CA2" w:rsidRPr="006F2CA2" w14:paraId="78C8AE35" w14:textId="77777777" w:rsidTr="006F2CA2">
        <w:trPr>
          <w:divId w:val="2116439976"/>
          <w:cantSplit/>
          <w:jc w:val="center"/>
        </w:trPr>
        <w:tc>
          <w:tcPr>
            <w:tcW w:w="7120" w:type="dxa"/>
          </w:tcPr>
          <w:p w14:paraId="1E9943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GUID=07387e2f-2053-4d85-b02a-82020aff0fe1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9A1120D" w14:textId="77777777" w:rsidTr="006F2CA2">
        <w:trPr>
          <w:divId w:val="2116439976"/>
          <w:cantSplit/>
          <w:jc w:val="center"/>
        </w:trPr>
        <w:tc>
          <w:tcPr>
            <w:tcW w:w="7120" w:type="dxa"/>
          </w:tcPr>
          <w:p w14:paraId="45D00D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GUID=b7e138cd-fd29-4f7b-8838-23eccfc00b4e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w:t>
            </w:r>
            <w:r w:rsidRPr="006F2CA2">
              <w:rPr>
                <w:rFonts w:ascii="Times New Roman" w:hAnsi="Times New Roman" w:cs="Times New Roman"/>
                <w:i/>
                <w:sz w:val="22"/>
                <w:szCs w:val="20"/>
                <w:lang w:val="en-GB" w:eastAsia="en-US"/>
              </w:rPr>
              <w:t>to state mode of service and date and time of service</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 in accordance with the order for substituted service dated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date of substituted service order</w:t>
            </w:r>
            <w:r w:rsidRPr="006F2CA2">
              <w:rPr>
                <w:rFonts w:ascii="Times New Roman" w:hAnsi="Times New Roman" w:cs="Times New Roman"/>
                <w:sz w:val="22"/>
                <w:szCs w:val="20"/>
                <w:lang w:val="en-GB" w:eastAsia="en-US"/>
              </w:rPr>
              <w:t>]:</w:t>
            </w:r>
          </w:p>
        </w:tc>
      </w:tr>
      <w:tr w:rsidR="006F2CA2" w:rsidRPr="006F2CA2" w14:paraId="5B0FB286" w14:textId="77777777" w:rsidTr="006F2CA2">
        <w:trPr>
          <w:divId w:val="2116439976"/>
          <w:cantSplit/>
          <w:jc w:val="center"/>
        </w:trPr>
        <w:tc>
          <w:tcPr>
            <w:tcW w:w="7120" w:type="dxa"/>
          </w:tcPr>
          <w:p w14:paraId="133E60A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GUID=adc8f995-8f68-4138-a31c-2c7a2a0b49d2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 of Court for Substituted Service of Documents</w:t>
            </w:r>
          </w:p>
        </w:tc>
      </w:tr>
      <w:tr w:rsidR="006F2CA2" w:rsidRPr="006F2CA2" w14:paraId="3FF3B7C9" w14:textId="77777777" w:rsidTr="006F2CA2">
        <w:trPr>
          <w:divId w:val="2116439976"/>
          <w:cantSplit/>
          <w:jc w:val="center"/>
        </w:trPr>
        <w:tc>
          <w:tcPr>
            <w:tcW w:w="7120" w:type="dxa"/>
          </w:tcPr>
          <w:p w14:paraId="0440AB2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GUID=bdf723b8-6c8a-453f-a5fb-cdffde45a6bc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097120B1" w14:textId="77777777" w:rsidTr="006F2CA2">
        <w:trPr>
          <w:divId w:val="2116439976"/>
          <w:cantSplit/>
          <w:jc w:val="center"/>
        </w:trPr>
        <w:tc>
          <w:tcPr>
            <w:tcW w:w="7120" w:type="dxa"/>
          </w:tcPr>
          <w:p w14:paraId="03DE7D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GUID=a6f2d684-6be8-4190-a118-a2500673f3e3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1807E7D7" w14:textId="77777777" w:rsidTr="006F2CA2">
        <w:trPr>
          <w:divId w:val="2116439976"/>
          <w:cantSplit/>
          <w:jc w:val="center"/>
        </w:trPr>
        <w:tc>
          <w:tcPr>
            <w:tcW w:w="7120" w:type="dxa"/>
          </w:tcPr>
          <w:p w14:paraId="53FFD1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GUID=cbf2afd7-657c-4093-b2d2-1f621ce9a234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40CED2B" w14:textId="77777777" w:rsidTr="006F2CA2">
        <w:trPr>
          <w:divId w:val="2116439976"/>
          <w:cantSplit/>
          <w:jc w:val="center"/>
        </w:trPr>
        <w:tc>
          <w:tcPr>
            <w:tcW w:w="7120" w:type="dxa"/>
          </w:tcPr>
          <w:p w14:paraId="0255E3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GUID=d3b0e0a4-f88d-4c84-a892-19ca7978a2a9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B78BF00" w14:textId="77777777" w:rsidTr="006F2CA2">
        <w:trPr>
          <w:divId w:val="2116439976"/>
          <w:cantSplit/>
          <w:jc w:val="center"/>
        </w:trPr>
        <w:tc>
          <w:tcPr>
            <w:tcW w:w="7120" w:type="dxa"/>
          </w:tcPr>
          <w:p w14:paraId="6EF36BB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GUID=a85abf19-dd28-4fc6-98cd-4e026579c330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B0D81BF" w14:textId="77777777" w:rsidTr="006F2CA2">
        <w:trPr>
          <w:divId w:val="2116439976"/>
          <w:cantSplit/>
          <w:jc w:val="center"/>
        </w:trPr>
        <w:tc>
          <w:tcPr>
            <w:tcW w:w="7120" w:type="dxa"/>
          </w:tcPr>
          <w:p w14:paraId="324423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GUID=4854b6f0-ced8-41af-94f8-cc8cb94a14bc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8E4DEEE" w14:textId="77777777" w:rsidTr="006F2CA2">
        <w:trPr>
          <w:divId w:val="2116439976"/>
          <w:cantSplit/>
          <w:jc w:val="center"/>
        </w:trPr>
        <w:tc>
          <w:tcPr>
            <w:tcW w:w="7120" w:type="dxa"/>
          </w:tcPr>
          <w:p w14:paraId="503769D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GUID=567e192a-b90d-4f83-aba8-6e5a6ba27bb4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3ACDB9C0" w14:textId="77777777" w:rsidTr="006F2CA2">
        <w:trPr>
          <w:divId w:val="2116439976"/>
          <w:cantSplit/>
          <w:jc w:val="center"/>
        </w:trPr>
        <w:tc>
          <w:tcPr>
            <w:tcW w:w="7120" w:type="dxa"/>
          </w:tcPr>
          <w:p w14:paraId="7F4951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GUID=b04d11aa-7466-4796-a6ab-c9328cdc8b46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38A1916E" w14:textId="77777777" w:rsidTr="006F2CA2">
        <w:trPr>
          <w:divId w:val="2116439976"/>
          <w:cantSplit/>
          <w:jc w:val="center"/>
        </w:trPr>
        <w:tc>
          <w:tcPr>
            <w:tcW w:w="7120" w:type="dxa"/>
          </w:tcPr>
          <w:p w14:paraId="015BC50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GUID=475b665c-7256-48db-bfae-b87e6a7e7275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39823BD7" w14:textId="77777777" w:rsidTr="006F2CA2">
        <w:trPr>
          <w:divId w:val="2116439976"/>
          <w:cantSplit/>
          <w:jc w:val="center"/>
        </w:trPr>
        <w:tc>
          <w:tcPr>
            <w:tcW w:w="7120" w:type="dxa"/>
          </w:tcPr>
          <w:p w14:paraId="2954E92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GUID=aea3d49a-0ebb-4fb4-9b1c-72f14d96df09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A1F9587" w14:textId="77777777" w:rsidTr="006F2CA2">
        <w:trPr>
          <w:divId w:val="2116439976"/>
          <w:cantSplit/>
          <w:jc w:val="center"/>
        </w:trPr>
        <w:tc>
          <w:tcPr>
            <w:tcW w:w="7120" w:type="dxa"/>
          </w:tcPr>
          <w:p w14:paraId="543E6E7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GUID=32771c64-c61a-4638-8ef7-0964360f7821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40F76E65" w14:textId="77777777" w:rsidTr="006F2CA2">
        <w:trPr>
          <w:divId w:val="2116439976"/>
          <w:cantSplit/>
          <w:jc w:val="center"/>
        </w:trPr>
        <w:tc>
          <w:tcPr>
            <w:tcW w:w="7120" w:type="dxa"/>
          </w:tcPr>
          <w:p w14:paraId="28B849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GUID=7b7a3ff5-1270-4fde-bb96-2b7f1d269b82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by Advertisement</w:t>
            </w:r>
          </w:p>
        </w:tc>
      </w:tr>
      <w:tr w:rsidR="006F2CA2" w:rsidRPr="006F2CA2" w14:paraId="5A4952EF" w14:textId="77777777" w:rsidTr="006F2CA2">
        <w:trPr>
          <w:divId w:val="2116439976"/>
          <w:cantSplit/>
          <w:jc w:val="center"/>
        </w:trPr>
        <w:tc>
          <w:tcPr>
            <w:tcW w:w="7120" w:type="dxa"/>
          </w:tcPr>
          <w:p w14:paraId="6F52E5D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GUID=24bb3c53-7597-427b-83d6-50455808203b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690025DB" w14:textId="77777777" w:rsidTr="006F2CA2">
        <w:trPr>
          <w:divId w:val="2116439976"/>
          <w:cantSplit/>
          <w:jc w:val="center"/>
        </w:trPr>
        <w:tc>
          <w:tcPr>
            <w:tcW w:w="7120" w:type="dxa"/>
          </w:tcPr>
          <w:p w14:paraId="49FF7A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GUID=600fe5d5-352d-4498-a09f-dbaebbae5272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and Statement of Claim/Defence/Defence and Counterclaim* and Order of Court for Substituted Service 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causing to be inserted in [</w:t>
            </w:r>
            <w:r w:rsidRPr="006F2CA2">
              <w:rPr>
                <w:rFonts w:ascii="Times New Roman" w:hAnsi="Times New Roman" w:cs="Times New Roman"/>
                <w:i/>
                <w:sz w:val="22"/>
                <w:szCs w:val="20"/>
                <w:lang w:val="en-GB" w:eastAsia="en-US"/>
              </w:rPr>
              <w:t>name of paper or papers as ordered</w:t>
            </w:r>
            <w:r w:rsidRPr="006F2CA2">
              <w:rPr>
                <w:rFonts w:ascii="Times New Roman" w:hAnsi="Times New Roman" w:cs="Times New Roman"/>
                <w:sz w:val="22"/>
                <w:szCs w:val="20"/>
                <w:lang w:val="en-GB" w:eastAsia="en-US"/>
              </w:rPr>
              <w:t>] an advertisement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F7C81EC" w14:textId="77777777" w:rsidTr="006F2CA2">
        <w:trPr>
          <w:divId w:val="2116439976"/>
          <w:cantSplit/>
          <w:jc w:val="center"/>
        </w:trPr>
        <w:tc>
          <w:tcPr>
            <w:tcW w:w="7120" w:type="dxa"/>
          </w:tcPr>
          <w:p w14:paraId="45B944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GUID=9662ab4f-972f-4aee-827a-bef9fff6e848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said advertisement is annexed to this affidavit.</w:t>
            </w:r>
          </w:p>
        </w:tc>
      </w:tr>
      <w:tr w:rsidR="006F2CA2" w:rsidRPr="006F2CA2" w14:paraId="5BA3258A" w14:textId="77777777" w:rsidTr="006F2CA2">
        <w:trPr>
          <w:divId w:val="2116439976"/>
          <w:cantSplit/>
          <w:jc w:val="center"/>
        </w:trPr>
        <w:tc>
          <w:tcPr>
            <w:tcW w:w="7120" w:type="dxa"/>
          </w:tcPr>
          <w:p w14:paraId="169134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GUID=6a794f2d-4624-4dd2-8b0d-605c22b08f22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0B39B8C" w14:textId="77777777" w:rsidTr="006F2CA2">
        <w:trPr>
          <w:divId w:val="2116439976"/>
          <w:cantSplit/>
          <w:jc w:val="center"/>
        </w:trPr>
        <w:tc>
          <w:tcPr>
            <w:tcW w:w="7120" w:type="dxa"/>
          </w:tcPr>
          <w:p w14:paraId="1CE3F8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GUID=7c7e3f3f-3133-44f7-82f8-54d0367960c2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56350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172E6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B3FA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9A643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7207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8DB1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DC17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6D75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53B4ABE"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5EAF4771"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554B3E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1D85CC48" w14:textId="77777777" w:rsidR="006F2CA2" w:rsidRPr="003C7C9F" w:rsidRDefault="006F2CA2" w:rsidP="006F2CA2">
      <w:pPr>
        <w:keepNext/>
        <w:keepLines/>
        <w:suppressAutoHyphens/>
        <w:spacing w:before="240" w:after="120" w:line="240" w:lineRule="auto"/>
        <w:jc w:val="center"/>
        <w:divId w:val="2116439976"/>
        <w:rPr>
          <w:rFonts w:ascii="Times New Roman" w:hAnsi="Times New Roman" w:cs="Times New Roman"/>
          <w:caps/>
          <w:lang w:val="en-GB" w:eastAsia="en-US"/>
        </w:rPr>
      </w:pPr>
      <w:r w:rsidRPr="003C7C9F">
        <w:rPr>
          <w:rFonts w:ascii="Times New Roman" w:hAnsi="Times New Roman" w:cs="Times New Roman"/>
          <w:caps/>
          <w:lang w:val="en-GB" w:eastAsia="en-US"/>
        </w:rPr>
        <w:lastRenderedPageBreak/>
        <w:fldChar w:fldCharType="begin" w:fldLock="1"/>
      </w:r>
      <w:r w:rsidRPr="003C7C9F">
        <w:rPr>
          <w:rFonts w:ascii="Times New Roman" w:hAnsi="Times New Roman" w:cs="Times New Roman"/>
          <w:caps/>
          <w:lang w:val="en-GB" w:eastAsia="en-US"/>
        </w:rPr>
        <w:instrText xml:space="preserve"> GUID=64cc4cf9-3c2a-4a3c-afbe-6143291cf91e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Form </w: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Quote "</w:instrTex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 xml:space="preserve">SEQ FormScheduleDivisionHeading1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instrText>" \* MERGEFORMAT</w:instrText>
      </w:r>
      <w:r w:rsidRPr="003C7C9F">
        <w:rPr>
          <w:rFonts w:ascii="Times New Roman" w:hAnsi="Times New Roman" w:cs="Times New Roman"/>
          <w:caps/>
          <w:lang w:val="en-GB" w:eastAsia="en-US"/>
        </w:rPr>
        <w:fldChar w:fldCharType="separate"/>
      </w:r>
      <w:r w:rsidRPr="003C7C9F">
        <w:rPr>
          <w:rFonts w:ascii="Times New Roman" w:hAnsi="Times New Roman" w:cs="Times New Roman"/>
          <w:caps/>
          <w:lang w:val="en-GB" w:eastAsia="en-US"/>
        </w:rPr>
        <w:t>21</w: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 </w:t>
      </w:r>
    </w:p>
    <w:tbl>
      <w:tblPr>
        <w:tblW w:w="7120" w:type="dxa"/>
        <w:tblLook w:val="04A0" w:firstRow="1" w:lastRow="0" w:firstColumn="1" w:lastColumn="0" w:noHBand="0" w:noVBand="1"/>
      </w:tblPr>
      <w:tblGrid>
        <w:gridCol w:w="7120"/>
      </w:tblGrid>
      <w:tr w:rsidR="004066EF" w:rsidRPr="00841158" w14:paraId="199405A3" w14:textId="77777777" w:rsidTr="00841158">
        <w:trPr>
          <w:divId w:val="2116439976"/>
        </w:trPr>
        <w:tc>
          <w:tcPr>
            <w:tcW w:w="7120" w:type="dxa"/>
            <w:shd w:val="clear" w:color="auto" w:fill="auto"/>
          </w:tcPr>
          <w:p w14:paraId="30FA9E34"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GUID=f7109a9b-26ca-4d93-8b5e-db7b65d038b2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R. 56</w:t>
            </w:r>
          </w:p>
        </w:tc>
      </w:tr>
      <w:tr w:rsidR="004066EF" w:rsidRPr="00841158" w14:paraId="14CDE823" w14:textId="77777777" w:rsidTr="00841158">
        <w:trPr>
          <w:divId w:val="2116439976"/>
        </w:trPr>
        <w:tc>
          <w:tcPr>
            <w:tcW w:w="7120" w:type="dxa"/>
            <w:shd w:val="clear" w:color="auto" w:fill="auto"/>
          </w:tcPr>
          <w:p w14:paraId="5EA90266"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GUID=f171f1fa-aa87-4933-96bb-1b7987b824c7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AND/OR COUNTERCLAIM FORM)</w:t>
            </w:r>
          </w:p>
        </w:tc>
      </w:tr>
      <w:tr w:rsidR="004066EF" w:rsidRPr="00841158" w14:paraId="0CA91947" w14:textId="77777777" w:rsidTr="00841158">
        <w:trPr>
          <w:divId w:val="2116439976"/>
        </w:trPr>
        <w:tc>
          <w:tcPr>
            <w:tcW w:w="7120" w:type="dxa"/>
            <w:shd w:val="clear" w:color="auto" w:fill="auto"/>
          </w:tcPr>
          <w:p w14:paraId="3A4F3B77"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GUID=18d7490c-6b09-43a1-be6b-248bc4210deb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IN THE FAMILY JUSTICE COURTS OF THE REPUBLIC OF SINGAPORE</w:t>
            </w:r>
          </w:p>
        </w:tc>
      </w:tr>
      <w:tr w:rsidR="004066EF" w:rsidRPr="00841158" w14:paraId="59A3FA01" w14:textId="77777777" w:rsidTr="00841158">
        <w:trPr>
          <w:divId w:val="2116439976"/>
        </w:trPr>
        <w:tc>
          <w:tcPr>
            <w:tcW w:w="7120" w:type="dxa"/>
            <w:shd w:val="clear" w:color="auto" w:fill="auto"/>
          </w:tcPr>
          <w:p w14:paraId="4E3B727D"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GUID=773d1588-adcb-4fa1-bf76-e74c6bd169a5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Divorce Writ No.</w:t>
            </w:r>
          </w:p>
        </w:tc>
      </w:tr>
      <w:tr w:rsidR="004066EF" w:rsidRPr="00841158" w14:paraId="548941C7" w14:textId="77777777" w:rsidTr="00841158">
        <w:trPr>
          <w:divId w:val="2116439976"/>
        </w:trPr>
        <w:tc>
          <w:tcPr>
            <w:tcW w:w="7120" w:type="dxa"/>
            <w:shd w:val="clear" w:color="auto" w:fill="auto"/>
          </w:tcPr>
          <w:p w14:paraId="02BAD4F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GUID=23537490-76a9-4e2a-88a7-4bb2db8497b5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Between</w:t>
            </w:r>
          </w:p>
        </w:tc>
      </w:tr>
      <w:tr w:rsidR="004066EF" w:rsidRPr="00841158" w14:paraId="02EFA520" w14:textId="77777777" w:rsidTr="00841158">
        <w:trPr>
          <w:divId w:val="2116439976"/>
        </w:trPr>
        <w:tc>
          <w:tcPr>
            <w:tcW w:w="7120" w:type="dxa"/>
            <w:shd w:val="clear" w:color="auto" w:fill="auto"/>
          </w:tcPr>
          <w:p w14:paraId="30AD49A9"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GUID=61c80a43-b2c9-4c4b-a295-d92e61b051dd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Plaintiff’s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Plaintiff</w:t>
            </w:r>
          </w:p>
        </w:tc>
      </w:tr>
      <w:tr w:rsidR="004066EF" w:rsidRPr="00841158" w14:paraId="5F3F671E" w14:textId="77777777" w:rsidTr="00841158">
        <w:trPr>
          <w:divId w:val="2116439976"/>
        </w:trPr>
        <w:tc>
          <w:tcPr>
            <w:tcW w:w="7120" w:type="dxa"/>
            <w:shd w:val="clear" w:color="auto" w:fill="auto"/>
          </w:tcPr>
          <w:p w14:paraId="3E9E701A"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GUID=65dc5158-7dfc-42c8-891c-7cf3a6d6e89d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And</w:t>
            </w:r>
          </w:p>
        </w:tc>
      </w:tr>
      <w:tr w:rsidR="004066EF" w:rsidRPr="00841158" w14:paraId="77BA3467" w14:textId="77777777" w:rsidTr="00841158">
        <w:trPr>
          <w:divId w:val="2116439976"/>
        </w:trPr>
        <w:tc>
          <w:tcPr>
            <w:tcW w:w="7120" w:type="dxa"/>
            <w:shd w:val="clear" w:color="auto" w:fill="auto"/>
          </w:tcPr>
          <w:p w14:paraId="1E63DA4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GUID=9419c2cc-95d7-43d4-9294-fc6cb6b9ff84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Defendant’s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Defendant</w:t>
            </w:r>
          </w:p>
        </w:tc>
      </w:tr>
      <w:tr w:rsidR="004066EF" w:rsidRPr="00841158" w14:paraId="708D0379" w14:textId="77777777" w:rsidTr="00841158">
        <w:trPr>
          <w:divId w:val="2116439976"/>
        </w:trPr>
        <w:tc>
          <w:tcPr>
            <w:tcW w:w="7120" w:type="dxa"/>
            <w:shd w:val="clear" w:color="auto" w:fill="auto"/>
          </w:tcPr>
          <w:p w14:paraId="3D79465C"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GUID=769c74a9-f943-46b8-b4f2-20123e860535 </w:instrText>
            </w:r>
            <w:r w:rsidRPr="00841158">
              <w:rPr>
                <w:rFonts w:ascii="Times New Roman" w:hAnsi="Times New Roman" w:cs="Times New Roman"/>
                <w:lang w:val="en-GB" w:eastAsia="en-US"/>
              </w:rPr>
              <w:fldChar w:fldCharType="end"/>
            </w:r>
          </w:p>
        </w:tc>
      </w:tr>
      <w:tr w:rsidR="004066EF" w:rsidRPr="00841158" w14:paraId="47B675BF" w14:textId="77777777" w:rsidTr="00841158">
        <w:trPr>
          <w:divId w:val="2116439976"/>
        </w:trPr>
        <w:tc>
          <w:tcPr>
            <w:tcW w:w="7120" w:type="dxa"/>
            <w:shd w:val="clear" w:color="auto" w:fill="auto"/>
          </w:tcPr>
          <w:p w14:paraId="6CCB20CE"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GUID=fa92dfb6-b052-4f72-8436-998f1c99f8ee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 COUNTERCLAIM*</w:t>
            </w:r>
          </w:p>
        </w:tc>
      </w:tr>
      <w:tr w:rsidR="004066EF" w:rsidRPr="00841158" w14:paraId="70464327" w14:textId="77777777" w:rsidTr="00841158">
        <w:trPr>
          <w:divId w:val="2116439976"/>
        </w:trPr>
        <w:tc>
          <w:tcPr>
            <w:tcW w:w="7120" w:type="dxa"/>
            <w:shd w:val="clear" w:color="auto" w:fill="auto"/>
          </w:tcPr>
          <w:p w14:paraId="3DD0046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GUID=e2457e75-a7ea-4c10-9aa8-3ae0fcf37f0f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1.</w:t>
            </w:r>
            <w:r w:rsidRPr="00841158">
              <w:rPr>
                <w:rFonts w:ascii="Times New Roman" w:hAnsi="Times New Roman" w:cs="Times New Roman"/>
                <w:lang w:val="en-GB" w:eastAsia="en-US"/>
              </w:rPr>
              <w:tab/>
            </w:r>
            <w:proofErr w:type="gramStart"/>
            <w:r w:rsidRPr="00841158">
              <w:rPr>
                <w:rFonts w:ascii="Times New Roman" w:hAnsi="Times New Roman" w:cs="Times New Roman"/>
                <w:lang w:val="en-GB" w:eastAsia="en-US"/>
              </w:rPr>
              <w:t>Particulars of</w:t>
            </w:r>
            <w:proofErr w:type="gramEnd"/>
            <w:r w:rsidRPr="00841158">
              <w:rPr>
                <w:rFonts w:ascii="Times New Roman" w:hAnsi="Times New Roman" w:cs="Times New Roman"/>
                <w:lang w:val="en-GB" w:eastAsia="en-US"/>
              </w:rPr>
              <w:t xml:space="preserve"> Defendant</w:t>
            </w:r>
          </w:p>
        </w:tc>
      </w:tr>
      <w:tr w:rsidR="004066EF" w:rsidRPr="00841158" w14:paraId="3D130A62" w14:textId="77777777" w:rsidTr="00841158">
        <w:trPr>
          <w:divId w:val="2116439976"/>
        </w:trPr>
        <w:tc>
          <w:tcPr>
            <w:tcW w:w="7120" w:type="dxa"/>
            <w:shd w:val="clear" w:color="auto" w:fill="auto"/>
          </w:tcPr>
          <w:p w14:paraId="528B178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GUID=4b5d849a-9949-4cfc-88fa-7d0595ce3eb1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Age: </w:t>
            </w:r>
          </w:p>
        </w:tc>
      </w:tr>
      <w:tr w:rsidR="004066EF" w:rsidRPr="00841158" w14:paraId="04AF29DF" w14:textId="77777777" w:rsidTr="00841158">
        <w:trPr>
          <w:divId w:val="2116439976"/>
        </w:trPr>
        <w:tc>
          <w:tcPr>
            <w:tcW w:w="7120" w:type="dxa"/>
            <w:shd w:val="clear" w:color="auto" w:fill="auto"/>
          </w:tcPr>
          <w:p w14:paraId="1E82381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GUID=e479c93f-1e6f-4ce8-9d4e-4d367478b027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Citizenship:</w:t>
            </w:r>
          </w:p>
        </w:tc>
      </w:tr>
      <w:tr w:rsidR="004066EF" w:rsidRPr="00841158" w14:paraId="682C4F13" w14:textId="77777777" w:rsidTr="00841158">
        <w:trPr>
          <w:divId w:val="2116439976"/>
        </w:trPr>
        <w:tc>
          <w:tcPr>
            <w:tcW w:w="7120" w:type="dxa"/>
            <w:shd w:val="clear" w:color="auto" w:fill="auto"/>
          </w:tcPr>
          <w:p w14:paraId="4EE5FD1E"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GUID=73ee5db2-8424-4da4-a411-d22bf8e81130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Religion:</w:t>
            </w:r>
          </w:p>
        </w:tc>
      </w:tr>
      <w:tr w:rsidR="004066EF" w:rsidRPr="00841158" w14:paraId="371553CF" w14:textId="77777777" w:rsidTr="00841158">
        <w:trPr>
          <w:divId w:val="2116439976"/>
        </w:trPr>
        <w:tc>
          <w:tcPr>
            <w:tcW w:w="7120" w:type="dxa"/>
            <w:shd w:val="clear" w:color="auto" w:fill="auto"/>
          </w:tcPr>
          <w:p w14:paraId="06E26A5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GUID=63dd41a7-3342-4a12-8ee2-e38c8b6b8807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Educational Level:</w:t>
            </w:r>
          </w:p>
        </w:tc>
      </w:tr>
      <w:tr w:rsidR="004066EF" w:rsidRPr="00841158" w14:paraId="64DEC4AE" w14:textId="77777777" w:rsidTr="00841158">
        <w:trPr>
          <w:divId w:val="2116439976"/>
        </w:trPr>
        <w:tc>
          <w:tcPr>
            <w:tcW w:w="7120" w:type="dxa"/>
            <w:shd w:val="clear" w:color="auto" w:fill="auto"/>
          </w:tcPr>
          <w:p w14:paraId="483CF062"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GUID=503b0abd-0542-411c-a9bd-f43391fd1546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occupation:</w:t>
            </w:r>
          </w:p>
        </w:tc>
      </w:tr>
      <w:tr w:rsidR="004066EF" w:rsidRPr="00841158" w14:paraId="252D9F33" w14:textId="77777777" w:rsidTr="00841158">
        <w:trPr>
          <w:divId w:val="2116439976"/>
        </w:trPr>
        <w:tc>
          <w:tcPr>
            <w:tcW w:w="7120" w:type="dxa"/>
            <w:shd w:val="clear" w:color="auto" w:fill="auto"/>
          </w:tcPr>
          <w:p w14:paraId="512C2253"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GUID=68025950-b46e-4b2d-abd1-a616d88c579b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address:</w:t>
            </w:r>
          </w:p>
        </w:tc>
      </w:tr>
      <w:tr w:rsidR="00552017" w:rsidRPr="00841158" w14:paraId="77A45C4C" w14:textId="77777777" w:rsidTr="00841158">
        <w:trPr>
          <w:divId w:val="2116439976"/>
        </w:trPr>
        <w:tc>
          <w:tcPr>
            <w:tcW w:w="7120" w:type="dxa"/>
            <w:shd w:val="clear" w:color="auto" w:fill="auto"/>
          </w:tcPr>
          <w:p w14:paraId="62412138" w14:textId="77777777" w:rsidR="00552017" w:rsidRPr="00841158" w:rsidRDefault="00552017" w:rsidP="00841158">
            <w:pPr>
              <w:spacing w:before="60" w:after="60" w:line="240" w:lineRule="auto"/>
              <w:ind w:left="475" w:hanging="475"/>
              <w:rPr>
                <w:rFonts w:ascii="Times New Roman" w:hAnsi="Times New Roman" w:cs="Times New Roman"/>
                <w:sz w:val="22"/>
                <w:szCs w:val="22"/>
                <w:lang w:val="en-GB" w:eastAsia="en-US"/>
              </w:rPr>
            </w:pPr>
          </w:p>
        </w:tc>
      </w:tr>
      <w:tr w:rsidR="004066EF" w:rsidRPr="00841158" w14:paraId="7E1C8B72" w14:textId="77777777" w:rsidTr="00841158">
        <w:trPr>
          <w:divId w:val="2116439976"/>
        </w:trPr>
        <w:tc>
          <w:tcPr>
            <w:tcW w:w="7120" w:type="dxa"/>
            <w:shd w:val="clear" w:color="auto" w:fill="auto"/>
          </w:tcPr>
          <w:p w14:paraId="7775D295"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GUID=dfdd413a-86ac-465a-a1e4-48a6f8ddda13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lang w:val="en-GB" w:eastAsia="en-US"/>
              </w:rPr>
              <w:tab/>
              <w:t>Defence</w:t>
            </w:r>
          </w:p>
        </w:tc>
      </w:tr>
      <w:tr w:rsidR="004066EF" w:rsidRPr="00841158" w14:paraId="384F421D" w14:textId="77777777" w:rsidTr="00841158">
        <w:trPr>
          <w:divId w:val="2116439976"/>
        </w:trPr>
        <w:tc>
          <w:tcPr>
            <w:tcW w:w="7120" w:type="dxa"/>
            <w:shd w:val="clear" w:color="auto" w:fill="auto"/>
          </w:tcPr>
          <w:p w14:paraId="281E953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GUID=b999cda9-5fd4-4a3d-9f8d-4afd55c70ef5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deny or admit the paragraphs of the Statement of Claim (and Statement of Particulars). To state full particulars of the facts relied on but not the evidence by which they are to be proved.</w:t>
            </w:r>
          </w:p>
        </w:tc>
      </w:tr>
      <w:tr w:rsidR="004066EF" w:rsidRPr="00841158" w14:paraId="71C47E32" w14:textId="77777777" w:rsidTr="00841158">
        <w:trPr>
          <w:divId w:val="2116439976"/>
        </w:trPr>
        <w:tc>
          <w:tcPr>
            <w:tcW w:w="7120" w:type="dxa"/>
            <w:shd w:val="clear" w:color="auto" w:fill="auto"/>
          </w:tcPr>
          <w:p w14:paraId="53A811E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GUID=e9501c6e-2f35-4e6e-9c8d-3f84b4d9f8d5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(b)</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state whether any, and if so what, agreement or arrangement has been made or is proposed to be made between the parties for the support of the wife or any child of the marriage.</w:t>
            </w:r>
          </w:p>
        </w:tc>
      </w:tr>
      <w:tr w:rsidR="004066EF" w:rsidRPr="00841158" w14:paraId="620681E6" w14:textId="77777777" w:rsidTr="00841158">
        <w:trPr>
          <w:divId w:val="2116439976"/>
        </w:trPr>
        <w:tc>
          <w:tcPr>
            <w:tcW w:w="7120" w:type="dxa"/>
            <w:shd w:val="clear" w:color="auto" w:fill="auto"/>
          </w:tcPr>
          <w:p w14:paraId="1A2A40D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GUID=88562cea-3514-4b89-8b87-4c950e3c59dc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(c)</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statements set out in the Statement of Claim concerning the living children of the marriage are disputed, full particulars of the facts relied on are to be stated in the Defence.</w:t>
            </w:r>
          </w:p>
        </w:tc>
      </w:tr>
      <w:tr w:rsidR="004066EF" w:rsidRPr="00841158" w14:paraId="04E147E9" w14:textId="77777777" w:rsidTr="00841158">
        <w:trPr>
          <w:divId w:val="2116439976"/>
        </w:trPr>
        <w:tc>
          <w:tcPr>
            <w:tcW w:w="7120" w:type="dxa"/>
            <w:shd w:val="clear" w:color="auto" w:fill="auto"/>
          </w:tcPr>
          <w:p w14:paraId="2EB22FD2"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GUID=3bbb6b04-4268-4804-a2f4-ee50bf27e10c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(d)</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information on the following matters has not been provided in the Statement of Claim, or if any statement set out in relation to the following matters in the Statement of Claim is disputed, the Defence is to furnish information on the same, with the details as set out in sub-paragraphs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and (ii) below:</w:t>
            </w:r>
          </w:p>
        </w:tc>
      </w:tr>
      <w:tr w:rsidR="004066EF" w:rsidRPr="00841158" w14:paraId="2BCFFF6D" w14:textId="77777777" w:rsidTr="00841158">
        <w:trPr>
          <w:divId w:val="2116439976"/>
        </w:trPr>
        <w:tc>
          <w:tcPr>
            <w:tcW w:w="7120" w:type="dxa"/>
            <w:shd w:val="clear" w:color="auto" w:fill="auto"/>
          </w:tcPr>
          <w:p w14:paraId="5190671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GUID=ce8698fa-8f0d-4e45-b3c5-b723beead18e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Whether there are or have been other proceedings in Singapore or elsewhere with reference to the marriage, or to any children of the marriage, or between the Plaintiff and the Defendant </w:t>
            </w:r>
            <w:r w:rsidRPr="00841158">
              <w:rPr>
                <w:rFonts w:ascii="Times New Roman" w:hAnsi="Times New Roman" w:cs="Times New Roman"/>
                <w:lang w:val="en-GB" w:eastAsia="en-US"/>
              </w:rPr>
              <w:lastRenderedPageBreak/>
              <w:t>with reference to maintenance or to any property of either or both of them.</w:t>
            </w:r>
          </w:p>
        </w:tc>
      </w:tr>
      <w:tr w:rsidR="004066EF" w:rsidRPr="00841158" w14:paraId="7FA00BBA" w14:textId="77777777" w:rsidTr="00841158">
        <w:trPr>
          <w:divId w:val="2116439976"/>
        </w:trPr>
        <w:tc>
          <w:tcPr>
            <w:tcW w:w="7120" w:type="dxa"/>
            <w:shd w:val="clear" w:color="auto" w:fill="auto"/>
          </w:tcPr>
          <w:p w14:paraId="6586CE2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GUID=ea296bce-0481-411c-b62e-fea0a76ae9eb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Nature of the proceedings, i.e. whether:</w:t>
            </w:r>
          </w:p>
        </w:tc>
      </w:tr>
      <w:tr w:rsidR="004066EF" w:rsidRPr="00841158" w14:paraId="1C88FC3C" w14:textId="77777777" w:rsidTr="00841158">
        <w:trPr>
          <w:divId w:val="2116439976"/>
        </w:trPr>
        <w:tc>
          <w:tcPr>
            <w:tcW w:w="7120" w:type="dxa"/>
            <w:shd w:val="clear" w:color="auto" w:fill="auto"/>
          </w:tcPr>
          <w:p w14:paraId="39EEE30B"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GUID=2e5a2505-b2bf-467c-88ab-ec3750197462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Matrimonial proceedings; and/or</w:t>
            </w:r>
          </w:p>
        </w:tc>
      </w:tr>
      <w:tr w:rsidR="004066EF" w:rsidRPr="00841158" w14:paraId="37122107" w14:textId="77777777" w:rsidTr="00841158">
        <w:trPr>
          <w:divId w:val="2116439976"/>
        </w:trPr>
        <w:tc>
          <w:tcPr>
            <w:tcW w:w="7120" w:type="dxa"/>
            <w:shd w:val="clear" w:color="auto" w:fill="auto"/>
          </w:tcPr>
          <w:p w14:paraId="4E41381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GUID=cdc3d6ad-b55e-42a8-84f2-f1b8ca1381de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 xml:space="preserve">Family violence (between the Plaintiff, </w:t>
            </w:r>
            <w:proofErr w:type="gramStart"/>
            <w:r w:rsidRPr="00841158">
              <w:rPr>
                <w:rFonts w:ascii="Times New Roman" w:hAnsi="Times New Roman" w:cs="Times New Roman"/>
                <w:lang w:val="en-GB" w:eastAsia="zh-CN"/>
              </w:rPr>
              <w:t>Defendant</w:t>
            </w:r>
            <w:proofErr w:type="gramEnd"/>
            <w:r w:rsidRPr="00841158">
              <w:rPr>
                <w:rFonts w:ascii="Times New Roman" w:hAnsi="Times New Roman" w:cs="Times New Roman"/>
                <w:lang w:val="en-GB" w:eastAsia="zh-CN"/>
              </w:rPr>
              <w:t xml:space="preserve"> and any children of the marriage); and/or</w:t>
            </w:r>
          </w:p>
        </w:tc>
      </w:tr>
      <w:tr w:rsidR="004066EF" w:rsidRPr="00841158" w14:paraId="3A727FFA" w14:textId="77777777" w:rsidTr="00841158">
        <w:trPr>
          <w:divId w:val="2116439976"/>
        </w:trPr>
        <w:tc>
          <w:tcPr>
            <w:tcW w:w="7120" w:type="dxa"/>
            <w:shd w:val="clear" w:color="auto" w:fill="auto"/>
          </w:tcPr>
          <w:p w14:paraId="4D89CC61"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GUID=1deb5a89-c5d6-4f26-8cb3-9b45c5dc82cf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 xml:space="preserve">Custody, </w:t>
            </w:r>
            <w:proofErr w:type="gramStart"/>
            <w:r w:rsidRPr="00841158">
              <w:rPr>
                <w:rFonts w:ascii="Times New Roman" w:hAnsi="Times New Roman" w:cs="Times New Roman"/>
                <w:lang w:val="en-GB" w:eastAsia="zh-CN"/>
              </w:rPr>
              <w:t>care</w:t>
            </w:r>
            <w:proofErr w:type="gramEnd"/>
            <w:r w:rsidRPr="00841158">
              <w:rPr>
                <w:rFonts w:ascii="Times New Roman" w:hAnsi="Times New Roman" w:cs="Times New Roman"/>
                <w:lang w:val="en-GB" w:eastAsia="zh-CN"/>
              </w:rPr>
              <w:t xml:space="preserve"> and control and/or access to the children of the marriage; and/or</w:t>
            </w:r>
          </w:p>
        </w:tc>
      </w:tr>
      <w:tr w:rsidR="004066EF" w:rsidRPr="00841158" w14:paraId="20C50E44" w14:textId="77777777" w:rsidTr="00841158">
        <w:trPr>
          <w:divId w:val="2116439976"/>
        </w:trPr>
        <w:tc>
          <w:tcPr>
            <w:tcW w:w="7120" w:type="dxa"/>
            <w:shd w:val="clear" w:color="auto" w:fill="auto"/>
          </w:tcPr>
          <w:p w14:paraId="55A47262"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GUID=3ccdd00e-f5bc-444a-a814-b3955bd79ad9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Proceedings in any juvenile or youth court in respect of the children of the marriage; and/or</w:t>
            </w:r>
          </w:p>
        </w:tc>
      </w:tr>
      <w:tr w:rsidR="004066EF" w:rsidRPr="00841158" w14:paraId="04F93275" w14:textId="77777777" w:rsidTr="00841158">
        <w:trPr>
          <w:divId w:val="2116439976"/>
        </w:trPr>
        <w:tc>
          <w:tcPr>
            <w:tcW w:w="7120" w:type="dxa"/>
            <w:shd w:val="clear" w:color="auto" w:fill="auto"/>
          </w:tcPr>
          <w:p w14:paraId="42C1196D"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GUID=0a05b144-5ecc-4dad-bdc6-b44865607f6f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(E)</w:t>
            </w:r>
            <w:r w:rsidRPr="00841158">
              <w:rPr>
                <w:rFonts w:ascii="Times New Roman" w:hAnsi="Times New Roman" w:cs="Times New Roman"/>
                <w:lang w:val="en-GB" w:eastAsia="zh-CN"/>
              </w:rPr>
              <w:tab/>
              <w:t>Maintenance (for wife and any children of the marriage); and/or</w:t>
            </w:r>
          </w:p>
        </w:tc>
      </w:tr>
      <w:tr w:rsidR="004066EF" w:rsidRPr="00841158" w14:paraId="229EB30E" w14:textId="77777777" w:rsidTr="00841158">
        <w:trPr>
          <w:divId w:val="2116439976"/>
        </w:trPr>
        <w:tc>
          <w:tcPr>
            <w:tcW w:w="7120" w:type="dxa"/>
            <w:shd w:val="clear" w:color="auto" w:fill="auto"/>
          </w:tcPr>
          <w:p w14:paraId="67116D65"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GUID=4b8bf299-2e46-4b57-b475-bcb9368b1156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(F)</w:t>
            </w:r>
            <w:r w:rsidRPr="00841158">
              <w:rPr>
                <w:rFonts w:ascii="Times New Roman" w:hAnsi="Times New Roman" w:cs="Times New Roman"/>
                <w:lang w:val="en-GB" w:eastAsia="zh-CN"/>
              </w:rPr>
              <w:tab/>
              <w:t>Matrimonial Property; and/or</w:t>
            </w:r>
          </w:p>
        </w:tc>
      </w:tr>
      <w:tr w:rsidR="004066EF" w:rsidRPr="00841158" w14:paraId="09945594" w14:textId="77777777" w:rsidTr="00841158">
        <w:trPr>
          <w:divId w:val="2116439976"/>
        </w:trPr>
        <w:tc>
          <w:tcPr>
            <w:tcW w:w="7120" w:type="dxa"/>
            <w:shd w:val="clear" w:color="auto" w:fill="auto"/>
          </w:tcPr>
          <w:p w14:paraId="3D47E120"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GUID=93828e00-6572-4d27-a200-a204b81a1130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(G)</w:t>
            </w:r>
            <w:r w:rsidRPr="00841158">
              <w:rPr>
                <w:rFonts w:ascii="Times New Roman" w:hAnsi="Times New Roman" w:cs="Times New Roman"/>
                <w:lang w:val="en-GB" w:eastAsia="zh-CN"/>
              </w:rPr>
              <w:tab/>
              <w:t>Other proceedings which may be relevant to the present proceedings (such as bankruptcy proceedings).</w:t>
            </w:r>
          </w:p>
        </w:tc>
      </w:tr>
      <w:tr w:rsidR="004066EF" w:rsidRPr="00841158" w14:paraId="1A81921E" w14:textId="77777777" w:rsidTr="00841158">
        <w:trPr>
          <w:divId w:val="2116439976"/>
        </w:trPr>
        <w:tc>
          <w:tcPr>
            <w:tcW w:w="7120" w:type="dxa"/>
            <w:shd w:val="clear" w:color="auto" w:fill="auto"/>
          </w:tcPr>
          <w:p w14:paraId="1AA3D726"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GUID=102c5af9-83ab-4c66-bc22-b77d44a33257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Details of the proceedings</w:t>
            </w:r>
          </w:p>
        </w:tc>
      </w:tr>
      <w:tr w:rsidR="004066EF" w:rsidRPr="00841158" w14:paraId="6465DF62" w14:textId="77777777" w:rsidTr="00841158">
        <w:trPr>
          <w:divId w:val="2116439976"/>
        </w:trPr>
        <w:tc>
          <w:tcPr>
            <w:tcW w:w="7120" w:type="dxa"/>
            <w:shd w:val="clear" w:color="auto" w:fill="auto"/>
          </w:tcPr>
          <w:p w14:paraId="77CF3D0C" w14:textId="77777777" w:rsidR="004066EF" w:rsidRPr="00841158" w:rsidRDefault="004066EF" w:rsidP="00841158">
            <w:pPr>
              <w:spacing w:before="60" w:after="60" w:line="240" w:lineRule="auto"/>
              <w:ind w:left="188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GUID=836ff7e1-9b19-4cab-9e13-224bc554f9fa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in relation to each of the proceedings set out in paragraph</w:t>
            </w:r>
            <w:r w:rsidRPr="00841158">
              <w:rPr>
                <w:rFonts w:ascii="Times New Roman" w:hAnsi="Times New Roman" w:cs="Times New Roman"/>
                <w:lang w:val="en-GB" w:eastAsia="en-US"/>
              </w:rPr>
              <w:t xml:space="preserve">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xml:space="preserve">) </w:t>
            </w:r>
            <w:r w:rsidRPr="00841158">
              <w:rPr>
                <w:rFonts w:ascii="Times New Roman" w:hAnsi="Times New Roman" w:cs="Times New Roman"/>
                <w:i/>
                <w:lang w:val="en-GB" w:eastAsia="en-US"/>
              </w:rPr>
              <w:t>above</w:t>
            </w:r>
            <w:r w:rsidRPr="00841158">
              <w:rPr>
                <w:rFonts w:ascii="Times New Roman" w:hAnsi="Times New Roman" w:cs="Times New Roman"/>
                <w:lang w:val="en-GB" w:eastAsia="en-US"/>
              </w:rPr>
              <w:t>]</w:t>
            </w:r>
          </w:p>
        </w:tc>
      </w:tr>
      <w:tr w:rsidR="004066EF" w:rsidRPr="00841158" w14:paraId="75361B2B" w14:textId="77777777" w:rsidTr="00841158">
        <w:trPr>
          <w:divId w:val="2116439976"/>
        </w:trPr>
        <w:tc>
          <w:tcPr>
            <w:tcW w:w="7120" w:type="dxa"/>
            <w:shd w:val="clear" w:color="auto" w:fill="auto"/>
          </w:tcPr>
          <w:p w14:paraId="33378D57"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GUID=30d09b05-ed8a-40fc-90c6-4670d3d3a12c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0B20450" w14:textId="77777777" w:rsidTr="00841158">
        <w:trPr>
          <w:divId w:val="2116439976"/>
        </w:trPr>
        <w:tc>
          <w:tcPr>
            <w:tcW w:w="7120" w:type="dxa"/>
            <w:shd w:val="clear" w:color="auto" w:fill="auto"/>
          </w:tcPr>
          <w:p w14:paraId="37BD3549"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GUID=a80dd022-f64c-43ae-a91f-6889929d8c48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The date of any decree or order or judgment:</w:t>
            </w:r>
          </w:p>
        </w:tc>
      </w:tr>
      <w:tr w:rsidR="004066EF" w:rsidRPr="00841158" w14:paraId="0BCB8264" w14:textId="77777777" w:rsidTr="00841158">
        <w:trPr>
          <w:divId w:val="2116439976"/>
        </w:trPr>
        <w:tc>
          <w:tcPr>
            <w:tcW w:w="7120" w:type="dxa"/>
            <w:shd w:val="clear" w:color="auto" w:fill="auto"/>
          </w:tcPr>
          <w:p w14:paraId="785C663F"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GUID=91535acf-42cf-4fd2-a464-aa0a58f34ef1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Decree or order or judgment made:</w:t>
            </w:r>
          </w:p>
        </w:tc>
      </w:tr>
      <w:tr w:rsidR="004066EF" w:rsidRPr="00841158" w14:paraId="0EB563FF" w14:textId="77777777" w:rsidTr="00841158">
        <w:trPr>
          <w:divId w:val="2116439976"/>
        </w:trPr>
        <w:tc>
          <w:tcPr>
            <w:tcW w:w="7120" w:type="dxa"/>
            <w:shd w:val="clear" w:color="auto" w:fill="auto"/>
          </w:tcPr>
          <w:p w14:paraId="1955E16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GUID=60ee56e9-2597-4f4b-88e4-0ec585653c81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If no decree or order or judgment has been made, the status of the proceedings:</w:t>
            </w:r>
          </w:p>
        </w:tc>
      </w:tr>
      <w:tr w:rsidR="004066EF" w:rsidRPr="00841158" w14:paraId="5EEAA5EA" w14:textId="77777777" w:rsidTr="00841158">
        <w:trPr>
          <w:divId w:val="2116439976"/>
        </w:trPr>
        <w:tc>
          <w:tcPr>
            <w:tcW w:w="7120" w:type="dxa"/>
            <w:shd w:val="clear" w:color="auto" w:fill="auto"/>
          </w:tcPr>
          <w:p w14:paraId="5FC9E1D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GUID=185f9828-15e5-4bf6-9b23-da2a2c2ec5d5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There are bankruptcy proceedings against the Defendant pending as at [</w:t>
            </w:r>
            <w:r w:rsidRPr="00841158">
              <w:rPr>
                <w:rFonts w:ascii="Times New Roman" w:hAnsi="Times New Roman" w:cs="Times New Roman"/>
                <w:i/>
                <w:lang w:val="en-GB" w:eastAsia="en-US"/>
              </w:rPr>
              <w:t>to state date, which shall not be later than 7 days immediately preceding the filing of the Defence and/or Counterclaim</w:t>
            </w:r>
            <w:r w:rsidRPr="00841158">
              <w:rPr>
                <w:rFonts w:ascii="Times New Roman" w:hAnsi="Times New Roman" w:cs="Times New Roman"/>
                <w:lang w:val="en-GB" w:eastAsia="en-US"/>
              </w:rPr>
              <w:t>]:</w:t>
            </w:r>
          </w:p>
        </w:tc>
      </w:tr>
      <w:tr w:rsidR="004066EF" w:rsidRPr="00841158" w14:paraId="74DF6B31" w14:textId="77777777" w:rsidTr="00841158">
        <w:trPr>
          <w:divId w:val="2116439976"/>
        </w:trPr>
        <w:tc>
          <w:tcPr>
            <w:tcW w:w="7120" w:type="dxa"/>
            <w:shd w:val="clear" w:color="auto" w:fill="auto"/>
          </w:tcPr>
          <w:p w14:paraId="6AEBD88C"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GUID=d23583ae-cff8-48d3-814c-34117f3d4b0a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F4D05BB" w14:textId="77777777" w:rsidTr="00841158">
        <w:trPr>
          <w:divId w:val="2116439976"/>
        </w:trPr>
        <w:tc>
          <w:tcPr>
            <w:tcW w:w="7120" w:type="dxa"/>
            <w:shd w:val="clear" w:color="auto" w:fill="auto"/>
          </w:tcPr>
          <w:p w14:paraId="3A202C37"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GUID=f157281a-f4cd-4b7b-abad-a630f98f9d77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Whether creditor’s bankruptcy application or debtor’s bankruptcy application:</w:t>
            </w:r>
          </w:p>
        </w:tc>
      </w:tr>
      <w:tr w:rsidR="004066EF" w:rsidRPr="00841158" w14:paraId="18F36377" w14:textId="77777777" w:rsidTr="00841158">
        <w:trPr>
          <w:divId w:val="2116439976"/>
        </w:trPr>
        <w:tc>
          <w:tcPr>
            <w:tcW w:w="7120" w:type="dxa"/>
            <w:shd w:val="clear" w:color="auto" w:fill="auto"/>
          </w:tcPr>
          <w:p w14:paraId="48E1C946"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GUID=448bc23f-0428-4edd-adc9-c1208c1e7393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Name of Creditor:</w:t>
            </w:r>
          </w:p>
        </w:tc>
      </w:tr>
      <w:tr w:rsidR="004066EF" w:rsidRPr="00841158" w14:paraId="78810469" w14:textId="77777777" w:rsidTr="00841158">
        <w:trPr>
          <w:divId w:val="2116439976"/>
        </w:trPr>
        <w:tc>
          <w:tcPr>
            <w:tcW w:w="7120" w:type="dxa"/>
            <w:shd w:val="clear" w:color="auto" w:fill="auto"/>
          </w:tcPr>
          <w:p w14:paraId="4C3B8853" w14:textId="77777777" w:rsidR="004066EF"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GUID=e14572a6-9a19-4a2f-b02b-c42c89db6cf0 </w:instrText>
            </w:r>
            <w:r w:rsidRPr="00841158">
              <w:rPr>
                <w:rFonts w:ascii="Times New Roman" w:hAnsi="Times New Roman" w:cs="Times New Roman"/>
                <w:lang w:val="en-GB" w:eastAsia="zh-CN"/>
              </w:rPr>
              <w:fldChar w:fldCharType="end"/>
            </w:r>
            <w:r w:rsidR="00401B50">
              <w:rPr>
                <w:rFonts w:ascii="Times New Roman" w:hAnsi="Times New Roman" w:cs="Times New Roman"/>
                <w:lang w:val="en-GB" w:eastAsia="zh-CN"/>
              </w:rPr>
              <w:t>(D)</w:t>
            </w:r>
            <w:r w:rsidR="00401B50">
              <w:rPr>
                <w:rFonts w:ascii="Times New Roman" w:hAnsi="Times New Roman" w:cs="Times New Roman"/>
                <w:lang w:val="en-GB" w:eastAsia="zh-CN"/>
              </w:rPr>
              <w:tab/>
              <w:t>Amount of debt claimed:</w:t>
            </w:r>
          </w:p>
          <w:p w14:paraId="22E9A58E" w14:textId="77777777" w:rsidR="00401B50" w:rsidRPr="00841158" w:rsidRDefault="00401B50" w:rsidP="00841158">
            <w:pPr>
              <w:spacing w:before="60" w:after="60" w:line="240" w:lineRule="auto"/>
              <w:ind w:left="2007" w:hanging="533"/>
              <w:rPr>
                <w:rFonts w:ascii="Times New Roman" w:hAnsi="Times New Roman" w:cs="Times New Roman"/>
                <w:lang w:val="en-GB" w:eastAsia="zh-CN"/>
              </w:rPr>
            </w:pPr>
            <w:r>
              <w:rPr>
                <w:rFonts w:ascii="Times New Roman" w:hAnsi="Times New Roman" w:cs="Times New Roman"/>
                <w:lang w:val="en-GB" w:eastAsia="zh-CN"/>
              </w:rPr>
              <w:t xml:space="preserve">(E)    Status of proceedings; </w:t>
            </w:r>
          </w:p>
        </w:tc>
      </w:tr>
      <w:tr w:rsidR="004066EF" w:rsidRPr="00841158" w14:paraId="10AA23FB" w14:textId="77777777" w:rsidTr="00841158">
        <w:trPr>
          <w:divId w:val="2116439976"/>
        </w:trPr>
        <w:tc>
          <w:tcPr>
            <w:tcW w:w="7120" w:type="dxa"/>
            <w:shd w:val="clear" w:color="auto" w:fill="auto"/>
          </w:tcPr>
          <w:p w14:paraId="08932975" w14:textId="77777777" w:rsidR="004A0AC1" w:rsidRPr="00841158" w:rsidRDefault="004A0AC1" w:rsidP="00401B50">
            <w:pPr>
              <w:spacing w:before="60" w:after="60" w:line="240" w:lineRule="auto"/>
              <w:rPr>
                <w:rFonts w:ascii="Times New Roman" w:hAnsi="Times New Roman" w:cs="Times New Roman"/>
                <w:lang w:val="en-GB" w:eastAsia="zh-CN"/>
              </w:rPr>
            </w:pPr>
          </w:p>
        </w:tc>
      </w:tr>
      <w:tr w:rsidR="004066EF" w:rsidRPr="00841158" w14:paraId="0A11809E" w14:textId="77777777" w:rsidTr="00841158">
        <w:trPr>
          <w:divId w:val="2116439976"/>
        </w:trPr>
        <w:tc>
          <w:tcPr>
            <w:tcW w:w="7120" w:type="dxa"/>
            <w:shd w:val="clear" w:color="auto" w:fill="auto"/>
          </w:tcPr>
          <w:p w14:paraId="6A3309AE" w14:textId="77777777" w:rsidR="004A0AC1" w:rsidRPr="00841158" w:rsidRDefault="004066EF" w:rsidP="006172E9">
            <w:pPr>
              <w:numPr>
                <w:ilvl w:val="0"/>
                <w:numId w:val="114"/>
              </w:numPr>
              <w:spacing w:before="60" w:after="60" w:line="240" w:lineRule="auto"/>
              <w:jc w:val="both"/>
              <w:rPr>
                <w:rFonts w:ascii="Times New Roman" w:hAnsi="Times New Roman" w:cs="Times New Roman"/>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GUID=ff7fcdac-2a48-4580-ae68-7c6fe58ce5e1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Counterclaim*</w:t>
            </w:r>
            <w:r w:rsidR="004A0AC1" w:rsidRPr="00841158">
              <w:rPr>
                <w:rFonts w:ascii="Times New Roman" w:hAnsi="Times New Roman" w:cs="Times New Roman"/>
              </w:rPr>
              <w:t xml:space="preserve"> </w:t>
            </w:r>
          </w:p>
          <w:p w14:paraId="43074C93" w14:textId="77777777" w:rsidR="004066EF" w:rsidRPr="00841158" w:rsidRDefault="004A0AC1" w:rsidP="00841158">
            <w:pPr>
              <w:spacing w:before="60" w:after="60" w:line="240" w:lineRule="auto"/>
              <w:ind w:left="720"/>
              <w:jc w:val="both"/>
              <w:rPr>
                <w:rFonts w:ascii="Times New Roman" w:hAnsi="Times New Roman" w:cs="Times New Roman"/>
                <w:lang w:val="en-GB" w:eastAsia="en-US"/>
              </w:rPr>
            </w:pPr>
            <w:r w:rsidRPr="00841158">
              <w:rPr>
                <w:rFonts w:ascii="Times New Roman" w:hAnsi="Times New Roman" w:cs="Times New Roman"/>
              </w:rPr>
              <w:t xml:space="preserve">The Defendant is required to attend a parenting programme by the Ministry of Social and Family Development before filing a Counterclaim. </w:t>
            </w:r>
            <w:r w:rsidR="00CA7B16" w:rsidRPr="00841158">
              <w:rPr>
                <w:rFonts w:ascii="Times New Roman" w:hAnsi="Times New Roman" w:cs="Times New Roman"/>
              </w:rPr>
              <w:t xml:space="preserve">        </w:t>
            </w:r>
          </w:p>
        </w:tc>
      </w:tr>
      <w:tr w:rsidR="004066EF" w:rsidRPr="00841158" w14:paraId="66D51D36" w14:textId="77777777" w:rsidTr="00841158">
        <w:trPr>
          <w:divId w:val="2116439976"/>
        </w:trPr>
        <w:tc>
          <w:tcPr>
            <w:tcW w:w="7120" w:type="dxa"/>
            <w:shd w:val="clear" w:color="auto" w:fill="auto"/>
          </w:tcPr>
          <w:p w14:paraId="5C7FDF60"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sz w:val="22"/>
                <w:szCs w:val="22"/>
              </w:rPr>
              <w:tab/>
            </w:r>
            <w:r w:rsidRPr="00841158">
              <w:rPr>
                <w:rFonts w:ascii="Times New Roman" w:hAnsi="Times New Roman" w:cs="Times New Roman"/>
              </w:rPr>
              <w:t xml:space="preserve">*The Defendant has participated in a parenting programme and has been issued with a Certificate of Completion by the Ministry </w:t>
            </w:r>
            <w:r w:rsidRPr="00841158">
              <w:rPr>
                <w:rFonts w:ascii="Times New Roman" w:hAnsi="Times New Roman" w:cs="Times New Roman"/>
              </w:rPr>
              <w:lastRenderedPageBreak/>
              <w:t>of Social and Family Development, before filing the Counterclaim.</w:t>
            </w:r>
          </w:p>
          <w:p w14:paraId="30A945A2"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rPr>
              <w:tab/>
              <w:t>A copy of the Certificate of Completion is annexed herein (Annex [</w:t>
            </w:r>
            <w:r w:rsidRPr="00841158">
              <w:rPr>
                <w:rFonts w:ascii="Times New Roman" w:hAnsi="Times New Roman" w:cs="Times New Roman"/>
                <w:i/>
              </w:rPr>
              <w:t>to state number</w:t>
            </w:r>
            <w:r w:rsidRPr="00841158">
              <w:rPr>
                <w:rFonts w:ascii="Times New Roman" w:hAnsi="Times New Roman" w:cs="Times New Roman"/>
              </w:rPr>
              <w:t>])</w:t>
            </w:r>
          </w:p>
          <w:p w14:paraId="68E136EF" w14:textId="77777777" w:rsidR="004A0AC1" w:rsidRPr="00841158" w:rsidRDefault="004A0AC1" w:rsidP="00841158">
            <w:pPr>
              <w:spacing w:before="60" w:after="60" w:line="240" w:lineRule="auto"/>
              <w:jc w:val="both"/>
              <w:rPr>
                <w:rFonts w:ascii="Times New Roman" w:hAnsi="Times New Roman" w:cs="Times New Roman"/>
              </w:rPr>
            </w:pPr>
            <w:r w:rsidRPr="00841158">
              <w:rPr>
                <w:rFonts w:ascii="Times New Roman" w:hAnsi="Times New Roman" w:cs="Times New Roman"/>
              </w:rPr>
              <w:t>OR</w:t>
            </w:r>
          </w:p>
          <w:p w14:paraId="23055BEC"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 xml:space="preserve"> </w:t>
            </w:r>
            <w:r w:rsidRPr="00841158">
              <w:rPr>
                <w:rFonts w:ascii="Times New Roman" w:hAnsi="Times New Roman" w:cs="Times New Roman"/>
              </w:rPr>
              <w:tab/>
              <w:t>*The Defendant has not participated in a parenting programme but:</w:t>
            </w:r>
          </w:p>
          <w:p w14:paraId="1FA43232"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(a)</w:t>
            </w:r>
            <w:r w:rsidRPr="00841158">
              <w:rPr>
                <w:rFonts w:ascii="Times New Roman" w:hAnsi="Times New Roman" w:cs="Times New Roman"/>
              </w:rPr>
              <w:tab/>
              <w:t>has been issued with a Note of Exclusion by the Ministry of Social and Family Development; or</w:t>
            </w:r>
          </w:p>
          <w:p w14:paraId="79266A3F"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(b)</w:t>
            </w:r>
            <w:r w:rsidRPr="00841158">
              <w:rPr>
                <w:rFonts w:ascii="Times New Roman" w:hAnsi="Times New Roman" w:cs="Times New Roman"/>
              </w:rPr>
              <w:tab/>
              <w:t>has obtained an Order of Court allowing the Defendant to file the Counterclaim pursuant to section 94</w:t>
            </w:r>
            <w:proofErr w:type="gramStart"/>
            <w:r w:rsidRPr="00841158">
              <w:rPr>
                <w:rFonts w:ascii="Times New Roman" w:hAnsi="Times New Roman" w:cs="Times New Roman"/>
              </w:rPr>
              <w:t>A(</w:t>
            </w:r>
            <w:proofErr w:type="gramEnd"/>
            <w:r w:rsidRPr="00841158">
              <w:rPr>
                <w:rFonts w:ascii="Times New Roman" w:hAnsi="Times New Roman" w:cs="Times New Roman"/>
              </w:rPr>
              <w:t xml:space="preserve">4) of the Women’s Charter. </w:t>
            </w:r>
          </w:p>
          <w:p w14:paraId="51C6FB08" w14:textId="77777777" w:rsidR="004A0AC1" w:rsidRPr="00841158" w:rsidRDefault="004A0AC1"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rPr>
              <w:t xml:space="preserve">        A copy of the Note of Exclusion/Order of Court* is annexed herein (Annex [</w:t>
            </w:r>
            <w:r w:rsidRPr="00841158">
              <w:rPr>
                <w:rFonts w:ascii="Times New Roman" w:hAnsi="Times New Roman" w:cs="Times New Roman"/>
                <w:i/>
              </w:rPr>
              <w:t>to state number</w:t>
            </w:r>
            <w:r w:rsidRPr="00841158">
              <w:rPr>
                <w:rFonts w:ascii="Times New Roman" w:hAnsi="Times New Roman" w:cs="Times New Roman"/>
              </w:rPr>
              <w:t xml:space="preserve">]).         </w:t>
            </w:r>
          </w:p>
          <w:p w14:paraId="59993D6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GUID=537569ed-4378-4b2f-afae-14271028a15e </w:instrText>
            </w:r>
            <w:r w:rsidRPr="00841158">
              <w:rPr>
                <w:rFonts w:ascii="Times New Roman" w:hAnsi="Times New Roman" w:cs="Times New Roman"/>
                <w:lang w:val="en-GB" w:eastAsia="en-US"/>
              </w:rPr>
              <w:fldChar w:fldCharType="end"/>
            </w:r>
          </w:p>
        </w:tc>
      </w:tr>
      <w:tr w:rsidR="003C7C9F" w:rsidRPr="00841158" w14:paraId="47D482CB" w14:textId="77777777" w:rsidTr="00841158">
        <w:trPr>
          <w:divId w:val="2116439976"/>
        </w:trPr>
        <w:tc>
          <w:tcPr>
            <w:tcW w:w="7120" w:type="dxa"/>
            <w:shd w:val="clear" w:color="auto" w:fill="auto"/>
          </w:tcPr>
          <w:p w14:paraId="18CE9270" w14:textId="77777777" w:rsidR="003C7C9F" w:rsidRPr="00841158" w:rsidRDefault="003C7C9F" w:rsidP="00841158">
            <w:pPr>
              <w:spacing w:before="60" w:after="60" w:line="240" w:lineRule="auto"/>
              <w:ind w:left="851" w:hanging="425"/>
              <w:jc w:val="both"/>
              <w:rPr>
                <w:rFonts w:ascii="Times New Roman" w:hAnsi="Times New Roman" w:cs="Times New Roman"/>
                <w:color w:val="FF0000"/>
                <w:sz w:val="22"/>
                <w:szCs w:val="22"/>
              </w:rPr>
            </w:pPr>
            <w:r w:rsidRPr="00841158">
              <w:rPr>
                <w:rFonts w:ascii="Times New Roman" w:hAnsi="Times New Roman" w:cs="Times New Roman"/>
                <w:lang w:val="en-GB" w:eastAsia="en-US"/>
              </w:rPr>
              <w:lastRenderedPageBreak/>
              <w:t>(1)</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The Defendant repeats paragraph(s) [</w:t>
            </w:r>
            <w:r w:rsidRPr="00841158">
              <w:rPr>
                <w:rFonts w:ascii="Times New Roman" w:hAnsi="Times New Roman" w:cs="Times New Roman"/>
                <w:i/>
                <w:lang w:val="en-GB" w:eastAsia="en-US"/>
              </w:rPr>
              <w:t>to state the numbers of the relevant paragraphs</w:t>
            </w:r>
            <w:r w:rsidRPr="00841158">
              <w:rPr>
                <w:rFonts w:ascii="Times New Roman" w:hAnsi="Times New Roman" w:cs="Times New Roman"/>
                <w:lang w:val="en-GB" w:eastAsia="en-US"/>
              </w:rPr>
              <w:t>] of the Statement of Claim.</w:t>
            </w:r>
          </w:p>
        </w:tc>
      </w:tr>
      <w:tr w:rsidR="004066EF" w:rsidRPr="00841158" w14:paraId="2BB448C6" w14:textId="77777777" w:rsidTr="00841158">
        <w:trPr>
          <w:divId w:val="2116439976"/>
        </w:trPr>
        <w:tc>
          <w:tcPr>
            <w:tcW w:w="7120" w:type="dxa"/>
            <w:shd w:val="clear" w:color="auto" w:fill="auto"/>
          </w:tcPr>
          <w:p w14:paraId="3EAA70C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GUID=fe0bd7f1-480d-424e-9e38-e48f3337d685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The Defendant is/is not* a bankrupt. </w:t>
            </w:r>
          </w:p>
        </w:tc>
      </w:tr>
      <w:tr w:rsidR="004066EF" w:rsidRPr="00841158" w14:paraId="66CAE161" w14:textId="77777777" w:rsidTr="00841158">
        <w:trPr>
          <w:divId w:val="2116439976"/>
        </w:trPr>
        <w:tc>
          <w:tcPr>
            <w:tcW w:w="7120" w:type="dxa"/>
            <w:shd w:val="clear" w:color="auto" w:fill="auto"/>
          </w:tcPr>
          <w:p w14:paraId="3E58914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GUID=652885bc-bb05-4588-9547-e8afcfd6d738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(3)</w:t>
            </w:r>
            <w:r w:rsidRPr="00841158">
              <w:rPr>
                <w:rFonts w:ascii="Times New Roman" w:hAnsi="Times New Roman" w:cs="Times New Roman"/>
                <w:i/>
                <w:lang w:val="en-GB" w:eastAsia="en-US"/>
              </w:rPr>
              <w:tab/>
            </w:r>
            <w:r w:rsidRPr="00841158">
              <w:rPr>
                <w:rFonts w:ascii="Times New Roman" w:hAnsi="Times New Roman" w:cs="Times New Roman"/>
                <w:lang w:val="en-GB" w:eastAsia="en-US"/>
              </w:rPr>
              <w:t>Ground on which Relief is Sought.</w:t>
            </w:r>
          </w:p>
        </w:tc>
      </w:tr>
      <w:tr w:rsidR="004066EF" w:rsidRPr="00841158" w14:paraId="65C27B65" w14:textId="77777777" w:rsidTr="00841158">
        <w:trPr>
          <w:divId w:val="2116439976"/>
        </w:trPr>
        <w:tc>
          <w:tcPr>
            <w:tcW w:w="7120" w:type="dxa"/>
            <w:shd w:val="clear" w:color="auto" w:fill="auto"/>
          </w:tcPr>
          <w:p w14:paraId="10353F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GUID=41d87b09-ad81-460a-b41f-48ab5594acd5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w:t>
            </w:r>
          </w:p>
        </w:tc>
      </w:tr>
      <w:tr w:rsidR="004066EF" w:rsidRPr="00841158" w14:paraId="5E2C2FEF" w14:textId="77777777" w:rsidTr="00841158">
        <w:trPr>
          <w:divId w:val="2116439976"/>
        </w:trPr>
        <w:tc>
          <w:tcPr>
            <w:tcW w:w="7120" w:type="dxa"/>
            <w:shd w:val="clear" w:color="auto" w:fill="auto"/>
          </w:tcPr>
          <w:p w14:paraId="7104BF4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GUID=83a65779-45b9-407d-831a-374f69c2f0b5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not valid under section 105 of the Women’s Charter: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59174A87" w14:textId="77777777" w:rsidTr="00841158">
        <w:trPr>
          <w:divId w:val="2116439976"/>
        </w:trPr>
        <w:tc>
          <w:tcPr>
            <w:tcW w:w="7120" w:type="dxa"/>
            <w:shd w:val="clear" w:color="auto" w:fill="auto"/>
          </w:tcPr>
          <w:p w14:paraId="6037D5F0"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GUID=ca3577b0-1a47-46be-adc3-429e13987552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by virtue of section 3(4)/5/9/10/11/12/22* of the Women’s Charter</w:t>
            </w:r>
          </w:p>
        </w:tc>
      </w:tr>
      <w:tr w:rsidR="004066EF" w:rsidRPr="00841158" w14:paraId="3B24419E" w14:textId="77777777" w:rsidTr="00841158">
        <w:trPr>
          <w:divId w:val="2116439976"/>
        </w:trPr>
        <w:tc>
          <w:tcPr>
            <w:tcW w:w="7120" w:type="dxa"/>
            <w:shd w:val="clear" w:color="auto" w:fill="auto"/>
          </w:tcPr>
          <w:p w14:paraId="6D92FDE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GUID=75f7a372-a1a2-4346-959d-d3070c2de2bc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for the lack of capacity</w:t>
            </w:r>
          </w:p>
        </w:tc>
      </w:tr>
      <w:tr w:rsidR="004066EF" w:rsidRPr="00841158" w14:paraId="15381114" w14:textId="77777777" w:rsidTr="00841158">
        <w:trPr>
          <w:divId w:val="2116439976"/>
        </w:trPr>
        <w:tc>
          <w:tcPr>
            <w:tcW w:w="7120" w:type="dxa"/>
            <w:shd w:val="clear" w:color="auto" w:fill="auto"/>
          </w:tcPr>
          <w:p w14:paraId="78F6200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GUID=dd868d19-6373-499c-bc39-18268a2a68d6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under the law of the place in which the marriage was celebrated.</w:t>
            </w:r>
          </w:p>
        </w:tc>
      </w:tr>
      <w:tr w:rsidR="004066EF" w:rsidRPr="00841158" w14:paraId="315A269E" w14:textId="77777777" w:rsidTr="00841158">
        <w:trPr>
          <w:divId w:val="2116439976"/>
        </w:trPr>
        <w:tc>
          <w:tcPr>
            <w:tcW w:w="7120" w:type="dxa"/>
            <w:shd w:val="clear" w:color="auto" w:fill="auto"/>
          </w:tcPr>
          <w:p w14:paraId="22F3E00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GUID=9bbef546-1527-415e-82d2-76641508d463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not valid for the reasons stated in the Counterclaim.</w:t>
            </w:r>
          </w:p>
          <w:p w14:paraId="00E6CD2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t>(c)   *(For marriages that took place on or after 1 July 2016) The marriage is not valid by virtue of s11A of the Women’s Charter.</w:t>
            </w:r>
          </w:p>
        </w:tc>
      </w:tr>
      <w:tr w:rsidR="003C7C9F" w:rsidRPr="00841158" w14:paraId="09B6D3CC" w14:textId="77777777" w:rsidTr="00841158">
        <w:trPr>
          <w:divId w:val="2116439976"/>
        </w:trPr>
        <w:tc>
          <w:tcPr>
            <w:tcW w:w="7120" w:type="dxa"/>
            <w:shd w:val="clear" w:color="auto" w:fill="auto"/>
          </w:tcPr>
          <w:p w14:paraId="6A884B1F" w14:textId="77777777" w:rsidR="003C7C9F" w:rsidRPr="00841158" w:rsidRDefault="003C7C9F" w:rsidP="00841158">
            <w:pPr>
              <w:spacing w:before="60" w:after="60" w:line="240" w:lineRule="auto"/>
              <w:ind w:left="940" w:hanging="533"/>
              <w:jc w:val="both"/>
              <w:rPr>
                <w:rFonts w:ascii="Times New Roman" w:hAnsi="Times New Roman" w:cs="Times New Roman"/>
                <w:sz w:val="22"/>
                <w:szCs w:val="22"/>
                <w:lang w:val="en-GB" w:eastAsia="en-US"/>
              </w:rPr>
            </w:pPr>
          </w:p>
        </w:tc>
      </w:tr>
      <w:tr w:rsidR="004066EF" w:rsidRPr="00841158" w14:paraId="6CB13091" w14:textId="77777777" w:rsidTr="00841158">
        <w:trPr>
          <w:divId w:val="2116439976"/>
        </w:trPr>
        <w:tc>
          <w:tcPr>
            <w:tcW w:w="7120" w:type="dxa"/>
            <w:shd w:val="clear" w:color="auto" w:fill="auto"/>
          </w:tcPr>
          <w:p w14:paraId="45E7E7B7"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GUID=6a5f0133-087c-4c77-bdff-42271bb560a5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15CBAD5A" w14:textId="77777777" w:rsidTr="00841158">
        <w:trPr>
          <w:divId w:val="2116439976"/>
        </w:trPr>
        <w:tc>
          <w:tcPr>
            <w:tcW w:w="7120" w:type="dxa"/>
            <w:shd w:val="clear" w:color="auto" w:fill="auto"/>
          </w:tcPr>
          <w:p w14:paraId="64A129C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GUID=2e4b3ce1-ad31-4df1-bb95-e847980609e4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voidable</w:t>
            </w:r>
          </w:p>
        </w:tc>
      </w:tr>
      <w:tr w:rsidR="004066EF" w:rsidRPr="00841158" w14:paraId="68CD26F3" w14:textId="77777777" w:rsidTr="00841158">
        <w:trPr>
          <w:divId w:val="2116439976"/>
        </w:trPr>
        <w:tc>
          <w:tcPr>
            <w:tcW w:w="7120" w:type="dxa"/>
            <w:shd w:val="clear" w:color="auto" w:fill="auto"/>
          </w:tcPr>
          <w:p w14:paraId="41C6202D"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GUID=92e6f15c-3c9e-4c31-82b1-2cb2aed102dd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voidable under section 106 of the Women’s Charter on the following ground(s):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69FDF7B5" w14:textId="77777777" w:rsidTr="00841158">
        <w:trPr>
          <w:divId w:val="2116439976"/>
        </w:trPr>
        <w:tc>
          <w:tcPr>
            <w:tcW w:w="7120" w:type="dxa"/>
            <w:shd w:val="clear" w:color="auto" w:fill="auto"/>
          </w:tcPr>
          <w:p w14:paraId="215C38D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GUID=d422ebb4-a6b4-4862-b21b-904b2aa1cfe4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marriage has not been consummated owing to the incapacity of either party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 to consummate it.</w:t>
            </w:r>
          </w:p>
        </w:tc>
      </w:tr>
      <w:tr w:rsidR="004066EF" w:rsidRPr="00841158" w14:paraId="6AF8FF04" w14:textId="77777777" w:rsidTr="00841158">
        <w:trPr>
          <w:divId w:val="2116439976"/>
        </w:trPr>
        <w:tc>
          <w:tcPr>
            <w:tcW w:w="7120" w:type="dxa"/>
            <w:shd w:val="clear" w:color="auto" w:fill="auto"/>
          </w:tcPr>
          <w:p w14:paraId="4F14C5E7"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GUID=f0646eed-db5d-405c-a5c6-3edbd98f641c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That the marriage has not been consummated owing to the wilful refusal of the Plaintiff to consummate it.</w:t>
            </w:r>
          </w:p>
        </w:tc>
      </w:tr>
      <w:tr w:rsidR="004066EF" w:rsidRPr="00841158" w14:paraId="01CFE169" w14:textId="77777777" w:rsidTr="00841158">
        <w:trPr>
          <w:divId w:val="2116439976"/>
        </w:trPr>
        <w:tc>
          <w:tcPr>
            <w:tcW w:w="7120" w:type="dxa"/>
            <w:shd w:val="clear" w:color="auto" w:fill="auto"/>
          </w:tcPr>
          <w:p w14:paraId="6D5C1CF5"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GUID=dd7c5876-d24b-425b-b721-49f3e550ae48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That the Plaintiff/Defendant* did not validly consent to the marriage, in consequence of duress* and/or mistake* and/or unsoundness of mind/lack of capacity* and/or the facts stated in the Statement of Particulars [</w:t>
            </w:r>
            <w:r w:rsidRPr="00841158">
              <w:rPr>
                <w:rFonts w:ascii="Times New Roman" w:hAnsi="Times New Roman" w:cs="Times New Roman"/>
                <w:i/>
                <w:lang w:val="en-GB" w:eastAsia="en-US"/>
              </w:rPr>
              <w:t>please specify in the Statement of Particulars</w:t>
            </w:r>
            <w:r w:rsidRPr="00841158">
              <w:rPr>
                <w:rFonts w:ascii="Times New Roman" w:hAnsi="Times New Roman" w:cs="Times New Roman"/>
                <w:lang w:val="en-GB" w:eastAsia="en-US"/>
              </w:rPr>
              <w:t>]*.</w:t>
            </w:r>
          </w:p>
        </w:tc>
      </w:tr>
      <w:tr w:rsidR="004066EF" w:rsidRPr="00841158" w14:paraId="73C004FB" w14:textId="77777777" w:rsidTr="00841158">
        <w:trPr>
          <w:divId w:val="2116439976"/>
        </w:trPr>
        <w:tc>
          <w:tcPr>
            <w:tcW w:w="7120" w:type="dxa"/>
            <w:shd w:val="clear" w:color="auto" w:fill="auto"/>
          </w:tcPr>
          <w:p w14:paraId="1F073D1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GUID=c18e5d70-07b8-4270-aaec-ccb1d53cac5f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(iv)</w:t>
            </w:r>
            <w:r w:rsidRPr="00841158">
              <w:rPr>
                <w:rFonts w:ascii="Times New Roman" w:hAnsi="Times New Roman" w:cs="Times New Roman"/>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4066EF" w:rsidRPr="00841158" w14:paraId="2041B79D" w14:textId="77777777" w:rsidTr="00841158">
        <w:trPr>
          <w:divId w:val="2116439976"/>
        </w:trPr>
        <w:tc>
          <w:tcPr>
            <w:tcW w:w="7120" w:type="dxa"/>
            <w:shd w:val="clear" w:color="auto" w:fill="auto"/>
          </w:tcPr>
          <w:p w14:paraId="288C0FA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GUID=d358d6d2-6a4a-4cbf-8f74-e705558802c9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w:t>
            </w:r>
            <w:r w:rsidRPr="00841158">
              <w:rPr>
                <w:rFonts w:ascii="Times New Roman" w:hAnsi="Times New Roman" w:cs="Times New Roman"/>
                <w:lang w:val="en-GB" w:eastAsia="en-US"/>
              </w:rPr>
              <w:tab/>
              <w:t>That at the time of the marriage the Plaintiff was suffering from venereal disease in a communicable form, and the Defendant was at the time of the marriage ignorant of the facts alleged.</w:t>
            </w:r>
          </w:p>
        </w:tc>
      </w:tr>
      <w:tr w:rsidR="004066EF" w:rsidRPr="00841158" w14:paraId="3B3CB5DF" w14:textId="77777777" w:rsidTr="00841158">
        <w:trPr>
          <w:divId w:val="2116439976"/>
        </w:trPr>
        <w:tc>
          <w:tcPr>
            <w:tcW w:w="7120" w:type="dxa"/>
            <w:shd w:val="clear" w:color="auto" w:fill="auto"/>
          </w:tcPr>
          <w:p w14:paraId="142DC71F"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GUID=432aa9f5-1931-4f10-b820-5a9b6f3f97a9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(vi)</w:t>
            </w:r>
            <w:r w:rsidRPr="00841158">
              <w:rPr>
                <w:rFonts w:ascii="Times New Roman" w:hAnsi="Times New Roman" w:cs="Times New Roman"/>
                <w:lang w:val="en-GB" w:eastAsia="en-US"/>
              </w:rPr>
              <w:tab/>
              <w:t>That at the time of the marriage the Plaintiff was pregnant by some person other than the Defendant and the Defendant was at the time of the marriage ignorant of the facts alleged.</w:t>
            </w:r>
          </w:p>
        </w:tc>
      </w:tr>
      <w:tr w:rsidR="004066EF" w:rsidRPr="00841158" w14:paraId="36E6BECF" w14:textId="77777777" w:rsidTr="00841158">
        <w:trPr>
          <w:divId w:val="2116439976"/>
        </w:trPr>
        <w:tc>
          <w:tcPr>
            <w:tcW w:w="7120" w:type="dxa"/>
            <w:shd w:val="clear" w:color="auto" w:fill="auto"/>
          </w:tcPr>
          <w:p w14:paraId="2319FC0A"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GUID=c83119b1-3ff9-499b-85ab-37e3978ac1ab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voidable for the reasons stated in the Counterclaim.</w:t>
            </w:r>
          </w:p>
        </w:tc>
      </w:tr>
      <w:tr w:rsidR="004066EF" w:rsidRPr="00841158" w14:paraId="34E29E4C" w14:textId="77777777" w:rsidTr="00841158">
        <w:trPr>
          <w:divId w:val="2116439976"/>
        </w:trPr>
        <w:tc>
          <w:tcPr>
            <w:tcW w:w="7120" w:type="dxa"/>
            <w:shd w:val="clear" w:color="auto" w:fill="auto"/>
          </w:tcPr>
          <w:p w14:paraId="4D32E75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GUID=c16de887-1429-48d2-98e0-79539573f855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but not the evidence by which they are to be proved.</w:t>
            </w:r>
            <w:r w:rsidRPr="00841158">
              <w:rPr>
                <w:rFonts w:ascii="Times New Roman" w:hAnsi="Times New Roman" w:cs="Times New Roman"/>
                <w:lang w:val="en-GB" w:eastAsia="en-US"/>
              </w:rPr>
              <w:t>]</w:t>
            </w:r>
          </w:p>
        </w:tc>
      </w:tr>
      <w:tr w:rsidR="004066EF" w:rsidRPr="00841158" w14:paraId="40973B15" w14:textId="77777777" w:rsidTr="00841158">
        <w:trPr>
          <w:divId w:val="2116439976"/>
        </w:trPr>
        <w:tc>
          <w:tcPr>
            <w:tcW w:w="7120" w:type="dxa"/>
            <w:shd w:val="clear" w:color="auto" w:fill="auto"/>
          </w:tcPr>
          <w:p w14:paraId="74DF9655"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GUID=c2707b4b-6b89-4a7e-9abc-c41ee2315999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30DE513C" w14:textId="77777777" w:rsidTr="00841158">
        <w:trPr>
          <w:divId w:val="2116439976"/>
        </w:trPr>
        <w:tc>
          <w:tcPr>
            <w:tcW w:w="7120" w:type="dxa"/>
            <w:shd w:val="clear" w:color="auto" w:fill="auto"/>
          </w:tcPr>
          <w:p w14:paraId="04C2666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GUID=ae21068b-a6de-44c8-8385-5b486670dd12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has broken down irretrievably</w:t>
            </w:r>
          </w:p>
        </w:tc>
      </w:tr>
      <w:tr w:rsidR="004066EF" w:rsidRPr="00841158" w14:paraId="1CFD4E0C" w14:textId="77777777" w:rsidTr="00841158">
        <w:trPr>
          <w:divId w:val="2116439976"/>
        </w:trPr>
        <w:tc>
          <w:tcPr>
            <w:tcW w:w="7120" w:type="dxa"/>
            <w:shd w:val="clear" w:color="auto" w:fill="auto"/>
          </w:tcPr>
          <w:p w14:paraId="5BDF34E6"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GUID=c02315e5-1414-48f5-ad47-53b76de42a03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Fact(s) relied on for the irretrievable breakdown of the marriage (for the purposes of section 95(3) of the Women’s Charter): </w:t>
            </w:r>
          </w:p>
        </w:tc>
      </w:tr>
      <w:tr w:rsidR="004066EF" w:rsidRPr="00841158" w14:paraId="10E82035" w14:textId="77777777" w:rsidTr="00841158">
        <w:trPr>
          <w:divId w:val="2116439976"/>
        </w:trPr>
        <w:tc>
          <w:tcPr>
            <w:tcW w:w="7120" w:type="dxa"/>
            <w:shd w:val="clear" w:color="auto" w:fill="auto"/>
          </w:tcPr>
          <w:p w14:paraId="3CA7EAD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GUID=22121fd1-be7a-4b36-bb84-ad6b9d867ea1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of the following</w:t>
            </w:r>
            <w:r w:rsidRPr="00841158">
              <w:rPr>
                <w:rFonts w:ascii="Times New Roman" w:hAnsi="Times New Roman" w:cs="Times New Roman"/>
                <w:lang w:val="en-GB" w:eastAsia="en-US"/>
              </w:rPr>
              <w:t>)</w:t>
            </w:r>
          </w:p>
        </w:tc>
      </w:tr>
      <w:tr w:rsidR="004066EF" w:rsidRPr="00841158" w14:paraId="075D518F" w14:textId="77777777" w:rsidTr="00841158">
        <w:trPr>
          <w:divId w:val="2116439976"/>
        </w:trPr>
        <w:tc>
          <w:tcPr>
            <w:tcW w:w="7120" w:type="dxa"/>
            <w:shd w:val="clear" w:color="auto" w:fill="auto"/>
          </w:tcPr>
          <w:p w14:paraId="3428414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GUID=8465901e-bb90-458e-acb2-c536f24469fd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committed adultery and the Defendant finds it intolerable to live with the Plaintiff.</w:t>
            </w:r>
          </w:p>
        </w:tc>
      </w:tr>
      <w:tr w:rsidR="004066EF" w:rsidRPr="00841158" w14:paraId="231341ED" w14:textId="77777777" w:rsidTr="00841158">
        <w:trPr>
          <w:divId w:val="2116439976"/>
        </w:trPr>
        <w:tc>
          <w:tcPr>
            <w:tcW w:w="7120" w:type="dxa"/>
            <w:shd w:val="clear" w:color="auto" w:fill="auto"/>
          </w:tcPr>
          <w:p w14:paraId="220E8BB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GUID=375687da-1afa-48c2-9bf1-b285527d6cdd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behaved in such a way that the Defendant cannot reasonably be expected to live with the Plaintiff.</w:t>
            </w:r>
          </w:p>
        </w:tc>
      </w:tr>
      <w:tr w:rsidR="004066EF" w:rsidRPr="00841158" w14:paraId="68D6E46D" w14:textId="77777777" w:rsidTr="00841158">
        <w:trPr>
          <w:divId w:val="2116439976"/>
        </w:trPr>
        <w:tc>
          <w:tcPr>
            <w:tcW w:w="7120" w:type="dxa"/>
            <w:shd w:val="clear" w:color="auto" w:fill="auto"/>
          </w:tcPr>
          <w:p w14:paraId="34D4F56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GUID=f7042437-5fb7-4083-a3ab-bc82620965cd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deserted the Defendant for a continuous period of at least 2 years immediately preceding the filing of the writ.</w:t>
            </w:r>
          </w:p>
        </w:tc>
      </w:tr>
      <w:tr w:rsidR="004066EF" w:rsidRPr="00841158" w14:paraId="62227348" w14:textId="77777777" w:rsidTr="00841158">
        <w:trPr>
          <w:divId w:val="2116439976"/>
        </w:trPr>
        <w:tc>
          <w:tcPr>
            <w:tcW w:w="7120" w:type="dxa"/>
            <w:shd w:val="clear" w:color="auto" w:fill="auto"/>
          </w:tcPr>
          <w:p w14:paraId="1706276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GUID=a172092e-3696-4866-9e44-25ecb0ffe24b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3 years immediately preceding the filing of the writ and the Plaintiff consents to a judgment being granted. The Plaintiff’s consent is exhibited at Annex [</w:t>
            </w:r>
            <w:r w:rsidRPr="00841158">
              <w:rPr>
                <w:rFonts w:ascii="Times New Roman" w:hAnsi="Times New Roman" w:cs="Times New Roman"/>
                <w:i/>
                <w:lang w:val="en-GB" w:eastAsia="en-US"/>
              </w:rPr>
              <w:t xml:space="preserve">to state </w:t>
            </w:r>
            <w:proofErr w:type="gramStart"/>
            <w:r w:rsidRPr="00841158">
              <w:rPr>
                <w:rFonts w:ascii="Times New Roman" w:hAnsi="Times New Roman" w:cs="Times New Roman"/>
                <w:i/>
                <w:lang w:val="en-GB" w:eastAsia="en-US"/>
              </w:rPr>
              <w:t>number</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(if available).</w:t>
            </w:r>
          </w:p>
        </w:tc>
      </w:tr>
      <w:tr w:rsidR="004066EF" w:rsidRPr="00841158" w14:paraId="40612E1E" w14:textId="77777777" w:rsidTr="00841158">
        <w:trPr>
          <w:divId w:val="2116439976"/>
        </w:trPr>
        <w:tc>
          <w:tcPr>
            <w:tcW w:w="7120" w:type="dxa"/>
            <w:shd w:val="clear" w:color="auto" w:fill="auto"/>
          </w:tcPr>
          <w:p w14:paraId="5EAD7B5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GUID=173d6c3d-55f8-4464-9e0f-43c7d65480cd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4 years immediately preceding the filing of the writ.</w:t>
            </w:r>
          </w:p>
        </w:tc>
      </w:tr>
      <w:tr w:rsidR="004066EF" w:rsidRPr="00841158" w14:paraId="1E50D6C9" w14:textId="77777777" w:rsidTr="00841158">
        <w:trPr>
          <w:divId w:val="2116439976"/>
        </w:trPr>
        <w:tc>
          <w:tcPr>
            <w:tcW w:w="7120" w:type="dxa"/>
            <w:shd w:val="clear" w:color="auto" w:fill="auto"/>
          </w:tcPr>
          <w:p w14:paraId="6B32FE40"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GUID=077a9b6d-ab2a-4731-b931-383e49f75c93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to be stated but not the evidence by which they are to be proved.</w:t>
            </w:r>
            <w:r w:rsidRPr="00841158">
              <w:rPr>
                <w:rFonts w:ascii="Times New Roman" w:hAnsi="Times New Roman" w:cs="Times New Roman"/>
                <w:lang w:val="en-GB" w:eastAsia="en-US"/>
              </w:rPr>
              <w:t>]</w:t>
            </w:r>
          </w:p>
        </w:tc>
      </w:tr>
      <w:tr w:rsidR="004066EF" w:rsidRPr="00841158" w14:paraId="7DE8006C" w14:textId="77777777" w:rsidTr="00841158">
        <w:trPr>
          <w:divId w:val="2116439976"/>
        </w:trPr>
        <w:tc>
          <w:tcPr>
            <w:tcW w:w="7120" w:type="dxa"/>
            <w:shd w:val="clear" w:color="auto" w:fill="auto"/>
          </w:tcPr>
          <w:p w14:paraId="1E4CA87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GUID=f9260a8f-90eb-438f-b2bd-1f920198adc9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4.</w:t>
            </w:r>
            <w:r w:rsidRPr="00841158">
              <w:rPr>
                <w:rFonts w:ascii="Times New Roman" w:hAnsi="Times New Roman" w:cs="Times New Roman"/>
                <w:lang w:val="en-GB" w:eastAsia="en-US"/>
              </w:rPr>
              <w:tab/>
              <w:t>Relief Claimed</w:t>
            </w:r>
          </w:p>
        </w:tc>
      </w:tr>
      <w:tr w:rsidR="004066EF" w:rsidRPr="00841158" w14:paraId="6AA0870A" w14:textId="77777777" w:rsidTr="00841158">
        <w:trPr>
          <w:divId w:val="2116439976"/>
        </w:trPr>
        <w:tc>
          <w:tcPr>
            <w:tcW w:w="7120" w:type="dxa"/>
            <w:shd w:val="clear" w:color="auto" w:fill="auto"/>
          </w:tcPr>
          <w:p w14:paraId="4865209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GUID=80726574-a9e4-4d42-bcb3-bd5f72d7b22c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the particulars of relief claimed by the Defendant.</w:t>
            </w:r>
            <w:r w:rsidRPr="00841158">
              <w:rPr>
                <w:rFonts w:ascii="Times New Roman" w:hAnsi="Times New Roman" w:cs="Times New Roman"/>
                <w:lang w:val="en-GB" w:eastAsia="en-US"/>
              </w:rPr>
              <w:t>]</w:t>
            </w:r>
          </w:p>
        </w:tc>
      </w:tr>
      <w:tr w:rsidR="004066EF" w:rsidRPr="00841158" w14:paraId="07C70A89" w14:textId="77777777" w:rsidTr="00841158">
        <w:trPr>
          <w:divId w:val="2116439976"/>
        </w:trPr>
        <w:tc>
          <w:tcPr>
            <w:tcW w:w="7120" w:type="dxa"/>
            <w:shd w:val="clear" w:color="auto" w:fill="auto"/>
          </w:tcPr>
          <w:p w14:paraId="2B69755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GUID=1cfcdfce-4871-40ca-9fca-8ae3cb6ac2e7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67883795" w14:textId="77777777" w:rsidTr="00841158">
        <w:trPr>
          <w:divId w:val="2116439976"/>
        </w:trPr>
        <w:tc>
          <w:tcPr>
            <w:tcW w:w="7120" w:type="dxa"/>
            <w:shd w:val="clear" w:color="auto" w:fill="auto"/>
          </w:tcPr>
          <w:p w14:paraId="79EBD646"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GUID=bd5b1a86-d468-4435-9034-e55133cdaa6b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8D882D9" w14:textId="77777777" w:rsidTr="00841158">
        <w:trPr>
          <w:divId w:val="2116439976"/>
        </w:trPr>
        <w:tc>
          <w:tcPr>
            <w:tcW w:w="7120" w:type="dxa"/>
            <w:shd w:val="clear" w:color="auto" w:fill="auto"/>
          </w:tcPr>
          <w:p w14:paraId="6FC94E9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GUID=297ec902-05de-4a42-922a-4c7c1308c148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092A0E3C" w14:textId="77777777" w:rsidTr="00841158">
        <w:trPr>
          <w:divId w:val="2116439976"/>
        </w:trPr>
        <w:tc>
          <w:tcPr>
            <w:tcW w:w="7120" w:type="dxa"/>
            <w:shd w:val="clear" w:color="auto" w:fill="auto"/>
          </w:tcPr>
          <w:p w14:paraId="452074B5"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GUID=a453bbcb-1df6-489c-bf52-0a1dbea9c649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For cases where a Counterclaim has been filed*: </w:t>
            </w:r>
          </w:p>
        </w:tc>
      </w:tr>
      <w:tr w:rsidR="004066EF" w:rsidRPr="00841158" w14:paraId="5DC435A1" w14:textId="77777777" w:rsidTr="00841158">
        <w:trPr>
          <w:divId w:val="2116439976"/>
        </w:trPr>
        <w:tc>
          <w:tcPr>
            <w:tcW w:w="7120" w:type="dxa"/>
            <w:shd w:val="clear" w:color="auto" w:fill="auto"/>
          </w:tcPr>
          <w:p w14:paraId="2D70DC67"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GUID=a82d7e22-0a0f-4b6d-9a93-00f7bbdc8953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or more of the following, providing particulars of the relief claimed where possible.</w:t>
            </w:r>
            <w:r w:rsidRPr="00841158">
              <w:rPr>
                <w:rFonts w:ascii="Times New Roman" w:hAnsi="Times New Roman" w:cs="Times New Roman"/>
                <w:lang w:val="en-GB" w:eastAsia="en-US"/>
              </w:rPr>
              <w:t>)</w:t>
            </w:r>
          </w:p>
        </w:tc>
      </w:tr>
      <w:tr w:rsidR="004066EF" w:rsidRPr="00841158" w14:paraId="7DD22925" w14:textId="77777777" w:rsidTr="00841158">
        <w:trPr>
          <w:divId w:val="2116439976"/>
        </w:trPr>
        <w:tc>
          <w:tcPr>
            <w:tcW w:w="7120" w:type="dxa"/>
            <w:shd w:val="clear" w:color="auto" w:fill="auto"/>
          </w:tcPr>
          <w:p w14:paraId="4B4A560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GUID=603eaa93-51fe-4b83-a6ed-e837b7723263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39558C80" w14:textId="77777777" w:rsidTr="00841158">
        <w:trPr>
          <w:divId w:val="2116439976"/>
        </w:trPr>
        <w:tc>
          <w:tcPr>
            <w:tcW w:w="7120" w:type="dxa"/>
            <w:shd w:val="clear" w:color="auto" w:fill="auto"/>
          </w:tcPr>
          <w:p w14:paraId="028166E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GUID=be0cb817-6ac7-4f17-8c71-bff2ccacdc6e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00AE0457" w:rsidRPr="00841158">
              <w:rPr>
                <w:rFonts w:ascii="Times New Roman" w:hAnsi="Times New Roman" w:cs="Times New Roman"/>
                <w:lang w:val="en-GB" w:eastAsia="en-US"/>
              </w:rPr>
              <w:t>)</w:t>
            </w:r>
            <w:r w:rsidR="00AE0457" w:rsidRPr="00841158">
              <w:rPr>
                <w:rFonts w:ascii="Times New Roman" w:hAnsi="Times New Roman" w:cs="Times New Roman"/>
                <w:lang w:val="en-GB" w:eastAsia="en-US"/>
              </w:rPr>
              <w:tab/>
              <w:t>On the C</w:t>
            </w:r>
            <w:r w:rsidRPr="00841158">
              <w:rPr>
                <w:rFonts w:ascii="Times New Roman" w:hAnsi="Times New Roman" w:cs="Times New Roman"/>
                <w:lang w:val="en-GB" w:eastAsia="en-US"/>
              </w:rPr>
              <w:t>ounterclaim: That the marriage be declared null and void*.</w:t>
            </w:r>
          </w:p>
        </w:tc>
      </w:tr>
      <w:tr w:rsidR="004066EF" w:rsidRPr="00841158" w14:paraId="583A1D5B" w14:textId="77777777" w:rsidTr="00841158">
        <w:trPr>
          <w:divId w:val="2116439976"/>
        </w:trPr>
        <w:tc>
          <w:tcPr>
            <w:tcW w:w="7120" w:type="dxa"/>
            <w:shd w:val="clear" w:color="auto" w:fill="auto"/>
          </w:tcPr>
          <w:p w14:paraId="21FBE98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GUID=cb4041f4-bab9-45b9-b832-a5e48c9154cd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343443BA" w14:textId="77777777" w:rsidTr="00841158">
        <w:trPr>
          <w:divId w:val="2116439976"/>
        </w:trPr>
        <w:tc>
          <w:tcPr>
            <w:tcW w:w="7120" w:type="dxa"/>
            <w:shd w:val="clear" w:color="auto" w:fill="auto"/>
          </w:tcPr>
          <w:p w14:paraId="488512E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GUID=e5df8be0-73d0-4aca-9a4c-944dcfd97494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the marriage be dissolved*.</w:t>
            </w:r>
          </w:p>
        </w:tc>
      </w:tr>
      <w:tr w:rsidR="004066EF" w:rsidRPr="00841158" w14:paraId="0FD28C60" w14:textId="77777777" w:rsidTr="00841158">
        <w:trPr>
          <w:divId w:val="2116439976"/>
        </w:trPr>
        <w:tc>
          <w:tcPr>
            <w:tcW w:w="7120" w:type="dxa"/>
            <w:shd w:val="clear" w:color="auto" w:fill="auto"/>
          </w:tcPr>
          <w:p w14:paraId="5416F56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GUID=4908f892-451d-40ed-9efc-837b73841a1c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4EACCCA8" w14:textId="77777777" w:rsidTr="00841158">
        <w:trPr>
          <w:divId w:val="2116439976"/>
        </w:trPr>
        <w:tc>
          <w:tcPr>
            <w:tcW w:w="7120" w:type="dxa"/>
            <w:shd w:val="clear" w:color="auto" w:fill="auto"/>
          </w:tcPr>
          <w:p w14:paraId="1B600BAE"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GUID=cf0d3f1d-4536-4e1b-9458-465d9f6dfabf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a judgment of judicial separation be granted*.</w:t>
            </w:r>
          </w:p>
        </w:tc>
      </w:tr>
      <w:tr w:rsidR="004066EF" w:rsidRPr="00841158" w14:paraId="27532BE5" w14:textId="77777777" w:rsidTr="00841158">
        <w:trPr>
          <w:divId w:val="2116439976"/>
        </w:trPr>
        <w:tc>
          <w:tcPr>
            <w:tcW w:w="7120" w:type="dxa"/>
            <w:shd w:val="clear" w:color="auto" w:fill="auto"/>
          </w:tcPr>
          <w:p w14:paraId="5634169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GUID=ee782e92-7abf-4238-8ff5-35ad60591d34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Custody* of and/or care and control* of the child/children* of the marriage</w:t>
            </w:r>
          </w:p>
        </w:tc>
      </w:tr>
      <w:tr w:rsidR="004066EF" w:rsidRPr="00841158" w14:paraId="5559C0B3" w14:textId="77777777" w:rsidTr="00841158">
        <w:trPr>
          <w:divId w:val="2116439976"/>
        </w:trPr>
        <w:tc>
          <w:tcPr>
            <w:tcW w:w="7120" w:type="dxa"/>
            <w:shd w:val="clear" w:color="auto" w:fill="auto"/>
          </w:tcPr>
          <w:p w14:paraId="3CC7BAE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GUID=e1d5dcf6-e301-4496-815f-aae9b9d36790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Access to the child/children* of the marriage</w:t>
            </w:r>
          </w:p>
        </w:tc>
      </w:tr>
      <w:tr w:rsidR="004066EF" w:rsidRPr="00841158" w14:paraId="664B24CC" w14:textId="77777777" w:rsidTr="00841158">
        <w:trPr>
          <w:divId w:val="2116439976"/>
        </w:trPr>
        <w:tc>
          <w:tcPr>
            <w:tcW w:w="7120" w:type="dxa"/>
            <w:shd w:val="clear" w:color="auto" w:fill="auto"/>
          </w:tcPr>
          <w:p w14:paraId="6F42873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GUID=4decab6c-e1c4-4cdb-84fa-daab275d73ec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home</w:t>
            </w:r>
          </w:p>
        </w:tc>
      </w:tr>
      <w:tr w:rsidR="004066EF" w:rsidRPr="00841158" w14:paraId="1374D30E" w14:textId="77777777" w:rsidTr="00841158">
        <w:trPr>
          <w:divId w:val="2116439976"/>
        </w:trPr>
        <w:tc>
          <w:tcPr>
            <w:tcW w:w="7120" w:type="dxa"/>
            <w:shd w:val="clear" w:color="auto" w:fill="auto"/>
          </w:tcPr>
          <w:p w14:paraId="6BCF86D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GUID=78690605-2378-49ab-b506-bc9abdba484d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f</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assets (other than the matrimonial home)</w:t>
            </w:r>
          </w:p>
        </w:tc>
      </w:tr>
      <w:tr w:rsidR="004066EF" w:rsidRPr="00841158" w14:paraId="15EC25BF" w14:textId="77777777" w:rsidTr="00841158">
        <w:trPr>
          <w:divId w:val="2116439976"/>
        </w:trPr>
        <w:tc>
          <w:tcPr>
            <w:tcW w:w="7120" w:type="dxa"/>
            <w:shd w:val="clear" w:color="auto" w:fill="auto"/>
          </w:tcPr>
          <w:p w14:paraId="03D177C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GUID=0b98b7fd-f7ad-4611-abd5-a00276ce574b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g</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wife/incapacitated husband*</w:t>
            </w:r>
          </w:p>
        </w:tc>
      </w:tr>
      <w:tr w:rsidR="004066EF" w:rsidRPr="00841158" w14:paraId="43EE88C5" w14:textId="77777777" w:rsidTr="00841158">
        <w:trPr>
          <w:divId w:val="2116439976"/>
        </w:trPr>
        <w:tc>
          <w:tcPr>
            <w:tcW w:w="7120" w:type="dxa"/>
            <w:shd w:val="clear" w:color="auto" w:fill="auto"/>
          </w:tcPr>
          <w:p w14:paraId="1F70C2D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GUID=4e1f4527-580d-4a59-b77c-29edc33ead9f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h</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child/children* of the marriage</w:t>
            </w:r>
          </w:p>
        </w:tc>
      </w:tr>
      <w:tr w:rsidR="004066EF" w:rsidRPr="00841158" w14:paraId="29605414" w14:textId="77777777" w:rsidTr="00841158">
        <w:trPr>
          <w:divId w:val="2116439976"/>
        </w:trPr>
        <w:tc>
          <w:tcPr>
            <w:tcW w:w="7120" w:type="dxa"/>
            <w:shd w:val="clear" w:color="auto" w:fill="auto"/>
          </w:tcPr>
          <w:p w14:paraId="3101B3E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GUID=2c078aaa-2d7f-4975-ba9e-b93ad1ddaad3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i/>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035EBEA" w14:textId="77777777" w:rsidTr="00841158">
        <w:trPr>
          <w:divId w:val="2116439976"/>
        </w:trPr>
        <w:tc>
          <w:tcPr>
            <w:tcW w:w="7120" w:type="dxa"/>
            <w:shd w:val="clear" w:color="auto" w:fill="auto"/>
          </w:tcPr>
          <w:p w14:paraId="6F8659F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GUID=e13dfd3e-49d9-410b-8b62-6f3d53b44491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j</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7345FC9C" w14:textId="77777777" w:rsidTr="00841158">
        <w:trPr>
          <w:divId w:val="2116439976"/>
        </w:trPr>
        <w:tc>
          <w:tcPr>
            <w:tcW w:w="7120" w:type="dxa"/>
            <w:shd w:val="clear" w:color="auto" w:fill="auto"/>
          </w:tcPr>
          <w:p w14:paraId="7FA836A9" w14:textId="77777777" w:rsidR="004066EF" w:rsidRPr="00841158" w:rsidRDefault="004066EF" w:rsidP="00841158">
            <w:pPr>
              <w:spacing w:before="60" w:after="60" w:line="240" w:lineRule="auto"/>
              <w:ind w:left="476" w:hanging="476"/>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GUID=521c5208-f46a-40bc-a893-f7c9aac76137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5.</w:t>
            </w:r>
            <w:r w:rsidRPr="00841158">
              <w:rPr>
                <w:rFonts w:ascii="Times New Roman" w:hAnsi="Times New Roman" w:cs="Times New Roman"/>
                <w:lang w:val="en-GB" w:eastAsia="en-US"/>
              </w:rPr>
              <w:tab/>
              <w:t>Persons to be served with this Defence/Defence and Counterclaim*</w:t>
            </w:r>
          </w:p>
        </w:tc>
      </w:tr>
      <w:tr w:rsidR="004066EF" w:rsidRPr="00841158" w14:paraId="0BB8C0C0" w14:textId="77777777" w:rsidTr="00841158">
        <w:trPr>
          <w:divId w:val="2116439976"/>
        </w:trPr>
        <w:tc>
          <w:tcPr>
            <w:tcW w:w="7120" w:type="dxa"/>
            <w:shd w:val="clear" w:color="auto" w:fill="auto"/>
          </w:tcPr>
          <w:p w14:paraId="5EF8D964" w14:textId="77777777" w:rsidR="004066EF" w:rsidRPr="00841158" w:rsidRDefault="004066EF" w:rsidP="00841158">
            <w:pPr>
              <w:spacing w:before="60" w:after="60" w:line="240" w:lineRule="auto"/>
              <w:ind w:left="941"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GUID=bee47107-8d60-4e5b-b6e4-17dec4fbe11c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Plaintiff</w:t>
            </w:r>
          </w:p>
        </w:tc>
      </w:tr>
      <w:tr w:rsidR="004066EF" w:rsidRPr="00841158" w14:paraId="7B7DD125" w14:textId="77777777" w:rsidTr="00841158">
        <w:trPr>
          <w:divId w:val="2116439976"/>
        </w:trPr>
        <w:tc>
          <w:tcPr>
            <w:tcW w:w="7120" w:type="dxa"/>
            <w:shd w:val="clear" w:color="auto" w:fill="auto"/>
          </w:tcPr>
          <w:p w14:paraId="49C73D0C"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GUID=2ebbe59e-92c5-45da-b9a2-c5c543b4a19a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w:t>
            </w:r>
          </w:p>
        </w:tc>
      </w:tr>
      <w:tr w:rsidR="004066EF" w:rsidRPr="00841158" w14:paraId="76C8A412" w14:textId="77777777" w:rsidTr="00841158">
        <w:trPr>
          <w:divId w:val="2116439976"/>
        </w:trPr>
        <w:tc>
          <w:tcPr>
            <w:tcW w:w="7120" w:type="dxa"/>
            <w:shd w:val="clear" w:color="auto" w:fill="auto"/>
          </w:tcPr>
          <w:p w14:paraId="24CD65D7"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GUID=88a0fbad-22df-4af0-87b4-c39a71d474cd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Address: Plaintiff is a person under a disability*.</w:t>
            </w:r>
          </w:p>
        </w:tc>
      </w:tr>
      <w:tr w:rsidR="004066EF" w:rsidRPr="00841158" w14:paraId="049DDC15" w14:textId="77777777" w:rsidTr="00841158">
        <w:trPr>
          <w:divId w:val="2116439976"/>
        </w:trPr>
        <w:tc>
          <w:tcPr>
            <w:tcW w:w="7120" w:type="dxa"/>
            <w:shd w:val="clear" w:color="auto" w:fill="auto"/>
          </w:tcPr>
          <w:p w14:paraId="0A4B44DF" w14:textId="77777777" w:rsidR="004066EF" w:rsidRPr="00841158" w:rsidRDefault="004066EF" w:rsidP="00841158">
            <w:pPr>
              <w:spacing w:before="60" w:after="60" w:line="240" w:lineRule="auto"/>
              <w:ind w:left="940"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GUID=848f3ac8-262a-4bd6-b393-89fa842a3d24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Plaintiff’s disability</w:t>
            </w:r>
            <w:r w:rsidRPr="00841158">
              <w:rPr>
                <w:rFonts w:ascii="Times New Roman" w:hAnsi="Times New Roman" w:cs="Times New Roman"/>
                <w:lang w:val="en-GB" w:eastAsia="en-US"/>
              </w:rPr>
              <w:t>]</w:t>
            </w:r>
          </w:p>
        </w:tc>
      </w:tr>
      <w:tr w:rsidR="004066EF" w:rsidRPr="00841158" w14:paraId="199D0C07" w14:textId="77777777" w:rsidTr="00841158">
        <w:trPr>
          <w:divId w:val="2116439976"/>
        </w:trPr>
        <w:tc>
          <w:tcPr>
            <w:tcW w:w="7120" w:type="dxa"/>
            <w:shd w:val="clear" w:color="auto" w:fill="auto"/>
          </w:tcPr>
          <w:p w14:paraId="3710C68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GUID=4151a05f-b8de-4342-8e13-da29cef052c0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p>
        </w:tc>
      </w:tr>
      <w:tr w:rsidR="004066EF" w:rsidRPr="00841158" w14:paraId="7B6920FA" w14:textId="77777777" w:rsidTr="00841158">
        <w:trPr>
          <w:divId w:val="2116439976"/>
        </w:trPr>
        <w:tc>
          <w:tcPr>
            <w:tcW w:w="7120" w:type="dxa"/>
            <w:shd w:val="clear" w:color="auto" w:fill="auto"/>
          </w:tcPr>
          <w:p w14:paraId="38E319F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GUID=40d60250-907d-4e3c-8197-82d7a41fedc0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Name:</w:t>
            </w:r>
          </w:p>
        </w:tc>
      </w:tr>
      <w:tr w:rsidR="004066EF" w:rsidRPr="00841158" w14:paraId="5B933A5F" w14:textId="77777777" w:rsidTr="00841158">
        <w:trPr>
          <w:divId w:val="2116439976"/>
        </w:trPr>
        <w:tc>
          <w:tcPr>
            <w:tcW w:w="7120" w:type="dxa"/>
            <w:shd w:val="clear" w:color="auto" w:fill="auto"/>
          </w:tcPr>
          <w:p w14:paraId="0B2312C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GUID=b3149208-374b-427d-93b3-fd1ff7b83b7e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Address:</w:t>
            </w:r>
          </w:p>
        </w:tc>
      </w:tr>
      <w:tr w:rsidR="004066EF" w:rsidRPr="00841158" w14:paraId="5A5A56F1" w14:textId="77777777" w:rsidTr="00841158">
        <w:trPr>
          <w:divId w:val="2116439976"/>
        </w:trPr>
        <w:tc>
          <w:tcPr>
            <w:tcW w:w="7120" w:type="dxa"/>
            <w:shd w:val="clear" w:color="auto" w:fill="auto"/>
          </w:tcPr>
          <w:p w14:paraId="3A333A8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GUID=7e7da78a-3702-4dde-8045-563d2efe4e0b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is a person under a disability*.</w:t>
            </w:r>
          </w:p>
        </w:tc>
      </w:tr>
      <w:tr w:rsidR="004066EF" w:rsidRPr="00841158" w14:paraId="0C5176A2" w14:textId="77777777" w:rsidTr="00841158">
        <w:trPr>
          <w:divId w:val="2116439976"/>
        </w:trPr>
        <w:tc>
          <w:tcPr>
            <w:tcW w:w="7120" w:type="dxa"/>
            <w:shd w:val="clear" w:color="auto" w:fill="auto"/>
          </w:tcPr>
          <w:p w14:paraId="56C630F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GUID=94497d02-a854-4577-8f2a-57cfdbd0db60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Co-Defendant’s/Defendant in Counterclaim’s/Other Party’s disability</w:t>
            </w:r>
            <w:r w:rsidRPr="00841158">
              <w:rPr>
                <w:rFonts w:ascii="Times New Roman" w:hAnsi="Times New Roman" w:cs="Times New Roman"/>
                <w:lang w:val="en-GB" w:eastAsia="en-US"/>
              </w:rPr>
              <w:t>]</w:t>
            </w:r>
          </w:p>
        </w:tc>
      </w:tr>
      <w:tr w:rsidR="004066EF" w:rsidRPr="00841158" w14:paraId="5097EA97" w14:textId="77777777" w:rsidTr="00841158">
        <w:trPr>
          <w:divId w:val="2116439976"/>
        </w:trPr>
        <w:tc>
          <w:tcPr>
            <w:tcW w:w="7120" w:type="dxa"/>
            <w:shd w:val="clear" w:color="auto" w:fill="auto"/>
          </w:tcPr>
          <w:p w14:paraId="2C40E4D8"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GUID=412228ad-b15e-4df3-9767-c0413aa3d56f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6.</w:t>
            </w:r>
            <w:r w:rsidRPr="00841158">
              <w:rPr>
                <w:rFonts w:ascii="Times New Roman" w:hAnsi="Times New Roman" w:cs="Times New Roman"/>
                <w:lang w:val="en-GB" w:eastAsia="en-US"/>
              </w:rPr>
              <w:tab/>
              <w:t>The Defendant is aware of</w:t>
            </w:r>
            <w:proofErr w:type="gramStart"/>
            <w:r w:rsidRPr="00841158">
              <w:rPr>
                <w:rFonts w:ascii="Times New Roman" w:hAnsi="Times New Roman" w:cs="Times New Roman"/>
                <w:lang w:val="en-GB" w:eastAsia="en-US"/>
              </w:rPr>
              <w:t>*, or</w:t>
            </w:r>
            <w:proofErr w:type="gramEnd"/>
            <w:r w:rsidRPr="00841158">
              <w:rPr>
                <w:rFonts w:ascii="Times New Roman" w:hAnsi="Times New Roman" w:cs="Times New Roman"/>
                <w:lang w:val="en-GB" w:eastAsia="en-US"/>
              </w:rPr>
              <w:t xml:space="preserve"> has been informed by the solicitor acting for him about*, the options of family mediation or counselling, before filing the defence.</w:t>
            </w:r>
          </w:p>
        </w:tc>
      </w:tr>
      <w:tr w:rsidR="004066EF" w:rsidRPr="00841158" w14:paraId="0C127005" w14:textId="77777777" w:rsidTr="00841158">
        <w:trPr>
          <w:divId w:val="2116439976"/>
        </w:trPr>
        <w:tc>
          <w:tcPr>
            <w:tcW w:w="7120" w:type="dxa"/>
            <w:shd w:val="clear" w:color="auto" w:fill="auto"/>
          </w:tcPr>
          <w:p w14:paraId="6F0F7E9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GUID=6baf702a-c14d-440e-a371-9a5ea9f36b55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Signature:</w:t>
            </w:r>
          </w:p>
          <w:p w14:paraId="407767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GUID=ecbb80c2-0ffa-478c-8118-02216a690c4e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 of Defendant/Defendant’s Solicitor*:</w:t>
            </w:r>
          </w:p>
          <w:p w14:paraId="3FBB35F9"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GUID=8e3dbc45-1845-450f-934f-af725286e8f3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Date:</w:t>
            </w:r>
          </w:p>
        </w:tc>
      </w:tr>
      <w:tr w:rsidR="004066EF" w:rsidRPr="00841158" w14:paraId="1689F6A9" w14:textId="77777777" w:rsidTr="00841158">
        <w:trPr>
          <w:divId w:val="2116439976"/>
        </w:trPr>
        <w:tc>
          <w:tcPr>
            <w:tcW w:w="7120" w:type="dxa"/>
            <w:shd w:val="clear" w:color="auto" w:fill="auto"/>
          </w:tcPr>
          <w:p w14:paraId="3A602C22"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GUID=672ef74d-e90f-4686-bd37-fddef4810d4e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*Delete where inapplicable.</w:t>
            </w:r>
          </w:p>
        </w:tc>
      </w:tr>
    </w:tbl>
    <w:p w14:paraId="45C870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9E7BFE" w14:textId="77777777" w:rsidR="006F2CA2" w:rsidRPr="006F2CA2" w:rsidRDefault="003C7C9F" w:rsidP="00401B50">
      <w:pPr>
        <w:spacing w:before="0" w:after="200" w:line="276" w:lineRule="auto"/>
        <w:jc w:val="center"/>
        <w:divId w:val="2116439976"/>
        <w:rPr>
          <w:rFonts w:ascii="Times New Roman" w:hAnsi="Times New Roman" w:cs="Times New Roman"/>
          <w:caps/>
          <w:sz w:val="22"/>
          <w:szCs w:val="20"/>
          <w:lang w:val="en-GB" w:eastAsia="en-US"/>
        </w:rPr>
      </w:pPr>
      <w:r>
        <w:rPr>
          <w:rFonts w:ascii="Calibri" w:eastAsia="Calibri" w:hAnsi="Calibri" w:cs="Times New Roman"/>
          <w:sz w:val="22"/>
          <w:szCs w:val="22"/>
          <w:lang w:eastAsia="en-US"/>
        </w:rPr>
        <w:br w:type="page"/>
      </w:r>
      <w:r w:rsidR="006F2CA2" w:rsidRPr="006F2CA2">
        <w:rPr>
          <w:rFonts w:ascii="Times New Roman" w:hAnsi="Times New Roman" w:cs="Times New Roman"/>
          <w:caps/>
          <w:sz w:val="22"/>
          <w:szCs w:val="20"/>
          <w:lang w:val="en-GB" w:eastAsia="en-US"/>
        </w:rPr>
        <w:lastRenderedPageBreak/>
        <w:fldChar w:fldCharType="begin" w:fldLock="1"/>
      </w:r>
      <w:r w:rsidR="006F2CA2" w:rsidRPr="006F2CA2">
        <w:rPr>
          <w:rFonts w:ascii="Times New Roman" w:hAnsi="Times New Roman" w:cs="Times New Roman"/>
          <w:caps/>
          <w:sz w:val="22"/>
          <w:szCs w:val="20"/>
          <w:lang w:val="en-GB" w:eastAsia="en-US"/>
        </w:rPr>
        <w:instrText xml:space="preserve"> GUID=688f786d-4916-4565-b585-562efe5cd18c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t xml:space="preserve">Form </w: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Quote "</w:instrTex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 xml:space="preserve">SEQ FormScheduleDivisionHeading1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instrText>" \* MERGEFORMAT</w:instrText>
      </w:r>
      <w:r w:rsidR="006F2CA2" w:rsidRPr="006F2CA2">
        <w:rPr>
          <w:rFonts w:ascii="Times New Roman" w:hAnsi="Times New Roman" w:cs="Times New Roman"/>
          <w:caps/>
          <w:sz w:val="22"/>
          <w:szCs w:val="20"/>
          <w:lang w:val="en-GB" w:eastAsia="en-US"/>
        </w:rPr>
        <w:fldChar w:fldCharType="separate"/>
      </w:r>
      <w:r w:rsidR="006F2CA2" w:rsidRPr="006F2CA2">
        <w:rPr>
          <w:rFonts w:ascii="Times New Roman" w:hAnsi="Times New Roman" w:cs="Times New Roman"/>
          <w:caps/>
          <w:sz w:val="22"/>
          <w:szCs w:val="20"/>
          <w:lang w:val="en-GB" w:eastAsia="en-US"/>
        </w:rPr>
        <w:t>22</w:t>
      </w:r>
      <w:r w:rsidR="006F2CA2"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69648C65" w14:textId="77777777" w:rsidTr="006F2CA2">
        <w:trPr>
          <w:divId w:val="2116439976"/>
          <w:cantSplit/>
          <w:jc w:val="center"/>
        </w:trPr>
        <w:tc>
          <w:tcPr>
            <w:tcW w:w="7120" w:type="dxa"/>
          </w:tcPr>
          <w:p w14:paraId="1C0791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GUID=5291063b-6e0e-4a53-9f1f-accf5493af84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 57</w:t>
            </w:r>
          </w:p>
        </w:tc>
      </w:tr>
      <w:tr w:rsidR="006F2CA2" w:rsidRPr="006F2CA2" w14:paraId="1070EC7D" w14:textId="77777777" w:rsidTr="006F2CA2">
        <w:trPr>
          <w:divId w:val="2116439976"/>
          <w:cantSplit/>
          <w:jc w:val="center"/>
        </w:trPr>
        <w:tc>
          <w:tcPr>
            <w:tcW w:w="7120" w:type="dxa"/>
          </w:tcPr>
          <w:p w14:paraId="516AF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GUID=de5d2968-7c91-4055-87ab-77468264d37a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PLEADING FORM)</w:t>
            </w:r>
          </w:p>
        </w:tc>
      </w:tr>
      <w:tr w:rsidR="006F2CA2" w:rsidRPr="006F2CA2" w14:paraId="7ACD5864" w14:textId="77777777" w:rsidTr="006F2CA2">
        <w:trPr>
          <w:divId w:val="2116439976"/>
          <w:cantSplit/>
          <w:jc w:val="center"/>
        </w:trPr>
        <w:tc>
          <w:tcPr>
            <w:tcW w:w="7120" w:type="dxa"/>
          </w:tcPr>
          <w:p w14:paraId="572D2A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GUID=dc6a8676-8337-4901-8cd2-76cf8eb39adb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A10C9B4" w14:textId="77777777" w:rsidTr="006F2CA2">
        <w:trPr>
          <w:divId w:val="2116439976"/>
          <w:cantSplit/>
          <w:jc w:val="center"/>
        </w:trPr>
        <w:tc>
          <w:tcPr>
            <w:tcW w:w="7120" w:type="dxa"/>
          </w:tcPr>
          <w:p w14:paraId="32C4F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GUID=ea36a596-14a8-4c64-a6eb-743e494aee41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46F413C" w14:textId="77777777" w:rsidTr="006F2CA2">
        <w:trPr>
          <w:divId w:val="2116439976"/>
          <w:cantSplit/>
          <w:jc w:val="center"/>
        </w:trPr>
        <w:tc>
          <w:tcPr>
            <w:tcW w:w="7120" w:type="dxa"/>
          </w:tcPr>
          <w:p w14:paraId="0116D8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GUID=f46e0494-7263-403f-b8a1-9316ead318fd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E24804" w14:textId="77777777" w:rsidTr="006F2CA2">
        <w:trPr>
          <w:divId w:val="2116439976"/>
          <w:cantSplit/>
          <w:jc w:val="center"/>
        </w:trPr>
        <w:tc>
          <w:tcPr>
            <w:tcW w:w="7120" w:type="dxa"/>
          </w:tcPr>
          <w:p w14:paraId="1B2678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GUID=a744d7b1-7c20-47a9-9267-28102e226b6f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9167DFE" w14:textId="77777777" w:rsidTr="006F2CA2">
        <w:trPr>
          <w:divId w:val="2116439976"/>
          <w:cantSplit/>
          <w:jc w:val="center"/>
        </w:trPr>
        <w:tc>
          <w:tcPr>
            <w:tcW w:w="7120" w:type="dxa"/>
          </w:tcPr>
          <w:p w14:paraId="5CF188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GUID=5ff4786d-7a2d-4ba3-9749-503031f2c945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1B29C8" w14:textId="77777777" w:rsidTr="006F2CA2">
        <w:trPr>
          <w:divId w:val="2116439976"/>
          <w:cantSplit/>
          <w:jc w:val="center"/>
        </w:trPr>
        <w:tc>
          <w:tcPr>
            <w:tcW w:w="7120" w:type="dxa"/>
          </w:tcPr>
          <w:p w14:paraId="2EEC44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GUID=e243a901-240c-4b56-a5fd-02a922e56711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FCFCA4" w14:textId="77777777" w:rsidTr="006F2CA2">
        <w:trPr>
          <w:divId w:val="2116439976"/>
          <w:cantSplit/>
          <w:jc w:val="center"/>
        </w:trPr>
        <w:tc>
          <w:tcPr>
            <w:tcW w:w="7120" w:type="dxa"/>
          </w:tcPr>
          <w:p w14:paraId="621EA0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GUID=00b515a6-cacc-45cc-9c56-bf99511045cd </w:instrText>
            </w:r>
            <w:r w:rsidRPr="006F2CA2">
              <w:rPr>
                <w:rFonts w:ascii="Times New Roman" w:hAnsi="Times New Roman" w:cs="Times New Roman"/>
                <w:sz w:val="22"/>
                <w:szCs w:val="20"/>
                <w:lang w:val="en-GB" w:eastAsia="en-US"/>
              </w:rPr>
              <w:fldChar w:fldCharType="end"/>
            </w:r>
          </w:p>
        </w:tc>
      </w:tr>
      <w:tr w:rsidR="006F2CA2" w:rsidRPr="006F2CA2" w14:paraId="79FE8AA0" w14:textId="77777777" w:rsidTr="006F2CA2">
        <w:trPr>
          <w:divId w:val="2116439976"/>
          <w:cantSplit/>
          <w:jc w:val="center"/>
        </w:trPr>
        <w:tc>
          <w:tcPr>
            <w:tcW w:w="7120" w:type="dxa"/>
          </w:tcPr>
          <w:p w14:paraId="4374FC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GUID=86ceffaa-f078-4c2b-b671-c159455077d9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DEFENCE TO COUNTERCLAIM*/REPLY*/REPLY AND DEFENCE TO</w:t>
            </w:r>
            <w:r w:rsidRPr="006F2CA2">
              <w:rPr>
                <w:rFonts w:ascii="Times New Roman" w:hAnsi="Times New Roman" w:cs="Times New Roman"/>
                <w:sz w:val="22"/>
                <w:szCs w:val="20"/>
                <w:lang w:val="en-GB" w:eastAsia="en-US"/>
              </w:rPr>
              <w:br/>
              <w:t>COUNTERCLAIM*/REPLY TO DEFENCE TO</w:t>
            </w:r>
            <w:r w:rsidRPr="006F2CA2">
              <w:rPr>
                <w:rFonts w:ascii="Times New Roman" w:hAnsi="Times New Roman" w:cs="Times New Roman"/>
                <w:sz w:val="22"/>
                <w:szCs w:val="20"/>
                <w:lang w:val="en-GB" w:eastAsia="en-US"/>
              </w:rPr>
              <w:br/>
              <w:t xml:space="preserve">COUNTERCLAIM*/OTHER PLEADING (TO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1ED69A79" w14:textId="77777777" w:rsidTr="006F2CA2">
        <w:trPr>
          <w:divId w:val="2116439976"/>
          <w:cantSplit/>
          <w:jc w:val="center"/>
        </w:trPr>
        <w:tc>
          <w:tcPr>
            <w:tcW w:w="7120" w:type="dxa"/>
          </w:tcPr>
          <w:p w14:paraId="351918B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GUID=e05e3614-6fbc-4669-a7a7-5290e2ba3dc8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deny or admit the paragraphs of the previous pleading. To state full particulars of the facts relied on but not the evidence by which they are to be proved.</w:t>
            </w:r>
            <w:r w:rsidRPr="006F2CA2">
              <w:rPr>
                <w:rFonts w:ascii="Times New Roman" w:hAnsi="Times New Roman" w:cs="Times New Roman"/>
                <w:sz w:val="22"/>
                <w:szCs w:val="20"/>
                <w:lang w:val="en-GB" w:eastAsia="en-US"/>
              </w:rPr>
              <w:t>]</w:t>
            </w:r>
          </w:p>
        </w:tc>
      </w:tr>
      <w:tr w:rsidR="006F2CA2" w:rsidRPr="006F2CA2" w14:paraId="16FFC967" w14:textId="77777777" w:rsidTr="006F2CA2">
        <w:trPr>
          <w:divId w:val="2116439976"/>
          <w:cantSplit/>
          <w:jc w:val="center"/>
        </w:trPr>
        <w:tc>
          <w:tcPr>
            <w:tcW w:w="7120" w:type="dxa"/>
          </w:tcPr>
          <w:p w14:paraId="29F0D3F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GUID=ee832cd2-e4c3-419b-b99c-bdbb206b0d8e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Persons to be served with this pleading*</w:t>
            </w:r>
          </w:p>
        </w:tc>
      </w:tr>
      <w:tr w:rsidR="006F2CA2" w:rsidRPr="006F2CA2" w14:paraId="7EF52AA0" w14:textId="77777777" w:rsidTr="006F2CA2">
        <w:trPr>
          <w:divId w:val="2116439976"/>
          <w:cantSplit/>
          <w:jc w:val="center"/>
        </w:trPr>
        <w:tc>
          <w:tcPr>
            <w:tcW w:w="7120" w:type="dxa"/>
          </w:tcPr>
          <w:p w14:paraId="6DDE29C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GUID=3f961414-4898-41af-9aae-e215d8ed2a40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Plaintiff/Defendant*</w:t>
            </w:r>
          </w:p>
        </w:tc>
      </w:tr>
      <w:tr w:rsidR="006F2CA2" w:rsidRPr="006F2CA2" w14:paraId="7AE4A016" w14:textId="77777777" w:rsidTr="006F2CA2">
        <w:trPr>
          <w:divId w:val="2116439976"/>
          <w:cantSplit/>
          <w:jc w:val="center"/>
        </w:trPr>
        <w:tc>
          <w:tcPr>
            <w:tcW w:w="7120" w:type="dxa"/>
          </w:tcPr>
          <w:p w14:paraId="1E71480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GUID=804be818-c828-4539-a11b-a11c57a944d3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F8852E9" w14:textId="77777777" w:rsidTr="006F2CA2">
        <w:trPr>
          <w:divId w:val="2116439976"/>
          <w:cantSplit/>
          <w:jc w:val="center"/>
        </w:trPr>
        <w:tc>
          <w:tcPr>
            <w:tcW w:w="7120" w:type="dxa"/>
          </w:tcPr>
          <w:p w14:paraId="2FDE55A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GUID=55a23e80-cca8-46f8-9e98-2809583d9445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0B14EF7B" w14:textId="77777777" w:rsidTr="006F2CA2">
        <w:trPr>
          <w:divId w:val="2116439976"/>
          <w:cantSplit/>
          <w:jc w:val="center"/>
        </w:trPr>
        <w:tc>
          <w:tcPr>
            <w:tcW w:w="7120" w:type="dxa"/>
          </w:tcPr>
          <w:p w14:paraId="2BE1A8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GUID=1e9dfc67-0afc-4210-afdd-0fa484475bac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Plaintiff/Defendant* is a person under a disability*.</w:t>
            </w:r>
          </w:p>
        </w:tc>
      </w:tr>
      <w:tr w:rsidR="006F2CA2" w:rsidRPr="006F2CA2" w14:paraId="0B48AEFA" w14:textId="77777777" w:rsidTr="006F2CA2">
        <w:trPr>
          <w:divId w:val="2116439976"/>
          <w:cantSplit/>
          <w:jc w:val="center"/>
        </w:trPr>
        <w:tc>
          <w:tcPr>
            <w:tcW w:w="7120" w:type="dxa"/>
          </w:tcPr>
          <w:p w14:paraId="3D33E79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GUID=389a5aaa-cff1-4ed7-b629-7731ae9be29d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Plaintiff’s/Defendant’s* disability.</w:t>
            </w:r>
            <w:r w:rsidRPr="006F2CA2">
              <w:rPr>
                <w:rFonts w:ascii="Times New Roman" w:hAnsi="Times New Roman" w:cs="Times New Roman"/>
                <w:sz w:val="22"/>
                <w:szCs w:val="20"/>
                <w:lang w:val="en-GB" w:eastAsia="en-US"/>
              </w:rPr>
              <w:t>]</w:t>
            </w:r>
          </w:p>
        </w:tc>
      </w:tr>
      <w:tr w:rsidR="006F2CA2" w:rsidRPr="006F2CA2" w14:paraId="478F58B3" w14:textId="77777777" w:rsidTr="006F2CA2">
        <w:trPr>
          <w:divId w:val="2116439976"/>
          <w:cantSplit/>
          <w:jc w:val="center"/>
        </w:trPr>
        <w:tc>
          <w:tcPr>
            <w:tcW w:w="7120" w:type="dxa"/>
          </w:tcPr>
          <w:p w14:paraId="7E6D70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GUID=f57535ce-629b-48b7-8146-0b53c1636fbe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91399C5" w14:textId="77777777" w:rsidTr="006F2CA2">
        <w:trPr>
          <w:divId w:val="2116439976"/>
          <w:cantSplit/>
          <w:jc w:val="center"/>
        </w:trPr>
        <w:tc>
          <w:tcPr>
            <w:tcW w:w="7120" w:type="dxa"/>
          </w:tcPr>
          <w:p w14:paraId="614AAE7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GUID=a3475b4c-594a-4aa6-92fa-13c83d960ca4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E91FDE3" w14:textId="77777777" w:rsidTr="006F2CA2">
        <w:trPr>
          <w:divId w:val="2116439976"/>
          <w:cantSplit/>
          <w:jc w:val="center"/>
        </w:trPr>
        <w:tc>
          <w:tcPr>
            <w:tcW w:w="7120" w:type="dxa"/>
          </w:tcPr>
          <w:p w14:paraId="4FFED7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GUID=3d1318c8-f217-4644-b308-0ba1c7faea7f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608F12A0" w14:textId="77777777" w:rsidTr="006F2CA2">
        <w:trPr>
          <w:divId w:val="2116439976"/>
          <w:cantSplit/>
          <w:jc w:val="center"/>
        </w:trPr>
        <w:tc>
          <w:tcPr>
            <w:tcW w:w="7120" w:type="dxa"/>
          </w:tcPr>
          <w:p w14:paraId="41C5E92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GUID=3da62769-8b9e-42ba-b805-0ecdd3637854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a person under a disability*.</w:t>
            </w:r>
          </w:p>
        </w:tc>
      </w:tr>
      <w:tr w:rsidR="006F2CA2" w:rsidRPr="006F2CA2" w14:paraId="510D15AA" w14:textId="77777777" w:rsidTr="006F2CA2">
        <w:trPr>
          <w:divId w:val="2116439976"/>
          <w:cantSplit/>
          <w:jc w:val="center"/>
        </w:trPr>
        <w:tc>
          <w:tcPr>
            <w:tcW w:w="7120" w:type="dxa"/>
          </w:tcPr>
          <w:p w14:paraId="6BCA75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GUID=8094a461-eeb3-4db7-a241-e59c085d50a6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Co-Defendant’s/Defendant in Counterclaim’s/Other Party’s disability</w:t>
            </w:r>
            <w:r w:rsidRPr="006F2CA2">
              <w:rPr>
                <w:rFonts w:ascii="Times New Roman" w:hAnsi="Times New Roman" w:cs="Times New Roman"/>
                <w:sz w:val="22"/>
                <w:szCs w:val="20"/>
                <w:lang w:val="en-GB" w:eastAsia="en-US"/>
              </w:rPr>
              <w:t>]</w:t>
            </w:r>
          </w:p>
        </w:tc>
      </w:tr>
      <w:tr w:rsidR="006F2CA2" w:rsidRPr="006F2CA2" w14:paraId="72B8FA67" w14:textId="77777777" w:rsidTr="006F2CA2">
        <w:trPr>
          <w:divId w:val="2116439976"/>
          <w:cantSplit/>
          <w:jc w:val="center"/>
        </w:trPr>
        <w:tc>
          <w:tcPr>
            <w:tcW w:w="7120" w:type="dxa"/>
          </w:tcPr>
          <w:p w14:paraId="7E04FA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GUID=05ab5cc3-fd7c-4fa9-91ff-a29d5e1d7eea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w:t>
            </w:r>
          </w:p>
          <w:p w14:paraId="200899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GUID=85a14bf3-79a3-4681-87fd-75d9d82e2990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Party/Party’s Solicitor*:</w:t>
            </w:r>
          </w:p>
          <w:p w14:paraId="04E8D1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GUID=9e554af7-fcfe-48f0-84c6-ec283cc8a193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53B9256D" w14:textId="77777777" w:rsidTr="006F2CA2">
        <w:trPr>
          <w:divId w:val="2116439976"/>
          <w:cantSplit/>
          <w:jc w:val="center"/>
        </w:trPr>
        <w:tc>
          <w:tcPr>
            <w:tcW w:w="7120" w:type="dxa"/>
          </w:tcPr>
          <w:p w14:paraId="3D6B2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GUID=1696a516-2b40-40f0-9fbf-a5bc665bba26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0DDA71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608ED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55051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B0CB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74063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GUID=acb612cc-1d81-4731-a52c-3bb7d592d6a4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23</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30D56FF4" w14:textId="77777777" w:rsidTr="006F2CA2">
        <w:trPr>
          <w:divId w:val="2116439976"/>
          <w:cantSplit/>
          <w:jc w:val="center"/>
        </w:trPr>
        <w:tc>
          <w:tcPr>
            <w:tcW w:w="7120" w:type="dxa"/>
          </w:tcPr>
          <w:p w14:paraId="7C1E48A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GUID=6ed77046-d773-4ab2-ad5f-a3991d4d0e63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0D27EB6E" w14:textId="77777777" w:rsidTr="006F2CA2">
        <w:trPr>
          <w:divId w:val="2116439976"/>
          <w:cantSplit/>
          <w:jc w:val="center"/>
        </w:trPr>
        <w:tc>
          <w:tcPr>
            <w:tcW w:w="7120" w:type="dxa"/>
          </w:tcPr>
          <w:p w14:paraId="0734B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GUID=cde1f5da-afbe-421c-86ae-4add460ca81d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(PARENTING PLAN) FORM)</w:t>
            </w:r>
          </w:p>
        </w:tc>
      </w:tr>
      <w:tr w:rsidR="006F2CA2" w:rsidRPr="006F2CA2" w14:paraId="69D903C2" w14:textId="77777777" w:rsidTr="006F2CA2">
        <w:trPr>
          <w:divId w:val="2116439976"/>
          <w:cantSplit/>
          <w:jc w:val="center"/>
        </w:trPr>
        <w:tc>
          <w:tcPr>
            <w:tcW w:w="7120" w:type="dxa"/>
          </w:tcPr>
          <w:p w14:paraId="4F7F83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GUID=3d211d5b-c61b-4c98-aae6-b11fbb09e5b7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28B855F" w14:textId="77777777" w:rsidTr="006F2CA2">
        <w:trPr>
          <w:divId w:val="2116439976"/>
          <w:cantSplit/>
          <w:jc w:val="center"/>
        </w:trPr>
        <w:tc>
          <w:tcPr>
            <w:tcW w:w="7120" w:type="dxa"/>
          </w:tcPr>
          <w:p w14:paraId="457207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GUID=cc802972-70a0-442e-8679-940deff0364f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741DEB9" w14:textId="77777777" w:rsidTr="006F2CA2">
        <w:trPr>
          <w:divId w:val="2116439976"/>
          <w:cantSplit/>
          <w:jc w:val="center"/>
        </w:trPr>
        <w:tc>
          <w:tcPr>
            <w:tcW w:w="7120" w:type="dxa"/>
          </w:tcPr>
          <w:p w14:paraId="7D8876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GUID=e6d20426-9e28-45b6-9a60-973b704c521c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92C1A33" w14:textId="77777777" w:rsidTr="006F2CA2">
        <w:trPr>
          <w:divId w:val="2116439976"/>
          <w:cantSplit/>
          <w:jc w:val="center"/>
        </w:trPr>
        <w:tc>
          <w:tcPr>
            <w:tcW w:w="7120" w:type="dxa"/>
          </w:tcPr>
          <w:p w14:paraId="350A5A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GUID=f1980fee-308f-4309-81b3-f0c217fbf45e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A45FBF2" w14:textId="77777777" w:rsidTr="006F2CA2">
        <w:trPr>
          <w:divId w:val="2116439976"/>
          <w:cantSplit/>
          <w:jc w:val="center"/>
        </w:trPr>
        <w:tc>
          <w:tcPr>
            <w:tcW w:w="7120" w:type="dxa"/>
          </w:tcPr>
          <w:p w14:paraId="5BF613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GUID=3746c36d-9511-4c0f-a0e6-608c4d81cc46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436B51" w14:textId="77777777" w:rsidTr="006F2CA2">
        <w:trPr>
          <w:divId w:val="2116439976"/>
          <w:cantSplit/>
          <w:jc w:val="center"/>
        </w:trPr>
        <w:tc>
          <w:tcPr>
            <w:tcW w:w="7120" w:type="dxa"/>
          </w:tcPr>
          <w:p w14:paraId="39DF30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GUID=9302f91e-bc39-4697-a2bf-620e957bb0b0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6785B6" w14:textId="77777777" w:rsidTr="006F2CA2">
        <w:trPr>
          <w:divId w:val="2116439976"/>
          <w:cantSplit/>
          <w:jc w:val="center"/>
        </w:trPr>
        <w:tc>
          <w:tcPr>
            <w:tcW w:w="7120" w:type="dxa"/>
          </w:tcPr>
          <w:p w14:paraId="2F78E1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GUID=b5d27a9b-ba16-42a8-8f17-57e40f45038f </w:instrText>
            </w:r>
            <w:r w:rsidRPr="006F2CA2">
              <w:rPr>
                <w:rFonts w:ascii="Times New Roman" w:hAnsi="Times New Roman" w:cs="Times New Roman"/>
                <w:sz w:val="22"/>
                <w:szCs w:val="20"/>
                <w:lang w:val="en-GB" w:eastAsia="en-US"/>
              </w:rPr>
              <w:fldChar w:fldCharType="end"/>
            </w:r>
          </w:p>
        </w:tc>
      </w:tr>
      <w:tr w:rsidR="006F2CA2" w:rsidRPr="006F2CA2" w14:paraId="48A3A683" w14:textId="77777777" w:rsidTr="006F2CA2">
        <w:trPr>
          <w:divId w:val="2116439976"/>
          <w:cantSplit/>
          <w:jc w:val="center"/>
        </w:trPr>
        <w:tc>
          <w:tcPr>
            <w:tcW w:w="7120" w:type="dxa"/>
          </w:tcPr>
          <w:p w14:paraId="5D8168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GUID=ec5c90a9-7cc6-4eda-a502-3ee7f2819ed2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TO PLAINTIFF’S PROPOSED</w:t>
            </w:r>
            <w:r w:rsidRPr="006F2CA2">
              <w:rPr>
                <w:rFonts w:ascii="Times New Roman" w:hAnsi="Times New Roman" w:cs="Times New Roman"/>
                <w:sz w:val="22"/>
                <w:szCs w:val="20"/>
                <w:lang w:val="en-GB" w:eastAsia="en-US"/>
              </w:rPr>
              <w:br/>
              <w:t xml:space="preserve">PARENTING PLAN </w:t>
            </w:r>
          </w:p>
        </w:tc>
      </w:tr>
      <w:tr w:rsidR="006F2CA2" w:rsidRPr="006F2CA2" w14:paraId="7EFD52B0" w14:textId="77777777" w:rsidTr="006F2CA2">
        <w:trPr>
          <w:divId w:val="2116439976"/>
          <w:cantSplit/>
          <w:jc w:val="center"/>
        </w:trPr>
        <w:tc>
          <w:tcPr>
            <w:tcW w:w="7120" w:type="dxa"/>
          </w:tcPr>
          <w:p w14:paraId="4937DB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GUID=00f62f32-a577-4e6c-8fc6-7988d2395259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w:t>
            </w:r>
          </w:p>
        </w:tc>
      </w:tr>
      <w:tr w:rsidR="006F2CA2" w:rsidRPr="006F2CA2" w14:paraId="35ED7CD5" w14:textId="77777777" w:rsidTr="006F2CA2">
        <w:trPr>
          <w:divId w:val="2116439976"/>
          <w:cantSplit/>
          <w:jc w:val="center"/>
        </w:trPr>
        <w:tc>
          <w:tcPr>
            <w:tcW w:w="7120" w:type="dxa"/>
          </w:tcPr>
          <w:p w14:paraId="575A153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GUID=648d906d-003f-449e-b6fa-328bcbe45149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F5CC5BB" w14:textId="77777777" w:rsidTr="006F2CA2">
        <w:trPr>
          <w:divId w:val="2116439976"/>
          <w:cantSplit/>
          <w:jc w:val="center"/>
        </w:trPr>
        <w:tc>
          <w:tcPr>
            <w:tcW w:w="7120" w:type="dxa"/>
          </w:tcPr>
          <w:p w14:paraId="72DACFA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GUID=b6f63475-520f-4020-adea-7007e6f0277f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following order(s) sought in paragraph 4 of the Plaintiff’s Proposed Parenting Plan</w:t>
            </w:r>
          </w:p>
        </w:tc>
      </w:tr>
      <w:tr w:rsidR="006F2CA2" w:rsidRPr="006F2CA2" w14:paraId="53CF5D4E" w14:textId="77777777" w:rsidTr="006F2CA2">
        <w:trPr>
          <w:divId w:val="2116439976"/>
          <w:cantSplit/>
          <w:jc w:val="center"/>
        </w:trPr>
        <w:tc>
          <w:tcPr>
            <w:tcW w:w="7120" w:type="dxa"/>
          </w:tcPr>
          <w:p w14:paraId="351A7A3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GUID=9b48a014-10aa-4761-b1d9-b6b8c033790e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628D9904" w14:textId="77777777" w:rsidTr="006F2CA2">
        <w:trPr>
          <w:divId w:val="2116439976"/>
          <w:cantSplit/>
          <w:jc w:val="center"/>
        </w:trPr>
        <w:tc>
          <w:tcPr>
            <w:tcW w:w="7120" w:type="dxa"/>
          </w:tcPr>
          <w:p w14:paraId="553B648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GUID=6c3a6071-8395-4969-a688-32560ea2d2e2 </w:instrText>
            </w:r>
            <w:r w:rsidRPr="006F2CA2">
              <w:rPr>
                <w:rFonts w:ascii="Times New Roman" w:hAnsi="Times New Roman" w:cs="Times New Roman"/>
                <w:sz w:val="22"/>
                <w:szCs w:val="20"/>
                <w:lang w:val="en-GB" w:eastAsia="en-US"/>
              </w:rPr>
              <w:fldChar w:fldCharType="end"/>
            </w:r>
          </w:p>
        </w:tc>
      </w:tr>
      <w:tr w:rsidR="006F2CA2" w:rsidRPr="006F2CA2" w14:paraId="0090B286" w14:textId="77777777" w:rsidTr="006F2CA2">
        <w:trPr>
          <w:divId w:val="2116439976"/>
          <w:cantSplit/>
          <w:jc w:val="center"/>
        </w:trPr>
        <w:tc>
          <w:tcPr>
            <w:tcW w:w="7120" w:type="dxa"/>
          </w:tcPr>
          <w:p w14:paraId="6D340AD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GUID=acb74007-c9a1-42c7-9399-67f06939c8e0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689FA3F5" w14:textId="77777777" w:rsidTr="006F2CA2">
        <w:trPr>
          <w:divId w:val="2116439976"/>
          <w:cantSplit/>
          <w:jc w:val="center"/>
        </w:trPr>
        <w:tc>
          <w:tcPr>
            <w:tcW w:w="7120" w:type="dxa"/>
          </w:tcPr>
          <w:p w14:paraId="4A1D7F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GUID=9c98f522-f59d-46e2-8382-988f050da138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79E56578" w14:textId="77777777" w:rsidTr="006F2CA2">
        <w:trPr>
          <w:divId w:val="2116439976"/>
          <w:cantSplit/>
          <w:jc w:val="center"/>
        </w:trPr>
        <w:tc>
          <w:tcPr>
            <w:tcW w:w="7120" w:type="dxa"/>
          </w:tcPr>
          <w:p w14:paraId="4F61E6F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GUID=8c3d3314-7c3c-40c5-8818-7a85d64336a6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76F4E6F7" w14:textId="77777777" w:rsidTr="006F2CA2">
        <w:trPr>
          <w:divId w:val="2116439976"/>
          <w:cantSplit/>
          <w:jc w:val="center"/>
        </w:trPr>
        <w:tc>
          <w:tcPr>
            <w:tcW w:w="7120" w:type="dxa"/>
          </w:tcPr>
          <w:p w14:paraId="7072961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GUID=989a8385-4ff3-42d2-bc90-c0868de102e7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43DEE18" w14:textId="77777777" w:rsidTr="006F2CA2">
        <w:trPr>
          <w:divId w:val="2116439976"/>
          <w:cantSplit/>
          <w:jc w:val="center"/>
        </w:trPr>
        <w:tc>
          <w:tcPr>
            <w:tcW w:w="7120" w:type="dxa"/>
          </w:tcPr>
          <w:p w14:paraId="2C4D80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GUID=eff355c6-aa16-4095-a6a5-1da17aaa8033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following order(s) sought in paragraph 4 of the Proposed Parenting Plan (By Plaintiff).</w:t>
            </w:r>
          </w:p>
        </w:tc>
      </w:tr>
      <w:tr w:rsidR="006F2CA2" w:rsidRPr="006F2CA2" w14:paraId="2D9D474F" w14:textId="77777777" w:rsidTr="006F2CA2">
        <w:trPr>
          <w:divId w:val="2116439976"/>
          <w:cantSplit/>
          <w:jc w:val="center"/>
        </w:trPr>
        <w:tc>
          <w:tcPr>
            <w:tcW w:w="7120" w:type="dxa"/>
          </w:tcPr>
          <w:p w14:paraId="46E3D63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GUID=0a074355-b81d-4ad1-a189-56cb9babaf54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0024BCB8" w14:textId="77777777" w:rsidTr="006F2CA2">
        <w:trPr>
          <w:divId w:val="2116439976"/>
          <w:cantSplit/>
          <w:jc w:val="center"/>
        </w:trPr>
        <w:tc>
          <w:tcPr>
            <w:tcW w:w="7120" w:type="dxa"/>
          </w:tcPr>
          <w:p w14:paraId="05C560F1"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GUID=afa9f508-c98f-4b49-9214-9cbbb4b4b12c </w:instrText>
            </w:r>
            <w:r w:rsidRPr="006F2CA2">
              <w:rPr>
                <w:rFonts w:ascii="Times New Roman" w:hAnsi="Times New Roman" w:cs="Times New Roman"/>
                <w:sz w:val="22"/>
                <w:szCs w:val="20"/>
                <w:lang w:val="en-GB" w:eastAsia="en-US"/>
              </w:rPr>
              <w:fldChar w:fldCharType="end"/>
            </w:r>
          </w:p>
        </w:tc>
      </w:tr>
      <w:tr w:rsidR="006F2CA2" w:rsidRPr="006F2CA2" w14:paraId="73773D50" w14:textId="77777777" w:rsidTr="006F2CA2">
        <w:trPr>
          <w:divId w:val="2116439976"/>
          <w:cantSplit/>
          <w:jc w:val="center"/>
        </w:trPr>
        <w:tc>
          <w:tcPr>
            <w:tcW w:w="7120" w:type="dxa"/>
          </w:tcPr>
          <w:p w14:paraId="1C6897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GUID=8d64a11f-2af3-4bbd-a2df-b70a920e26da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bl>
    <w:p w14:paraId="407816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A0DCB2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372CE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C240F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42C2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3938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32A4E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BED79E8" w14:textId="77777777" w:rsidR="005523E5" w:rsidRPr="006F2CA2" w:rsidRDefault="005523E5" w:rsidP="006F2CA2">
      <w:pPr>
        <w:spacing w:before="0" w:after="200" w:line="276" w:lineRule="auto"/>
        <w:divId w:val="2116439976"/>
        <w:rPr>
          <w:rFonts w:ascii="Calibri" w:eastAsia="Calibri" w:hAnsi="Calibri" w:cs="Times New Roman"/>
          <w:sz w:val="22"/>
          <w:szCs w:val="22"/>
          <w:lang w:eastAsia="en-US"/>
        </w:rPr>
      </w:pPr>
    </w:p>
    <w:p w14:paraId="306A650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GUID=6444ebb9-f980-49fa-9dd7-f9fb2f871027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24</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7C189074" w14:textId="77777777" w:rsidTr="006F2CA2">
        <w:trPr>
          <w:divId w:val="2116439976"/>
          <w:cantSplit/>
          <w:jc w:val="center"/>
        </w:trPr>
        <w:tc>
          <w:tcPr>
            <w:tcW w:w="7120" w:type="dxa"/>
          </w:tcPr>
          <w:p w14:paraId="7CB30D7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GUID=a3c30cb7-ecf8-4d39-b223-4a82fcdd4a31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77883FE3" w14:textId="77777777" w:rsidTr="006F2CA2">
        <w:trPr>
          <w:divId w:val="2116439976"/>
          <w:cantSplit/>
          <w:jc w:val="center"/>
        </w:trPr>
        <w:tc>
          <w:tcPr>
            <w:tcW w:w="7120" w:type="dxa"/>
          </w:tcPr>
          <w:p w14:paraId="556AA6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GUID=81182de7-932c-4d0d-bde5-680c69f3c67d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PARENTING PLAN FORM) </w:t>
            </w:r>
          </w:p>
        </w:tc>
      </w:tr>
      <w:tr w:rsidR="006F2CA2" w:rsidRPr="006F2CA2" w14:paraId="66E501BA" w14:textId="77777777" w:rsidTr="006F2CA2">
        <w:trPr>
          <w:divId w:val="2116439976"/>
          <w:cantSplit/>
          <w:jc w:val="center"/>
        </w:trPr>
        <w:tc>
          <w:tcPr>
            <w:tcW w:w="7120" w:type="dxa"/>
          </w:tcPr>
          <w:p w14:paraId="4107E4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GUID=83a5c498-b79f-426c-b286-ecdf4feed9ac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0C89639" w14:textId="77777777" w:rsidTr="006F2CA2">
        <w:trPr>
          <w:divId w:val="2116439976"/>
          <w:cantSplit/>
          <w:jc w:val="center"/>
        </w:trPr>
        <w:tc>
          <w:tcPr>
            <w:tcW w:w="7120" w:type="dxa"/>
          </w:tcPr>
          <w:p w14:paraId="7A802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GUID=dcd87469-7bf2-47d4-9035-8d64844d329f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785E562" w14:textId="77777777" w:rsidTr="006F2CA2">
        <w:trPr>
          <w:divId w:val="2116439976"/>
          <w:cantSplit/>
          <w:jc w:val="center"/>
        </w:trPr>
        <w:tc>
          <w:tcPr>
            <w:tcW w:w="7120" w:type="dxa"/>
          </w:tcPr>
          <w:p w14:paraId="4A37BE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GUID=7499acaf-b6af-45b4-96e6-cf739ee494dd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8C5C5C9" w14:textId="77777777" w:rsidTr="006F2CA2">
        <w:trPr>
          <w:divId w:val="2116439976"/>
          <w:cantSplit/>
          <w:jc w:val="center"/>
        </w:trPr>
        <w:tc>
          <w:tcPr>
            <w:tcW w:w="7120" w:type="dxa"/>
          </w:tcPr>
          <w:p w14:paraId="46BDC1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GUID=88290140-aca9-493c-8154-71b38f7e942b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27C7C29" w14:textId="77777777" w:rsidTr="006F2CA2">
        <w:trPr>
          <w:divId w:val="2116439976"/>
          <w:cantSplit/>
          <w:jc w:val="center"/>
        </w:trPr>
        <w:tc>
          <w:tcPr>
            <w:tcW w:w="7120" w:type="dxa"/>
          </w:tcPr>
          <w:p w14:paraId="5641B9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GUID=fddab8a2-3266-4f44-9ac4-67a0be08ba2b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FF31827" w14:textId="77777777" w:rsidTr="006F2CA2">
        <w:trPr>
          <w:divId w:val="2116439976"/>
          <w:cantSplit/>
          <w:jc w:val="center"/>
        </w:trPr>
        <w:tc>
          <w:tcPr>
            <w:tcW w:w="7120" w:type="dxa"/>
          </w:tcPr>
          <w:p w14:paraId="6CB3FC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GUID=d11e2cf9-08ea-4472-b75f-917a421d406a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E4C9B39" w14:textId="77777777" w:rsidTr="006F2CA2">
        <w:trPr>
          <w:divId w:val="2116439976"/>
          <w:cantSplit/>
          <w:jc w:val="center"/>
        </w:trPr>
        <w:tc>
          <w:tcPr>
            <w:tcW w:w="7120" w:type="dxa"/>
          </w:tcPr>
          <w:p w14:paraId="3BF26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GUID=1d46ca3f-8df6-4052-91eb-ebb3df9de720 </w:instrText>
            </w:r>
            <w:r w:rsidRPr="006F2CA2">
              <w:rPr>
                <w:rFonts w:ascii="Times New Roman" w:hAnsi="Times New Roman" w:cs="Times New Roman"/>
                <w:sz w:val="22"/>
                <w:szCs w:val="20"/>
                <w:lang w:val="en-GB" w:eastAsia="en-US"/>
              </w:rPr>
              <w:fldChar w:fldCharType="end"/>
            </w:r>
          </w:p>
        </w:tc>
      </w:tr>
      <w:tr w:rsidR="006F2CA2" w:rsidRPr="006F2CA2" w14:paraId="604D65C0" w14:textId="77777777" w:rsidTr="006F2CA2">
        <w:trPr>
          <w:divId w:val="2116439976"/>
          <w:cantSplit/>
          <w:jc w:val="center"/>
        </w:trPr>
        <w:tc>
          <w:tcPr>
            <w:tcW w:w="7120" w:type="dxa"/>
          </w:tcPr>
          <w:p w14:paraId="3BEBCE1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GUID=f8bdd65f-45d1-4eb4-92a8-ad5aefe5fb5a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PROPOSED PARENTING PLAN (BY DEFENDANT)</w:t>
            </w:r>
          </w:p>
        </w:tc>
      </w:tr>
      <w:tr w:rsidR="006F2CA2" w:rsidRPr="006F2CA2" w14:paraId="41F8051D" w14:textId="77777777" w:rsidTr="006F2CA2">
        <w:trPr>
          <w:divId w:val="2116439976"/>
          <w:cantSplit/>
          <w:jc w:val="center"/>
        </w:trPr>
        <w:tc>
          <w:tcPr>
            <w:tcW w:w="7120" w:type="dxa"/>
          </w:tcPr>
          <w:p w14:paraId="14454F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GUID=fda4c223-444d-44dd-873a-68e163bfc442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do not agree with the orders sought in paragraph 4 of the Proposed Parenting Plan (by Plaintiff), and I wish to be heard by the court on the issues of custody, care and control and access. I set out my position on the current arrangements as well as my proposed arrangements for the children of the marriage below.</w:t>
            </w:r>
          </w:p>
        </w:tc>
      </w:tr>
      <w:tr w:rsidR="006F2CA2" w:rsidRPr="006F2CA2" w14:paraId="20FC827F" w14:textId="77777777" w:rsidTr="006F2CA2">
        <w:trPr>
          <w:divId w:val="2116439976"/>
          <w:cantSplit/>
          <w:jc w:val="center"/>
        </w:trPr>
        <w:tc>
          <w:tcPr>
            <w:tcW w:w="7120" w:type="dxa"/>
          </w:tcPr>
          <w:p w14:paraId="62E90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GUID=d3eebf23-b001-4a89-a81d-8b8f67e0a1af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Current Arrangements</w:t>
            </w:r>
          </w:p>
        </w:tc>
      </w:tr>
      <w:tr w:rsidR="006F2CA2" w:rsidRPr="006F2CA2" w14:paraId="7E5B3AAA" w14:textId="77777777" w:rsidTr="006F2CA2">
        <w:trPr>
          <w:divId w:val="2116439976"/>
          <w:cantSplit/>
          <w:jc w:val="center"/>
        </w:trPr>
        <w:tc>
          <w:tcPr>
            <w:tcW w:w="7120" w:type="dxa"/>
          </w:tcPr>
          <w:p w14:paraId="122707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GUID=f39a5059-19ae-40c0-9f31-a47c683b8306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04C4E069" w14:textId="77777777" w:rsidTr="006F2CA2">
        <w:trPr>
          <w:divId w:val="2116439976"/>
          <w:cantSplit/>
          <w:jc w:val="center"/>
        </w:trPr>
        <w:tc>
          <w:tcPr>
            <w:tcW w:w="7120" w:type="dxa"/>
          </w:tcPr>
          <w:p w14:paraId="0CE693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GUID=5eceb5f6-6a11-4668-93bc-92d6b86fa9eb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63A7C6C9" w14:textId="77777777" w:rsidTr="006F2CA2">
        <w:trPr>
          <w:divId w:val="2116439976"/>
          <w:cantSplit/>
          <w:jc w:val="center"/>
        </w:trPr>
        <w:tc>
          <w:tcPr>
            <w:tcW w:w="7120" w:type="dxa"/>
          </w:tcPr>
          <w:p w14:paraId="0FE1C74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GUID=429ece55-1fe2-4242-a200-840dc9990215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35C0BB33" w14:textId="77777777" w:rsidTr="006F2CA2">
        <w:trPr>
          <w:divId w:val="2116439976"/>
          <w:cantSplit/>
          <w:jc w:val="center"/>
        </w:trPr>
        <w:tc>
          <w:tcPr>
            <w:tcW w:w="7120" w:type="dxa"/>
          </w:tcPr>
          <w:p w14:paraId="368209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GUID=35f3f90d-3e70-488d-99a5-6493c4078744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7E9CEC96" w14:textId="77777777" w:rsidTr="006F2CA2">
        <w:trPr>
          <w:divId w:val="2116439976"/>
          <w:cantSplit/>
          <w:jc w:val="center"/>
        </w:trPr>
        <w:tc>
          <w:tcPr>
            <w:tcW w:w="7120" w:type="dxa"/>
          </w:tcPr>
          <w:p w14:paraId="3DDA668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GUID=1c52d09c-c305-4a6e-9c3c-644655989df0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113C4C23" w14:textId="77777777" w:rsidTr="006F2CA2">
        <w:trPr>
          <w:divId w:val="2116439976"/>
          <w:cantSplit/>
          <w:jc w:val="center"/>
        </w:trPr>
        <w:tc>
          <w:tcPr>
            <w:tcW w:w="7120" w:type="dxa"/>
          </w:tcPr>
          <w:p w14:paraId="652D2DA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GUID=9dac7a89-6842-4e0f-aece-92d8f8792a7f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5CFB4852" w14:textId="77777777" w:rsidTr="006F2CA2">
        <w:trPr>
          <w:divId w:val="2116439976"/>
          <w:cantSplit/>
          <w:jc w:val="center"/>
        </w:trPr>
        <w:tc>
          <w:tcPr>
            <w:tcW w:w="7120" w:type="dxa"/>
          </w:tcPr>
          <w:p w14:paraId="51419B9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GUID=b00c93ef-62b9-4eeb-b0b4-597e4f6b7338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704A5EDA" w14:textId="77777777" w:rsidTr="006F2CA2">
        <w:trPr>
          <w:divId w:val="2116439976"/>
          <w:cantSplit/>
          <w:jc w:val="center"/>
        </w:trPr>
        <w:tc>
          <w:tcPr>
            <w:tcW w:w="7120" w:type="dxa"/>
          </w:tcPr>
          <w:p w14:paraId="2F1268C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GUID=a9120dab-ba13-4716-ad33-ea3b74cefb5b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 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71475CC5" w14:textId="77777777" w:rsidTr="006F2CA2">
        <w:trPr>
          <w:divId w:val="2116439976"/>
          <w:cantSplit/>
          <w:jc w:val="center"/>
        </w:trPr>
        <w:tc>
          <w:tcPr>
            <w:tcW w:w="7120" w:type="dxa"/>
          </w:tcPr>
          <w:p w14:paraId="7025B2C0"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GUID=93010dd0-9d62-4ca3-ac32-3866a8a67b05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09379364" w14:textId="77777777" w:rsidTr="006F2CA2">
        <w:trPr>
          <w:divId w:val="2116439976"/>
          <w:cantSplit/>
          <w:jc w:val="center"/>
        </w:trPr>
        <w:tc>
          <w:tcPr>
            <w:tcW w:w="7120" w:type="dxa"/>
          </w:tcPr>
          <w:p w14:paraId="59BED67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GUID=25a1a058-645f-43f1-8c2b-fcfb687a711a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02ED3C89" w14:textId="77777777" w:rsidTr="006F2CA2">
        <w:trPr>
          <w:divId w:val="2116439976"/>
          <w:cantSplit/>
          <w:jc w:val="center"/>
        </w:trPr>
        <w:tc>
          <w:tcPr>
            <w:tcW w:w="7120" w:type="dxa"/>
          </w:tcPr>
          <w:p w14:paraId="341E21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GUID=a1e06acd-6865-45cf-92d0-4184223c7391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1ACE29D0" w14:textId="77777777" w:rsidTr="006F2CA2">
        <w:trPr>
          <w:divId w:val="2116439976"/>
          <w:cantSplit/>
          <w:jc w:val="center"/>
        </w:trPr>
        <w:tc>
          <w:tcPr>
            <w:tcW w:w="7120" w:type="dxa"/>
          </w:tcPr>
          <w:p w14:paraId="6238096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GUID=76e4f761-7210-4542-ab46-349049f4cf9b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w:t>
            </w:r>
            <w:proofErr w:type="gramStart"/>
            <w:r w:rsidRPr="006F2CA2">
              <w:rPr>
                <w:rFonts w:ascii="Times New Roman" w:hAnsi="Times New Roman" w:cs="Times New Roman"/>
                <w:i/>
                <w:sz w:val="22"/>
                <w:szCs w:val="20"/>
                <w:lang w:val="en-GB" w:eastAsia="zh-CN"/>
              </w:rPr>
              <w:t>period of time</w:t>
            </w:r>
            <w:proofErr w:type="gramEnd"/>
            <w:r w:rsidRPr="006F2CA2">
              <w:rPr>
                <w:rFonts w:ascii="Times New Roman" w:hAnsi="Times New Roman" w:cs="Times New Roman"/>
                <w:i/>
                <w:sz w:val="22"/>
                <w:szCs w:val="20"/>
                <w:lang w:val="en-GB" w:eastAsia="zh-CN"/>
              </w:rPr>
              <w:t>, i.e. from which date till the present date</w:t>
            </w:r>
            <w:r w:rsidRPr="006F2CA2">
              <w:rPr>
                <w:rFonts w:ascii="Times New Roman" w:hAnsi="Times New Roman" w:cs="Times New Roman"/>
                <w:sz w:val="22"/>
                <w:szCs w:val="20"/>
                <w:lang w:val="en-GB" w:eastAsia="zh-CN"/>
              </w:rPr>
              <w:t>]</w:t>
            </w:r>
          </w:p>
        </w:tc>
      </w:tr>
      <w:tr w:rsidR="006F2CA2" w:rsidRPr="006F2CA2" w14:paraId="56F32602" w14:textId="77777777" w:rsidTr="006F2CA2">
        <w:trPr>
          <w:divId w:val="2116439976"/>
          <w:cantSplit/>
          <w:jc w:val="center"/>
        </w:trPr>
        <w:tc>
          <w:tcPr>
            <w:tcW w:w="7120" w:type="dxa"/>
          </w:tcPr>
          <w:p w14:paraId="7226D62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GUID=eb60565c-d324-414d-8a13-32a708e96f68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478B0DE" w14:textId="77777777" w:rsidTr="006F2CA2">
        <w:trPr>
          <w:divId w:val="2116439976"/>
          <w:cantSplit/>
          <w:jc w:val="center"/>
        </w:trPr>
        <w:tc>
          <w:tcPr>
            <w:tcW w:w="7120" w:type="dxa"/>
          </w:tcPr>
          <w:p w14:paraId="4905F44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GUID=21c70157-5cf5-4c9d-8030-a6687fb9873d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CAE099F" w14:textId="77777777" w:rsidTr="006F2CA2">
        <w:trPr>
          <w:divId w:val="2116439976"/>
          <w:cantSplit/>
          <w:jc w:val="center"/>
        </w:trPr>
        <w:tc>
          <w:tcPr>
            <w:tcW w:w="7120" w:type="dxa"/>
          </w:tcPr>
          <w:p w14:paraId="2525F82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GUID=db591fd6-23e7-4504-bcfb-018ace58aafc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416ECF9E" w14:textId="77777777" w:rsidTr="006F2CA2">
        <w:trPr>
          <w:divId w:val="2116439976"/>
          <w:cantSplit/>
          <w:jc w:val="center"/>
        </w:trPr>
        <w:tc>
          <w:tcPr>
            <w:tcW w:w="7120" w:type="dxa"/>
          </w:tcPr>
          <w:p w14:paraId="7BB3F29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GUID=1d90da42-c1f4-4784-a9ee-2b272c5bfa93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032D085A" w14:textId="77777777" w:rsidTr="006F2CA2">
        <w:trPr>
          <w:divId w:val="2116439976"/>
          <w:cantSplit/>
          <w:jc w:val="center"/>
        </w:trPr>
        <w:tc>
          <w:tcPr>
            <w:tcW w:w="7120" w:type="dxa"/>
          </w:tcPr>
          <w:p w14:paraId="531FB9F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GUID=56506ebb-77aa-42fb-8076-047c4eee686f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0E6145FC" w14:textId="77777777" w:rsidTr="006F2CA2">
        <w:trPr>
          <w:divId w:val="2116439976"/>
          <w:cantSplit/>
          <w:jc w:val="center"/>
        </w:trPr>
        <w:tc>
          <w:tcPr>
            <w:tcW w:w="7120" w:type="dxa"/>
          </w:tcPr>
          <w:p w14:paraId="71A6283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GUID=fa5ad68f-ec61-444c-8c1b-901bebae1f6d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12D27806" w14:textId="77777777" w:rsidTr="006F2CA2">
        <w:trPr>
          <w:divId w:val="2116439976"/>
          <w:cantSplit/>
          <w:jc w:val="center"/>
        </w:trPr>
        <w:tc>
          <w:tcPr>
            <w:tcW w:w="7120" w:type="dxa"/>
          </w:tcPr>
          <w:p w14:paraId="44C69F1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GUID=ec43e7c1-1e07-4996-a655-f346ff58f8ee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2515122C" w14:textId="77777777" w:rsidTr="006F2CA2">
        <w:trPr>
          <w:divId w:val="2116439976"/>
          <w:cantSplit/>
          <w:jc w:val="center"/>
        </w:trPr>
        <w:tc>
          <w:tcPr>
            <w:tcW w:w="7120" w:type="dxa"/>
          </w:tcPr>
          <w:p w14:paraId="2F532DE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GUID=00b1e9e4-c092-44c9-a5a0-dd38a1536f26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6A28C9BE" w14:textId="77777777" w:rsidTr="006F2CA2">
        <w:trPr>
          <w:divId w:val="2116439976"/>
          <w:cantSplit/>
          <w:jc w:val="center"/>
        </w:trPr>
        <w:tc>
          <w:tcPr>
            <w:tcW w:w="7120" w:type="dxa"/>
          </w:tcPr>
          <w:p w14:paraId="3466E33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GUID=8b448a82-b971-4c09-b91d-2d7441fe4fea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0A0F3C38" w14:textId="77777777" w:rsidTr="006F2CA2">
        <w:trPr>
          <w:divId w:val="2116439976"/>
          <w:cantSplit/>
          <w:jc w:val="center"/>
        </w:trPr>
        <w:tc>
          <w:tcPr>
            <w:tcW w:w="7120" w:type="dxa"/>
          </w:tcPr>
          <w:p w14:paraId="39D0606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GUID=bdec2a1f-0b6b-46e9-b0c6-dfebb5eb14b8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 and</w:t>
            </w:r>
          </w:p>
        </w:tc>
      </w:tr>
      <w:tr w:rsidR="006F2CA2" w:rsidRPr="006F2CA2" w14:paraId="7B065207" w14:textId="77777777" w:rsidTr="006F2CA2">
        <w:trPr>
          <w:divId w:val="2116439976"/>
          <w:cantSplit/>
          <w:jc w:val="center"/>
        </w:trPr>
        <w:tc>
          <w:tcPr>
            <w:tcW w:w="7120" w:type="dxa"/>
          </w:tcPr>
          <w:p w14:paraId="0585D9E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GUID=f2a6eb6f-01d6-4a34-aaae-f2a1c1aa2736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76836402" w14:textId="77777777" w:rsidTr="006F2CA2">
        <w:trPr>
          <w:divId w:val="2116439976"/>
          <w:cantSplit/>
          <w:jc w:val="center"/>
        </w:trPr>
        <w:tc>
          <w:tcPr>
            <w:tcW w:w="7120" w:type="dxa"/>
          </w:tcPr>
          <w:p w14:paraId="3C85DD3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GUID=51dc7684-e5c7-4a40-8b51-0cd01ab23944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1E600AA" w14:textId="77777777" w:rsidTr="006F2CA2">
        <w:trPr>
          <w:divId w:val="2116439976"/>
          <w:cantSplit/>
          <w:jc w:val="center"/>
        </w:trPr>
        <w:tc>
          <w:tcPr>
            <w:tcW w:w="7120" w:type="dxa"/>
          </w:tcPr>
          <w:p w14:paraId="29A09E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GUID=feba0578-36d6-4c95-9135-e8c8611e8d51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7CC55926" w14:textId="77777777" w:rsidTr="006F2CA2">
        <w:trPr>
          <w:divId w:val="2116439976"/>
          <w:cantSplit/>
          <w:jc w:val="center"/>
        </w:trPr>
        <w:tc>
          <w:tcPr>
            <w:tcW w:w="7120" w:type="dxa"/>
          </w:tcPr>
          <w:p w14:paraId="3FB423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GUID=f7828a77-9fef-4368-b534-6ec4575499df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4708939D" w14:textId="77777777" w:rsidTr="006F2CA2">
        <w:trPr>
          <w:divId w:val="2116439976"/>
          <w:cantSplit/>
          <w:jc w:val="center"/>
        </w:trPr>
        <w:tc>
          <w:tcPr>
            <w:tcW w:w="7120" w:type="dxa"/>
          </w:tcPr>
          <w:p w14:paraId="39FA01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GUID=7d7fc6e6-b98e-460b-9dad-930f4d0b5622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27A22E9F" w14:textId="77777777" w:rsidTr="006F2CA2">
        <w:trPr>
          <w:divId w:val="2116439976"/>
          <w:cantSplit/>
          <w:jc w:val="center"/>
        </w:trPr>
        <w:tc>
          <w:tcPr>
            <w:tcW w:w="7120" w:type="dxa"/>
          </w:tcPr>
          <w:p w14:paraId="2F13DA1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GUID=629aa1f8-3128-418e-ac23-84e3bc3d4708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14C74440" w14:textId="77777777" w:rsidTr="006F2CA2">
        <w:trPr>
          <w:divId w:val="2116439976"/>
          <w:cantSplit/>
          <w:jc w:val="center"/>
        </w:trPr>
        <w:tc>
          <w:tcPr>
            <w:tcW w:w="7120" w:type="dxa"/>
          </w:tcPr>
          <w:p w14:paraId="13E35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GUID=cd970baa-9c40-42ec-befd-4630898ff459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6CC601A4" w14:textId="77777777" w:rsidTr="006F2CA2">
        <w:trPr>
          <w:divId w:val="2116439976"/>
          <w:cantSplit/>
          <w:jc w:val="center"/>
        </w:trPr>
        <w:tc>
          <w:tcPr>
            <w:tcW w:w="7120" w:type="dxa"/>
          </w:tcPr>
          <w:p w14:paraId="3B920B3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GUID=9a9e135b-03b6-4500-b574-891bdab4e56f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11ED718" w14:textId="77777777" w:rsidTr="006F2CA2">
        <w:trPr>
          <w:divId w:val="2116439976"/>
          <w:cantSplit/>
          <w:jc w:val="center"/>
        </w:trPr>
        <w:tc>
          <w:tcPr>
            <w:tcW w:w="7120" w:type="dxa"/>
          </w:tcPr>
          <w:p w14:paraId="0339F2A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GUID=7ca4ec6f-c4e8-4ca2-aa4a-024dee72681f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51B71B94" w14:textId="77777777" w:rsidTr="006F2CA2">
        <w:trPr>
          <w:divId w:val="2116439976"/>
          <w:cantSplit/>
          <w:jc w:val="center"/>
        </w:trPr>
        <w:tc>
          <w:tcPr>
            <w:tcW w:w="7120" w:type="dxa"/>
          </w:tcPr>
          <w:p w14:paraId="772E99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GUID=cbbad177-24c5-4e61-bcd9-3cb828886466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Sought</w:t>
            </w:r>
          </w:p>
        </w:tc>
      </w:tr>
      <w:tr w:rsidR="006F2CA2" w:rsidRPr="006F2CA2" w14:paraId="27304342" w14:textId="77777777" w:rsidTr="006F2CA2">
        <w:trPr>
          <w:divId w:val="2116439976"/>
          <w:cantSplit/>
          <w:jc w:val="center"/>
        </w:trPr>
        <w:tc>
          <w:tcPr>
            <w:tcW w:w="7120" w:type="dxa"/>
          </w:tcPr>
          <w:p w14:paraId="78A9DA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GUID=0cb151d0-50e4-4c5d-9e9f-fc80a0ee4c84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26E8EEA" w14:textId="77777777" w:rsidTr="006F2CA2">
        <w:trPr>
          <w:divId w:val="2116439976"/>
          <w:cantSplit/>
          <w:jc w:val="center"/>
        </w:trPr>
        <w:tc>
          <w:tcPr>
            <w:tcW w:w="7120" w:type="dxa"/>
          </w:tcPr>
          <w:p w14:paraId="0190FE0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GUID=2200085e-e7b0-46c4-a464-647e71228ee2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 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3FE9B98B" w14:textId="77777777" w:rsidTr="006F2CA2">
        <w:trPr>
          <w:divId w:val="2116439976"/>
          <w:cantSplit/>
          <w:jc w:val="center"/>
        </w:trPr>
        <w:tc>
          <w:tcPr>
            <w:tcW w:w="7120" w:type="dxa"/>
          </w:tcPr>
          <w:p w14:paraId="566D733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GUID=86fee656-a618-4efc-ba24-ac8d8cc7e30e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38CB5138" w14:textId="77777777" w:rsidTr="006F2CA2">
        <w:trPr>
          <w:divId w:val="2116439976"/>
          <w:cantSplit/>
          <w:jc w:val="center"/>
        </w:trPr>
        <w:tc>
          <w:tcPr>
            <w:tcW w:w="7120" w:type="dxa"/>
          </w:tcPr>
          <w:p w14:paraId="047FE0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GUID=40b7b2be-bca2-4d9e-9079-7577727c31ed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60A7BF33" w14:textId="77777777" w:rsidTr="006F2CA2">
        <w:trPr>
          <w:divId w:val="2116439976"/>
          <w:cantSplit/>
          <w:jc w:val="center"/>
        </w:trPr>
        <w:tc>
          <w:tcPr>
            <w:tcW w:w="7120" w:type="dxa"/>
          </w:tcPr>
          <w:p w14:paraId="6AF793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GUID=f2cf291f-42a2-42ee-9387-0f1d3579b1e2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6F103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GUID=b70fc3f3-c9a6-4095-aef3-cc66439bd2e8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573203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GUID=ac891549-f69a-452a-821e-747d9aaeb990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34CABC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GUID=bfa70833-4939-4ce8-a486-68f997940a19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CEF572B" w14:textId="77777777" w:rsidTr="006F2CA2">
        <w:trPr>
          <w:divId w:val="2116439976"/>
          <w:cantSplit/>
          <w:jc w:val="center"/>
        </w:trPr>
        <w:tc>
          <w:tcPr>
            <w:tcW w:w="7120" w:type="dxa"/>
          </w:tcPr>
          <w:p w14:paraId="1E5EFB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GUID=7c22ed1e-d8f3-470a-a58c-86baa1c04c65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4EFE9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CDAA0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70017B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99E30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A660F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21D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9A4AF3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E403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5E1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0331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83B5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DE0F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FE12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1C941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26ABACE"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38D59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60AA073F"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75E4DA25"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791AA9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GUID=5f125337-e15c-4b20-b2d0-c774be352164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25</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0D861412" w14:textId="77777777" w:rsidTr="006F2CA2">
        <w:trPr>
          <w:divId w:val="2116439976"/>
          <w:cantSplit/>
          <w:jc w:val="center"/>
        </w:trPr>
        <w:tc>
          <w:tcPr>
            <w:tcW w:w="7120" w:type="dxa"/>
          </w:tcPr>
          <w:p w14:paraId="5A4B158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GUID=ec8db0b5-7215-4256-a94f-aeb8abb37da6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407425E2" w14:textId="77777777" w:rsidTr="006F2CA2">
        <w:trPr>
          <w:divId w:val="2116439976"/>
          <w:cantSplit/>
          <w:jc w:val="center"/>
        </w:trPr>
        <w:tc>
          <w:tcPr>
            <w:tcW w:w="7120" w:type="dxa"/>
          </w:tcPr>
          <w:p w14:paraId="6BBCAE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GUID=cc20abc6-4e20-4adb-81ae-6ce280e97e36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w:t>
            </w:r>
            <w:r w:rsidRPr="006F2CA2">
              <w:rPr>
                <w:rFonts w:ascii="Times New Roman" w:hAnsi="Times New Roman" w:cs="Times New Roman"/>
                <w:sz w:val="22"/>
                <w:szCs w:val="20"/>
                <w:lang w:val="en-GB" w:eastAsia="en-US"/>
              </w:rPr>
              <w:br/>
              <w:t xml:space="preserve">(MATRIMONIAL PROPERTY PLAN) FORM) </w:t>
            </w:r>
          </w:p>
        </w:tc>
      </w:tr>
      <w:tr w:rsidR="006F2CA2" w:rsidRPr="006F2CA2" w14:paraId="5FB2F8C6" w14:textId="77777777" w:rsidTr="006F2CA2">
        <w:trPr>
          <w:divId w:val="2116439976"/>
          <w:cantSplit/>
          <w:jc w:val="center"/>
        </w:trPr>
        <w:tc>
          <w:tcPr>
            <w:tcW w:w="7120" w:type="dxa"/>
          </w:tcPr>
          <w:p w14:paraId="42DE28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GUID=64127ba2-54fb-4eb6-bf70-58144e6da0ae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78F8DE0" w14:textId="77777777" w:rsidTr="006F2CA2">
        <w:trPr>
          <w:divId w:val="2116439976"/>
          <w:cantSplit/>
          <w:jc w:val="center"/>
        </w:trPr>
        <w:tc>
          <w:tcPr>
            <w:tcW w:w="7120" w:type="dxa"/>
          </w:tcPr>
          <w:p w14:paraId="6FFEA86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GUID=4d27fbfb-7e42-42e6-a8d9-7ee728e115a1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B1BB53F" w14:textId="77777777" w:rsidTr="006F2CA2">
        <w:trPr>
          <w:divId w:val="2116439976"/>
          <w:cantSplit/>
          <w:jc w:val="center"/>
        </w:trPr>
        <w:tc>
          <w:tcPr>
            <w:tcW w:w="7120" w:type="dxa"/>
          </w:tcPr>
          <w:p w14:paraId="79429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GUID=5da63eda-f41b-4e13-b41d-d93a4399585c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958CD6" w14:textId="77777777" w:rsidTr="006F2CA2">
        <w:trPr>
          <w:divId w:val="2116439976"/>
          <w:cantSplit/>
          <w:jc w:val="center"/>
        </w:trPr>
        <w:tc>
          <w:tcPr>
            <w:tcW w:w="7120" w:type="dxa"/>
          </w:tcPr>
          <w:p w14:paraId="4104D6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GUID=522f369b-8337-4133-934f-17824962a092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54D7521" w14:textId="77777777" w:rsidTr="006F2CA2">
        <w:trPr>
          <w:divId w:val="2116439976"/>
          <w:cantSplit/>
          <w:jc w:val="center"/>
        </w:trPr>
        <w:tc>
          <w:tcPr>
            <w:tcW w:w="7120" w:type="dxa"/>
          </w:tcPr>
          <w:p w14:paraId="1148EA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GUID=e4b6c0bc-40db-4687-bb6f-d7d89924bda5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653B114" w14:textId="77777777" w:rsidTr="006F2CA2">
        <w:trPr>
          <w:divId w:val="2116439976"/>
          <w:cantSplit/>
          <w:jc w:val="center"/>
        </w:trPr>
        <w:tc>
          <w:tcPr>
            <w:tcW w:w="7120" w:type="dxa"/>
          </w:tcPr>
          <w:p w14:paraId="77933B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GUID=d8b5a066-dae4-4954-be5b-324b1fbb680b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BC49BF5" w14:textId="77777777" w:rsidTr="006F2CA2">
        <w:trPr>
          <w:divId w:val="2116439976"/>
          <w:cantSplit/>
          <w:jc w:val="center"/>
        </w:trPr>
        <w:tc>
          <w:tcPr>
            <w:tcW w:w="7120" w:type="dxa"/>
          </w:tcPr>
          <w:p w14:paraId="33BD2F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GUID=62574e55-f32c-498e-8e9f-5b4d9af42869 </w:instrText>
            </w:r>
            <w:r w:rsidRPr="006F2CA2">
              <w:rPr>
                <w:rFonts w:ascii="Times New Roman" w:hAnsi="Times New Roman" w:cs="Times New Roman"/>
                <w:sz w:val="22"/>
                <w:szCs w:val="20"/>
                <w:lang w:val="en-GB" w:eastAsia="en-US"/>
              </w:rPr>
              <w:fldChar w:fldCharType="end"/>
            </w:r>
          </w:p>
        </w:tc>
      </w:tr>
      <w:tr w:rsidR="006F2CA2" w:rsidRPr="006F2CA2" w14:paraId="56AAAA89" w14:textId="77777777" w:rsidTr="006F2CA2">
        <w:trPr>
          <w:divId w:val="2116439976"/>
          <w:cantSplit/>
          <w:jc w:val="center"/>
        </w:trPr>
        <w:tc>
          <w:tcPr>
            <w:tcW w:w="7120" w:type="dxa"/>
          </w:tcPr>
          <w:p w14:paraId="40A0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GUID=9018cba3-7d92-4698-841f-68bb9c9724a5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TO PLAINTIFF’S PROPOSED </w:t>
            </w:r>
            <w:r w:rsidRPr="006F2CA2">
              <w:rPr>
                <w:rFonts w:ascii="Times New Roman" w:hAnsi="Times New Roman" w:cs="Times New Roman"/>
                <w:sz w:val="22"/>
                <w:szCs w:val="20"/>
                <w:lang w:val="en-GB" w:eastAsia="en-US"/>
              </w:rPr>
              <w:br/>
              <w:t xml:space="preserve">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4B03D6AA" w14:textId="77777777" w:rsidTr="006F2CA2">
        <w:trPr>
          <w:divId w:val="2116439976"/>
          <w:cantSplit/>
          <w:trHeight w:val="200"/>
          <w:jc w:val="center"/>
        </w:trPr>
        <w:tc>
          <w:tcPr>
            <w:tcW w:w="7120" w:type="dxa"/>
          </w:tcPr>
          <w:p w14:paraId="6C5D1BE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GUID=3993aaf0-9651-4da1-a4f5-80f885a92de2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Defendant’s Agreement</w:t>
            </w:r>
          </w:p>
        </w:tc>
      </w:tr>
      <w:tr w:rsidR="006F2CA2" w:rsidRPr="006F2CA2" w14:paraId="0DB368A3" w14:textId="77777777" w:rsidTr="006F2CA2">
        <w:trPr>
          <w:divId w:val="2116439976"/>
          <w:cantSplit/>
          <w:trHeight w:val="200"/>
          <w:jc w:val="center"/>
        </w:trPr>
        <w:tc>
          <w:tcPr>
            <w:tcW w:w="7120" w:type="dxa"/>
          </w:tcPr>
          <w:p w14:paraId="6D4F13B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GUID=387d14c4-e045-43f9-87b7-044163b09cb4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7F1A102" w14:textId="77777777" w:rsidTr="006F2CA2">
        <w:trPr>
          <w:divId w:val="2116439976"/>
          <w:cantSplit/>
          <w:trHeight w:val="200"/>
          <w:jc w:val="center"/>
        </w:trPr>
        <w:tc>
          <w:tcPr>
            <w:tcW w:w="7120" w:type="dxa"/>
          </w:tcPr>
          <w:p w14:paraId="36C1E81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GUID=122467a0-5f9b-4f2d-b43d-36ec4b30eff6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 the Defendant, 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61418D6F" w14:textId="77777777" w:rsidTr="006F2CA2">
        <w:trPr>
          <w:divId w:val="2116439976"/>
          <w:cantSplit/>
          <w:trHeight w:val="200"/>
          <w:jc w:val="center"/>
        </w:trPr>
        <w:tc>
          <w:tcPr>
            <w:tcW w:w="7120" w:type="dxa"/>
          </w:tcPr>
          <w:p w14:paraId="1BBA9DB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GUID=1db6de18-cc49-4398-a31f-fc2f26088b2a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4BDE459E" w14:textId="77777777" w:rsidTr="006F2CA2">
        <w:trPr>
          <w:divId w:val="2116439976"/>
          <w:cantSplit/>
          <w:trHeight w:val="200"/>
          <w:jc w:val="center"/>
        </w:trPr>
        <w:tc>
          <w:tcPr>
            <w:tcW w:w="7120" w:type="dxa"/>
          </w:tcPr>
          <w:p w14:paraId="2ADBC3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GUID=5d99a3dc-9cb0-40c6-813a-5fcf62bba9aa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07A97B8B" w14:textId="77777777" w:rsidTr="006F2CA2">
        <w:trPr>
          <w:divId w:val="2116439976"/>
          <w:cantSplit/>
          <w:trHeight w:val="200"/>
          <w:jc w:val="center"/>
        </w:trPr>
        <w:tc>
          <w:tcPr>
            <w:tcW w:w="7120" w:type="dxa"/>
          </w:tcPr>
          <w:p w14:paraId="292190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GUID=dd0f92cd-aa1f-47da-a009-6100de243b80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5B72A74C" w14:textId="77777777" w:rsidTr="006F2CA2">
        <w:trPr>
          <w:divId w:val="2116439976"/>
          <w:cantSplit/>
          <w:trHeight w:val="200"/>
          <w:jc w:val="center"/>
        </w:trPr>
        <w:tc>
          <w:tcPr>
            <w:tcW w:w="7120" w:type="dxa"/>
          </w:tcPr>
          <w:p w14:paraId="0BF5455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GUID=e97447f7-738b-4f4e-bc25-0a6655fd5006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960FD66" w14:textId="77777777" w:rsidTr="006F2CA2">
        <w:trPr>
          <w:divId w:val="2116439976"/>
          <w:cantSplit/>
          <w:trHeight w:val="200"/>
          <w:jc w:val="center"/>
        </w:trPr>
        <w:tc>
          <w:tcPr>
            <w:tcW w:w="7120" w:type="dxa"/>
          </w:tcPr>
          <w:p w14:paraId="5888F66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GUID=bf327e52-da5d-4bce-b808-38959a0e4f34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66AEE38F" w14:textId="77777777" w:rsidTr="006F2CA2">
        <w:trPr>
          <w:divId w:val="2116439976"/>
          <w:cantSplit/>
          <w:trHeight w:val="200"/>
          <w:jc w:val="center"/>
        </w:trPr>
        <w:tc>
          <w:tcPr>
            <w:tcW w:w="7120" w:type="dxa"/>
          </w:tcPr>
          <w:p w14:paraId="38E5E5D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GUID=4defb86b-e762-4568-9b8f-9976ae0ab13d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The Defendant agrees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2A463812" w14:textId="77777777" w:rsidTr="006F2CA2">
        <w:trPr>
          <w:divId w:val="2116439976"/>
          <w:cantSplit/>
          <w:trHeight w:val="200"/>
          <w:jc w:val="center"/>
        </w:trPr>
        <w:tc>
          <w:tcPr>
            <w:tcW w:w="7120" w:type="dxa"/>
          </w:tcPr>
          <w:p w14:paraId="5E5CD43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GUID=6507cd00-9c39-422f-876e-7b03965b6d6c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0ACA5F8A" w14:textId="77777777" w:rsidTr="006F2CA2">
        <w:trPr>
          <w:divId w:val="2116439976"/>
          <w:cantSplit/>
          <w:jc w:val="center"/>
        </w:trPr>
        <w:tc>
          <w:tcPr>
            <w:tcW w:w="7120" w:type="dxa"/>
          </w:tcPr>
          <w:p w14:paraId="62E1C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GUID=3ffc0fc7-6810-4c1a-9552-7eb22e8adcf1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EF59FC" w14:textId="77777777" w:rsidTr="006F2CA2">
        <w:trPr>
          <w:divId w:val="2116439976"/>
          <w:cantSplit/>
          <w:jc w:val="center"/>
        </w:trPr>
        <w:tc>
          <w:tcPr>
            <w:tcW w:w="7120" w:type="dxa"/>
          </w:tcPr>
          <w:p w14:paraId="10BFF32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GUID=730f8417-7223-4b3b-ba09-2e90a7c56a47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Defendant’s relevant CPF statement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p w14:paraId="2EDFAD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p w14:paraId="560676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tc>
      </w:tr>
    </w:tbl>
    <w:p w14:paraId="095BEBA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6BDD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14B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1B1D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3F4F50"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GUID=f73098d7-6527-4eb5-9b0c-d4ffbaea0eb6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26</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56E19603" w14:textId="77777777" w:rsidTr="006F2CA2">
        <w:trPr>
          <w:divId w:val="2116439976"/>
          <w:cantSplit/>
          <w:jc w:val="center"/>
        </w:trPr>
        <w:tc>
          <w:tcPr>
            <w:tcW w:w="7120" w:type="dxa"/>
          </w:tcPr>
          <w:p w14:paraId="7BD289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GUID=758aff91-b021-492f-885e-7cb005078cdc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1626D2C1" w14:textId="77777777" w:rsidTr="006F2CA2">
        <w:trPr>
          <w:divId w:val="2116439976"/>
          <w:cantSplit/>
          <w:jc w:val="center"/>
        </w:trPr>
        <w:tc>
          <w:tcPr>
            <w:tcW w:w="7120" w:type="dxa"/>
          </w:tcPr>
          <w:p w14:paraId="2744D1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GUID=d238dc1b-bead-41f2-93f4-1e1f856867ae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w:t>
            </w:r>
            <w:r w:rsidRPr="006F2CA2">
              <w:rPr>
                <w:rFonts w:ascii="Times New Roman" w:hAnsi="Times New Roman" w:cs="Times New Roman"/>
                <w:sz w:val="22"/>
                <w:szCs w:val="20"/>
                <w:lang w:val="en-GB" w:eastAsia="en-US"/>
              </w:rPr>
              <w:br/>
              <w:t>MATRIMONIAL PROPERTY PLAN FORM)</w:t>
            </w:r>
          </w:p>
        </w:tc>
      </w:tr>
      <w:tr w:rsidR="006F2CA2" w:rsidRPr="006F2CA2" w14:paraId="6574B417" w14:textId="77777777" w:rsidTr="006F2CA2">
        <w:trPr>
          <w:divId w:val="2116439976"/>
          <w:cantSplit/>
          <w:jc w:val="center"/>
        </w:trPr>
        <w:tc>
          <w:tcPr>
            <w:tcW w:w="7120" w:type="dxa"/>
          </w:tcPr>
          <w:p w14:paraId="6A6FFE1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GUID=4be4ab1d-fa76-470d-bb83-1cd2b9d17013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BFD9B1B" w14:textId="77777777" w:rsidTr="006F2CA2">
        <w:trPr>
          <w:divId w:val="2116439976"/>
          <w:cantSplit/>
          <w:jc w:val="center"/>
        </w:trPr>
        <w:tc>
          <w:tcPr>
            <w:tcW w:w="7120" w:type="dxa"/>
          </w:tcPr>
          <w:p w14:paraId="492DC5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GUID=4025c065-dcb3-4782-b82f-000efd621694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97B63D" w14:textId="77777777" w:rsidTr="006F2CA2">
        <w:trPr>
          <w:divId w:val="2116439976"/>
          <w:cantSplit/>
          <w:jc w:val="center"/>
        </w:trPr>
        <w:tc>
          <w:tcPr>
            <w:tcW w:w="7120" w:type="dxa"/>
          </w:tcPr>
          <w:p w14:paraId="4B3447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GUID=c022ea30-960a-4b78-bcf7-c115708a260f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DC16E9D" w14:textId="77777777" w:rsidTr="006F2CA2">
        <w:trPr>
          <w:divId w:val="2116439976"/>
          <w:cantSplit/>
          <w:jc w:val="center"/>
        </w:trPr>
        <w:tc>
          <w:tcPr>
            <w:tcW w:w="7120" w:type="dxa"/>
          </w:tcPr>
          <w:p w14:paraId="6A3712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GUID=ed1d21c8-21f4-4019-841a-72590c5f9745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B13BD09" w14:textId="77777777" w:rsidTr="006F2CA2">
        <w:trPr>
          <w:divId w:val="2116439976"/>
          <w:cantSplit/>
          <w:jc w:val="center"/>
        </w:trPr>
        <w:tc>
          <w:tcPr>
            <w:tcW w:w="7120" w:type="dxa"/>
          </w:tcPr>
          <w:p w14:paraId="60BD59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GUID=1858748b-26f1-4f27-b816-57f109b42d5d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69CA443" w14:textId="77777777" w:rsidTr="006F2CA2">
        <w:trPr>
          <w:divId w:val="2116439976"/>
          <w:cantSplit/>
          <w:jc w:val="center"/>
        </w:trPr>
        <w:tc>
          <w:tcPr>
            <w:tcW w:w="7120" w:type="dxa"/>
          </w:tcPr>
          <w:p w14:paraId="1F47F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GUID=93f1b608-d3d5-4cb7-9a41-02fe2dbc49fe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913FC7B" w14:textId="77777777" w:rsidTr="006F2CA2">
        <w:trPr>
          <w:divId w:val="2116439976"/>
          <w:cantSplit/>
          <w:jc w:val="center"/>
        </w:trPr>
        <w:tc>
          <w:tcPr>
            <w:tcW w:w="7120" w:type="dxa"/>
          </w:tcPr>
          <w:p w14:paraId="625670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GUID=56f83135-9505-4d76-9bb3-06d2d0676c47 </w:instrText>
            </w:r>
            <w:r w:rsidRPr="006F2CA2">
              <w:rPr>
                <w:rFonts w:ascii="Times New Roman" w:hAnsi="Times New Roman" w:cs="Times New Roman"/>
                <w:sz w:val="22"/>
                <w:szCs w:val="20"/>
                <w:lang w:val="en-GB" w:eastAsia="en-US"/>
              </w:rPr>
              <w:fldChar w:fldCharType="end"/>
            </w:r>
          </w:p>
        </w:tc>
      </w:tr>
      <w:tr w:rsidR="006F2CA2" w:rsidRPr="006F2CA2" w14:paraId="1E2D5E66" w14:textId="77777777" w:rsidTr="006F2CA2">
        <w:trPr>
          <w:divId w:val="2116439976"/>
          <w:cantSplit/>
          <w:jc w:val="center"/>
        </w:trPr>
        <w:tc>
          <w:tcPr>
            <w:tcW w:w="7120" w:type="dxa"/>
          </w:tcPr>
          <w:p w14:paraId="7EC9C8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GUID=7136b580-b78e-41ff-b456-00ccdd248a15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PROPOSED MATRIMONIAL PROPERTY PLAN</w:t>
            </w:r>
            <w:r w:rsidRPr="006F2CA2">
              <w:rPr>
                <w:rFonts w:ascii="Times New Roman" w:hAnsi="Times New Roman" w:cs="Times New Roman"/>
                <w:sz w:val="22"/>
                <w:szCs w:val="20"/>
                <w:lang w:val="en-GB" w:eastAsia="en-US"/>
              </w:rPr>
              <w:br/>
              <w:t>(FOR HOUSING AND DEVELOPMENT BOARD FLATS ONLY)</w:t>
            </w:r>
          </w:p>
        </w:tc>
      </w:tr>
      <w:tr w:rsidR="006F2CA2" w:rsidRPr="006F2CA2" w14:paraId="716762A8" w14:textId="77777777" w:rsidTr="006F2CA2">
        <w:trPr>
          <w:divId w:val="2116439976"/>
          <w:cantSplit/>
          <w:jc w:val="center"/>
        </w:trPr>
        <w:tc>
          <w:tcPr>
            <w:tcW w:w="7120" w:type="dxa"/>
          </w:tcPr>
          <w:p w14:paraId="4D8B3B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GUID=326c2d91-8286-451f-afc7-5ddbd8621358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I, the Defendant, disagree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1CBDEAD7" w14:textId="77777777" w:rsidTr="006F2CA2">
        <w:trPr>
          <w:divId w:val="2116439976"/>
          <w:cantSplit/>
          <w:jc w:val="center"/>
        </w:trPr>
        <w:tc>
          <w:tcPr>
            <w:tcW w:w="7120" w:type="dxa"/>
          </w:tcPr>
          <w:p w14:paraId="2640BDC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GUID=b61323c7-4a57-484f-aed7-eb92f9b3a87b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xml:space="preserve">] are annexed to this plan as Annex </w:t>
            </w:r>
            <w:r w:rsidRPr="006F2CA2">
              <w:rPr>
                <w:rFonts w:ascii="Times New Roman" w:hAnsi="Times New Roman" w:cs="Times New Roman"/>
                <w:sz w:val="22"/>
                <w:szCs w:val="20"/>
                <w:lang w:val="en-GB" w:eastAsia="en-US"/>
              </w:rPr>
              <w:br/>
              <w:t>[</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0642F01E" w14:textId="77777777" w:rsidTr="006F2CA2">
        <w:trPr>
          <w:divId w:val="2116439976"/>
          <w:cantSplit/>
          <w:jc w:val="center"/>
        </w:trPr>
        <w:tc>
          <w:tcPr>
            <w:tcW w:w="7120" w:type="dxa"/>
          </w:tcPr>
          <w:p w14:paraId="3CE708A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GUID=756b0ff6-4d7f-45a9-9d96-cd26aaf17eb3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Defendants who are above the age of 55 years</w:t>
            </w:r>
            <w:r w:rsidRPr="006F2CA2">
              <w:rPr>
                <w:rFonts w:ascii="Times New Roman" w:hAnsi="Times New Roman" w:cs="Times New Roman"/>
                <w:sz w:val="22"/>
                <w:szCs w:val="20"/>
                <w:lang w:val="en-GB" w:eastAsia="en-US"/>
              </w:rPr>
              <w:t>) I am above the age of 55 years and the amount required to be refunded into my CPF account in the event of a sale of the flat/transfer in ownership of the flat is:</w:t>
            </w:r>
          </w:p>
        </w:tc>
      </w:tr>
      <w:tr w:rsidR="006F2CA2" w:rsidRPr="006F2CA2" w14:paraId="64B860B5" w14:textId="77777777" w:rsidTr="006F2CA2">
        <w:trPr>
          <w:divId w:val="2116439976"/>
          <w:cantSplit/>
          <w:jc w:val="center"/>
        </w:trPr>
        <w:tc>
          <w:tcPr>
            <w:tcW w:w="7120" w:type="dxa"/>
          </w:tcPr>
          <w:p w14:paraId="51026A6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GUID=80025d62-67fa-4eb3-8f43-8d29d04e043e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My proposal in relation to the matrimonial property is as follows*:</w:t>
            </w:r>
          </w:p>
        </w:tc>
      </w:tr>
      <w:tr w:rsidR="006F2CA2" w:rsidRPr="006F2CA2" w14:paraId="3E19AD2C" w14:textId="77777777" w:rsidTr="006F2CA2">
        <w:trPr>
          <w:divId w:val="2116439976"/>
          <w:cantSplit/>
          <w:jc w:val="center"/>
        </w:trPr>
        <w:tc>
          <w:tcPr>
            <w:tcW w:w="7120" w:type="dxa"/>
          </w:tcPr>
          <w:p w14:paraId="1062EC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GUID=06f3bfdd-e0fe-41bb-8d51-0e5b00fe0f6d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6F2CA2" w:rsidRPr="006F2CA2" w14:paraId="1CCD7EDF" w14:textId="77777777" w:rsidTr="006F2CA2">
        <w:trPr>
          <w:divId w:val="2116439976"/>
          <w:cantSplit/>
          <w:jc w:val="center"/>
        </w:trPr>
        <w:tc>
          <w:tcPr>
            <w:tcW w:w="7120" w:type="dxa"/>
          </w:tcPr>
          <w:p w14:paraId="7A15438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GUID=d9f63d5d-5c60-4374-bcc8-f47d4465e0b3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B0E05ED" w14:textId="77777777" w:rsidTr="006F2CA2">
        <w:trPr>
          <w:divId w:val="2116439976"/>
          <w:cantSplit/>
          <w:jc w:val="center"/>
        </w:trPr>
        <w:tc>
          <w:tcPr>
            <w:tcW w:w="7120" w:type="dxa"/>
          </w:tcPr>
          <w:p w14:paraId="1288F43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GUID=6b8167a0-08c5-4ba5-93df-2434a0b74e88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08FC24A0" w14:textId="77777777" w:rsidTr="006F2CA2">
        <w:trPr>
          <w:divId w:val="2116439976"/>
          <w:cantSplit/>
          <w:jc w:val="center"/>
        </w:trPr>
        <w:tc>
          <w:tcPr>
            <w:tcW w:w="7120" w:type="dxa"/>
          </w:tcPr>
          <w:p w14:paraId="5406190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GUID=5b4f42dc-bf6b-40c3-a1e6-bd45b7c84926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6F2CA2" w:rsidRPr="006F2CA2" w14:paraId="7BBC2B14" w14:textId="77777777" w:rsidTr="006F2CA2">
        <w:trPr>
          <w:divId w:val="2116439976"/>
          <w:cantSplit/>
          <w:jc w:val="center"/>
        </w:trPr>
        <w:tc>
          <w:tcPr>
            <w:tcW w:w="7120" w:type="dxa"/>
          </w:tcPr>
          <w:p w14:paraId="4C15CF3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GUID=6f02e7cd-9afc-49d5-8a19-582f0fa74606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4095895" w14:textId="77777777" w:rsidTr="006F2CA2">
        <w:trPr>
          <w:divId w:val="2116439976"/>
          <w:cantSplit/>
          <w:jc w:val="center"/>
        </w:trPr>
        <w:tc>
          <w:tcPr>
            <w:tcW w:w="7120" w:type="dxa"/>
          </w:tcPr>
          <w:p w14:paraId="7CCD88E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GUID=b8ed058c-6e1b-4b23-b37b-9b621cb482b7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6F2CA2" w:rsidRPr="006F2CA2" w14:paraId="5F562362" w14:textId="77777777" w:rsidTr="006F2CA2">
        <w:trPr>
          <w:divId w:val="2116439976"/>
          <w:cantSplit/>
          <w:jc w:val="center"/>
        </w:trPr>
        <w:tc>
          <w:tcPr>
            <w:tcW w:w="7120" w:type="dxa"/>
          </w:tcPr>
          <w:p w14:paraId="2598508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GUID=842d358a-b520-4f0e-a96a-22a691061d28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6F2CA2" w:rsidRPr="006F2CA2" w14:paraId="1AD01682" w14:textId="77777777" w:rsidTr="006F2CA2">
        <w:trPr>
          <w:divId w:val="2116439976"/>
          <w:cantSplit/>
          <w:jc w:val="center"/>
        </w:trPr>
        <w:tc>
          <w:tcPr>
            <w:tcW w:w="7120" w:type="dxa"/>
          </w:tcPr>
          <w:p w14:paraId="0698465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GUID=5972147c-8dd4-43d4-b2d5-36728f3e6532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6F2CA2" w:rsidRPr="006F2CA2" w14:paraId="572E85D3" w14:textId="77777777" w:rsidTr="006F2CA2">
        <w:trPr>
          <w:divId w:val="2116439976"/>
          <w:cantSplit/>
          <w:jc w:val="center"/>
        </w:trPr>
        <w:tc>
          <w:tcPr>
            <w:tcW w:w="7120" w:type="dxa"/>
          </w:tcPr>
          <w:p w14:paraId="3BFC3FF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GUID=0c2b14de-687a-464e-805d-a987e6b51d27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6F2CA2" w:rsidRPr="006F2CA2" w14:paraId="1CFF3F3B" w14:textId="77777777" w:rsidTr="006F2CA2">
        <w:trPr>
          <w:divId w:val="2116439976"/>
          <w:cantSplit/>
          <w:jc w:val="center"/>
        </w:trPr>
        <w:tc>
          <w:tcPr>
            <w:tcW w:w="7120" w:type="dxa"/>
          </w:tcPr>
          <w:p w14:paraId="2ED0D81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GUID=7f1213f4-496c-4404-8b7b-218307ee6cbd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Plaintiff</w:t>
            </w:r>
          </w:p>
        </w:tc>
      </w:tr>
      <w:tr w:rsidR="006F2CA2" w:rsidRPr="006F2CA2" w14:paraId="5BA6B299" w14:textId="77777777" w:rsidTr="006F2CA2">
        <w:trPr>
          <w:divId w:val="2116439976"/>
          <w:cantSplit/>
          <w:jc w:val="center"/>
        </w:trPr>
        <w:tc>
          <w:tcPr>
            <w:tcW w:w="7120" w:type="dxa"/>
          </w:tcPr>
          <w:p w14:paraId="07296F7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GUID=c7dc9b9b-8b53-4fe4-995c-891569fb3ed1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6F2CA2" w:rsidRPr="006F2CA2" w14:paraId="2027FD69" w14:textId="77777777" w:rsidTr="006F2CA2">
        <w:trPr>
          <w:divId w:val="2116439976"/>
          <w:cantSplit/>
          <w:jc w:val="center"/>
        </w:trPr>
        <w:tc>
          <w:tcPr>
            <w:tcW w:w="7120" w:type="dxa"/>
          </w:tcPr>
          <w:p w14:paraId="251E8D8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GUID=839194f5-8dc8-430c-93f0-75e59f7abbf1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6F2CA2" w:rsidRPr="006F2CA2" w14:paraId="392F4EBF" w14:textId="77777777" w:rsidTr="006F2CA2">
        <w:trPr>
          <w:divId w:val="2116439976"/>
          <w:cantSplit/>
          <w:jc w:val="center"/>
        </w:trPr>
        <w:tc>
          <w:tcPr>
            <w:tcW w:w="7120" w:type="dxa"/>
          </w:tcPr>
          <w:p w14:paraId="393173A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GUID=8e5673bd-72ce-4892-b4fd-1dd586cc732d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(please state brief details)</w:t>
            </w:r>
          </w:p>
        </w:tc>
      </w:tr>
      <w:tr w:rsidR="006F2CA2" w:rsidRPr="006F2CA2" w14:paraId="270A47E8" w14:textId="77777777" w:rsidTr="006F2CA2">
        <w:trPr>
          <w:divId w:val="2116439976"/>
          <w:cantSplit/>
          <w:jc w:val="center"/>
        </w:trPr>
        <w:tc>
          <w:tcPr>
            <w:tcW w:w="7120" w:type="dxa"/>
          </w:tcPr>
          <w:p w14:paraId="66ECD73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GUID=5fee0e7e-dc1b-4bf3-9778-b8b4742306bc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0661D6E" w14:textId="77777777" w:rsidTr="006F2CA2">
        <w:trPr>
          <w:divId w:val="2116439976"/>
          <w:cantSplit/>
          <w:jc w:val="center"/>
        </w:trPr>
        <w:tc>
          <w:tcPr>
            <w:tcW w:w="7120" w:type="dxa"/>
          </w:tcPr>
          <w:p w14:paraId="507555B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GUID=9ee9e936-8b7d-4612-93da-ab6d2aba610b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Option 1, 2, 3, 4, 5 or 6 as set out in Form 32, and to attach only the relevant pages to this form.</w:t>
            </w:r>
            <w:r w:rsidRPr="006F2CA2">
              <w:rPr>
                <w:rFonts w:ascii="Times New Roman" w:hAnsi="Times New Roman" w:cs="Times New Roman"/>
                <w:sz w:val="22"/>
                <w:szCs w:val="20"/>
                <w:lang w:val="en-GB" w:eastAsia="en-US"/>
              </w:rPr>
              <w:t>]</w:t>
            </w:r>
          </w:p>
        </w:tc>
      </w:tr>
      <w:tr w:rsidR="006F2CA2" w:rsidRPr="006F2CA2" w14:paraId="37D01458" w14:textId="77777777" w:rsidTr="006F2CA2">
        <w:trPr>
          <w:divId w:val="2116439976"/>
          <w:cantSplit/>
          <w:jc w:val="center"/>
        </w:trPr>
        <w:tc>
          <w:tcPr>
            <w:tcW w:w="7120" w:type="dxa"/>
          </w:tcPr>
          <w:p w14:paraId="2883D7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GUID=9c3c5642-daf7-48e3-88c4-391ad96bfa91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(Defendant):</w:t>
            </w:r>
          </w:p>
          <w:p w14:paraId="64F05C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GUID=e7cb65f6-4e52-4ad6-bf3b-e477da2125fd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420B5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GUID=90226fa8-eb4f-490e-b24e-cafe829d42c4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5DD5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GUID=43c44841-95f4-443a-92a0-c5afa88341e3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DA4F52D" w14:textId="77777777" w:rsidTr="006F2CA2">
        <w:trPr>
          <w:divId w:val="2116439976"/>
          <w:cantSplit/>
          <w:jc w:val="center"/>
        </w:trPr>
        <w:tc>
          <w:tcPr>
            <w:tcW w:w="7120" w:type="dxa"/>
          </w:tcPr>
          <w:p w14:paraId="44A94A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GUID=f922d4e4-ed07-41c2-a44c-5761fb032217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C5E81E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0A9A0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789F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8E4A7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CC0B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D3BE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418DE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ED7B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9E707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4E39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FF78E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26FD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DDC757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93DC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C89AA1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5002F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8F5F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48F4E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E919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717E0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FCA8A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38DE43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GUID=4c08c05b-24c4-43c9-ad90-3af2d2aa79de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27</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0EDE944" w14:textId="77777777" w:rsidTr="006F2CA2">
        <w:trPr>
          <w:divId w:val="2116439976"/>
          <w:cantSplit/>
          <w:jc w:val="center"/>
        </w:trPr>
        <w:tc>
          <w:tcPr>
            <w:tcW w:w="7120" w:type="dxa"/>
          </w:tcPr>
          <w:p w14:paraId="41DC71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GUID=add93bc0-cd2d-4854-9b1f-4fcc1976cfb4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61</w:t>
            </w:r>
          </w:p>
        </w:tc>
      </w:tr>
      <w:tr w:rsidR="006F2CA2" w:rsidRPr="006F2CA2" w14:paraId="562349C7" w14:textId="77777777" w:rsidTr="006F2CA2">
        <w:trPr>
          <w:divId w:val="2116439976"/>
          <w:cantSplit/>
          <w:jc w:val="center"/>
        </w:trPr>
        <w:tc>
          <w:tcPr>
            <w:tcW w:w="7120" w:type="dxa"/>
          </w:tcPr>
          <w:p w14:paraId="021AB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GUID=5a4101ae-a5bd-496c-ba1a-c86b6a6bc2ad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 FORM)</w:t>
            </w:r>
          </w:p>
        </w:tc>
      </w:tr>
      <w:tr w:rsidR="006F2CA2" w:rsidRPr="006F2CA2" w14:paraId="75E1A072" w14:textId="77777777" w:rsidTr="006F2CA2">
        <w:trPr>
          <w:divId w:val="2116439976"/>
          <w:cantSplit/>
          <w:jc w:val="center"/>
        </w:trPr>
        <w:tc>
          <w:tcPr>
            <w:tcW w:w="7120" w:type="dxa"/>
          </w:tcPr>
          <w:p w14:paraId="22D239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GUID=32498492-b364-41b7-a4fd-461982c0daa7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A6EA310" w14:textId="77777777" w:rsidTr="006F2CA2">
        <w:trPr>
          <w:divId w:val="2116439976"/>
          <w:cantSplit/>
          <w:jc w:val="center"/>
        </w:trPr>
        <w:tc>
          <w:tcPr>
            <w:tcW w:w="7120" w:type="dxa"/>
          </w:tcPr>
          <w:p w14:paraId="6BD521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GUID=8aea5922-f1d1-4555-a520-0a4a2be84a1c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0416AB4" w14:textId="77777777" w:rsidTr="006F2CA2">
        <w:trPr>
          <w:divId w:val="2116439976"/>
          <w:cantSplit/>
          <w:jc w:val="center"/>
        </w:trPr>
        <w:tc>
          <w:tcPr>
            <w:tcW w:w="7120" w:type="dxa"/>
          </w:tcPr>
          <w:p w14:paraId="31727D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GUID=b9a2a39a-8877-46bd-8e2b-963e673bd7f1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295371D" w14:textId="77777777" w:rsidTr="006F2CA2">
        <w:trPr>
          <w:divId w:val="2116439976"/>
          <w:cantSplit/>
          <w:jc w:val="center"/>
        </w:trPr>
        <w:tc>
          <w:tcPr>
            <w:tcW w:w="7120" w:type="dxa"/>
          </w:tcPr>
          <w:p w14:paraId="38A73B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GUID=cff8f7ac-b4d5-4164-a79e-94158c99daf6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3EBF731" w14:textId="77777777" w:rsidTr="006F2CA2">
        <w:trPr>
          <w:divId w:val="2116439976"/>
          <w:cantSplit/>
          <w:jc w:val="center"/>
        </w:trPr>
        <w:tc>
          <w:tcPr>
            <w:tcW w:w="7120" w:type="dxa"/>
          </w:tcPr>
          <w:p w14:paraId="317015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GUID=ee09c3be-f03d-45ac-b27f-718a7307e0bf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66B57B" w14:textId="77777777" w:rsidTr="006F2CA2">
        <w:trPr>
          <w:divId w:val="2116439976"/>
          <w:cantSplit/>
          <w:jc w:val="center"/>
        </w:trPr>
        <w:tc>
          <w:tcPr>
            <w:tcW w:w="7120" w:type="dxa"/>
          </w:tcPr>
          <w:p w14:paraId="7E76F3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GUID=a8f2d42e-cb4e-4680-8920-9652c5bb6edd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1EAF5D21" w14:textId="77777777" w:rsidTr="006F2CA2">
        <w:trPr>
          <w:divId w:val="2116439976"/>
          <w:cantSplit/>
          <w:jc w:val="center"/>
        </w:trPr>
        <w:tc>
          <w:tcPr>
            <w:tcW w:w="7120" w:type="dxa"/>
          </w:tcPr>
          <w:p w14:paraId="634D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GUID=e6eda773-8f46-4ee4-8d53-1b719cb5a8e6 </w:instrText>
            </w:r>
            <w:r w:rsidRPr="006F2CA2">
              <w:rPr>
                <w:rFonts w:ascii="Times New Roman" w:hAnsi="Times New Roman" w:cs="Times New Roman"/>
                <w:sz w:val="22"/>
                <w:szCs w:val="20"/>
                <w:lang w:val="en-GB" w:eastAsia="en-US"/>
              </w:rPr>
              <w:fldChar w:fldCharType="end"/>
            </w:r>
          </w:p>
        </w:tc>
      </w:tr>
      <w:tr w:rsidR="006F2CA2" w:rsidRPr="006F2CA2" w14:paraId="025B9187" w14:textId="77777777" w:rsidTr="006F2CA2">
        <w:trPr>
          <w:divId w:val="2116439976"/>
          <w:cantSplit/>
          <w:jc w:val="center"/>
        </w:trPr>
        <w:tc>
          <w:tcPr>
            <w:tcW w:w="7120" w:type="dxa"/>
          </w:tcPr>
          <w:p w14:paraId="489475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GUID=0bff22a1-0945-49a0-a910-d91efc430365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w:t>
            </w:r>
          </w:p>
        </w:tc>
      </w:tr>
      <w:tr w:rsidR="006F2CA2" w:rsidRPr="006F2CA2" w14:paraId="79B0EDC4" w14:textId="77777777" w:rsidTr="006F2CA2">
        <w:trPr>
          <w:divId w:val="2116439976"/>
          <w:cantSplit/>
          <w:jc w:val="center"/>
        </w:trPr>
        <w:tc>
          <w:tcPr>
            <w:tcW w:w="7120" w:type="dxa"/>
          </w:tcPr>
          <w:p w14:paraId="0DEA89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GUID=c926d740-8000-4fdf-b51b-84286f453561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discontinues this action.</w:t>
            </w:r>
          </w:p>
        </w:tc>
      </w:tr>
      <w:tr w:rsidR="006F2CA2" w:rsidRPr="006F2CA2" w14:paraId="42611563" w14:textId="77777777" w:rsidTr="006F2CA2">
        <w:trPr>
          <w:divId w:val="2116439976"/>
          <w:cantSplit/>
          <w:jc w:val="center"/>
        </w:trPr>
        <w:tc>
          <w:tcPr>
            <w:tcW w:w="7120" w:type="dxa"/>
          </w:tcPr>
          <w:p w14:paraId="139E7E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GUID=82e1f95c-becd-4519-b1f3-adc6bd5f6612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0528696F" w14:textId="77777777" w:rsidTr="006F2CA2">
        <w:trPr>
          <w:divId w:val="2116439976"/>
          <w:cantSplit/>
          <w:jc w:val="center"/>
        </w:trPr>
        <w:tc>
          <w:tcPr>
            <w:tcW w:w="7120" w:type="dxa"/>
          </w:tcPr>
          <w:p w14:paraId="217E4B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GUID=1579bb87-0bef-48d6-b015-ccdb9449780a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Plaintiff/Name of Plaintiff (if unrepresented)</w:t>
            </w:r>
          </w:p>
        </w:tc>
      </w:tr>
      <w:tr w:rsidR="006F2CA2" w:rsidRPr="006F2CA2" w14:paraId="0AFE21A3" w14:textId="77777777" w:rsidTr="006F2CA2">
        <w:trPr>
          <w:divId w:val="2116439976"/>
          <w:cantSplit/>
          <w:jc w:val="center"/>
        </w:trPr>
        <w:tc>
          <w:tcPr>
            <w:tcW w:w="7120" w:type="dxa"/>
          </w:tcPr>
          <w:p w14:paraId="7A618A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GUID=5ee6ac04-8450-4f02-84fc-a95b27726284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591AE30A" w14:textId="77777777" w:rsidTr="006F2CA2">
        <w:trPr>
          <w:divId w:val="2116439976"/>
          <w:cantSplit/>
          <w:jc w:val="center"/>
        </w:trPr>
        <w:tc>
          <w:tcPr>
            <w:tcW w:w="7120" w:type="dxa"/>
          </w:tcPr>
          <w:p w14:paraId="525D1C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GUID=702f3a9c-1829-47c9-9d52-9423be726c9c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i/>
                <w:sz w:val="22"/>
                <w:szCs w:val="20"/>
                <w:lang w:val="en-GB" w:eastAsia="en-US"/>
              </w:rPr>
              <w:t xml:space="preserve"> hereby consents to the discontinuance of this action.</w:t>
            </w:r>
          </w:p>
        </w:tc>
      </w:tr>
      <w:tr w:rsidR="006F2CA2" w:rsidRPr="006F2CA2" w14:paraId="414F14D0" w14:textId="77777777" w:rsidTr="006F2CA2">
        <w:trPr>
          <w:divId w:val="2116439976"/>
          <w:cantSplit/>
          <w:jc w:val="center"/>
        </w:trPr>
        <w:tc>
          <w:tcPr>
            <w:tcW w:w="7120" w:type="dxa"/>
          </w:tcPr>
          <w:p w14:paraId="7784EB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GUID=e2daa714-071b-475d-941b-20f0352c090a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p>
        </w:tc>
      </w:tr>
      <w:tr w:rsidR="006F2CA2" w:rsidRPr="006F2CA2" w14:paraId="18483F5E" w14:textId="77777777" w:rsidTr="006F2CA2">
        <w:trPr>
          <w:divId w:val="2116439976"/>
          <w:cantSplit/>
          <w:jc w:val="center"/>
        </w:trPr>
        <w:tc>
          <w:tcPr>
            <w:tcW w:w="7120" w:type="dxa"/>
          </w:tcPr>
          <w:p w14:paraId="11DE4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GUID=906b44d2-a56b-408c-9362-57b8bf7224f6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6B3BC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426D2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626BF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D524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E5EB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821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7383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8FDC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123F6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01728B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8297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0395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897EF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47C6743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3661D8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GUID=88fcd42f-dd20-42e2-8bec-a2358c8f8f9f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28</w:t>
      </w:r>
      <w:r w:rsidRPr="006F2CA2">
        <w:rPr>
          <w:rFonts w:ascii="Times New Roman" w:hAnsi="Times New Roman" w:cs="Times New Roman"/>
          <w:caps/>
          <w:sz w:val="22"/>
          <w:szCs w:val="20"/>
          <w:lang w:val="en-GB" w:eastAsia="en-US"/>
        </w:rPr>
        <w:fldChar w:fldCharType="end"/>
      </w:r>
    </w:p>
    <w:tbl>
      <w:tblPr>
        <w:tblW w:w="7160" w:type="dxa"/>
        <w:jc w:val="center"/>
        <w:tblLook w:val="04A0" w:firstRow="1" w:lastRow="0" w:firstColumn="1" w:lastColumn="0" w:noHBand="0" w:noVBand="1"/>
      </w:tblPr>
      <w:tblGrid>
        <w:gridCol w:w="7160"/>
      </w:tblGrid>
      <w:tr w:rsidR="004066EF" w:rsidRPr="004066EF" w14:paraId="0D9E6D70" w14:textId="77777777" w:rsidTr="004066EF">
        <w:trPr>
          <w:divId w:val="2116439976"/>
          <w:cantSplit/>
          <w:jc w:val="center"/>
        </w:trPr>
        <w:tc>
          <w:tcPr>
            <w:tcW w:w="7160" w:type="dxa"/>
          </w:tcPr>
          <w:p w14:paraId="1F86B36F" w14:textId="77777777" w:rsidR="004066EF" w:rsidRPr="004066EF" w:rsidRDefault="004066EF" w:rsidP="004066EF">
            <w:pPr>
              <w:spacing w:before="60" w:after="60" w:line="240" w:lineRule="auto"/>
              <w:rPr>
                <w:rFonts w:ascii="Times New Roman" w:hAnsi="Times New Roman" w:cs="Times New Roman"/>
                <w:sz w:val="18"/>
                <w:szCs w:val="18"/>
                <w:lang w:val="en-GB" w:eastAsia="en-US"/>
              </w:rPr>
            </w:pPr>
            <w:r w:rsidRPr="004066EF">
              <w:rPr>
                <w:rFonts w:ascii="Times New Roman" w:hAnsi="Times New Roman" w:cs="Times New Roman"/>
                <w:sz w:val="18"/>
                <w:szCs w:val="18"/>
                <w:lang w:val="en-GB" w:eastAsia="en-US"/>
              </w:rPr>
              <w:fldChar w:fldCharType="begin"/>
            </w:r>
            <w:r w:rsidRPr="004066EF">
              <w:rPr>
                <w:rFonts w:ascii="Times New Roman" w:hAnsi="Times New Roman" w:cs="Times New Roman"/>
                <w:sz w:val="18"/>
                <w:szCs w:val="18"/>
                <w:lang w:val="en-GB" w:eastAsia="en-US"/>
              </w:rPr>
              <w:instrText xml:space="preserve"> GUID=25748208-eafa-4d05-b848-f744d0a88b26 </w:instrText>
            </w:r>
            <w:r w:rsidRPr="004066EF">
              <w:rPr>
                <w:rFonts w:ascii="Times New Roman" w:hAnsi="Times New Roman" w:cs="Times New Roman"/>
                <w:sz w:val="18"/>
                <w:szCs w:val="18"/>
                <w:lang w:val="en-GB" w:eastAsia="en-US"/>
              </w:rPr>
              <w:fldChar w:fldCharType="end"/>
            </w:r>
            <w:r w:rsidRPr="004066EF">
              <w:rPr>
                <w:rFonts w:ascii="Times New Roman" w:hAnsi="Times New Roman" w:cs="Times New Roman"/>
                <w:sz w:val="18"/>
                <w:szCs w:val="18"/>
                <w:lang w:val="en-GB" w:eastAsia="en-US"/>
              </w:rPr>
              <w:t>R. 82</w:t>
            </w:r>
          </w:p>
        </w:tc>
      </w:tr>
      <w:tr w:rsidR="004066EF" w:rsidRPr="004066EF" w14:paraId="50B1968F" w14:textId="77777777" w:rsidTr="004066EF">
        <w:trPr>
          <w:divId w:val="2116439976"/>
          <w:cantSplit/>
          <w:jc w:val="center"/>
        </w:trPr>
        <w:tc>
          <w:tcPr>
            <w:tcW w:w="7160" w:type="dxa"/>
          </w:tcPr>
          <w:p w14:paraId="11D91970" w14:textId="77777777" w:rsidR="004066EF" w:rsidRPr="004066EF" w:rsidRDefault="004066EF" w:rsidP="004066EF">
            <w:pPr>
              <w:tabs>
                <w:tab w:val="left" w:pos="369"/>
                <w:tab w:val="center" w:pos="3472"/>
              </w:tabs>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GUID=36266a1f-c6f0-463b-bb45-988009ee98bb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FORM)</w:t>
            </w:r>
          </w:p>
        </w:tc>
      </w:tr>
      <w:tr w:rsidR="004066EF" w:rsidRPr="004066EF" w14:paraId="6D8F50FA" w14:textId="77777777" w:rsidTr="004066EF">
        <w:trPr>
          <w:divId w:val="2116439976"/>
          <w:cantSplit/>
          <w:jc w:val="center"/>
        </w:trPr>
        <w:tc>
          <w:tcPr>
            <w:tcW w:w="7160" w:type="dxa"/>
          </w:tcPr>
          <w:p w14:paraId="47E9C09E"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GUID=4041b8c9-f2fd-47e3-adf2-5fcac3b50803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IN THE FAMILY JUSTICE COURTS OF THE REPUBLIC OF SINGAPORE</w:t>
            </w:r>
          </w:p>
        </w:tc>
      </w:tr>
      <w:tr w:rsidR="004066EF" w:rsidRPr="004066EF" w14:paraId="7A304A8D" w14:textId="77777777" w:rsidTr="004066EF">
        <w:trPr>
          <w:divId w:val="2116439976"/>
          <w:cantSplit/>
          <w:jc w:val="center"/>
        </w:trPr>
        <w:tc>
          <w:tcPr>
            <w:tcW w:w="7160" w:type="dxa"/>
          </w:tcPr>
          <w:p w14:paraId="2E227005"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GUID=94eb3b03-2766-47f4-8b43-e5294b0c4821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Divorce Writ No.</w:t>
            </w:r>
          </w:p>
        </w:tc>
      </w:tr>
      <w:tr w:rsidR="004066EF" w:rsidRPr="004066EF" w14:paraId="53C4609E" w14:textId="77777777" w:rsidTr="004066EF">
        <w:trPr>
          <w:divId w:val="2116439976"/>
          <w:cantSplit/>
          <w:jc w:val="center"/>
        </w:trPr>
        <w:tc>
          <w:tcPr>
            <w:tcW w:w="7160" w:type="dxa"/>
          </w:tcPr>
          <w:p w14:paraId="29A90227"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GUID=f8dc00ac-e61c-454f-90ac-d0e6aa984079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Between</w:t>
            </w:r>
          </w:p>
        </w:tc>
      </w:tr>
      <w:tr w:rsidR="004066EF" w:rsidRPr="004066EF" w14:paraId="4479F510" w14:textId="77777777" w:rsidTr="004066EF">
        <w:trPr>
          <w:divId w:val="2116439976"/>
          <w:cantSplit/>
          <w:jc w:val="center"/>
        </w:trPr>
        <w:tc>
          <w:tcPr>
            <w:tcW w:w="7160" w:type="dxa"/>
          </w:tcPr>
          <w:p w14:paraId="2FBB6E0F"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GUID=f3df6a7c-5214-4741-945e-d4c861b489de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Plaintiff’s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Plaintiff</w:t>
            </w:r>
          </w:p>
        </w:tc>
      </w:tr>
      <w:tr w:rsidR="004066EF" w:rsidRPr="004066EF" w14:paraId="4CE56A3E" w14:textId="77777777" w:rsidTr="004066EF">
        <w:trPr>
          <w:divId w:val="2116439976"/>
          <w:cantSplit/>
          <w:jc w:val="center"/>
        </w:trPr>
        <w:tc>
          <w:tcPr>
            <w:tcW w:w="7160" w:type="dxa"/>
          </w:tcPr>
          <w:p w14:paraId="15BB48D2"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GUID=234a5d1c-397a-4b79-8f13-44da0cbbe3a4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And</w:t>
            </w:r>
          </w:p>
        </w:tc>
      </w:tr>
      <w:tr w:rsidR="004066EF" w:rsidRPr="004066EF" w14:paraId="127B1CF7" w14:textId="77777777" w:rsidTr="004066EF">
        <w:trPr>
          <w:divId w:val="2116439976"/>
          <w:cantSplit/>
          <w:jc w:val="center"/>
        </w:trPr>
        <w:tc>
          <w:tcPr>
            <w:tcW w:w="7160" w:type="dxa"/>
          </w:tcPr>
          <w:p w14:paraId="1829B114"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GUID=6ae7acce-1cbf-4637-b62d-ad08bfa59e69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Defendant’s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Defendant</w:t>
            </w:r>
          </w:p>
        </w:tc>
      </w:tr>
      <w:tr w:rsidR="004066EF" w:rsidRPr="004066EF" w14:paraId="2B3DF06A" w14:textId="77777777" w:rsidTr="004066EF">
        <w:trPr>
          <w:divId w:val="2116439976"/>
          <w:cantSplit/>
          <w:jc w:val="center"/>
        </w:trPr>
        <w:tc>
          <w:tcPr>
            <w:tcW w:w="7160" w:type="dxa"/>
          </w:tcPr>
          <w:p w14:paraId="1812FB43"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GUID=3ab64f4e-f02c-4188-80ca-42f5d3c7ffe0 </w:instrText>
            </w:r>
            <w:r w:rsidRPr="004066EF">
              <w:rPr>
                <w:rFonts w:ascii="Times New Roman" w:hAnsi="Times New Roman" w:cs="Times New Roman"/>
                <w:sz w:val="22"/>
                <w:szCs w:val="20"/>
                <w:lang w:val="en-GB" w:eastAsia="en-US"/>
              </w:rPr>
              <w:fldChar w:fldCharType="end"/>
            </w:r>
          </w:p>
        </w:tc>
      </w:tr>
      <w:tr w:rsidR="004066EF" w:rsidRPr="004066EF" w14:paraId="736CA4B8" w14:textId="77777777" w:rsidTr="004066EF">
        <w:trPr>
          <w:divId w:val="2116439976"/>
          <w:cantSplit/>
          <w:jc w:val="center"/>
        </w:trPr>
        <w:tc>
          <w:tcPr>
            <w:tcW w:w="7160" w:type="dxa"/>
          </w:tcPr>
          <w:p w14:paraId="023CD965"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GUID=ea16c9da-debb-4e74-b50d-fa051baeb548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ACTION FOR TRIAL</w:t>
            </w:r>
          </w:p>
        </w:tc>
      </w:tr>
      <w:tr w:rsidR="004066EF" w:rsidRPr="004066EF" w14:paraId="7D49922B" w14:textId="77777777" w:rsidTr="004066EF">
        <w:trPr>
          <w:divId w:val="2116439976"/>
          <w:cantSplit/>
          <w:jc w:val="center"/>
        </w:trPr>
        <w:tc>
          <w:tcPr>
            <w:tcW w:w="7160" w:type="dxa"/>
          </w:tcPr>
          <w:p w14:paraId="29F82D6B"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p>
          <w:p w14:paraId="30F3351E"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GUID=0caece26-c83f-42dd-94a4-91af47a3ef17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1.</w:t>
            </w:r>
            <w:r w:rsidRPr="004066EF">
              <w:rPr>
                <w:rFonts w:ascii="Times New Roman" w:hAnsi="Times New Roman" w:cs="Times New Roman"/>
                <w:sz w:val="22"/>
                <w:szCs w:val="20"/>
                <w:lang w:val="en-GB" w:eastAsia="en-US"/>
              </w:rPr>
              <w:tab/>
              <w:t>Request for Setting Down</w:t>
            </w:r>
          </w:p>
        </w:tc>
      </w:tr>
      <w:tr w:rsidR="004066EF" w:rsidRPr="004066EF" w14:paraId="6E5A0462" w14:textId="77777777" w:rsidTr="004066EF">
        <w:trPr>
          <w:divId w:val="2116439976"/>
          <w:cantSplit/>
          <w:jc w:val="center"/>
        </w:trPr>
        <w:tc>
          <w:tcPr>
            <w:tcW w:w="7160" w:type="dxa"/>
          </w:tcPr>
          <w:p w14:paraId="0A796666"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GUID=d9d5355a-8218-4409-b87e-c35ece174502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request that the Plaintiff/Defendant* be at liberty to set down this action for trial.</w:t>
            </w:r>
          </w:p>
        </w:tc>
      </w:tr>
      <w:tr w:rsidR="004066EF" w:rsidRPr="004066EF" w14:paraId="25374E9F" w14:textId="77777777" w:rsidTr="004066EF">
        <w:trPr>
          <w:divId w:val="2116439976"/>
          <w:cantSplit/>
          <w:jc w:val="center"/>
        </w:trPr>
        <w:tc>
          <w:tcPr>
            <w:tcW w:w="7160" w:type="dxa"/>
          </w:tcPr>
          <w:p w14:paraId="0E671FB0"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GUID=51d44bcf-4819-44f3-8e26-e44403bd8266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duration of the trial is estimated to be [</w:t>
            </w:r>
            <w:r w:rsidRPr="004066EF">
              <w:rPr>
                <w:rFonts w:ascii="Times New Roman" w:hAnsi="Times New Roman" w:cs="Times New Roman"/>
                <w:i/>
                <w:sz w:val="22"/>
                <w:szCs w:val="20"/>
                <w:lang w:val="en-GB" w:eastAsia="en-US"/>
              </w:rPr>
              <w:t>to state number of days</w:t>
            </w:r>
            <w:r w:rsidRPr="004066EF">
              <w:rPr>
                <w:rFonts w:ascii="Times New Roman" w:hAnsi="Times New Roman" w:cs="Times New Roman"/>
                <w:sz w:val="22"/>
                <w:szCs w:val="20"/>
                <w:lang w:val="en-GB" w:eastAsia="en-US"/>
              </w:rPr>
              <w:t>], and the matter will be contested/uncontested*.</w:t>
            </w:r>
          </w:p>
        </w:tc>
      </w:tr>
      <w:tr w:rsidR="004066EF" w:rsidRPr="004066EF" w14:paraId="26222696" w14:textId="77777777" w:rsidTr="004066EF">
        <w:trPr>
          <w:divId w:val="2116439976"/>
          <w:cantSplit/>
          <w:jc w:val="center"/>
        </w:trPr>
        <w:tc>
          <w:tcPr>
            <w:tcW w:w="7160" w:type="dxa"/>
          </w:tcPr>
          <w:p w14:paraId="55CFFFA1"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p>
          <w:p w14:paraId="278EA379"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GUID=a54495c0-7e45-4410-a54d-94c5ae1b3926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2.</w:t>
            </w:r>
            <w:r w:rsidRPr="004066EF">
              <w:rPr>
                <w:rFonts w:ascii="Times New Roman" w:hAnsi="Times New Roman" w:cs="Times New Roman"/>
                <w:sz w:val="22"/>
                <w:szCs w:val="20"/>
                <w:lang w:val="en-GB" w:eastAsia="en-US"/>
              </w:rPr>
              <w:tab/>
              <w:t>Mediation/Counselling Statement**</w:t>
            </w:r>
          </w:p>
        </w:tc>
      </w:tr>
      <w:tr w:rsidR="004066EF" w:rsidRPr="004066EF" w14:paraId="318D9EDE" w14:textId="77777777" w:rsidTr="004066EF">
        <w:trPr>
          <w:divId w:val="2116439976"/>
          <w:cantSplit/>
          <w:jc w:val="center"/>
        </w:trPr>
        <w:tc>
          <w:tcPr>
            <w:tcW w:w="7160" w:type="dxa"/>
          </w:tcPr>
          <w:p w14:paraId="072F02DD"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GUID=06ff1842-8180-4401-b8d8-b89e3ff2ca24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have informed my client about*/I, the Plaintiff/Defendant*, am aware of* the options of mediation and counselling services at the court.</w:t>
            </w:r>
          </w:p>
        </w:tc>
      </w:tr>
      <w:tr w:rsidR="004066EF" w:rsidRPr="004066EF" w14:paraId="2BC6BA1A" w14:textId="77777777" w:rsidTr="004066EF">
        <w:trPr>
          <w:divId w:val="2116439976"/>
          <w:cantSplit/>
          <w:jc w:val="center"/>
        </w:trPr>
        <w:tc>
          <w:tcPr>
            <w:tcW w:w="7160" w:type="dxa"/>
          </w:tcPr>
          <w:p w14:paraId="21148889"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GUID=1db2fbc6-53f2-494a-a39b-776f736c5643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Parties do not have any child*/have children* who are ____ years old.</w:t>
            </w:r>
          </w:p>
        </w:tc>
      </w:tr>
      <w:tr w:rsidR="004066EF" w:rsidRPr="004066EF" w14:paraId="443564FE" w14:textId="77777777" w:rsidTr="004066EF">
        <w:trPr>
          <w:divId w:val="2116439976"/>
          <w:cantSplit/>
          <w:jc w:val="center"/>
        </w:trPr>
        <w:tc>
          <w:tcPr>
            <w:tcW w:w="7160" w:type="dxa"/>
          </w:tcPr>
          <w:p w14:paraId="01DE321E"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GUID=0e4d454f-5144-48c8-ac3a-ea1a1cb4edcf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have:</w:t>
            </w:r>
          </w:p>
        </w:tc>
      </w:tr>
      <w:tr w:rsidR="004066EF" w:rsidRPr="004066EF" w14:paraId="1E2E9CAE" w14:textId="77777777" w:rsidTr="004066EF">
        <w:trPr>
          <w:divId w:val="2116439976"/>
          <w:cantSplit/>
          <w:jc w:val="center"/>
        </w:trPr>
        <w:tc>
          <w:tcPr>
            <w:tcW w:w="7160" w:type="dxa"/>
          </w:tcPr>
          <w:p w14:paraId="4F7031AD"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GUID=f6f84001-7408-4949-bbf3-2542fb278fa3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proofErr w:type="spellStart"/>
            <w:r w:rsidRPr="004066EF">
              <w:rPr>
                <w:rFonts w:ascii="Times New Roman" w:hAnsi="Times New Roman" w:cs="Times New Roman"/>
                <w:sz w:val="22"/>
                <w:szCs w:val="20"/>
                <w:lang w:val="en-GB" w:eastAsia="en-US"/>
              </w:rPr>
              <w:t>i</w:t>
            </w:r>
            <w:proofErr w:type="spellEnd"/>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*been notified to attend/are attending counselling/mediation at Child Focused Resolution Centre (the CFRC);</w:t>
            </w:r>
          </w:p>
        </w:tc>
      </w:tr>
      <w:tr w:rsidR="004066EF" w:rsidRPr="004066EF" w14:paraId="3CC114F1" w14:textId="77777777" w:rsidTr="004066EF">
        <w:trPr>
          <w:divId w:val="2116439976"/>
          <w:cantSplit/>
          <w:jc w:val="center"/>
        </w:trPr>
        <w:tc>
          <w:tcPr>
            <w:tcW w:w="7160" w:type="dxa"/>
          </w:tcPr>
          <w:p w14:paraId="7D3D8916"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GUID=5cf94307-e7f8-4d7d-9163-cd35325bf9f9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w:t>
            </w:r>
            <w:r w:rsidRPr="004066EF">
              <w:rPr>
                <w:rFonts w:ascii="Times New Roman" w:hAnsi="Times New Roman" w:cs="Times New Roman"/>
                <w:sz w:val="22"/>
                <w:szCs w:val="20"/>
                <w:lang w:val="en-GB" w:eastAsia="en-US"/>
              </w:rPr>
              <w:tab/>
              <w:t>*not been notified to attend counselling/mediation at the CFRC and are persons prescribed under section 50(3A) of the Women’s Charter as persons who are required to attend mediation/counselling;</w:t>
            </w:r>
          </w:p>
        </w:tc>
      </w:tr>
      <w:tr w:rsidR="004066EF" w:rsidRPr="004066EF" w14:paraId="6B2E8588" w14:textId="77777777" w:rsidTr="004066EF">
        <w:trPr>
          <w:divId w:val="2116439976"/>
          <w:cantSplit/>
          <w:jc w:val="center"/>
        </w:trPr>
        <w:tc>
          <w:tcPr>
            <w:tcW w:w="7160" w:type="dxa"/>
          </w:tcPr>
          <w:p w14:paraId="564D3672"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GUID=b8f45256-2296-40be-aea3-6746949493fc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(iii)</w:t>
            </w:r>
            <w:r w:rsidRPr="004066EF">
              <w:rPr>
                <w:rFonts w:ascii="Times New Roman" w:hAnsi="Times New Roman" w:cs="Times New Roman"/>
                <w:sz w:val="22"/>
                <w:szCs w:val="20"/>
                <w:lang w:val="en-GB" w:eastAsia="en-US"/>
              </w:rPr>
              <w:tab/>
              <w:t>*completed counselling/mediation at the CFRC or are not required to attend counselling/mediation at the CFRC*.</w:t>
            </w:r>
          </w:p>
        </w:tc>
      </w:tr>
      <w:tr w:rsidR="004066EF" w:rsidRPr="004066EF" w14:paraId="715260ED" w14:textId="77777777" w:rsidTr="004066EF">
        <w:trPr>
          <w:divId w:val="2116439976"/>
          <w:cantSplit/>
          <w:jc w:val="center"/>
        </w:trPr>
        <w:tc>
          <w:tcPr>
            <w:tcW w:w="7160" w:type="dxa"/>
          </w:tcPr>
          <w:p w14:paraId="72C5B59A"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p>
          <w:p w14:paraId="25D4D73F"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GUID=10d6a264-b5d8-444c-8db2-b70e4dba5536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3.</w:t>
            </w:r>
            <w:r w:rsidRPr="004066EF">
              <w:rPr>
                <w:rFonts w:ascii="Times New Roman" w:hAnsi="Times New Roman" w:cs="Times New Roman"/>
                <w:sz w:val="22"/>
                <w:szCs w:val="20"/>
                <w:lang w:val="en-GB" w:eastAsia="en-US"/>
              </w:rPr>
              <w:tab/>
            </w:r>
            <w:proofErr w:type="gramStart"/>
            <w:r w:rsidRPr="004066EF">
              <w:rPr>
                <w:rFonts w:ascii="Times New Roman" w:hAnsi="Times New Roman" w:cs="Times New Roman"/>
                <w:sz w:val="22"/>
                <w:szCs w:val="20"/>
                <w:lang w:val="en-GB" w:eastAsia="en-US"/>
              </w:rPr>
              <w:t>Particulars of</w:t>
            </w:r>
            <w:proofErr w:type="gramEnd"/>
            <w:r w:rsidRPr="004066EF">
              <w:rPr>
                <w:rFonts w:ascii="Times New Roman" w:hAnsi="Times New Roman" w:cs="Times New Roman"/>
                <w:sz w:val="22"/>
                <w:szCs w:val="20"/>
                <w:lang w:val="en-GB" w:eastAsia="en-US"/>
              </w:rPr>
              <w:t xml:space="preserve"> Bankruptcy (if applicable)</w:t>
            </w:r>
          </w:p>
        </w:tc>
      </w:tr>
      <w:tr w:rsidR="004066EF" w:rsidRPr="004066EF" w14:paraId="1ACC4510" w14:textId="77777777" w:rsidTr="004066EF">
        <w:trPr>
          <w:divId w:val="2116439976"/>
          <w:cantSplit/>
          <w:jc w:val="center"/>
        </w:trPr>
        <w:tc>
          <w:tcPr>
            <w:tcW w:w="7160" w:type="dxa"/>
          </w:tcPr>
          <w:p w14:paraId="005D6A86" w14:textId="77777777" w:rsidR="004066EF" w:rsidRPr="004066EF" w:rsidRDefault="004066EF" w:rsidP="004066EF">
            <w:pPr>
              <w:spacing w:before="60" w:after="60" w:line="240" w:lineRule="auto"/>
              <w:ind w:left="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GUID=34e85807-a46e-47fe-b79e-3d8c0df7e47c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State if either the Plaintiff or the Defendant is a bankrupt and if so, furnish details concerning the bankruptcy proceedings and whether the Official Assignee has been notified of the proceedings.</w:t>
            </w:r>
            <w:r w:rsidRPr="004066EF">
              <w:rPr>
                <w:rFonts w:ascii="Times New Roman" w:hAnsi="Times New Roman" w:cs="Times New Roman"/>
                <w:sz w:val="22"/>
                <w:szCs w:val="20"/>
                <w:lang w:val="en-GB" w:eastAsia="en-US"/>
              </w:rPr>
              <w:t>]</w:t>
            </w:r>
          </w:p>
        </w:tc>
      </w:tr>
      <w:tr w:rsidR="004066EF" w:rsidRPr="004066EF" w14:paraId="041E3C1B" w14:textId="77777777" w:rsidTr="004066EF">
        <w:trPr>
          <w:divId w:val="2116439976"/>
          <w:cantSplit/>
          <w:trHeight w:val="220"/>
          <w:jc w:val="center"/>
        </w:trPr>
        <w:tc>
          <w:tcPr>
            <w:tcW w:w="7160" w:type="dxa"/>
          </w:tcPr>
          <w:p w14:paraId="29823B00" w14:textId="77777777" w:rsidR="004066EF" w:rsidRPr="004066EF" w:rsidRDefault="004066EF" w:rsidP="004066EF">
            <w:pPr>
              <w:spacing w:before="60" w:after="60" w:line="240" w:lineRule="auto"/>
              <w:ind w:left="940" w:hanging="56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GUID=1cd13fec-1075-4629-b95e-8248c4635a5f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is a bankrupt.</w:t>
            </w:r>
          </w:p>
        </w:tc>
      </w:tr>
      <w:tr w:rsidR="004066EF" w:rsidRPr="004066EF" w14:paraId="3E092745" w14:textId="77777777" w:rsidTr="004066EF">
        <w:trPr>
          <w:divId w:val="2116439976"/>
          <w:cantSplit/>
          <w:trHeight w:val="220"/>
          <w:jc w:val="center"/>
        </w:trPr>
        <w:tc>
          <w:tcPr>
            <w:tcW w:w="7160" w:type="dxa"/>
          </w:tcPr>
          <w:p w14:paraId="16F487C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GUID=2459ccd4-fa16-4f2d-a828-947c4d83e03d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Date of bankruptcy order and bankruptcy number [</w:t>
            </w:r>
            <w:r w:rsidRPr="004066EF">
              <w:rPr>
                <w:rFonts w:ascii="Times New Roman" w:hAnsi="Times New Roman" w:cs="Times New Roman"/>
                <w:i/>
                <w:sz w:val="22"/>
                <w:szCs w:val="20"/>
                <w:lang w:val="en-GB" w:eastAsia="en-US"/>
              </w:rPr>
              <w:t>please specify</w:t>
            </w:r>
            <w:r w:rsidRPr="004066EF">
              <w:rPr>
                <w:rFonts w:ascii="Times New Roman" w:hAnsi="Times New Roman" w:cs="Times New Roman"/>
                <w:sz w:val="22"/>
                <w:szCs w:val="20"/>
                <w:lang w:val="en-GB" w:eastAsia="en-US"/>
              </w:rPr>
              <w:t>].</w:t>
            </w:r>
          </w:p>
        </w:tc>
      </w:tr>
      <w:tr w:rsidR="004066EF" w:rsidRPr="004066EF" w14:paraId="73ED427E" w14:textId="77777777" w:rsidTr="004066EF">
        <w:trPr>
          <w:divId w:val="2116439976"/>
          <w:cantSplit/>
          <w:trHeight w:val="220"/>
          <w:jc w:val="center"/>
        </w:trPr>
        <w:tc>
          <w:tcPr>
            <w:tcW w:w="7160" w:type="dxa"/>
          </w:tcPr>
          <w:p w14:paraId="00345D55"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GUID=76c08373-c0e0-4cfa-99c0-4ad0d4cbc0b7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Official Assignee has been notified of these proceedings in writing on [</w:t>
            </w:r>
            <w:r w:rsidRPr="004066EF">
              <w:rPr>
                <w:rFonts w:ascii="Times New Roman" w:hAnsi="Times New Roman" w:cs="Times New Roman"/>
                <w:i/>
                <w:sz w:val="22"/>
                <w:szCs w:val="20"/>
                <w:lang w:val="en-GB" w:eastAsia="en-US"/>
              </w:rPr>
              <w:t>to state date</w:t>
            </w:r>
            <w:r w:rsidRPr="004066EF">
              <w:rPr>
                <w:rFonts w:ascii="Times New Roman" w:hAnsi="Times New Roman" w:cs="Times New Roman"/>
                <w:sz w:val="22"/>
                <w:szCs w:val="20"/>
                <w:lang w:val="en-GB" w:eastAsia="en-US"/>
              </w:rPr>
              <w:t>].</w:t>
            </w:r>
          </w:p>
        </w:tc>
      </w:tr>
      <w:tr w:rsidR="004066EF" w:rsidRPr="004066EF" w14:paraId="1DE2495F" w14:textId="77777777" w:rsidTr="004066EF">
        <w:trPr>
          <w:divId w:val="2116439976"/>
          <w:cantSplit/>
          <w:trHeight w:val="220"/>
          <w:jc w:val="center"/>
        </w:trPr>
        <w:tc>
          <w:tcPr>
            <w:tcW w:w="7160" w:type="dxa"/>
          </w:tcPr>
          <w:p w14:paraId="701CD9F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GUID=ee8bd931-b1dc-4fc4-b4af-f5448293ac6c </w:instrText>
            </w:r>
            <w:r w:rsidRPr="004066EF">
              <w:rPr>
                <w:rFonts w:ascii="Times New Roman" w:hAnsi="Times New Roman" w:cs="Times New Roman"/>
                <w:sz w:val="22"/>
                <w:szCs w:val="20"/>
                <w:lang w:val="en-GB" w:eastAsia="en-US"/>
              </w:rPr>
              <w:fldChar w:fldCharType="end"/>
            </w:r>
          </w:p>
        </w:tc>
      </w:tr>
      <w:tr w:rsidR="004066EF" w:rsidRPr="004066EF" w14:paraId="6A6744C3" w14:textId="77777777" w:rsidTr="004066EF">
        <w:trPr>
          <w:divId w:val="2116439976"/>
          <w:cantSplit/>
          <w:trHeight w:val="220"/>
          <w:jc w:val="center"/>
        </w:trPr>
        <w:tc>
          <w:tcPr>
            <w:tcW w:w="7160" w:type="dxa"/>
          </w:tcPr>
          <w:p w14:paraId="0D25925D"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lastRenderedPageBreak/>
              <w:fldChar w:fldCharType="begin"/>
            </w:r>
            <w:r w:rsidRPr="004066EF">
              <w:rPr>
                <w:rFonts w:ascii="Times New Roman" w:hAnsi="Times New Roman" w:cs="Times New Roman"/>
                <w:sz w:val="22"/>
                <w:szCs w:val="20"/>
                <w:lang w:val="en-GB" w:eastAsia="en-US"/>
              </w:rPr>
              <w:instrText xml:space="preserve"> GUID=070f42e9-e4bd-4fb3-8a8e-5e59700b1536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Signature:</w:t>
            </w:r>
          </w:p>
          <w:p w14:paraId="756CACE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GUID=7c45254d-3f5e-416e-b736-c21cb71e98d5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Name of Party/Party’s Solicitor*:</w:t>
            </w:r>
          </w:p>
          <w:p w14:paraId="653155A8"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GUID=7dd27279-11dd-42c7-afc8-adbddfc4b497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Party Type (i.e. Plaintiff or Defendant):</w:t>
            </w:r>
          </w:p>
          <w:p w14:paraId="30AFFC1A"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GUID=06bcd40f-1767-41bc-beb6-f80b0356d66a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w:t>
            </w:r>
          </w:p>
        </w:tc>
      </w:tr>
      <w:tr w:rsidR="004066EF" w:rsidRPr="004066EF" w14:paraId="420C91B4" w14:textId="77777777" w:rsidTr="004066EF">
        <w:trPr>
          <w:divId w:val="2116439976"/>
          <w:cantSplit/>
          <w:jc w:val="center"/>
        </w:trPr>
        <w:tc>
          <w:tcPr>
            <w:tcW w:w="7160" w:type="dxa"/>
          </w:tcPr>
          <w:p w14:paraId="16C5EC7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GUID=2cff6c88-873b-4fc6-b49a-a5f719a1c91a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*Delete where inapplicable.</w:t>
            </w:r>
          </w:p>
        </w:tc>
      </w:tr>
      <w:tr w:rsidR="004066EF" w:rsidRPr="004066EF" w14:paraId="32E9F332" w14:textId="77777777" w:rsidTr="004066EF">
        <w:trPr>
          <w:divId w:val="2116439976"/>
          <w:cantSplit/>
          <w:jc w:val="center"/>
        </w:trPr>
        <w:tc>
          <w:tcPr>
            <w:tcW w:w="7160" w:type="dxa"/>
          </w:tcPr>
          <w:p w14:paraId="773E7A6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GUID=f0e9b61c-270d-4aed-be21-db2dc923aa3b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**If there are any outstanding issues between the parties as at the date of the filing of this Request for Setting Down Action for Trial, this section must be completed by the party filing this Request for Setting Down Action for Trial.</w:t>
            </w:r>
          </w:p>
        </w:tc>
      </w:tr>
    </w:tbl>
    <w:p w14:paraId="542386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F464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11D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559D0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74D1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A2A12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0C7D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3783C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708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9F66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21C5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B386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3F392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8169E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C7EA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7F03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BD3B3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94F0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D03BE8"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A970986" w14:textId="77777777" w:rsidR="004066EF" w:rsidRDefault="004066EF" w:rsidP="006F2CA2">
      <w:pPr>
        <w:spacing w:before="0" w:after="200" w:line="276" w:lineRule="auto"/>
        <w:divId w:val="2116439976"/>
        <w:rPr>
          <w:rFonts w:ascii="Calibri" w:eastAsia="Calibri" w:hAnsi="Calibri" w:cs="Times New Roman"/>
          <w:sz w:val="22"/>
          <w:szCs w:val="22"/>
          <w:lang w:eastAsia="en-US"/>
        </w:rPr>
      </w:pPr>
    </w:p>
    <w:p w14:paraId="1F55362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30AE277"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39EAB78"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9251C4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29</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207658BB" w14:textId="77777777" w:rsidTr="006F2CA2">
        <w:trPr>
          <w:divId w:val="2116439976"/>
          <w:cantSplit/>
          <w:jc w:val="center"/>
        </w:trPr>
        <w:tc>
          <w:tcPr>
            <w:tcW w:w="7120" w:type="dxa"/>
          </w:tcPr>
          <w:p w14:paraId="0FBB53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83</w:t>
            </w:r>
          </w:p>
        </w:tc>
      </w:tr>
      <w:tr w:rsidR="006F2CA2" w:rsidRPr="006F2CA2" w14:paraId="0CC466D5" w14:textId="77777777" w:rsidTr="006F2CA2">
        <w:trPr>
          <w:divId w:val="2116439976"/>
          <w:cantSplit/>
          <w:jc w:val="center"/>
        </w:trPr>
        <w:tc>
          <w:tcPr>
            <w:tcW w:w="7120" w:type="dxa"/>
          </w:tcPr>
          <w:p w14:paraId="7736C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SETTING DOWN FORM)</w:t>
            </w:r>
          </w:p>
        </w:tc>
      </w:tr>
      <w:tr w:rsidR="006F2CA2" w:rsidRPr="006F2CA2" w14:paraId="3839AC2A" w14:textId="77777777" w:rsidTr="006F2CA2">
        <w:trPr>
          <w:divId w:val="2116439976"/>
          <w:cantSplit/>
          <w:jc w:val="center"/>
        </w:trPr>
        <w:tc>
          <w:tcPr>
            <w:tcW w:w="7120" w:type="dxa"/>
          </w:tcPr>
          <w:p w14:paraId="65A9A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43A5F9A" w14:textId="77777777" w:rsidTr="006F2CA2">
        <w:trPr>
          <w:divId w:val="2116439976"/>
          <w:cantSplit/>
          <w:jc w:val="center"/>
        </w:trPr>
        <w:tc>
          <w:tcPr>
            <w:tcW w:w="7120" w:type="dxa"/>
          </w:tcPr>
          <w:p w14:paraId="178E96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649AD1B" w14:textId="77777777" w:rsidTr="006F2CA2">
        <w:trPr>
          <w:divId w:val="2116439976"/>
          <w:cantSplit/>
          <w:jc w:val="center"/>
        </w:trPr>
        <w:tc>
          <w:tcPr>
            <w:tcW w:w="7120" w:type="dxa"/>
          </w:tcPr>
          <w:p w14:paraId="5E7269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B936410" w14:textId="77777777" w:rsidTr="006F2CA2">
        <w:trPr>
          <w:divId w:val="2116439976"/>
          <w:cantSplit/>
          <w:jc w:val="center"/>
        </w:trPr>
        <w:tc>
          <w:tcPr>
            <w:tcW w:w="7120" w:type="dxa"/>
          </w:tcPr>
          <w:p w14:paraId="3382CA3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GUID=5046b902-a1a3-4292-9793-d48c931680d6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Plaintiff’s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Plaintiff</w:t>
            </w:r>
          </w:p>
        </w:tc>
      </w:tr>
      <w:tr w:rsidR="006F2CA2" w:rsidRPr="006F2CA2" w14:paraId="6366E411" w14:textId="77777777" w:rsidTr="006F2CA2">
        <w:trPr>
          <w:divId w:val="2116439976"/>
          <w:cantSplit/>
          <w:jc w:val="center"/>
        </w:trPr>
        <w:tc>
          <w:tcPr>
            <w:tcW w:w="7120" w:type="dxa"/>
          </w:tcPr>
          <w:p w14:paraId="20727E6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GUID=1850592d-234c-43dc-b97e-eaeef7cc0a4a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And</w:t>
            </w:r>
          </w:p>
        </w:tc>
      </w:tr>
      <w:tr w:rsidR="006F2CA2" w:rsidRPr="006F2CA2" w14:paraId="59C09C46" w14:textId="77777777" w:rsidTr="006F2CA2">
        <w:trPr>
          <w:divId w:val="2116439976"/>
          <w:cantSplit/>
          <w:jc w:val="center"/>
        </w:trPr>
        <w:tc>
          <w:tcPr>
            <w:tcW w:w="7120" w:type="dxa"/>
          </w:tcPr>
          <w:p w14:paraId="7D484D0B"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GUID=e405ebb0-461b-4832-90b6-3ecc0dd9905f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Defendant’s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Defendant</w:t>
            </w:r>
          </w:p>
        </w:tc>
      </w:tr>
      <w:tr w:rsidR="006F2CA2" w:rsidRPr="006F2CA2" w14:paraId="7CED112D" w14:textId="77777777" w:rsidTr="006F2CA2">
        <w:trPr>
          <w:divId w:val="2116439976"/>
          <w:cantSplit/>
          <w:jc w:val="center"/>
        </w:trPr>
        <w:tc>
          <w:tcPr>
            <w:tcW w:w="7120" w:type="dxa"/>
          </w:tcPr>
          <w:p w14:paraId="4D381E3E"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GUID=a6ede148-2da4-4ad6-ae37-c83417e85e08 </w:instrText>
            </w:r>
            <w:r w:rsidRPr="006F2CA2">
              <w:rPr>
                <w:rFonts w:ascii="Times New Roman" w:hAnsi="Times New Roman" w:cs="Times New Roman"/>
                <w:sz w:val="22"/>
                <w:szCs w:val="22"/>
                <w:lang w:val="en-GB" w:eastAsia="en-US"/>
              </w:rPr>
              <w:fldChar w:fldCharType="end"/>
            </w:r>
          </w:p>
        </w:tc>
      </w:tr>
      <w:tr w:rsidR="006F2CA2" w:rsidRPr="006F2CA2" w14:paraId="2C02FD05" w14:textId="77777777" w:rsidTr="006F2CA2">
        <w:trPr>
          <w:divId w:val="2116439976"/>
          <w:cantSplit/>
          <w:jc w:val="center"/>
        </w:trPr>
        <w:tc>
          <w:tcPr>
            <w:tcW w:w="7120" w:type="dxa"/>
            <w:vAlign w:val="center"/>
          </w:tcPr>
          <w:p w14:paraId="2DB8F7B1" w14:textId="77777777" w:rsidR="006F2CA2" w:rsidRPr="006F2CA2" w:rsidRDefault="006F2CA2" w:rsidP="006F2CA2">
            <w:pPr>
              <w:spacing w:before="0" w:after="0" w:line="240" w:lineRule="auto"/>
              <w:jc w:val="center"/>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REQUEST FOR SETTING DOWN ACTION FOR TRIAL</w:t>
            </w:r>
          </w:p>
        </w:tc>
      </w:tr>
      <w:tr w:rsidR="006F2CA2" w:rsidRPr="006F2CA2" w14:paraId="69CC1C7B" w14:textId="77777777" w:rsidTr="006F2CA2">
        <w:trPr>
          <w:divId w:val="2116439976"/>
          <w:cantSplit/>
          <w:jc w:val="center"/>
        </w:trPr>
        <w:tc>
          <w:tcPr>
            <w:tcW w:w="7120" w:type="dxa"/>
            <w:vAlign w:val="center"/>
          </w:tcPr>
          <w:p w14:paraId="09B179B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78982817"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The Plaintiff confirms </w:t>
            </w:r>
            <w:proofErr w:type="gramStart"/>
            <w:r w:rsidRPr="006F2CA2">
              <w:rPr>
                <w:rFonts w:ascii="Times New Roman" w:hAnsi="Times New Roman" w:cs="Times New Roman"/>
                <w:sz w:val="22"/>
                <w:szCs w:val="22"/>
                <w:lang w:val="en-GB" w:eastAsia="en-GB"/>
              </w:rPr>
              <w:t>and  requests</w:t>
            </w:r>
            <w:proofErr w:type="gramEnd"/>
            <w:r w:rsidRPr="006F2CA2">
              <w:rPr>
                <w:rFonts w:ascii="Times New Roman" w:hAnsi="Times New Roman" w:cs="Times New Roman"/>
                <w:sz w:val="22"/>
                <w:szCs w:val="22"/>
                <w:lang w:val="en-GB" w:eastAsia="en-GB"/>
              </w:rPr>
              <w:t xml:space="preserve"> the following:</w:t>
            </w:r>
          </w:p>
          <w:p w14:paraId="0046F1CC"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3CB6C0E7"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Both the Plaintiff and the Defendant have agreed on the divorce and the ancillary matters prior to the filing of this action.</w:t>
            </w:r>
          </w:p>
          <w:p w14:paraId="4A1334B0"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5DD912D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The Plaintiff be at liberty to set down this action for trial on an uncontested basis in chambers.</w:t>
            </w:r>
          </w:p>
          <w:p w14:paraId="6BB47FD8"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0699751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Grounds of Divorce </w:t>
            </w:r>
          </w:p>
          <w:p w14:paraId="482D8AF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adultery by Plaintiff and/or Defendant* </w:t>
            </w:r>
          </w:p>
          <w:p w14:paraId="1638BB2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unreasonable behaviour by Plaintiff and/or Defendant* </w:t>
            </w:r>
          </w:p>
          <w:p w14:paraId="1970EBC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2 years’ desertion by Plaintiff/Defendant* </w:t>
            </w:r>
          </w:p>
          <w:p w14:paraId="1C125A5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3 years’ separation with consent* </w:t>
            </w:r>
          </w:p>
          <w:p w14:paraId="07204054" w14:textId="77777777" w:rsidR="006F2CA2" w:rsidRPr="006F2CA2" w:rsidRDefault="00A13D0C"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Pr>
                <w:rFonts w:ascii="Times New Roman" w:eastAsia="Calibri" w:hAnsi="Times New Roman" w:cs="Times New Roman"/>
                <w:color w:val="000000"/>
                <w:sz w:val="22"/>
                <w:szCs w:val="22"/>
                <w:lang w:val="en-GB" w:eastAsia="en-US"/>
              </w:rPr>
              <w:t>4 yea</w:t>
            </w:r>
            <w:r w:rsidR="006F2CA2" w:rsidRPr="006F2CA2">
              <w:rPr>
                <w:rFonts w:ascii="Times New Roman" w:eastAsia="Calibri" w:hAnsi="Times New Roman" w:cs="Times New Roman"/>
                <w:color w:val="000000"/>
                <w:sz w:val="22"/>
                <w:szCs w:val="22"/>
                <w:lang w:val="en-GB" w:eastAsia="en-US"/>
              </w:rPr>
              <w:t>rs’ separation*</w:t>
            </w:r>
          </w:p>
          <w:p w14:paraId="7B509AF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Ancillary Matters</w:t>
            </w:r>
          </w:p>
          <w:p w14:paraId="5E572996"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US"/>
              </w:rPr>
            </w:pPr>
            <w:proofErr w:type="gramStart"/>
            <w:r w:rsidRPr="006F2CA2">
              <w:rPr>
                <w:rFonts w:ascii="Times New Roman" w:hAnsi="Times New Roman" w:cs="Times New Roman"/>
                <w:sz w:val="22"/>
                <w:szCs w:val="22"/>
                <w:lang w:val="en-GB" w:eastAsia="en-US"/>
              </w:rPr>
              <w:t>All of</w:t>
            </w:r>
            <w:proofErr w:type="gramEnd"/>
            <w:r w:rsidRPr="006F2CA2">
              <w:rPr>
                <w:rFonts w:ascii="Times New Roman" w:hAnsi="Times New Roman" w:cs="Times New Roman"/>
                <w:sz w:val="22"/>
                <w:szCs w:val="22"/>
                <w:lang w:val="en-GB" w:eastAsia="en-US"/>
              </w:rPr>
              <w:t xml:space="preserve"> the ancillary matters have been agreed and the signed Draft Consent Order is exhibited in the Statement of Particulars.</w:t>
            </w:r>
          </w:p>
          <w:p w14:paraId="50E3508F"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3B965B7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I confirm that parties will not be making any further applications (e.g. abridgment of time, cost, </w:t>
            </w:r>
            <w:proofErr w:type="gramStart"/>
            <w:r w:rsidRPr="006F2CA2">
              <w:rPr>
                <w:rFonts w:ascii="Times New Roman" w:hAnsi="Times New Roman" w:cs="Times New Roman"/>
                <w:sz w:val="22"/>
                <w:szCs w:val="22"/>
                <w:lang w:val="en-GB" w:eastAsia="en-US"/>
              </w:rPr>
              <w:t>withdrawal</w:t>
            </w:r>
            <w:proofErr w:type="gramEnd"/>
            <w:r w:rsidRPr="006F2CA2">
              <w:rPr>
                <w:rFonts w:ascii="Times New Roman" w:hAnsi="Times New Roman" w:cs="Times New Roman"/>
                <w:sz w:val="22"/>
                <w:szCs w:val="22"/>
                <w:lang w:val="en-GB" w:eastAsia="en-US"/>
              </w:rPr>
              <w:t xml:space="preserve"> or amendment of pleadings etc.). </w:t>
            </w:r>
          </w:p>
          <w:p w14:paraId="123F8BB9"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2ADFE11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Parties understand that the Court may not make the required orders as requested if any of the papers are not in order, in which case a further hearing (in court or in chambers with counsel present) will be scheduled. </w:t>
            </w:r>
          </w:p>
        </w:tc>
      </w:tr>
      <w:tr w:rsidR="006F2CA2" w:rsidRPr="006F2CA2" w14:paraId="40E2616E" w14:textId="77777777" w:rsidTr="006F2CA2">
        <w:trPr>
          <w:divId w:val="2116439976"/>
          <w:cantSplit/>
          <w:jc w:val="center"/>
        </w:trPr>
        <w:tc>
          <w:tcPr>
            <w:tcW w:w="7120" w:type="dxa"/>
            <w:vAlign w:val="center"/>
          </w:tcPr>
          <w:p w14:paraId="566D79B1"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3F5CD035" w14:textId="77777777" w:rsidTr="006F2CA2">
        <w:trPr>
          <w:divId w:val="2116439976"/>
          <w:cantSplit/>
          <w:jc w:val="center"/>
        </w:trPr>
        <w:tc>
          <w:tcPr>
            <w:tcW w:w="7120" w:type="dxa"/>
            <w:vAlign w:val="center"/>
          </w:tcPr>
          <w:p w14:paraId="47C0828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70D7CC7D" w14:textId="77777777" w:rsidTr="006F2CA2">
        <w:trPr>
          <w:divId w:val="2116439976"/>
          <w:cantSplit/>
          <w:jc w:val="center"/>
        </w:trPr>
        <w:tc>
          <w:tcPr>
            <w:tcW w:w="7120" w:type="dxa"/>
            <w:vAlign w:val="center"/>
          </w:tcPr>
          <w:p w14:paraId="66AC668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Signature:</w:t>
            </w:r>
          </w:p>
          <w:p w14:paraId="7EE7459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Name of Party/Party’s Solicitor*:</w:t>
            </w:r>
          </w:p>
          <w:p w14:paraId="096613F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Party Type (i.e. Plaintiff or Defendant):</w:t>
            </w:r>
          </w:p>
          <w:p w14:paraId="2C19B23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Date:</w:t>
            </w:r>
          </w:p>
        </w:tc>
      </w:tr>
      <w:tr w:rsidR="006F2CA2" w:rsidRPr="006F2CA2" w14:paraId="4622E5B4" w14:textId="77777777" w:rsidTr="006F2CA2">
        <w:trPr>
          <w:divId w:val="2116439976"/>
          <w:cantSplit/>
          <w:jc w:val="center"/>
        </w:trPr>
        <w:tc>
          <w:tcPr>
            <w:tcW w:w="7120" w:type="dxa"/>
            <w:vAlign w:val="center"/>
          </w:tcPr>
          <w:p w14:paraId="21CCBAB1" w14:textId="77777777" w:rsidR="006F2CA2" w:rsidRPr="006F2CA2" w:rsidRDefault="006F2CA2" w:rsidP="006F2CA2">
            <w:pPr>
              <w:spacing w:before="0" w:after="0" w:line="240" w:lineRule="auto"/>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*Delete where inapplicable.</w:t>
            </w:r>
          </w:p>
        </w:tc>
      </w:tr>
    </w:tbl>
    <w:p w14:paraId="43D2F63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30</w:t>
      </w:r>
    </w:p>
    <w:tbl>
      <w:tblPr>
        <w:tblW w:w="7120" w:type="dxa"/>
        <w:jc w:val="center"/>
        <w:tblLook w:val="04A0" w:firstRow="1" w:lastRow="0" w:firstColumn="1" w:lastColumn="0" w:noHBand="0" w:noVBand="1"/>
      </w:tblPr>
      <w:tblGrid>
        <w:gridCol w:w="7120"/>
      </w:tblGrid>
      <w:tr w:rsidR="006F2CA2" w:rsidRPr="006F2CA2" w14:paraId="223814A5" w14:textId="77777777" w:rsidTr="006F2CA2">
        <w:trPr>
          <w:divId w:val="2116439976"/>
          <w:cantSplit/>
          <w:jc w:val="center"/>
        </w:trPr>
        <w:tc>
          <w:tcPr>
            <w:tcW w:w="7120" w:type="dxa"/>
          </w:tcPr>
          <w:p w14:paraId="0F3C954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3BB12DDD" w14:textId="77777777" w:rsidTr="006F2CA2">
        <w:trPr>
          <w:divId w:val="2116439976"/>
          <w:cantSplit/>
          <w:jc w:val="center"/>
        </w:trPr>
        <w:tc>
          <w:tcPr>
            <w:tcW w:w="7120" w:type="dxa"/>
          </w:tcPr>
          <w:p w14:paraId="5C7CD2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 FORM)</w:t>
            </w:r>
          </w:p>
        </w:tc>
      </w:tr>
      <w:tr w:rsidR="006F2CA2" w:rsidRPr="006F2CA2" w14:paraId="0D5D0521" w14:textId="77777777" w:rsidTr="006F2CA2">
        <w:trPr>
          <w:divId w:val="2116439976"/>
          <w:cantSplit/>
          <w:jc w:val="center"/>
        </w:trPr>
        <w:tc>
          <w:tcPr>
            <w:tcW w:w="7120" w:type="dxa"/>
          </w:tcPr>
          <w:p w14:paraId="173954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F95955" w14:textId="77777777" w:rsidTr="006F2CA2">
        <w:trPr>
          <w:divId w:val="2116439976"/>
          <w:cantSplit/>
          <w:jc w:val="center"/>
        </w:trPr>
        <w:tc>
          <w:tcPr>
            <w:tcW w:w="7120" w:type="dxa"/>
          </w:tcPr>
          <w:p w14:paraId="449A6A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8BA03F7" w14:textId="77777777" w:rsidTr="006F2CA2">
        <w:trPr>
          <w:divId w:val="2116439976"/>
          <w:cantSplit/>
          <w:jc w:val="center"/>
        </w:trPr>
        <w:tc>
          <w:tcPr>
            <w:tcW w:w="7120" w:type="dxa"/>
          </w:tcPr>
          <w:p w14:paraId="62E510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4A6623D8" w14:textId="77777777" w:rsidTr="006F2CA2">
        <w:trPr>
          <w:divId w:val="2116439976"/>
          <w:cantSplit/>
          <w:jc w:val="center"/>
        </w:trPr>
        <w:tc>
          <w:tcPr>
            <w:tcW w:w="7120" w:type="dxa"/>
          </w:tcPr>
          <w:p w14:paraId="6336DA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GUID=5046b902-a1a3-4292-9793-d48c931680d6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29EBBB0" w14:textId="77777777" w:rsidTr="006F2CA2">
        <w:trPr>
          <w:divId w:val="2116439976"/>
          <w:cantSplit/>
          <w:jc w:val="center"/>
        </w:trPr>
        <w:tc>
          <w:tcPr>
            <w:tcW w:w="7120" w:type="dxa"/>
          </w:tcPr>
          <w:p w14:paraId="4B7A01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GUID=1850592d-234c-43dc-b97e-eaeef7cc0a4a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CAA61D3" w14:textId="77777777" w:rsidTr="006F2CA2">
        <w:trPr>
          <w:divId w:val="2116439976"/>
          <w:cantSplit/>
          <w:jc w:val="center"/>
        </w:trPr>
        <w:tc>
          <w:tcPr>
            <w:tcW w:w="7120" w:type="dxa"/>
          </w:tcPr>
          <w:p w14:paraId="3E931C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GUID=e405ebb0-461b-4832-90b6-3ecc0dd9905f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98C8D38" w14:textId="77777777" w:rsidTr="006F2CA2">
        <w:trPr>
          <w:divId w:val="2116439976"/>
          <w:cantSplit/>
          <w:jc w:val="center"/>
        </w:trPr>
        <w:tc>
          <w:tcPr>
            <w:tcW w:w="7120" w:type="dxa"/>
          </w:tcPr>
          <w:p w14:paraId="1F7794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GUID=a6ede148-2da4-4ad6-ae37-c83417e85e08 </w:instrText>
            </w:r>
            <w:r w:rsidRPr="006F2CA2">
              <w:rPr>
                <w:rFonts w:ascii="Times New Roman" w:hAnsi="Times New Roman" w:cs="Times New Roman"/>
                <w:sz w:val="22"/>
                <w:szCs w:val="20"/>
                <w:lang w:val="en-GB" w:eastAsia="en-US"/>
              </w:rPr>
              <w:fldChar w:fldCharType="end"/>
            </w:r>
          </w:p>
        </w:tc>
      </w:tr>
      <w:tr w:rsidR="006F2CA2" w:rsidRPr="006F2CA2" w14:paraId="504AAE0C" w14:textId="77777777" w:rsidTr="006F2CA2">
        <w:trPr>
          <w:divId w:val="2116439976"/>
          <w:cantSplit/>
          <w:jc w:val="center"/>
        </w:trPr>
        <w:tc>
          <w:tcPr>
            <w:tcW w:w="7120" w:type="dxa"/>
          </w:tcPr>
          <w:p w14:paraId="30127C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GUID=d247000b-c14a-44cc-b189-969efc1d66d4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w:t>
            </w:r>
          </w:p>
        </w:tc>
      </w:tr>
      <w:tr w:rsidR="006F2CA2" w:rsidRPr="006F2CA2" w14:paraId="1ABEC6BA" w14:textId="77777777" w:rsidTr="006F2CA2">
        <w:trPr>
          <w:divId w:val="2116439976"/>
          <w:cantSplit/>
          <w:jc w:val="center"/>
        </w:trPr>
        <w:tc>
          <w:tcPr>
            <w:tcW w:w="7120" w:type="dxa"/>
          </w:tcPr>
          <w:p w14:paraId="5C03D99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GUID=b32b60c8-c381-4608-bd9e-77870839b951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Interim Judgment Relates (the Marriage)</w:t>
            </w:r>
          </w:p>
        </w:tc>
      </w:tr>
      <w:tr w:rsidR="006F2CA2" w:rsidRPr="006F2CA2" w14:paraId="14E26981" w14:textId="77777777" w:rsidTr="006F2CA2">
        <w:trPr>
          <w:divId w:val="2116439976"/>
          <w:cantSplit/>
          <w:jc w:val="center"/>
        </w:trPr>
        <w:tc>
          <w:tcPr>
            <w:tcW w:w="7120" w:type="dxa"/>
          </w:tcPr>
          <w:p w14:paraId="23DA9DB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GUID=f8cefaa0-bc79-4e91-825b-b0078520ed45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1A531E7F" w14:textId="77777777" w:rsidTr="006F2CA2">
        <w:trPr>
          <w:divId w:val="2116439976"/>
          <w:cantSplit/>
          <w:jc w:val="center"/>
        </w:trPr>
        <w:tc>
          <w:tcPr>
            <w:tcW w:w="7120" w:type="dxa"/>
          </w:tcPr>
          <w:p w14:paraId="4CF6276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GUID=3ae1e0e5-3ea2-4e0f-a97a-d9e295a1b35c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18905649" w14:textId="77777777" w:rsidTr="006F2CA2">
        <w:trPr>
          <w:divId w:val="2116439976"/>
          <w:cantSplit/>
          <w:jc w:val="center"/>
        </w:trPr>
        <w:tc>
          <w:tcPr>
            <w:tcW w:w="7120" w:type="dxa"/>
          </w:tcPr>
          <w:p w14:paraId="01C5B3D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GUID=6fa742b9-4bda-4000-98ee-b758b644a6a6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Interim Judgment Granted in Open Court/Chambers*</w:t>
            </w:r>
          </w:p>
        </w:tc>
      </w:tr>
      <w:tr w:rsidR="006F2CA2" w:rsidRPr="006F2CA2" w14:paraId="772343F0" w14:textId="77777777" w:rsidTr="006F2CA2">
        <w:trPr>
          <w:divId w:val="2116439976"/>
          <w:cantSplit/>
          <w:jc w:val="center"/>
        </w:trPr>
        <w:tc>
          <w:tcPr>
            <w:tcW w:w="7120" w:type="dxa"/>
          </w:tcPr>
          <w:p w14:paraId="744ADD9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GUID=a1b14bad-c3f6-4158-b3b9-f9f03b98fc9b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401DDE" w14:textId="77777777" w:rsidTr="006F2CA2">
        <w:trPr>
          <w:divId w:val="2116439976"/>
          <w:cantSplit/>
          <w:jc w:val="center"/>
        </w:trPr>
        <w:tc>
          <w:tcPr>
            <w:tcW w:w="7120" w:type="dxa"/>
          </w:tcPr>
          <w:p w14:paraId="1EF251F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GUID=301b47a4-05f7-4cdd-a380-3546340b0f39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28572E" w14:textId="77777777" w:rsidTr="006F2CA2">
        <w:trPr>
          <w:divId w:val="2116439976"/>
          <w:cantSplit/>
          <w:jc w:val="center"/>
        </w:trPr>
        <w:tc>
          <w:tcPr>
            <w:tcW w:w="7120" w:type="dxa"/>
          </w:tcPr>
          <w:p w14:paraId="23C6A80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GUID=bb65d1a0-ff73-4292-82d8-8081353f2d88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3B055A76" w14:textId="77777777" w:rsidTr="006F2CA2">
        <w:trPr>
          <w:divId w:val="2116439976"/>
          <w:cantSplit/>
          <w:jc w:val="center"/>
        </w:trPr>
        <w:tc>
          <w:tcPr>
            <w:tcW w:w="7120" w:type="dxa"/>
          </w:tcPr>
          <w:p w14:paraId="01A53C4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GUID=c37c6486-184f-487e-8ae5-963f1e9bc26b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6E06AF89" w14:textId="77777777" w:rsidTr="006F2CA2">
        <w:trPr>
          <w:divId w:val="2116439976"/>
          <w:cantSplit/>
          <w:jc w:val="center"/>
        </w:trPr>
        <w:tc>
          <w:tcPr>
            <w:tcW w:w="7120" w:type="dxa"/>
          </w:tcPr>
          <w:p w14:paraId="576C3A5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GUID=360e4d75-a5cd-4589-b98d-125d52cdd943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4FEE8178" w14:textId="77777777" w:rsidTr="006F2CA2">
        <w:trPr>
          <w:divId w:val="2116439976"/>
          <w:cantSplit/>
          <w:jc w:val="center"/>
        </w:trPr>
        <w:tc>
          <w:tcPr>
            <w:tcW w:w="7120" w:type="dxa"/>
          </w:tcPr>
          <w:p w14:paraId="118900C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GUID=3f8b08dc-e416-44ce-acd6-2015815b03fd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1E190D63" w14:textId="77777777" w:rsidTr="006F2CA2">
        <w:trPr>
          <w:divId w:val="2116439976"/>
          <w:cantSplit/>
          <w:jc w:val="center"/>
        </w:trPr>
        <w:tc>
          <w:tcPr>
            <w:tcW w:w="7120" w:type="dxa"/>
          </w:tcPr>
          <w:p w14:paraId="0BE9A98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GUID=e0b42423-2e20-4a26-866b-9a64a4d5c56a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622827A3" w14:textId="77777777" w:rsidTr="006F2CA2">
        <w:trPr>
          <w:divId w:val="2116439976"/>
          <w:cantSplit/>
          <w:jc w:val="center"/>
        </w:trPr>
        <w:tc>
          <w:tcPr>
            <w:tcW w:w="7120" w:type="dxa"/>
          </w:tcPr>
          <w:p w14:paraId="4223600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GUID=7c6a0a78-9cad-4a5d-911b-ba1b03983b24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52A88FE6" w14:textId="77777777" w:rsidTr="006F2CA2">
        <w:trPr>
          <w:divId w:val="2116439976"/>
          <w:cantSplit/>
          <w:jc w:val="center"/>
        </w:trPr>
        <w:tc>
          <w:tcPr>
            <w:tcW w:w="7120" w:type="dxa"/>
          </w:tcPr>
          <w:p w14:paraId="3985876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GUID=0073eb89-2218-4078-bf7d-b61e5badf6f6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0C62AFAA" w14:textId="77777777" w:rsidTr="006F2CA2">
        <w:trPr>
          <w:divId w:val="2116439976"/>
          <w:cantSplit/>
          <w:jc w:val="center"/>
        </w:trPr>
        <w:tc>
          <w:tcPr>
            <w:tcW w:w="7120" w:type="dxa"/>
          </w:tcPr>
          <w:p w14:paraId="27A552B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GUID=a461aee9-7b19-4b5d-9c6f-1d3d4046a994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4B05504D" w14:textId="77777777" w:rsidTr="006F2CA2">
        <w:trPr>
          <w:divId w:val="2116439976"/>
          <w:cantSplit/>
          <w:jc w:val="center"/>
        </w:trPr>
        <w:tc>
          <w:tcPr>
            <w:tcW w:w="7120" w:type="dxa"/>
          </w:tcPr>
          <w:p w14:paraId="40F9D24B" w14:textId="77777777" w:rsidR="006F2CA2" w:rsidRPr="006F2CA2" w:rsidRDefault="006F2CA2" w:rsidP="006F2CA2">
            <w:pPr>
              <w:spacing w:before="60" w:after="60" w:line="240" w:lineRule="auto"/>
              <w:ind w:left="1880" w:hanging="519"/>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GUID=af9ed9a2-0aaf-45aa-96c2-ca14df6e82c5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(ii)</w:t>
            </w:r>
            <w:r w:rsidRPr="006F2CA2">
              <w:rPr>
                <w:rFonts w:ascii="Times New Roman" w:hAnsi="Times New Roman" w:cs="Times New Roman"/>
                <w:sz w:val="22"/>
                <w:szCs w:val="22"/>
                <w:lang w:val="en-GB" w:eastAsia="en-US"/>
              </w:rPr>
              <w:tab/>
              <w:t>that the Marriage is dissolved by reason that/is declared void by virtue of*:</w:t>
            </w:r>
          </w:p>
        </w:tc>
      </w:tr>
      <w:tr w:rsidR="006F2CA2" w:rsidRPr="006F2CA2" w14:paraId="15885DA4" w14:textId="77777777" w:rsidTr="006F2CA2">
        <w:trPr>
          <w:divId w:val="2116439976"/>
          <w:cantSplit/>
          <w:jc w:val="center"/>
        </w:trPr>
        <w:tc>
          <w:tcPr>
            <w:tcW w:w="7120" w:type="dxa"/>
          </w:tcPr>
          <w:p w14:paraId="25E677A3" w14:textId="77777777" w:rsidR="006F2CA2" w:rsidRPr="006F2CA2" w:rsidRDefault="006F2CA2" w:rsidP="006F2CA2">
            <w:pPr>
              <w:spacing w:before="60" w:after="60" w:line="240" w:lineRule="auto"/>
              <w:ind w:left="188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GUID=183b5849-d923-4e8c-8004-6cc351317f09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set out ground of divorce in the Statement of Claim/Counterclaim/Statement of Claim and Counterclaim* respectively</w:t>
            </w:r>
            <w:r w:rsidRPr="006F2CA2">
              <w:rPr>
                <w:rFonts w:ascii="Times New Roman" w:hAnsi="Times New Roman" w:cs="Times New Roman"/>
                <w:sz w:val="22"/>
                <w:szCs w:val="22"/>
                <w:lang w:val="en-GB" w:eastAsia="en-US"/>
              </w:rPr>
              <w:t>]</w:t>
            </w:r>
          </w:p>
        </w:tc>
      </w:tr>
      <w:tr w:rsidR="006F2CA2" w:rsidRPr="006F2CA2" w14:paraId="7ACBF900" w14:textId="77777777" w:rsidTr="006F2CA2">
        <w:trPr>
          <w:divId w:val="2116439976"/>
          <w:cantSplit/>
          <w:jc w:val="center"/>
        </w:trPr>
        <w:tc>
          <w:tcPr>
            <w:tcW w:w="7120" w:type="dxa"/>
          </w:tcPr>
          <w:p w14:paraId="2B7D239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GUID=5f4abac1-765d-40cd-9ee4-38a292ed8786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OR</w:t>
            </w:r>
          </w:p>
        </w:tc>
      </w:tr>
      <w:tr w:rsidR="006F2CA2" w:rsidRPr="006F2CA2" w14:paraId="248140F3" w14:textId="77777777" w:rsidTr="006F2CA2">
        <w:trPr>
          <w:divId w:val="2116439976"/>
          <w:cantSplit/>
          <w:jc w:val="center"/>
        </w:trPr>
        <w:tc>
          <w:tcPr>
            <w:tcW w:w="7120" w:type="dxa"/>
          </w:tcPr>
          <w:p w14:paraId="7E1C735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GUID=782845eb-f17f-4217-846d-444af5af8452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That the Defendant be presumed dead and that the Marriage is dissolved* unless sufficient cause be shown to the court within [</w:t>
            </w:r>
            <w:r w:rsidRPr="006F2CA2">
              <w:rPr>
                <w:rFonts w:ascii="Times New Roman" w:hAnsi="Times New Roman" w:cs="Times New Roman"/>
                <w:i/>
                <w:sz w:val="22"/>
                <w:szCs w:val="22"/>
                <w:lang w:val="en-GB" w:eastAsia="en-US"/>
              </w:rPr>
              <w:t>to set out the number of weeks</w:t>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months</w:t>
            </w:r>
            <w:r w:rsidRPr="006F2CA2">
              <w:rPr>
                <w:rFonts w:ascii="Times New Roman" w:hAnsi="Times New Roman" w:cs="Times New Roman"/>
                <w:sz w:val="22"/>
                <w:szCs w:val="22"/>
                <w:lang w:val="en-GB" w:eastAsia="en-US"/>
              </w:rPr>
              <w:t>] from the date of this Judgment why the said Judgment should not be made Final.</w:t>
            </w:r>
          </w:p>
        </w:tc>
      </w:tr>
      <w:tr w:rsidR="006F2CA2" w:rsidRPr="006F2CA2" w14:paraId="1C440433" w14:textId="77777777" w:rsidTr="006F2CA2">
        <w:trPr>
          <w:divId w:val="2116439976"/>
          <w:cantSplit/>
          <w:jc w:val="center"/>
        </w:trPr>
        <w:tc>
          <w:tcPr>
            <w:tcW w:w="7120" w:type="dxa"/>
          </w:tcPr>
          <w:p w14:paraId="0DA55F4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GUID=5a9bd7cc-def1-4a79-8e92-cdc501db49eb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5FB01C6C" w14:textId="77777777" w:rsidTr="006F2CA2">
        <w:trPr>
          <w:divId w:val="2116439976"/>
          <w:cantSplit/>
          <w:jc w:val="center"/>
        </w:trPr>
        <w:tc>
          <w:tcPr>
            <w:tcW w:w="7120" w:type="dxa"/>
          </w:tcPr>
          <w:p w14:paraId="7861EC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GUID=63b9a813-f670-4632-b62d-b422439fdd38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Interim Judgment, including consent orders on ancillary matters</w:t>
            </w:r>
            <w:r w:rsidRPr="006F2CA2">
              <w:rPr>
                <w:rFonts w:ascii="Times New Roman" w:hAnsi="Times New Roman" w:cs="Times New Roman"/>
                <w:sz w:val="22"/>
                <w:szCs w:val="20"/>
                <w:lang w:val="en-GB" w:eastAsia="en-US"/>
              </w:rPr>
              <w:t>]</w:t>
            </w:r>
          </w:p>
        </w:tc>
      </w:tr>
      <w:tr w:rsidR="006F2CA2" w:rsidRPr="006F2CA2" w14:paraId="5278B6CF" w14:textId="77777777" w:rsidTr="006F2CA2">
        <w:trPr>
          <w:divId w:val="2116439976"/>
          <w:cantSplit/>
          <w:trHeight w:val="320"/>
          <w:jc w:val="center"/>
        </w:trPr>
        <w:tc>
          <w:tcPr>
            <w:tcW w:w="7120" w:type="dxa"/>
          </w:tcPr>
          <w:p w14:paraId="023F53A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GUID=01f833b2-46f1-427c-bf33-80ba786f4449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272906B4" w14:textId="77777777" w:rsidTr="006F2CA2">
        <w:trPr>
          <w:divId w:val="2116439976"/>
          <w:cantSplit/>
          <w:jc w:val="center"/>
        </w:trPr>
        <w:tc>
          <w:tcPr>
            <w:tcW w:w="7120" w:type="dxa"/>
          </w:tcPr>
          <w:p w14:paraId="7C0A0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GUID=fbcc5a8a-5b12-442c-b15a-dc59d40b10e3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BF2FF2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3289B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01DA7E6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363053D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70C525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EBED2A8"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A439C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C49F48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C3648A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8D8980"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5E0F01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168184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177EE9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109542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DED22B9"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D59D78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AAEBC25" w14:textId="77777777" w:rsidR="00A13D0C" w:rsidRPr="006F2CA2" w:rsidRDefault="00A13D0C" w:rsidP="006F2CA2">
      <w:pPr>
        <w:spacing w:before="0" w:after="200" w:line="276" w:lineRule="auto"/>
        <w:divId w:val="2116439976"/>
        <w:rPr>
          <w:rFonts w:ascii="Calibri" w:eastAsia="Calibri" w:hAnsi="Calibri" w:cs="Times New Roman"/>
          <w:sz w:val="22"/>
          <w:szCs w:val="22"/>
          <w:lang w:eastAsia="en-US"/>
        </w:rPr>
      </w:pPr>
    </w:p>
    <w:p w14:paraId="1C74D0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7932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9680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C6F1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1AA9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CEE709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62C5F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250B474"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D2769F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GUID=fe6149f4-a0f2-4a89-a899-87d1b9fee9c6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31</w:t>
      </w:r>
    </w:p>
    <w:tbl>
      <w:tblPr>
        <w:tblW w:w="7140" w:type="dxa"/>
        <w:jc w:val="center"/>
        <w:tblLook w:val="04A0" w:firstRow="1" w:lastRow="0" w:firstColumn="1" w:lastColumn="0" w:noHBand="0" w:noVBand="1"/>
      </w:tblPr>
      <w:tblGrid>
        <w:gridCol w:w="7140"/>
      </w:tblGrid>
      <w:tr w:rsidR="006F2CA2" w:rsidRPr="006F2CA2" w14:paraId="7A0253C8" w14:textId="77777777" w:rsidTr="006F2CA2">
        <w:trPr>
          <w:divId w:val="2116439976"/>
          <w:cantSplit/>
          <w:jc w:val="center"/>
        </w:trPr>
        <w:tc>
          <w:tcPr>
            <w:tcW w:w="7140" w:type="dxa"/>
          </w:tcPr>
          <w:p w14:paraId="1C18AF1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GUID=5153f5a8-4346-4f73-9ccc-c86a5cb9a1f3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475E5327" w14:textId="77777777" w:rsidTr="006F2CA2">
        <w:trPr>
          <w:divId w:val="2116439976"/>
          <w:cantSplit/>
          <w:jc w:val="center"/>
        </w:trPr>
        <w:tc>
          <w:tcPr>
            <w:tcW w:w="7140" w:type="dxa"/>
          </w:tcPr>
          <w:p w14:paraId="465509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GUID=cc58a3fd-5062-4745-bf89-1effa8b50fa2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 FORM)</w:t>
            </w:r>
          </w:p>
        </w:tc>
      </w:tr>
      <w:tr w:rsidR="006F2CA2" w:rsidRPr="006F2CA2" w14:paraId="52128275" w14:textId="77777777" w:rsidTr="006F2CA2">
        <w:trPr>
          <w:divId w:val="2116439976"/>
          <w:cantSplit/>
          <w:jc w:val="center"/>
        </w:trPr>
        <w:tc>
          <w:tcPr>
            <w:tcW w:w="7140" w:type="dxa"/>
          </w:tcPr>
          <w:p w14:paraId="08A8E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GUID=6ff4fa56-6f67-4e39-acce-b6de7b298fce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FB61334" w14:textId="77777777" w:rsidTr="006F2CA2">
        <w:trPr>
          <w:divId w:val="2116439976"/>
          <w:cantSplit/>
          <w:jc w:val="center"/>
        </w:trPr>
        <w:tc>
          <w:tcPr>
            <w:tcW w:w="7140" w:type="dxa"/>
          </w:tcPr>
          <w:p w14:paraId="2B2399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GUID=e2c86e7c-6748-48ba-936f-f52e56bf3808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EBA9099" w14:textId="77777777" w:rsidTr="006F2CA2">
        <w:trPr>
          <w:divId w:val="2116439976"/>
          <w:cantSplit/>
          <w:jc w:val="center"/>
        </w:trPr>
        <w:tc>
          <w:tcPr>
            <w:tcW w:w="7140" w:type="dxa"/>
          </w:tcPr>
          <w:p w14:paraId="570B7C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GUID=f36a936b-a0a0-4edb-8f4d-3c8c2503ed0d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C7157F" w14:textId="77777777" w:rsidTr="006F2CA2">
        <w:trPr>
          <w:divId w:val="2116439976"/>
          <w:cantSplit/>
          <w:jc w:val="center"/>
        </w:trPr>
        <w:tc>
          <w:tcPr>
            <w:tcW w:w="7140" w:type="dxa"/>
          </w:tcPr>
          <w:p w14:paraId="064A2D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GUID=51265e8c-3221-4884-9ea6-b9b6f7dde663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9791CEF" w14:textId="77777777" w:rsidTr="006F2CA2">
        <w:trPr>
          <w:divId w:val="2116439976"/>
          <w:cantSplit/>
          <w:jc w:val="center"/>
        </w:trPr>
        <w:tc>
          <w:tcPr>
            <w:tcW w:w="7140" w:type="dxa"/>
          </w:tcPr>
          <w:p w14:paraId="7E9086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GUID=f79d5760-7c84-4c7b-8f4f-1509aba45f66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F357312" w14:textId="77777777" w:rsidTr="006F2CA2">
        <w:trPr>
          <w:divId w:val="2116439976"/>
          <w:cantSplit/>
          <w:jc w:val="center"/>
        </w:trPr>
        <w:tc>
          <w:tcPr>
            <w:tcW w:w="7140" w:type="dxa"/>
          </w:tcPr>
          <w:p w14:paraId="0657BE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GUID=be6d9b9a-7a0f-4aef-a7cc-054d70d8ffc6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5BA5BB4" w14:textId="77777777" w:rsidTr="006F2CA2">
        <w:trPr>
          <w:divId w:val="2116439976"/>
          <w:cantSplit/>
          <w:jc w:val="center"/>
        </w:trPr>
        <w:tc>
          <w:tcPr>
            <w:tcW w:w="7140" w:type="dxa"/>
          </w:tcPr>
          <w:p w14:paraId="708C69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GUID=2c4e8d6f-71e2-4f51-a2ee-8e6dabed896d </w:instrText>
            </w:r>
            <w:r w:rsidRPr="006F2CA2">
              <w:rPr>
                <w:rFonts w:ascii="Times New Roman" w:hAnsi="Times New Roman" w:cs="Times New Roman"/>
                <w:sz w:val="22"/>
                <w:szCs w:val="20"/>
                <w:lang w:val="en-GB" w:eastAsia="en-US"/>
              </w:rPr>
              <w:fldChar w:fldCharType="end"/>
            </w:r>
          </w:p>
        </w:tc>
      </w:tr>
      <w:tr w:rsidR="006F2CA2" w:rsidRPr="006F2CA2" w14:paraId="2D87AA47" w14:textId="77777777" w:rsidTr="006F2CA2">
        <w:trPr>
          <w:divId w:val="2116439976"/>
          <w:cantSplit/>
          <w:jc w:val="center"/>
        </w:trPr>
        <w:tc>
          <w:tcPr>
            <w:tcW w:w="7140" w:type="dxa"/>
          </w:tcPr>
          <w:p w14:paraId="695CF0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GUID=9b5fb9a4-5d58-4daa-acb6-3514de209b34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w:t>
            </w:r>
          </w:p>
        </w:tc>
      </w:tr>
      <w:tr w:rsidR="006F2CA2" w:rsidRPr="006F2CA2" w14:paraId="2998E5AF" w14:textId="77777777" w:rsidTr="006F2CA2">
        <w:trPr>
          <w:divId w:val="2116439976"/>
          <w:cantSplit/>
          <w:jc w:val="center"/>
        </w:trPr>
        <w:tc>
          <w:tcPr>
            <w:tcW w:w="7140" w:type="dxa"/>
          </w:tcPr>
          <w:p w14:paraId="489C27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GUID=b1bfb25d-b223-4cff-8b55-a48252fefc38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Judgment of Judicial Separation relates (the Marriage)</w:t>
            </w:r>
          </w:p>
        </w:tc>
      </w:tr>
      <w:tr w:rsidR="006F2CA2" w:rsidRPr="006F2CA2" w14:paraId="2A48E7AA" w14:textId="77777777" w:rsidTr="006F2CA2">
        <w:trPr>
          <w:divId w:val="2116439976"/>
          <w:cantSplit/>
          <w:jc w:val="center"/>
        </w:trPr>
        <w:tc>
          <w:tcPr>
            <w:tcW w:w="7140" w:type="dxa"/>
          </w:tcPr>
          <w:p w14:paraId="69B044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GUID=ef9bf16d-410d-40dd-b671-4ba9601dd4f3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04A0A27C" w14:textId="77777777" w:rsidTr="006F2CA2">
        <w:trPr>
          <w:divId w:val="2116439976"/>
          <w:cantSplit/>
          <w:jc w:val="center"/>
        </w:trPr>
        <w:tc>
          <w:tcPr>
            <w:tcW w:w="7140" w:type="dxa"/>
          </w:tcPr>
          <w:p w14:paraId="49EC2D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GUID=cea896d0-49aa-4ed0-8b1e-b69b1f9ddba2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336E2EC4" w14:textId="77777777" w:rsidTr="006F2CA2">
        <w:trPr>
          <w:divId w:val="2116439976"/>
          <w:cantSplit/>
          <w:jc w:val="center"/>
        </w:trPr>
        <w:tc>
          <w:tcPr>
            <w:tcW w:w="7140" w:type="dxa"/>
          </w:tcPr>
          <w:p w14:paraId="21862C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GUID=6af865d5-6b7a-401b-92f2-45f0e9e6d11e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Judgment of Judicial Separation Granted in Open Court/Chambers*</w:t>
            </w:r>
          </w:p>
        </w:tc>
      </w:tr>
      <w:tr w:rsidR="006F2CA2" w:rsidRPr="006F2CA2" w14:paraId="45C133CB" w14:textId="77777777" w:rsidTr="006F2CA2">
        <w:trPr>
          <w:divId w:val="2116439976"/>
          <w:cantSplit/>
          <w:jc w:val="center"/>
        </w:trPr>
        <w:tc>
          <w:tcPr>
            <w:tcW w:w="7140" w:type="dxa"/>
          </w:tcPr>
          <w:p w14:paraId="2504D73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GUID=8e5b7a26-e1b1-4243-87bf-31c62f1466ca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B4BDE55" w14:textId="77777777" w:rsidTr="006F2CA2">
        <w:trPr>
          <w:divId w:val="2116439976"/>
          <w:cantSplit/>
          <w:jc w:val="center"/>
        </w:trPr>
        <w:tc>
          <w:tcPr>
            <w:tcW w:w="7140" w:type="dxa"/>
          </w:tcPr>
          <w:p w14:paraId="1FECD24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GUID=ee403434-fd96-4a48-a824-ca3e57f9bb6d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EC39F1" w14:textId="77777777" w:rsidTr="006F2CA2">
        <w:trPr>
          <w:divId w:val="2116439976"/>
          <w:cantSplit/>
          <w:jc w:val="center"/>
        </w:trPr>
        <w:tc>
          <w:tcPr>
            <w:tcW w:w="7140" w:type="dxa"/>
          </w:tcPr>
          <w:p w14:paraId="089D5C5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GUID=f6b81c62-c5d7-4176-bde2-4dabcf52859b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742360C2" w14:textId="77777777" w:rsidTr="006F2CA2">
        <w:trPr>
          <w:divId w:val="2116439976"/>
          <w:cantSplit/>
          <w:jc w:val="center"/>
        </w:trPr>
        <w:tc>
          <w:tcPr>
            <w:tcW w:w="7140" w:type="dxa"/>
          </w:tcPr>
          <w:p w14:paraId="5C779F3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GUID=9f962cba-5f00-41df-8015-c8cdca76142a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252695F1" w14:textId="77777777" w:rsidTr="006F2CA2">
        <w:trPr>
          <w:divId w:val="2116439976"/>
          <w:cantSplit/>
          <w:jc w:val="center"/>
        </w:trPr>
        <w:tc>
          <w:tcPr>
            <w:tcW w:w="7140" w:type="dxa"/>
          </w:tcPr>
          <w:p w14:paraId="0C43EEA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GUID=fdb8320e-40c0-4e33-a9dd-528d5d69cc48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12B067F1" w14:textId="77777777" w:rsidTr="006F2CA2">
        <w:trPr>
          <w:divId w:val="2116439976"/>
          <w:cantSplit/>
          <w:jc w:val="center"/>
        </w:trPr>
        <w:tc>
          <w:tcPr>
            <w:tcW w:w="7140" w:type="dxa"/>
          </w:tcPr>
          <w:p w14:paraId="5453174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GUID=32304f49-2588-4b61-9610-9ee8e7c551d2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7FCE2282" w14:textId="77777777" w:rsidTr="006F2CA2">
        <w:trPr>
          <w:divId w:val="2116439976"/>
          <w:cantSplit/>
          <w:jc w:val="center"/>
        </w:trPr>
        <w:tc>
          <w:tcPr>
            <w:tcW w:w="7140" w:type="dxa"/>
          </w:tcPr>
          <w:p w14:paraId="1490530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GUID=0143752a-1e8e-4051-847c-4116674ad37b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2E2D0DFD" w14:textId="77777777" w:rsidTr="006F2CA2">
        <w:trPr>
          <w:divId w:val="2116439976"/>
          <w:cantSplit/>
          <w:jc w:val="center"/>
        </w:trPr>
        <w:tc>
          <w:tcPr>
            <w:tcW w:w="7140" w:type="dxa"/>
          </w:tcPr>
          <w:p w14:paraId="220ED5C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GUID=6783f7c4-e93f-4bb6-b434-a4153e9d27db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395CE7C3" w14:textId="77777777" w:rsidTr="006F2CA2">
        <w:trPr>
          <w:divId w:val="2116439976"/>
          <w:cantSplit/>
          <w:jc w:val="center"/>
        </w:trPr>
        <w:tc>
          <w:tcPr>
            <w:tcW w:w="7140" w:type="dxa"/>
          </w:tcPr>
          <w:p w14:paraId="117E67B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GUID=c9a9eb73-0057-47ca-afeb-1845a3fa5d67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3297A260" w14:textId="77777777" w:rsidTr="006F2CA2">
        <w:trPr>
          <w:divId w:val="2116439976"/>
          <w:cantSplit/>
          <w:jc w:val="center"/>
        </w:trPr>
        <w:tc>
          <w:tcPr>
            <w:tcW w:w="7140" w:type="dxa"/>
          </w:tcPr>
          <w:p w14:paraId="3C34045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GUID=f60a410f-ac38-49aa-afd6-8f0f722976c0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0553020C" w14:textId="77777777" w:rsidTr="006F2CA2">
        <w:trPr>
          <w:divId w:val="2116439976"/>
          <w:cantSplit/>
          <w:jc w:val="center"/>
        </w:trPr>
        <w:tc>
          <w:tcPr>
            <w:tcW w:w="7140" w:type="dxa"/>
          </w:tcPr>
          <w:p w14:paraId="7E3D00C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GUID=0403150c-1f77-481b-aa49-41dfbc176506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that a Judgment of Judicial Separation be granted by reason that:</w:t>
            </w:r>
          </w:p>
        </w:tc>
      </w:tr>
      <w:tr w:rsidR="006F2CA2" w:rsidRPr="006F2CA2" w14:paraId="0D9DB9A3" w14:textId="77777777" w:rsidTr="006F2CA2">
        <w:trPr>
          <w:divId w:val="2116439976"/>
          <w:cantSplit/>
          <w:jc w:val="center"/>
        </w:trPr>
        <w:tc>
          <w:tcPr>
            <w:tcW w:w="7140" w:type="dxa"/>
          </w:tcPr>
          <w:p w14:paraId="5C824BA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GUID=775abcd0-1ad1-4b73-982c-15f2ff464098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ground(s) of judicial separation in the Statement of Claim/Counterclaim/Statement of Claim and Counterclaim* respectively</w:t>
            </w:r>
            <w:r w:rsidRPr="006F2CA2">
              <w:rPr>
                <w:rFonts w:ascii="Times New Roman" w:hAnsi="Times New Roman" w:cs="Times New Roman"/>
                <w:sz w:val="22"/>
                <w:szCs w:val="20"/>
                <w:lang w:val="en-GB" w:eastAsia="en-US"/>
              </w:rPr>
              <w:t>]</w:t>
            </w:r>
          </w:p>
        </w:tc>
      </w:tr>
      <w:tr w:rsidR="006F2CA2" w:rsidRPr="006F2CA2" w14:paraId="263C1D0A" w14:textId="77777777" w:rsidTr="006F2CA2">
        <w:trPr>
          <w:divId w:val="2116439976"/>
          <w:cantSplit/>
          <w:jc w:val="center"/>
        </w:trPr>
        <w:tc>
          <w:tcPr>
            <w:tcW w:w="7140" w:type="dxa"/>
          </w:tcPr>
          <w:p w14:paraId="76E765D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GUID=5757a0f0-08fe-40d1-9f1a-6ad5c341dff0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18F09B99" w14:textId="77777777" w:rsidTr="006F2CA2">
        <w:trPr>
          <w:divId w:val="2116439976"/>
          <w:cantSplit/>
          <w:jc w:val="center"/>
        </w:trPr>
        <w:tc>
          <w:tcPr>
            <w:tcW w:w="7140" w:type="dxa"/>
          </w:tcPr>
          <w:p w14:paraId="6B32DA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GUID=20527b7f-e464-4486-9f9b-1718d1749f3e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Judgment of Judicial Separation, including consent orders on ancillary matters</w:t>
            </w:r>
            <w:r w:rsidRPr="006F2CA2">
              <w:rPr>
                <w:rFonts w:ascii="Times New Roman" w:hAnsi="Times New Roman" w:cs="Times New Roman"/>
                <w:sz w:val="22"/>
                <w:szCs w:val="20"/>
                <w:lang w:val="en-GB" w:eastAsia="en-US"/>
              </w:rPr>
              <w:t>]</w:t>
            </w:r>
          </w:p>
        </w:tc>
      </w:tr>
      <w:tr w:rsidR="006F2CA2" w:rsidRPr="006F2CA2" w14:paraId="20A919CF" w14:textId="77777777" w:rsidTr="006F2CA2">
        <w:trPr>
          <w:divId w:val="2116439976"/>
          <w:cantSplit/>
          <w:trHeight w:val="360"/>
          <w:jc w:val="center"/>
        </w:trPr>
        <w:tc>
          <w:tcPr>
            <w:tcW w:w="7140" w:type="dxa"/>
          </w:tcPr>
          <w:p w14:paraId="618E06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GUID=aa6998af-f0d4-4fed-9d11-d6748f54b2fe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1C7AE189" w14:textId="77777777" w:rsidTr="006F2CA2">
        <w:trPr>
          <w:divId w:val="2116439976"/>
          <w:cantSplit/>
          <w:jc w:val="center"/>
        </w:trPr>
        <w:tc>
          <w:tcPr>
            <w:tcW w:w="7140" w:type="dxa"/>
          </w:tcPr>
          <w:p w14:paraId="124FDA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GUID=3c66f816-5118-4b4b-af41-9ecc25fb33f5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12B141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GUID=a359154e-1898-4c88-82a0-f7efef843eb9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32 </w:t>
      </w:r>
    </w:p>
    <w:tbl>
      <w:tblPr>
        <w:tblW w:w="7160" w:type="dxa"/>
        <w:jc w:val="center"/>
        <w:tblLook w:val="04A0" w:firstRow="1" w:lastRow="0" w:firstColumn="1" w:lastColumn="0" w:noHBand="0" w:noVBand="1"/>
      </w:tblPr>
      <w:tblGrid>
        <w:gridCol w:w="7160"/>
      </w:tblGrid>
      <w:tr w:rsidR="006F2CA2" w:rsidRPr="006F2CA2" w14:paraId="5A2AD8AA" w14:textId="77777777" w:rsidTr="006F2CA2">
        <w:trPr>
          <w:divId w:val="2116439976"/>
          <w:cantSplit/>
          <w:jc w:val="center"/>
        </w:trPr>
        <w:tc>
          <w:tcPr>
            <w:tcW w:w="7160" w:type="dxa"/>
          </w:tcPr>
          <w:p w14:paraId="5CAFAA73" w14:textId="77777777" w:rsidR="006F2CA2" w:rsidRPr="006F2CA2" w:rsidRDefault="006F2CA2" w:rsidP="006F2CA2">
            <w:pPr>
              <w:spacing w:before="60" w:after="60" w:line="240" w:lineRule="auto"/>
              <w:rPr>
                <w:rFonts w:ascii="Times New Roman" w:hAnsi="Times New Roman" w:cs="Times New Roman"/>
                <w:sz w:val="18"/>
                <w:szCs w:val="18"/>
                <w:lang w:val="en-GB" w:eastAsia="zh-CN"/>
              </w:rPr>
            </w:pPr>
            <w:r w:rsidRPr="006F2CA2">
              <w:rPr>
                <w:rFonts w:ascii="Times New Roman" w:hAnsi="Times New Roman" w:cs="Times New Roman"/>
                <w:sz w:val="18"/>
                <w:szCs w:val="18"/>
                <w:lang w:val="en-GB" w:eastAsia="zh-CN"/>
              </w:rPr>
              <w:fldChar w:fldCharType="begin"/>
            </w:r>
            <w:r w:rsidRPr="006F2CA2">
              <w:rPr>
                <w:rFonts w:ascii="Times New Roman" w:hAnsi="Times New Roman" w:cs="Times New Roman"/>
                <w:sz w:val="18"/>
                <w:szCs w:val="18"/>
                <w:lang w:val="en-GB" w:eastAsia="zh-CN"/>
              </w:rPr>
              <w:instrText xml:space="preserve"> GUID=f3c75f29-92ee-46f0-9e19-470efc167b2f </w:instrText>
            </w:r>
            <w:r w:rsidRPr="006F2CA2">
              <w:rPr>
                <w:rFonts w:ascii="Times New Roman" w:hAnsi="Times New Roman" w:cs="Times New Roman"/>
                <w:sz w:val="18"/>
                <w:szCs w:val="18"/>
                <w:lang w:val="en-GB" w:eastAsia="zh-CN"/>
              </w:rPr>
              <w:fldChar w:fldCharType="end"/>
            </w:r>
            <w:r w:rsidRPr="006F2CA2">
              <w:rPr>
                <w:rFonts w:ascii="Times New Roman" w:hAnsi="Times New Roman" w:cs="Times New Roman"/>
                <w:sz w:val="18"/>
                <w:szCs w:val="18"/>
                <w:lang w:val="en-GB" w:eastAsia="zh-CN"/>
              </w:rPr>
              <w:t>R. 95</w:t>
            </w:r>
          </w:p>
        </w:tc>
      </w:tr>
      <w:tr w:rsidR="006F2CA2" w:rsidRPr="006F2CA2" w14:paraId="3F634866" w14:textId="77777777" w:rsidTr="006F2CA2">
        <w:trPr>
          <w:divId w:val="2116439976"/>
          <w:cantSplit/>
          <w:jc w:val="center"/>
        </w:trPr>
        <w:tc>
          <w:tcPr>
            <w:tcW w:w="7160" w:type="dxa"/>
          </w:tcPr>
          <w:p w14:paraId="38C6D8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GUID=4b41703d-739e-45e5-aa46-5eb6eb946a15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 FORM)</w:t>
            </w:r>
          </w:p>
        </w:tc>
      </w:tr>
      <w:tr w:rsidR="006F2CA2" w:rsidRPr="006F2CA2" w14:paraId="699AAFDB" w14:textId="77777777" w:rsidTr="006F2CA2">
        <w:trPr>
          <w:divId w:val="2116439976"/>
          <w:cantSplit/>
          <w:jc w:val="center"/>
        </w:trPr>
        <w:tc>
          <w:tcPr>
            <w:tcW w:w="7160" w:type="dxa"/>
          </w:tcPr>
          <w:p w14:paraId="5EDD44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GUID=59d90596-b895-4da3-b1cc-18cdedd60306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16AF8D6" w14:textId="77777777" w:rsidTr="006F2CA2">
        <w:trPr>
          <w:divId w:val="2116439976"/>
          <w:cantSplit/>
          <w:jc w:val="center"/>
        </w:trPr>
        <w:tc>
          <w:tcPr>
            <w:tcW w:w="7160" w:type="dxa"/>
          </w:tcPr>
          <w:p w14:paraId="6E594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GUID=f09e57a9-e708-4933-8f89-98f7903f1d50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5EF1FE8" w14:textId="77777777" w:rsidTr="006F2CA2">
        <w:trPr>
          <w:divId w:val="2116439976"/>
          <w:cantSplit/>
          <w:jc w:val="center"/>
        </w:trPr>
        <w:tc>
          <w:tcPr>
            <w:tcW w:w="7160" w:type="dxa"/>
          </w:tcPr>
          <w:p w14:paraId="2FD9145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GUID=61af3f1d-446a-4000-a0b7-ffba3b2bc8f5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tc>
      </w:tr>
      <w:tr w:rsidR="006F2CA2" w:rsidRPr="006F2CA2" w14:paraId="11124CD3" w14:textId="77777777" w:rsidTr="006F2CA2">
        <w:trPr>
          <w:divId w:val="2116439976"/>
          <w:cantSplit/>
          <w:jc w:val="center"/>
        </w:trPr>
        <w:tc>
          <w:tcPr>
            <w:tcW w:w="7160" w:type="dxa"/>
          </w:tcPr>
          <w:p w14:paraId="31A7E5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GUID=00e2a364-8523-4519-af10-22eb62c890a7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Made by:</w:t>
            </w:r>
          </w:p>
        </w:tc>
      </w:tr>
      <w:tr w:rsidR="006F2CA2" w:rsidRPr="006F2CA2" w14:paraId="2C47145C" w14:textId="77777777" w:rsidTr="006F2CA2">
        <w:trPr>
          <w:divId w:val="2116439976"/>
          <w:cantSplit/>
          <w:jc w:val="center"/>
        </w:trPr>
        <w:tc>
          <w:tcPr>
            <w:tcW w:w="7160" w:type="dxa"/>
          </w:tcPr>
          <w:p w14:paraId="0619F1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GUID=13119a64-742d-4119-a3fe-25a4253b83a0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F248290" w14:textId="77777777" w:rsidTr="006F2CA2">
        <w:trPr>
          <w:divId w:val="2116439976"/>
          <w:cantSplit/>
          <w:jc w:val="center"/>
        </w:trPr>
        <w:tc>
          <w:tcPr>
            <w:tcW w:w="7160" w:type="dxa"/>
          </w:tcPr>
          <w:p w14:paraId="3DE4D7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GUID=2bec5a6c-0079-4b50-90cc-2fa226f7f0f8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20C5CB8" w14:textId="77777777" w:rsidTr="006F2CA2">
        <w:trPr>
          <w:divId w:val="2116439976"/>
          <w:cantSplit/>
          <w:jc w:val="center"/>
        </w:trPr>
        <w:tc>
          <w:tcPr>
            <w:tcW w:w="7160" w:type="dxa"/>
          </w:tcPr>
          <w:p w14:paraId="06B17C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GUID=9db26cb8-a38b-4fec-be5d-c9951e0505a6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8F96F6" w14:textId="77777777" w:rsidTr="006F2CA2">
        <w:trPr>
          <w:divId w:val="2116439976"/>
          <w:cantSplit/>
          <w:jc w:val="center"/>
        </w:trPr>
        <w:tc>
          <w:tcPr>
            <w:tcW w:w="7160" w:type="dxa"/>
          </w:tcPr>
          <w:p w14:paraId="0F4DD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GUID=0bec0cf8-7cb1-49ab-929f-31848225226c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989F247" w14:textId="77777777" w:rsidTr="006F2CA2">
        <w:trPr>
          <w:divId w:val="2116439976"/>
          <w:cantSplit/>
          <w:jc w:val="center"/>
        </w:trPr>
        <w:tc>
          <w:tcPr>
            <w:tcW w:w="7160" w:type="dxa"/>
          </w:tcPr>
          <w:p w14:paraId="549F2C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GUID=1da375f7-1f98-43a1-8afa-3330a5244e34 </w:instrText>
            </w:r>
            <w:r w:rsidRPr="006F2CA2">
              <w:rPr>
                <w:rFonts w:ascii="Times New Roman" w:hAnsi="Times New Roman" w:cs="Times New Roman"/>
                <w:sz w:val="22"/>
                <w:szCs w:val="20"/>
                <w:lang w:val="en-GB" w:eastAsia="en-US"/>
              </w:rPr>
              <w:fldChar w:fldCharType="end"/>
            </w:r>
          </w:p>
        </w:tc>
      </w:tr>
      <w:tr w:rsidR="006F2CA2" w:rsidRPr="006F2CA2" w14:paraId="4772E747" w14:textId="77777777" w:rsidTr="006F2CA2">
        <w:trPr>
          <w:divId w:val="2116439976"/>
          <w:cantSplit/>
          <w:jc w:val="center"/>
        </w:trPr>
        <w:tc>
          <w:tcPr>
            <w:tcW w:w="7160" w:type="dxa"/>
          </w:tcPr>
          <w:p w14:paraId="3C208A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GUID=904ed9ba-5217-4692-b088-3e88f23d6318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370EF43D" w14:textId="77777777" w:rsidTr="006F2CA2">
        <w:trPr>
          <w:divId w:val="2116439976"/>
          <w:cantSplit/>
          <w:jc w:val="center"/>
        </w:trPr>
        <w:tc>
          <w:tcPr>
            <w:tcW w:w="7160" w:type="dxa"/>
          </w:tcPr>
          <w:p w14:paraId="1E1F6FC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GUID=77ff85fe-aecd-49c2-aef9-534732a95870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Nature of Hearing (in Open Court/Chambers*)</w:t>
            </w:r>
          </w:p>
        </w:tc>
      </w:tr>
      <w:tr w:rsidR="006F2CA2" w:rsidRPr="006F2CA2" w14:paraId="05609A08" w14:textId="77777777" w:rsidTr="006F2CA2">
        <w:trPr>
          <w:divId w:val="2116439976"/>
          <w:cantSplit/>
          <w:jc w:val="center"/>
        </w:trPr>
        <w:tc>
          <w:tcPr>
            <w:tcW w:w="7160" w:type="dxa"/>
          </w:tcPr>
          <w:p w14:paraId="53BC99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GUID=a90a0d0f-fbc3-487a-b628-1f3cf536a3de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Ancillary Matters*/Summons* No./Nos.: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6F559F17" w14:textId="77777777" w:rsidTr="006F2CA2">
        <w:trPr>
          <w:divId w:val="2116439976"/>
          <w:cantSplit/>
          <w:jc w:val="center"/>
        </w:trPr>
        <w:tc>
          <w:tcPr>
            <w:tcW w:w="7160" w:type="dxa"/>
          </w:tcPr>
          <w:p w14:paraId="6601D50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GUID=3f8e75bf-e26f-4755-96ec-4f73d62068fc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Parties Present at the Hearing</w:t>
            </w:r>
          </w:p>
        </w:tc>
      </w:tr>
      <w:tr w:rsidR="006F2CA2" w:rsidRPr="006F2CA2" w14:paraId="219EEC64" w14:textId="77777777" w:rsidTr="006F2CA2">
        <w:trPr>
          <w:divId w:val="2116439976"/>
          <w:cantSplit/>
          <w:jc w:val="center"/>
        </w:trPr>
        <w:tc>
          <w:tcPr>
            <w:tcW w:w="7160" w:type="dxa"/>
          </w:tcPr>
          <w:p w14:paraId="42C52E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GUID=40dd730b-5e71-4958-a2d2-6c7e9dbf61eb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629B7CF1" w14:textId="77777777" w:rsidTr="006F2CA2">
        <w:trPr>
          <w:divId w:val="2116439976"/>
          <w:cantSplit/>
          <w:jc w:val="center"/>
        </w:trPr>
        <w:tc>
          <w:tcPr>
            <w:tcW w:w="7160" w:type="dxa"/>
          </w:tcPr>
          <w:p w14:paraId="68DF891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GUID=f79e811d-a7f0-402e-b2d7-c496c4391520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7B1BC5E7" w14:textId="77777777" w:rsidTr="006F2CA2">
        <w:trPr>
          <w:divId w:val="2116439976"/>
          <w:cantSplit/>
          <w:jc w:val="center"/>
        </w:trPr>
        <w:tc>
          <w:tcPr>
            <w:tcW w:w="7160" w:type="dxa"/>
          </w:tcPr>
          <w:p w14:paraId="021502D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GUID=585d8289-b8d2-4b93-bc69-1e7b58782174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Counsel*</w:t>
            </w:r>
          </w:p>
        </w:tc>
      </w:tr>
      <w:tr w:rsidR="006F2CA2" w:rsidRPr="006F2CA2" w14:paraId="2F925237" w14:textId="77777777" w:rsidTr="006F2CA2">
        <w:trPr>
          <w:divId w:val="2116439976"/>
          <w:cantSplit/>
          <w:jc w:val="center"/>
        </w:trPr>
        <w:tc>
          <w:tcPr>
            <w:tcW w:w="7160" w:type="dxa"/>
          </w:tcPr>
          <w:p w14:paraId="7384252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GUID=2e5ad630-a1fa-48db-b977-3c02394c8031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w:t>
            </w:r>
          </w:p>
        </w:tc>
      </w:tr>
      <w:tr w:rsidR="006F2CA2" w:rsidRPr="006F2CA2" w14:paraId="1D33FA6F" w14:textId="77777777" w:rsidTr="006F2CA2">
        <w:trPr>
          <w:divId w:val="2116439976"/>
          <w:cantSplit/>
          <w:jc w:val="center"/>
        </w:trPr>
        <w:tc>
          <w:tcPr>
            <w:tcW w:w="7160" w:type="dxa"/>
          </w:tcPr>
          <w:p w14:paraId="1B68C4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GUID=bebabe05-d44e-4865-ae32-ea1cdf71f3b3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Defendant’s Counsel*</w:t>
            </w:r>
          </w:p>
        </w:tc>
      </w:tr>
      <w:tr w:rsidR="006F2CA2" w:rsidRPr="006F2CA2" w14:paraId="27170401" w14:textId="77777777" w:rsidTr="006F2CA2">
        <w:trPr>
          <w:divId w:val="2116439976"/>
          <w:cantSplit/>
          <w:jc w:val="center"/>
        </w:trPr>
        <w:tc>
          <w:tcPr>
            <w:tcW w:w="7160" w:type="dxa"/>
          </w:tcPr>
          <w:p w14:paraId="6E1B44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GUID=b5721e66-05bc-4e85-9666-d74665845ece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310F767" w14:textId="77777777" w:rsidTr="006F2CA2">
        <w:trPr>
          <w:divId w:val="2116439976"/>
          <w:cantSplit/>
          <w:jc w:val="center"/>
        </w:trPr>
        <w:tc>
          <w:tcPr>
            <w:tcW w:w="7160" w:type="dxa"/>
          </w:tcPr>
          <w:p w14:paraId="390154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GUID=56ea8fd8-6714-4315-a925-3fe8082f112d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Made (By Consent*)</w:t>
            </w:r>
          </w:p>
        </w:tc>
      </w:tr>
      <w:tr w:rsidR="006F2CA2" w:rsidRPr="006F2CA2" w14:paraId="56744AA5" w14:textId="77777777" w:rsidTr="006F2CA2">
        <w:trPr>
          <w:divId w:val="2116439976"/>
          <w:cantSplit/>
          <w:trHeight w:val="340"/>
          <w:jc w:val="center"/>
        </w:trPr>
        <w:tc>
          <w:tcPr>
            <w:tcW w:w="7160" w:type="dxa"/>
          </w:tcPr>
          <w:p w14:paraId="3CEFCC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GUID=9d3cfa48-de41-4be2-8735-2f88e7bde0c3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7E76611C" w14:textId="77777777" w:rsidTr="006F2CA2">
        <w:trPr>
          <w:divId w:val="2116439976"/>
          <w:cantSplit/>
          <w:jc w:val="center"/>
        </w:trPr>
        <w:tc>
          <w:tcPr>
            <w:tcW w:w="7160" w:type="dxa"/>
          </w:tcPr>
          <w:p w14:paraId="46607B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GUID=8d4c410c-bfeb-4c53-8976-ca4457eda1d7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E785C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78888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1A65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A684C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4054F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08EB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48814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9590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7E2331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7BCFC3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GUID=7b24917f-4ca0-40a0-9f80-14d089d5fe4f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33</w:t>
      </w:r>
    </w:p>
    <w:tbl>
      <w:tblPr>
        <w:tblW w:w="7120" w:type="dxa"/>
        <w:jc w:val="center"/>
        <w:tblLook w:val="04A0" w:firstRow="1" w:lastRow="0" w:firstColumn="1" w:lastColumn="0" w:noHBand="0" w:noVBand="1"/>
      </w:tblPr>
      <w:tblGrid>
        <w:gridCol w:w="7120"/>
      </w:tblGrid>
      <w:tr w:rsidR="006F2CA2" w:rsidRPr="006F2CA2" w14:paraId="4F446699" w14:textId="77777777" w:rsidTr="006F2CA2">
        <w:trPr>
          <w:divId w:val="2116439976"/>
          <w:cantSplit/>
          <w:jc w:val="center"/>
        </w:trPr>
        <w:tc>
          <w:tcPr>
            <w:tcW w:w="7120" w:type="dxa"/>
          </w:tcPr>
          <w:p w14:paraId="6C8898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GUID=37e549f0-46bd-4e27-b4e6-8b8de3339eb0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96</w:t>
            </w:r>
          </w:p>
        </w:tc>
      </w:tr>
      <w:tr w:rsidR="006F2CA2" w:rsidRPr="006F2CA2" w14:paraId="1CB3E164" w14:textId="77777777" w:rsidTr="006F2CA2">
        <w:trPr>
          <w:divId w:val="2116439976"/>
          <w:cantSplit/>
          <w:jc w:val="center"/>
        </w:trPr>
        <w:tc>
          <w:tcPr>
            <w:tcW w:w="7120" w:type="dxa"/>
          </w:tcPr>
          <w:p w14:paraId="0E20D5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GUID=40963d3b-dce7-484a-8034-f089c07c66f0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FINAL JUDGMENT FORM) </w:t>
            </w:r>
          </w:p>
        </w:tc>
      </w:tr>
      <w:tr w:rsidR="006F2CA2" w:rsidRPr="006F2CA2" w14:paraId="48C30785" w14:textId="77777777" w:rsidTr="006F2CA2">
        <w:trPr>
          <w:divId w:val="2116439976"/>
          <w:cantSplit/>
          <w:jc w:val="center"/>
        </w:trPr>
        <w:tc>
          <w:tcPr>
            <w:tcW w:w="7120" w:type="dxa"/>
          </w:tcPr>
          <w:p w14:paraId="3BDA82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GUID=79f9dbed-f731-4771-867d-cffe1f11db1d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B7DE59E" w14:textId="77777777" w:rsidTr="006F2CA2">
        <w:trPr>
          <w:divId w:val="2116439976"/>
          <w:cantSplit/>
          <w:jc w:val="center"/>
        </w:trPr>
        <w:tc>
          <w:tcPr>
            <w:tcW w:w="7120" w:type="dxa"/>
          </w:tcPr>
          <w:p w14:paraId="7D045D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GUID=d0e2f0d3-5c4b-4d4c-9740-a785d5ecc100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2C276B3" w14:textId="77777777" w:rsidTr="006F2CA2">
        <w:trPr>
          <w:divId w:val="2116439976"/>
          <w:cantSplit/>
          <w:jc w:val="center"/>
        </w:trPr>
        <w:tc>
          <w:tcPr>
            <w:tcW w:w="7120" w:type="dxa"/>
          </w:tcPr>
          <w:p w14:paraId="17DEA0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GUID=5c944b98-b367-44d8-822d-91b3dd2fc28e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8A7CB7" w14:textId="77777777" w:rsidTr="006F2CA2">
        <w:trPr>
          <w:divId w:val="2116439976"/>
          <w:cantSplit/>
          <w:jc w:val="center"/>
        </w:trPr>
        <w:tc>
          <w:tcPr>
            <w:tcW w:w="7120" w:type="dxa"/>
          </w:tcPr>
          <w:p w14:paraId="095088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GUID=5bd09b89-737c-4512-87b2-3bc65408d527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E14BB1E" w14:textId="77777777" w:rsidTr="006F2CA2">
        <w:trPr>
          <w:divId w:val="2116439976"/>
          <w:cantSplit/>
          <w:jc w:val="center"/>
        </w:trPr>
        <w:tc>
          <w:tcPr>
            <w:tcW w:w="7120" w:type="dxa"/>
          </w:tcPr>
          <w:p w14:paraId="68DF6A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GUID=d2b532e9-9527-4464-b22a-3ad2d927e3a1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7D139A" w14:textId="77777777" w:rsidTr="006F2CA2">
        <w:trPr>
          <w:divId w:val="2116439976"/>
          <w:cantSplit/>
          <w:jc w:val="center"/>
        </w:trPr>
        <w:tc>
          <w:tcPr>
            <w:tcW w:w="7120" w:type="dxa"/>
          </w:tcPr>
          <w:p w14:paraId="5C5B45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GUID=420ef229-241f-42fc-afec-f424a6ea0e11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03F1F39B" w14:textId="77777777" w:rsidTr="006F2CA2">
        <w:trPr>
          <w:divId w:val="2116439976"/>
          <w:cantSplit/>
          <w:jc w:val="center"/>
        </w:trPr>
        <w:tc>
          <w:tcPr>
            <w:tcW w:w="7120" w:type="dxa"/>
          </w:tcPr>
          <w:p w14:paraId="3D65C2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GUID=6730e8e0-c633-4fd7-bbde-52e4a2ece3f6 </w:instrText>
            </w:r>
            <w:r w:rsidRPr="006F2CA2">
              <w:rPr>
                <w:rFonts w:ascii="Times New Roman" w:hAnsi="Times New Roman" w:cs="Times New Roman"/>
                <w:sz w:val="22"/>
                <w:szCs w:val="20"/>
                <w:lang w:val="en-GB" w:eastAsia="en-US"/>
              </w:rPr>
              <w:fldChar w:fldCharType="end"/>
            </w:r>
          </w:p>
        </w:tc>
      </w:tr>
      <w:tr w:rsidR="006F2CA2" w:rsidRPr="006F2CA2" w14:paraId="50D38B10" w14:textId="77777777" w:rsidTr="006F2CA2">
        <w:trPr>
          <w:divId w:val="2116439976"/>
          <w:cantSplit/>
          <w:jc w:val="center"/>
        </w:trPr>
        <w:tc>
          <w:tcPr>
            <w:tcW w:w="7120" w:type="dxa"/>
          </w:tcPr>
          <w:p w14:paraId="741B27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GUID=d00ebd27-8a19-43af-b0c0-ffd47a03ec4a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FINAL JUDGMENT (NULLITY/DIVORCE/</w:t>
            </w:r>
            <w:r w:rsidRPr="006F2CA2">
              <w:rPr>
                <w:rFonts w:ascii="Times New Roman" w:hAnsi="Times New Roman" w:cs="Times New Roman"/>
                <w:sz w:val="22"/>
                <w:szCs w:val="20"/>
                <w:lang w:val="en-GB" w:eastAsia="en-US"/>
              </w:rPr>
              <w:br/>
              <w:t>PRESUMPTION OF DEATH AND DIVORCE*)</w:t>
            </w:r>
          </w:p>
        </w:tc>
      </w:tr>
      <w:tr w:rsidR="006F2CA2" w:rsidRPr="006F2CA2" w14:paraId="0F0DF852" w14:textId="77777777" w:rsidTr="006F2CA2">
        <w:trPr>
          <w:divId w:val="2116439976"/>
          <w:cantSplit/>
          <w:jc w:val="center"/>
        </w:trPr>
        <w:tc>
          <w:tcPr>
            <w:tcW w:w="7120" w:type="dxa"/>
          </w:tcPr>
          <w:p w14:paraId="5E8AD4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GUID=a00469bb-7c45-499d-8c5e-00887aaa0f4a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no sufficient cause has been shown to the court within [</w:t>
            </w:r>
            <w:r w:rsidRPr="006F2CA2">
              <w:rPr>
                <w:rFonts w:ascii="Times New Roman" w:hAnsi="Times New Roman" w:cs="Times New Roman"/>
                <w:i/>
                <w:sz w:val="22"/>
                <w:szCs w:val="20"/>
                <w:lang w:val="en-GB" w:eastAsia="en-US"/>
              </w:rPr>
              <w:t>to state number of months</w:t>
            </w:r>
            <w:r w:rsidRPr="006F2CA2">
              <w:rPr>
                <w:rFonts w:ascii="Times New Roman" w:hAnsi="Times New Roman" w:cs="Times New Roman"/>
                <w:sz w:val="22"/>
                <w:szCs w:val="20"/>
                <w:lang w:val="en-GB" w:eastAsia="en-US"/>
              </w:rPr>
              <w:t>] months from 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why the said Interim Judgment should not be made final, it is certified that:</w:t>
            </w:r>
          </w:p>
        </w:tc>
      </w:tr>
      <w:tr w:rsidR="006F2CA2" w:rsidRPr="006F2CA2" w14:paraId="551E8879" w14:textId="77777777" w:rsidTr="006F2CA2">
        <w:trPr>
          <w:divId w:val="2116439976"/>
          <w:cantSplit/>
          <w:jc w:val="center"/>
        </w:trPr>
        <w:tc>
          <w:tcPr>
            <w:tcW w:w="7120" w:type="dxa"/>
          </w:tcPr>
          <w:p w14:paraId="25FC24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GUID=f97139fc-1259-48aa-a413-73148da124a1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9C3F01A" w14:textId="77777777" w:rsidTr="006F2CA2">
        <w:trPr>
          <w:divId w:val="2116439976"/>
          <w:cantSplit/>
          <w:jc w:val="center"/>
        </w:trPr>
        <w:tc>
          <w:tcPr>
            <w:tcW w:w="7120" w:type="dxa"/>
          </w:tcPr>
          <w:p w14:paraId="0F667C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GUID=960f54d8-f1c0-4e9e-a4aa-a6142b3b5098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Nullity</w:t>
            </w:r>
          </w:p>
        </w:tc>
      </w:tr>
      <w:tr w:rsidR="006F2CA2" w:rsidRPr="006F2CA2" w14:paraId="32A7F180" w14:textId="77777777" w:rsidTr="006F2CA2">
        <w:trPr>
          <w:divId w:val="2116439976"/>
          <w:cantSplit/>
          <w:jc w:val="center"/>
        </w:trPr>
        <w:tc>
          <w:tcPr>
            <w:tcW w:w="7120" w:type="dxa"/>
          </w:tcPr>
          <w:p w14:paraId="1CDF03F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GUID=8d3e8584-279b-45ce-9736-2ba9c35295e3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void in law and the Plaintiff/Defendant* was and is free from all bond of marriage with the Defendant/Plaintiff*.</w:t>
            </w:r>
          </w:p>
        </w:tc>
      </w:tr>
      <w:tr w:rsidR="006F2CA2" w:rsidRPr="006F2CA2" w14:paraId="44EA67FD" w14:textId="77777777" w:rsidTr="006F2CA2">
        <w:trPr>
          <w:divId w:val="2116439976"/>
          <w:cantSplit/>
          <w:jc w:val="center"/>
        </w:trPr>
        <w:tc>
          <w:tcPr>
            <w:tcW w:w="7120" w:type="dxa"/>
          </w:tcPr>
          <w:p w14:paraId="6FE87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GUID=e38106b5-da26-4c9f-82cf-2dce15924439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A5739C5" w14:textId="77777777" w:rsidTr="006F2CA2">
        <w:trPr>
          <w:divId w:val="2116439976"/>
          <w:cantSplit/>
          <w:jc w:val="center"/>
        </w:trPr>
        <w:tc>
          <w:tcPr>
            <w:tcW w:w="7120" w:type="dxa"/>
          </w:tcPr>
          <w:p w14:paraId="6FA43A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GUID=587359e2-e2ae-40d0-b4b9-42b038603955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w:t>
            </w:r>
          </w:p>
        </w:tc>
      </w:tr>
      <w:tr w:rsidR="006F2CA2" w:rsidRPr="006F2CA2" w14:paraId="467D83E9" w14:textId="77777777" w:rsidTr="006F2CA2">
        <w:trPr>
          <w:divId w:val="2116439976"/>
          <w:cantSplit/>
          <w:jc w:val="center"/>
        </w:trPr>
        <w:tc>
          <w:tcPr>
            <w:tcW w:w="7120" w:type="dxa"/>
          </w:tcPr>
          <w:p w14:paraId="4F4FE12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GUID=8e445129-7fc4-4b16-ac3c-dfea3c6bdc82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548096F0" w14:textId="77777777" w:rsidTr="006F2CA2">
        <w:trPr>
          <w:divId w:val="2116439976"/>
          <w:cantSplit/>
          <w:jc w:val="center"/>
        </w:trPr>
        <w:tc>
          <w:tcPr>
            <w:tcW w:w="7120" w:type="dxa"/>
          </w:tcPr>
          <w:p w14:paraId="583A6D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GUID=0636e255-a175-4e16-a51a-91154b2e23e8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6EF07547" w14:textId="77777777" w:rsidTr="006F2CA2">
        <w:trPr>
          <w:divId w:val="2116439976"/>
          <w:cantSplit/>
          <w:jc w:val="center"/>
        </w:trPr>
        <w:tc>
          <w:tcPr>
            <w:tcW w:w="7120" w:type="dxa"/>
          </w:tcPr>
          <w:p w14:paraId="642B5F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GUID=f33695e4-fcb2-46b2-9bcb-c9bfc4f0df14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Presumption of Death and Divorce</w:t>
            </w:r>
          </w:p>
        </w:tc>
      </w:tr>
      <w:tr w:rsidR="006F2CA2" w:rsidRPr="006F2CA2" w14:paraId="5FEBEA9C" w14:textId="77777777" w:rsidTr="006F2CA2">
        <w:trPr>
          <w:divId w:val="2116439976"/>
          <w:cantSplit/>
          <w:jc w:val="center"/>
        </w:trPr>
        <w:tc>
          <w:tcPr>
            <w:tcW w:w="7120" w:type="dxa"/>
          </w:tcPr>
          <w:p w14:paraId="19D01CC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GUID=6dcd4ae4-7ed4-4db6-9c96-10f92d9bc438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Defendant is presumed dead and 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69CE202A" w14:textId="77777777" w:rsidTr="006F2CA2">
        <w:trPr>
          <w:divId w:val="2116439976"/>
          <w:cantSplit/>
          <w:jc w:val="center"/>
        </w:trPr>
        <w:tc>
          <w:tcPr>
            <w:tcW w:w="7120" w:type="dxa"/>
          </w:tcPr>
          <w:p w14:paraId="78943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GUID=7bd65531-fbf8-472f-baab-61931e3c5eac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is made final on this date.</w:t>
            </w:r>
          </w:p>
        </w:tc>
      </w:tr>
      <w:tr w:rsidR="006F2CA2" w:rsidRPr="006F2CA2" w14:paraId="4792AA37" w14:textId="77777777" w:rsidTr="006F2CA2">
        <w:trPr>
          <w:divId w:val="2116439976"/>
          <w:cantSplit/>
          <w:jc w:val="center"/>
        </w:trPr>
        <w:tc>
          <w:tcPr>
            <w:tcW w:w="7120" w:type="dxa"/>
          </w:tcPr>
          <w:p w14:paraId="23B4E1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GUID=365025cd-adb3-48b4-8342-e58d92914b44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[signature of Registrar]</w:t>
            </w:r>
          </w:p>
          <w:p w14:paraId="6D3E70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GUID=a8b07579-c493-4402-9a34-e60f0c8a3215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 [name of Registrar]</w:t>
            </w:r>
          </w:p>
          <w:p w14:paraId="0F72F0F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GUID=2fdb3c65-efbc-4f34-84b9-6745e243efa7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[date of order]</w:t>
            </w:r>
          </w:p>
        </w:tc>
      </w:tr>
    </w:tbl>
    <w:p w14:paraId="6098D73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284837C" w14:textId="77777777" w:rsidR="00BC37A7" w:rsidRPr="006F2CA2" w:rsidRDefault="00BC37A7" w:rsidP="006F2CA2">
      <w:pPr>
        <w:spacing w:before="0" w:after="200" w:line="276" w:lineRule="auto"/>
        <w:divId w:val="2116439976"/>
        <w:rPr>
          <w:rFonts w:ascii="Calibri" w:eastAsia="Calibri" w:hAnsi="Calibri" w:cs="Times New Roman"/>
          <w:sz w:val="22"/>
          <w:szCs w:val="22"/>
          <w:lang w:eastAsia="en-US"/>
        </w:rPr>
      </w:pPr>
    </w:p>
    <w:tbl>
      <w:tblPr>
        <w:tblW w:w="7020" w:type="dxa"/>
        <w:jc w:val="center"/>
        <w:tblLook w:val="04A0" w:firstRow="1" w:lastRow="0" w:firstColumn="1" w:lastColumn="0" w:noHBand="0" w:noVBand="1"/>
      </w:tblPr>
      <w:tblGrid>
        <w:gridCol w:w="2780"/>
        <w:gridCol w:w="1900"/>
        <w:gridCol w:w="2340"/>
      </w:tblGrid>
      <w:tr w:rsidR="006F2CA2" w:rsidRPr="006F2CA2" w14:paraId="0FFC959C" w14:textId="77777777" w:rsidTr="006F2CA2">
        <w:trPr>
          <w:divId w:val="2116439976"/>
          <w:cantSplit/>
          <w:jc w:val="center"/>
        </w:trPr>
        <w:tc>
          <w:tcPr>
            <w:tcW w:w="7020" w:type="dxa"/>
            <w:gridSpan w:val="3"/>
          </w:tcPr>
          <w:p w14:paraId="10B52296" w14:textId="77777777" w:rsidR="006F2CA2" w:rsidRPr="00BC37A7" w:rsidRDefault="006F2CA2" w:rsidP="006F2CA2">
            <w:pPr>
              <w:spacing w:before="60" w:after="60" w:line="240" w:lineRule="auto"/>
              <w:jc w:val="center"/>
              <w:rPr>
                <w:rFonts w:ascii="Times New Roman" w:hAnsi="Times New Roman" w:cs="Times New Roman"/>
                <w:sz w:val="22"/>
                <w:szCs w:val="22"/>
                <w:lang w:val="en-GB" w:eastAsia="en-US"/>
              </w:rPr>
            </w:pPr>
            <w:r w:rsidRPr="00BC37A7">
              <w:rPr>
                <w:rFonts w:ascii="Times New Roman" w:hAnsi="Times New Roman" w:cs="Times New Roman"/>
                <w:sz w:val="22"/>
                <w:szCs w:val="22"/>
                <w:lang w:val="en-GB" w:eastAsia="en-US"/>
              </w:rPr>
              <w:lastRenderedPageBreak/>
              <w:fldChar w:fldCharType="begin"/>
            </w:r>
            <w:r w:rsidRPr="00BC37A7">
              <w:rPr>
                <w:rFonts w:ascii="Times New Roman" w:hAnsi="Times New Roman" w:cs="Times New Roman"/>
                <w:sz w:val="22"/>
                <w:szCs w:val="22"/>
                <w:lang w:val="en-GB" w:eastAsia="en-US"/>
              </w:rPr>
              <w:instrText xml:space="preserve"> GUID=4fa5be15-5cab-46d2-8604-78222a819b7e </w:instrText>
            </w:r>
            <w:r w:rsidRPr="00BC37A7">
              <w:rPr>
                <w:rFonts w:ascii="Times New Roman" w:hAnsi="Times New Roman" w:cs="Times New Roman"/>
                <w:sz w:val="22"/>
                <w:szCs w:val="22"/>
                <w:lang w:val="en-GB" w:eastAsia="en-US"/>
              </w:rPr>
              <w:fldChar w:fldCharType="end"/>
            </w:r>
            <w:r w:rsidR="00BC37A7">
              <w:rPr>
                <w:rFonts w:ascii="Times New Roman" w:hAnsi="Times New Roman" w:cs="Times New Roman"/>
                <w:sz w:val="22"/>
                <w:szCs w:val="22"/>
                <w:lang w:val="en-GB" w:eastAsia="en-US"/>
              </w:rPr>
              <w:t>FORM</w:t>
            </w:r>
            <w:r w:rsidRPr="00BC37A7">
              <w:rPr>
                <w:rFonts w:ascii="Times New Roman" w:hAnsi="Times New Roman" w:cs="Times New Roman"/>
                <w:sz w:val="22"/>
                <w:szCs w:val="22"/>
                <w:lang w:val="en-GB" w:eastAsia="en-US"/>
              </w:rPr>
              <w:t xml:space="preserve"> 34</w:t>
            </w:r>
          </w:p>
        </w:tc>
      </w:tr>
      <w:tr w:rsidR="006F2CA2" w:rsidRPr="006F2CA2" w14:paraId="0394AEB3" w14:textId="77777777" w:rsidTr="006F2CA2">
        <w:trPr>
          <w:divId w:val="2116439976"/>
          <w:cantSplit/>
          <w:jc w:val="center"/>
        </w:trPr>
        <w:tc>
          <w:tcPr>
            <w:tcW w:w="7020" w:type="dxa"/>
            <w:gridSpan w:val="3"/>
          </w:tcPr>
          <w:p w14:paraId="68042F3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GUID=cf5e2489-89db-46ad-9318-be35b69e357c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121</w:t>
            </w:r>
          </w:p>
        </w:tc>
      </w:tr>
      <w:tr w:rsidR="006F2CA2" w:rsidRPr="006F2CA2" w14:paraId="398D3553" w14:textId="77777777" w:rsidTr="006F2CA2">
        <w:trPr>
          <w:divId w:val="2116439976"/>
          <w:cantSplit/>
          <w:jc w:val="center"/>
        </w:trPr>
        <w:tc>
          <w:tcPr>
            <w:tcW w:w="7020" w:type="dxa"/>
            <w:gridSpan w:val="3"/>
          </w:tcPr>
          <w:p w14:paraId="79FEA8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GUID=0c566d15-c913-424c-84e3-7976f09ef85e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 TO SHOW CAUSE</w:t>
            </w:r>
            <w:r w:rsidRPr="006F2CA2">
              <w:rPr>
                <w:rFonts w:ascii="Times New Roman" w:hAnsi="Times New Roman" w:cs="Times New Roman"/>
                <w:sz w:val="20"/>
                <w:szCs w:val="20"/>
                <w:lang w:val="en-GB" w:eastAsia="en-US"/>
              </w:rPr>
              <w:br/>
              <w:t>IN THE FAMILY JUSTICE COURTS OF THE</w:t>
            </w:r>
            <w:r w:rsidRPr="006F2CA2">
              <w:rPr>
                <w:rFonts w:ascii="Times New Roman" w:hAnsi="Times New Roman" w:cs="Times New Roman"/>
                <w:sz w:val="20"/>
                <w:szCs w:val="20"/>
                <w:lang w:val="en-GB" w:eastAsia="en-US"/>
              </w:rPr>
              <w:br/>
              <w:t>REPUBLIC OF SINGAPORE</w:t>
            </w:r>
          </w:p>
        </w:tc>
      </w:tr>
      <w:tr w:rsidR="006F2CA2" w:rsidRPr="006F2CA2" w14:paraId="312536CD" w14:textId="77777777" w:rsidTr="006F2CA2">
        <w:trPr>
          <w:divId w:val="2116439976"/>
          <w:cantSplit/>
          <w:jc w:val="center"/>
        </w:trPr>
        <w:tc>
          <w:tcPr>
            <w:tcW w:w="2780" w:type="dxa"/>
          </w:tcPr>
          <w:p w14:paraId="794386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GUID=bc87de10-2857-4931-a1ab-7d91e10e5bd7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MSS </w:t>
            </w:r>
            <w:proofErr w:type="gramStart"/>
            <w:r w:rsidRPr="006F2CA2">
              <w:rPr>
                <w:rFonts w:ascii="Times New Roman" w:hAnsi="Times New Roman" w:cs="Times New Roman"/>
                <w:sz w:val="20"/>
                <w:szCs w:val="20"/>
                <w:lang w:val="en-GB" w:eastAsia="en-US"/>
              </w:rPr>
              <w:t>No. )</w:t>
            </w:r>
            <w:proofErr w:type="gramEnd"/>
          </w:p>
        </w:tc>
        <w:tc>
          <w:tcPr>
            <w:tcW w:w="1900" w:type="dxa"/>
          </w:tcPr>
          <w:p w14:paraId="2E914B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GUID=182db282-46a7-4930-a9e8-744598a47984 </w:instrText>
            </w:r>
            <w:r w:rsidRPr="006F2CA2">
              <w:rPr>
                <w:rFonts w:ascii="Times New Roman" w:hAnsi="Times New Roman" w:cs="Times New Roman"/>
                <w:sz w:val="22"/>
                <w:szCs w:val="20"/>
                <w:lang w:val="en-GB" w:eastAsia="en-US"/>
              </w:rPr>
              <w:fldChar w:fldCharType="end"/>
            </w:r>
          </w:p>
        </w:tc>
        <w:tc>
          <w:tcPr>
            <w:tcW w:w="2340" w:type="dxa"/>
          </w:tcPr>
          <w:p w14:paraId="170836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GUID=cf11d8b4-ab40-450a-a030-398bee61c554 </w:instrText>
            </w:r>
            <w:r w:rsidRPr="006F2CA2">
              <w:rPr>
                <w:rFonts w:ascii="Times New Roman" w:hAnsi="Times New Roman" w:cs="Times New Roman"/>
                <w:sz w:val="22"/>
                <w:szCs w:val="20"/>
                <w:lang w:val="en-GB" w:eastAsia="en-US"/>
              </w:rPr>
              <w:fldChar w:fldCharType="end"/>
            </w:r>
          </w:p>
        </w:tc>
      </w:tr>
      <w:tr w:rsidR="006F2CA2" w:rsidRPr="006F2CA2" w14:paraId="4FD1C8B3" w14:textId="77777777" w:rsidTr="006F2CA2">
        <w:trPr>
          <w:divId w:val="2116439976"/>
          <w:cantSplit/>
          <w:jc w:val="center"/>
        </w:trPr>
        <w:tc>
          <w:tcPr>
            <w:tcW w:w="2780" w:type="dxa"/>
          </w:tcPr>
          <w:p w14:paraId="7BB42E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GUID=04f55989-ea94-4cea-834c-74d9134ac133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of </w:t>
            </w:r>
            <w:proofErr w:type="gramStart"/>
            <w:r w:rsidRPr="006F2CA2">
              <w:rPr>
                <w:rFonts w:ascii="Times New Roman" w:hAnsi="Times New Roman" w:cs="Times New Roman"/>
                <w:sz w:val="20"/>
                <w:szCs w:val="20"/>
                <w:lang w:val="en-GB" w:eastAsia="en-US"/>
              </w:rPr>
              <w:t>20 )</w:t>
            </w:r>
            <w:proofErr w:type="gramEnd"/>
          </w:p>
        </w:tc>
        <w:tc>
          <w:tcPr>
            <w:tcW w:w="1900" w:type="dxa"/>
          </w:tcPr>
          <w:p w14:paraId="4A6F01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GUID=80fb2fc9-3445-47d9-a7a9-950f31952e0e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Between</w:t>
            </w:r>
          </w:p>
        </w:tc>
        <w:tc>
          <w:tcPr>
            <w:tcW w:w="2340" w:type="dxa"/>
          </w:tcPr>
          <w:p w14:paraId="1F9C72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GUID=c132d8fa-328e-4f85-93fa-c50c38c98311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Applicant</w:t>
            </w:r>
          </w:p>
        </w:tc>
      </w:tr>
      <w:tr w:rsidR="006F2CA2" w:rsidRPr="006F2CA2" w14:paraId="1F47F7AA" w14:textId="77777777" w:rsidTr="006F2CA2">
        <w:trPr>
          <w:divId w:val="2116439976"/>
          <w:cantSplit/>
          <w:jc w:val="center"/>
        </w:trPr>
        <w:tc>
          <w:tcPr>
            <w:tcW w:w="2780" w:type="dxa"/>
          </w:tcPr>
          <w:p w14:paraId="3E0D6D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GUID=84607833-2ff8-4f02-a864-eacd52021b00 </w:instrText>
            </w:r>
            <w:r w:rsidRPr="006F2CA2">
              <w:rPr>
                <w:rFonts w:ascii="Times New Roman" w:hAnsi="Times New Roman" w:cs="Times New Roman"/>
                <w:sz w:val="22"/>
                <w:szCs w:val="20"/>
                <w:lang w:val="en-GB" w:eastAsia="en-US"/>
              </w:rPr>
              <w:fldChar w:fldCharType="end"/>
            </w:r>
          </w:p>
        </w:tc>
        <w:tc>
          <w:tcPr>
            <w:tcW w:w="1900" w:type="dxa"/>
          </w:tcPr>
          <w:p w14:paraId="243DA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GUID=2eb8d6bb-4faa-4f68-99e0-1bdc926cbc05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6D743CA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GUID=3ee1e8aa-f157-451c-85d9-d51eb8b879c6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Defendant</w:t>
            </w:r>
          </w:p>
        </w:tc>
      </w:tr>
      <w:tr w:rsidR="006F2CA2" w:rsidRPr="006F2CA2" w14:paraId="0044E258" w14:textId="77777777" w:rsidTr="006F2CA2">
        <w:trPr>
          <w:divId w:val="2116439976"/>
          <w:cantSplit/>
          <w:jc w:val="center"/>
        </w:trPr>
        <w:tc>
          <w:tcPr>
            <w:tcW w:w="2780" w:type="dxa"/>
          </w:tcPr>
          <w:p w14:paraId="26F4E7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GUID=87e0fa37-dbef-4538-b7a9-c6d6679ee82e </w:instrText>
            </w:r>
            <w:r w:rsidRPr="006F2CA2">
              <w:rPr>
                <w:rFonts w:ascii="Times New Roman" w:hAnsi="Times New Roman" w:cs="Times New Roman"/>
                <w:sz w:val="22"/>
                <w:szCs w:val="20"/>
                <w:lang w:val="en-GB" w:eastAsia="en-US"/>
              </w:rPr>
              <w:fldChar w:fldCharType="end"/>
            </w:r>
          </w:p>
        </w:tc>
        <w:tc>
          <w:tcPr>
            <w:tcW w:w="1900" w:type="dxa"/>
          </w:tcPr>
          <w:p w14:paraId="1C5B99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GUID=8d557db9-95ad-4317-8258-40d75ad4e85b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010A39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GUID=3c42c303-7e2f-45c8-9378-f7fac28d24f4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Garnishee</w:t>
            </w:r>
          </w:p>
        </w:tc>
      </w:tr>
      <w:tr w:rsidR="006F2CA2" w:rsidRPr="006F2CA2" w14:paraId="712D3422" w14:textId="77777777" w:rsidTr="006F2CA2">
        <w:trPr>
          <w:divId w:val="2116439976"/>
          <w:cantSplit/>
          <w:jc w:val="center"/>
        </w:trPr>
        <w:tc>
          <w:tcPr>
            <w:tcW w:w="2780" w:type="dxa"/>
          </w:tcPr>
          <w:p w14:paraId="6DABF3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GUID=e65a0437-3517-467c-9152-a753fc9c71bd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the application of</w:t>
            </w:r>
          </w:p>
        </w:tc>
        <w:tc>
          <w:tcPr>
            <w:tcW w:w="1900" w:type="dxa"/>
          </w:tcPr>
          <w:p w14:paraId="789FE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GUID=8a8cb435-7422-49d5-82b1-69a82537a285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 upon hearing</w:t>
            </w:r>
          </w:p>
        </w:tc>
        <w:tc>
          <w:tcPr>
            <w:tcW w:w="2340" w:type="dxa"/>
          </w:tcPr>
          <w:p w14:paraId="2A5A9C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GUID=154ed3cc-d9ce-4d18-abef-6c05979065cf </w:instrText>
            </w:r>
            <w:r w:rsidRPr="006F2CA2">
              <w:rPr>
                <w:rFonts w:ascii="Times New Roman" w:hAnsi="Times New Roman" w:cs="Times New Roman"/>
                <w:sz w:val="22"/>
                <w:szCs w:val="20"/>
                <w:lang w:val="en-GB" w:eastAsia="en-US"/>
              </w:rPr>
              <w:fldChar w:fldCharType="end"/>
            </w:r>
          </w:p>
        </w:tc>
      </w:tr>
      <w:tr w:rsidR="006F2CA2" w:rsidRPr="006F2CA2" w14:paraId="28578310" w14:textId="77777777" w:rsidTr="006F2CA2">
        <w:trPr>
          <w:divId w:val="2116439976"/>
          <w:cantSplit/>
          <w:jc w:val="center"/>
        </w:trPr>
        <w:tc>
          <w:tcPr>
            <w:tcW w:w="7020" w:type="dxa"/>
            <w:gridSpan w:val="3"/>
          </w:tcPr>
          <w:p w14:paraId="6E35FD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GUID=f2e8690e-40c8-4fae-8080-ecefe14010e6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by the Judge that all debts due or accruing due from the abovementioned garnishee to the abovementioned defendant (in the sum of $        ) be attached to answer an order made in the High Court/Family Justice Courts on the     day of        20     ordering payment by the defendant of the sums of $        as maintenance (together with the costs of the garnishee proceedings) on which order the sum of $          remains due and unpaid.</w:t>
            </w:r>
          </w:p>
        </w:tc>
      </w:tr>
      <w:tr w:rsidR="006F2CA2" w:rsidRPr="006F2CA2" w14:paraId="33A84DB1" w14:textId="77777777" w:rsidTr="006F2CA2">
        <w:trPr>
          <w:divId w:val="2116439976"/>
          <w:cantSplit/>
          <w:jc w:val="center"/>
        </w:trPr>
        <w:tc>
          <w:tcPr>
            <w:tcW w:w="7020" w:type="dxa"/>
            <w:gridSpan w:val="3"/>
          </w:tcPr>
          <w:p w14:paraId="404BB69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GUID=2ad7b8b4-91a0-4608-b5a9-c0f731be7734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And it is ordered that the garnishee attend before the Judge in Court     on the     day of        20     at      am/pm, on an application by the said applicant that the garnishee do pay to the applicant, or such person as the Court may direct, the debt due from the garnishee to the defendant, or so much thereof as may be sufficient to satisfy the order, together with the costs of the garnishee proceedings.</w:t>
            </w:r>
          </w:p>
        </w:tc>
      </w:tr>
      <w:tr w:rsidR="006F2CA2" w:rsidRPr="006F2CA2" w14:paraId="1369CE15" w14:textId="77777777" w:rsidTr="006F2CA2">
        <w:trPr>
          <w:divId w:val="2116439976"/>
          <w:cantSplit/>
          <w:jc w:val="center"/>
        </w:trPr>
        <w:tc>
          <w:tcPr>
            <w:tcW w:w="7020" w:type="dxa"/>
            <w:gridSpan w:val="3"/>
          </w:tcPr>
          <w:p w14:paraId="5AB95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GUID=16a2381b-3788-4385-8ffd-1b7652a6c232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6BE75A7" w14:textId="77777777" w:rsidTr="006F2CA2">
        <w:trPr>
          <w:divId w:val="2116439976"/>
          <w:cantSplit/>
          <w:jc w:val="center"/>
        </w:trPr>
        <w:tc>
          <w:tcPr>
            <w:tcW w:w="7020" w:type="dxa"/>
            <w:gridSpan w:val="3"/>
          </w:tcPr>
          <w:p w14:paraId="5D13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GUID=8737f1bd-0efe-4de5-8ddb-1b9b9b28b911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BB13705" w14:textId="77777777" w:rsidTr="006F2CA2">
        <w:trPr>
          <w:divId w:val="2116439976"/>
          <w:cantSplit/>
          <w:jc w:val="center"/>
        </w:trPr>
        <w:tc>
          <w:tcPr>
            <w:tcW w:w="7020" w:type="dxa"/>
            <w:gridSpan w:val="3"/>
          </w:tcPr>
          <w:p w14:paraId="63B46C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GUID=6ee69284-5af0-4682-8a4e-8746e017ad90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0C8C70BF" w14:textId="77777777" w:rsidTr="006F2CA2">
        <w:trPr>
          <w:divId w:val="2116439976"/>
          <w:cantSplit/>
          <w:jc w:val="center"/>
        </w:trPr>
        <w:tc>
          <w:tcPr>
            <w:tcW w:w="7020" w:type="dxa"/>
            <w:gridSpan w:val="3"/>
          </w:tcPr>
          <w:p w14:paraId="789879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GUID=5c343924-b2e5-4231-bb72-926b75df2a5c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To the abovenamed garnishee and defendant.</w:t>
            </w:r>
          </w:p>
        </w:tc>
      </w:tr>
    </w:tbl>
    <w:p w14:paraId="02CE0B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A99A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9698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CA14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EA2FCB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C540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5420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76D18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25147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24F5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DD7E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41807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E960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624BBF7"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tbl>
      <w:tblPr>
        <w:tblW w:w="7080" w:type="dxa"/>
        <w:jc w:val="center"/>
        <w:tblLook w:val="04A0" w:firstRow="1" w:lastRow="0" w:firstColumn="1" w:lastColumn="0" w:noHBand="0" w:noVBand="1"/>
      </w:tblPr>
      <w:tblGrid>
        <w:gridCol w:w="7080"/>
      </w:tblGrid>
      <w:tr w:rsidR="006F2CA2" w:rsidRPr="006F2CA2" w14:paraId="4B7A919D" w14:textId="77777777" w:rsidTr="006F2CA2">
        <w:trPr>
          <w:divId w:val="2116439976"/>
          <w:cantSplit/>
          <w:jc w:val="center"/>
        </w:trPr>
        <w:tc>
          <w:tcPr>
            <w:tcW w:w="7080" w:type="dxa"/>
          </w:tcPr>
          <w:p w14:paraId="7A4BDD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GUID=93cc3d95-748c-4e15-ba75-d797fc228933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35</w:t>
            </w:r>
          </w:p>
        </w:tc>
      </w:tr>
      <w:tr w:rsidR="006F2CA2" w:rsidRPr="006F2CA2" w14:paraId="4BE5A7F2" w14:textId="77777777" w:rsidTr="006F2CA2">
        <w:trPr>
          <w:divId w:val="2116439976"/>
          <w:cantSplit/>
          <w:jc w:val="center"/>
        </w:trPr>
        <w:tc>
          <w:tcPr>
            <w:tcW w:w="7080" w:type="dxa"/>
          </w:tcPr>
          <w:p w14:paraId="383106F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GUID=3a368218-6d00-4d94-b7f6-8408b024e982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124</w:t>
            </w:r>
          </w:p>
        </w:tc>
      </w:tr>
      <w:tr w:rsidR="006F2CA2" w:rsidRPr="006F2CA2" w14:paraId="022CAE53" w14:textId="77777777" w:rsidTr="006F2CA2">
        <w:trPr>
          <w:divId w:val="2116439976"/>
          <w:cantSplit/>
          <w:jc w:val="center"/>
        </w:trPr>
        <w:tc>
          <w:tcPr>
            <w:tcW w:w="7080" w:type="dxa"/>
          </w:tcPr>
          <w:p w14:paraId="4468C3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GUID=14ec9fd0-93e5-4c05-8e8c-8be00a86da39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327641FE" w14:textId="77777777" w:rsidTr="006F2CA2">
        <w:trPr>
          <w:divId w:val="2116439976"/>
          <w:cantSplit/>
          <w:jc w:val="center"/>
        </w:trPr>
        <w:tc>
          <w:tcPr>
            <w:tcW w:w="7080" w:type="dxa"/>
          </w:tcPr>
          <w:p w14:paraId="07285C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GUID=071aba9d-4f84-49b6-a72c-4348e520382b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730E682D" w14:textId="77777777" w:rsidTr="006F2CA2">
        <w:trPr>
          <w:divId w:val="2116439976"/>
          <w:cantSplit/>
          <w:jc w:val="center"/>
        </w:trPr>
        <w:tc>
          <w:tcPr>
            <w:tcW w:w="7080" w:type="dxa"/>
          </w:tcPr>
          <w:p w14:paraId="7DCE6BE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GUID=ab4c7d75-fb7e-4101-8133-d0f51072a656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a</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more than the outstanding maintenance.</w:t>
            </w:r>
          </w:p>
        </w:tc>
      </w:tr>
      <w:tr w:rsidR="006F2CA2" w:rsidRPr="006F2CA2" w14:paraId="6DD680C8" w14:textId="77777777" w:rsidTr="006F2CA2">
        <w:trPr>
          <w:divId w:val="2116439976"/>
          <w:cantSplit/>
          <w:jc w:val="center"/>
        </w:trPr>
        <w:tc>
          <w:tcPr>
            <w:tcW w:w="7080" w:type="dxa"/>
          </w:tcPr>
          <w:p w14:paraId="0ABF74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GUID=5b8d1d0f-fda1-4979-80bd-bd373c0082ae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the application of     on the      day of             20     , and upon reading the order to show cause made herein dated the     day of            20      , and upon hearing (counsel for) the applicant and the garnishee, whereby it was ordered all debts due or accruing due from the abovenamed garnishee to the abovenamed defendant should be attached to answer an order made in the Family Justice Courts dated the       day of           20      ordering payment by the said defendant of the sum of $             as maintenance          to        and $     costs (together with the costs of the garnishee proceedings) on which order the sum of $        remained due and unpaid.</w:t>
            </w:r>
          </w:p>
        </w:tc>
      </w:tr>
      <w:tr w:rsidR="006F2CA2" w:rsidRPr="006F2CA2" w14:paraId="72315C5D" w14:textId="77777777" w:rsidTr="006F2CA2">
        <w:trPr>
          <w:divId w:val="2116439976"/>
          <w:cantSplit/>
          <w:jc w:val="center"/>
        </w:trPr>
        <w:tc>
          <w:tcPr>
            <w:tcW w:w="7080" w:type="dxa"/>
          </w:tcPr>
          <w:p w14:paraId="591769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GUID=c6c2d2e8-2efe-4f2c-bda9-b89e32b23539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said garnishee do forthwith pay to the applicant (or such person as the Court may direct) (or into Court if the applicant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defendant as is sufficient to satisfy the outstanding maintenance and costs, together with $      the costs of the garnishee proceedings, and that the garnishee be at liberty to retain $            for his costs of this application out of the balance of the debt due from him to the defendant.</w:t>
            </w:r>
          </w:p>
        </w:tc>
      </w:tr>
      <w:tr w:rsidR="006F2CA2" w:rsidRPr="006F2CA2" w14:paraId="2CAD9E13" w14:textId="77777777" w:rsidTr="006F2CA2">
        <w:trPr>
          <w:divId w:val="2116439976"/>
          <w:cantSplit/>
          <w:jc w:val="center"/>
        </w:trPr>
        <w:tc>
          <w:tcPr>
            <w:tcW w:w="7080" w:type="dxa"/>
          </w:tcPr>
          <w:p w14:paraId="6AB13E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GUID=c62f02ea-00ce-49db-ab37-178657ac7ad4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683D22D3" w14:textId="77777777" w:rsidTr="006F2CA2">
        <w:trPr>
          <w:divId w:val="2116439976"/>
          <w:cantSplit/>
          <w:jc w:val="center"/>
        </w:trPr>
        <w:tc>
          <w:tcPr>
            <w:tcW w:w="7080" w:type="dxa"/>
          </w:tcPr>
          <w:p w14:paraId="1B9618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GUID=205af520-3ed2-44ca-9259-fa7f816c8577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6CBDD71B" w14:textId="77777777" w:rsidTr="006F2CA2">
        <w:trPr>
          <w:divId w:val="2116439976"/>
          <w:cantSplit/>
          <w:jc w:val="center"/>
        </w:trPr>
        <w:tc>
          <w:tcPr>
            <w:tcW w:w="7080" w:type="dxa"/>
          </w:tcPr>
          <w:p w14:paraId="0C6DD62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GUID=1c1dcbfb-67c7-4b9d-ad95-c290ed2e1372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683A2225" w14:textId="77777777" w:rsidTr="006F2CA2">
        <w:trPr>
          <w:divId w:val="2116439976"/>
          <w:cantSplit/>
          <w:jc w:val="center"/>
        </w:trPr>
        <w:tc>
          <w:tcPr>
            <w:tcW w:w="7080" w:type="dxa"/>
          </w:tcPr>
          <w:p w14:paraId="49F21C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GUID=b3debb48-17e2-4695-8b91-9167d880a000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4D5FFDD9" w14:textId="77777777" w:rsidTr="006F2CA2">
        <w:trPr>
          <w:divId w:val="2116439976"/>
          <w:cantSplit/>
          <w:jc w:val="center"/>
        </w:trPr>
        <w:tc>
          <w:tcPr>
            <w:tcW w:w="7080" w:type="dxa"/>
          </w:tcPr>
          <w:p w14:paraId="193CD2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GUID=01dc0795-f8c1-4c97-9829-6ce50ca22722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1B291BB7" w14:textId="77777777" w:rsidTr="006F2CA2">
        <w:trPr>
          <w:divId w:val="2116439976"/>
          <w:cantSplit/>
          <w:jc w:val="center"/>
        </w:trPr>
        <w:tc>
          <w:tcPr>
            <w:tcW w:w="7080" w:type="dxa"/>
          </w:tcPr>
          <w:p w14:paraId="769A5E8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GUID=5be4d1c1-a6d8-4e6d-b036-cd058794c1b6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b</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less than the outstanding maintenance.</w:t>
            </w:r>
          </w:p>
        </w:tc>
      </w:tr>
      <w:tr w:rsidR="006F2CA2" w:rsidRPr="006F2CA2" w14:paraId="3FE16FAD" w14:textId="77777777" w:rsidTr="006F2CA2">
        <w:trPr>
          <w:divId w:val="2116439976"/>
          <w:cantSplit/>
          <w:jc w:val="center"/>
        </w:trPr>
        <w:tc>
          <w:tcPr>
            <w:tcW w:w="7080" w:type="dxa"/>
          </w:tcPr>
          <w:p w14:paraId="1318F7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GUID=e4583fc7-dc7d-446e-8250-cd8d079cee1f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(as above)</w:t>
            </w:r>
          </w:p>
        </w:tc>
      </w:tr>
      <w:tr w:rsidR="006F2CA2" w:rsidRPr="006F2CA2" w14:paraId="1EDCA5E9" w14:textId="77777777" w:rsidTr="006F2CA2">
        <w:trPr>
          <w:divId w:val="2116439976"/>
          <w:cantSplit/>
          <w:jc w:val="center"/>
        </w:trPr>
        <w:tc>
          <w:tcPr>
            <w:tcW w:w="7080" w:type="dxa"/>
          </w:tcPr>
          <w:p w14:paraId="468607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GUID=659f40c0-7c17-4473-99ed-a2dc49e57be6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          It is ordered that the said garnishee (after deducting therefrom $    for his costs of this application) do forthwith pay to the said applicant (or such person as the Court may direct) (or into Court if the applicant is resident outside the scheduled territories as defined in the Exchange Control Act (Cap. 99), or would </w:t>
            </w:r>
            <w:proofErr w:type="spellStart"/>
            <w:r w:rsidRPr="006F2CA2">
              <w:rPr>
                <w:rFonts w:ascii="Times New Roman" w:hAnsi="Times New Roman" w:cs="Times New Roman"/>
                <w:sz w:val="20"/>
                <w:szCs w:val="20"/>
                <w:lang w:val="en-GB" w:eastAsia="en-US"/>
              </w:rPr>
              <w:t>received</w:t>
            </w:r>
            <w:proofErr w:type="spellEnd"/>
            <w:r w:rsidRPr="006F2CA2">
              <w:rPr>
                <w:rFonts w:ascii="Times New Roman" w:hAnsi="Times New Roman" w:cs="Times New Roman"/>
                <w:sz w:val="20"/>
                <w:szCs w:val="20"/>
                <w:lang w:val="en-GB" w:eastAsia="en-US"/>
              </w:rPr>
              <w:t xml:space="preserve"> payment of the said sum on behalf of a person so resident, unless the permission of the Monetary Authority of Singapore under that Act has been given unconditionally or upon conditions which have been complied with)            $            the debt due from the garnishee to the defendant. And that the sum of $              the costs of the applicant of this application be added to the outstanding maintenance and be retained out of the money recovered by the applicant under this order and in priority to the amount of the outstanding maintenance.</w:t>
            </w:r>
          </w:p>
        </w:tc>
      </w:tr>
      <w:tr w:rsidR="006F2CA2" w:rsidRPr="006F2CA2" w14:paraId="48C96AF8" w14:textId="77777777" w:rsidTr="006F2CA2">
        <w:trPr>
          <w:divId w:val="2116439976"/>
          <w:cantSplit/>
          <w:jc w:val="center"/>
        </w:trPr>
        <w:tc>
          <w:tcPr>
            <w:tcW w:w="7080" w:type="dxa"/>
          </w:tcPr>
          <w:p w14:paraId="11D58E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GUID=673d77c2-972a-4021-b29d-aecdc555cf0e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753BD95" w14:textId="77777777" w:rsidTr="006F2CA2">
        <w:trPr>
          <w:divId w:val="2116439976"/>
          <w:cantSplit/>
          <w:jc w:val="center"/>
        </w:trPr>
        <w:tc>
          <w:tcPr>
            <w:tcW w:w="7080" w:type="dxa"/>
          </w:tcPr>
          <w:p w14:paraId="721980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GUID=2c7e69f3-2a22-4d2b-8c8b-41352f8c8e08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80C2175" w14:textId="77777777" w:rsidTr="006F2CA2">
        <w:trPr>
          <w:divId w:val="2116439976"/>
          <w:cantSplit/>
          <w:jc w:val="center"/>
        </w:trPr>
        <w:tc>
          <w:tcPr>
            <w:tcW w:w="7080" w:type="dxa"/>
          </w:tcPr>
          <w:p w14:paraId="429CE5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GUID=5fc0b599-bb71-4ce3-9f97-d60a85e888d4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246C310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A2149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FBC08A" w14:textId="77777777" w:rsidR="00432F52" w:rsidRDefault="00432F52">
      <w:pPr>
        <w:divId w:val="2116439976"/>
      </w:pPr>
      <w:r>
        <w:br w:type="page"/>
      </w:r>
    </w:p>
    <w:tbl>
      <w:tblPr>
        <w:tblW w:w="7040" w:type="dxa"/>
        <w:jc w:val="center"/>
        <w:tblLook w:val="04A0" w:firstRow="1" w:lastRow="0" w:firstColumn="1" w:lastColumn="0" w:noHBand="0" w:noVBand="1"/>
      </w:tblPr>
      <w:tblGrid>
        <w:gridCol w:w="7040"/>
      </w:tblGrid>
      <w:tr w:rsidR="006F2CA2" w:rsidRPr="006F2CA2" w14:paraId="0AA7555F" w14:textId="77777777" w:rsidTr="006F2CA2">
        <w:trPr>
          <w:divId w:val="2116439976"/>
          <w:cantSplit/>
          <w:jc w:val="center"/>
        </w:trPr>
        <w:tc>
          <w:tcPr>
            <w:tcW w:w="7040" w:type="dxa"/>
          </w:tcPr>
          <w:p w14:paraId="76163B02" w14:textId="77777777" w:rsidR="00BC37A7" w:rsidRDefault="00BC37A7" w:rsidP="006F2CA2">
            <w:pPr>
              <w:spacing w:before="60" w:after="60" w:line="240" w:lineRule="auto"/>
              <w:jc w:val="center"/>
              <w:rPr>
                <w:rFonts w:ascii="Times New Roman" w:hAnsi="Times New Roman" w:cs="Times New Roman"/>
                <w:sz w:val="22"/>
                <w:szCs w:val="20"/>
                <w:lang w:val="en-GB" w:eastAsia="en-US"/>
              </w:rPr>
            </w:pPr>
          </w:p>
          <w:p w14:paraId="4DE2A3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GUID=c3e2ffe3-a82d-4314-a36f-ed705679a706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36</w:t>
            </w:r>
          </w:p>
        </w:tc>
      </w:tr>
      <w:tr w:rsidR="006F2CA2" w:rsidRPr="006F2CA2" w14:paraId="46AF1F0A" w14:textId="77777777" w:rsidTr="006F2CA2">
        <w:trPr>
          <w:divId w:val="2116439976"/>
          <w:cantSplit/>
          <w:jc w:val="center"/>
        </w:trPr>
        <w:tc>
          <w:tcPr>
            <w:tcW w:w="7040" w:type="dxa"/>
          </w:tcPr>
          <w:p w14:paraId="5082D84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GUID=3fc28bd6-82f7-49a0-9b8a-a7e36c15a12a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125</w:t>
            </w:r>
          </w:p>
        </w:tc>
      </w:tr>
      <w:tr w:rsidR="006F2CA2" w:rsidRPr="006F2CA2" w14:paraId="78725C35" w14:textId="77777777" w:rsidTr="006F2CA2">
        <w:trPr>
          <w:divId w:val="2116439976"/>
          <w:cantSplit/>
          <w:jc w:val="center"/>
        </w:trPr>
        <w:tc>
          <w:tcPr>
            <w:tcW w:w="7040" w:type="dxa"/>
          </w:tcPr>
          <w:p w14:paraId="47468B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GUID=f093aeb4-dc59-4c76-8918-262a885c9aad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ORDER FOR ISSUE BETWEEN APPLICANT AND GARNISHEE</w:t>
            </w:r>
          </w:p>
        </w:tc>
      </w:tr>
      <w:tr w:rsidR="006F2CA2" w:rsidRPr="006F2CA2" w14:paraId="2FA69527" w14:textId="77777777" w:rsidTr="006F2CA2">
        <w:trPr>
          <w:divId w:val="2116439976"/>
          <w:cantSplit/>
          <w:jc w:val="center"/>
        </w:trPr>
        <w:tc>
          <w:tcPr>
            <w:tcW w:w="7040" w:type="dxa"/>
          </w:tcPr>
          <w:p w14:paraId="564853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GUID=0412e03b-26be-43b8-84ee-51b841dfb83c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4799EAB3" w14:textId="77777777" w:rsidTr="006F2CA2">
        <w:trPr>
          <w:divId w:val="2116439976"/>
          <w:cantSplit/>
          <w:jc w:val="center"/>
        </w:trPr>
        <w:tc>
          <w:tcPr>
            <w:tcW w:w="7040" w:type="dxa"/>
          </w:tcPr>
          <w:p w14:paraId="24B4CF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GUID=4e2840d9-0d9f-4178-a1e1-3a8bf7f4c364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reading the application of           filed the        day of           20 </w:t>
            </w:r>
            <w:proofErr w:type="gramStart"/>
            <w:r w:rsidRPr="006F2CA2">
              <w:rPr>
                <w:rFonts w:ascii="Times New Roman" w:hAnsi="Times New Roman" w:cs="Times New Roman"/>
                <w:sz w:val="20"/>
                <w:szCs w:val="20"/>
                <w:lang w:val="en-GB" w:eastAsia="en-US"/>
              </w:rPr>
              <w:t>  ,</w:t>
            </w:r>
            <w:proofErr w:type="gramEnd"/>
            <w:r w:rsidRPr="006F2CA2">
              <w:rPr>
                <w:rFonts w:ascii="Times New Roman" w:hAnsi="Times New Roman" w:cs="Times New Roman"/>
                <w:sz w:val="20"/>
                <w:szCs w:val="20"/>
                <w:lang w:val="en-GB" w:eastAsia="en-US"/>
              </w:rPr>
              <w:t xml:space="preserve"> and the order nisi herein, dated the          day of         20    , and upon hearing (counsel for) the applicant, the garnishee and the defendant.</w:t>
            </w:r>
          </w:p>
        </w:tc>
      </w:tr>
      <w:tr w:rsidR="006F2CA2" w:rsidRPr="006F2CA2" w14:paraId="4DFC1253" w14:textId="77777777" w:rsidTr="006F2CA2">
        <w:trPr>
          <w:divId w:val="2116439976"/>
          <w:cantSplit/>
          <w:jc w:val="center"/>
        </w:trPr>
        <w:tc>
          <w:tcPr>
            <w:tcW w:w="7040" w:type="dxa"/>
          </w:tcPr>
          <w:p w14:paraId="76CDBD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GUID=3ea6fe34-d625-4841-9719-d44ad6d32f75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applicant and the garnishee proceed to the trial of an issue wherein the said applicant shall be plaintiff and the said garnishee shall be defendant, and that the question to be tried shall be whether there was any debt due or accruing due in any and what amount from the garnishee to the defendant against whom the maintenance order was made at the time the said order nisi was served. And it is further ordered that the question of costs and all further questions be reserved to the Judge trying the same issue.</w:t>
            </w:r>
          </w:p>
        </w:tc>
      </w:tr>
      <w:tr w:rsidR="006F2CA2" w:rsidRPr="006F2CA2" w14:paraId="78B6EE8F" w14:textId="77777777" w:rsidTr="006F2CA2">
        <w:trPr>
          <w:divId w:val="2116439976"/>
          <w:cantSplit/>
          <w:jc w:val="center"/>
        </w:trPr>
        <w:tc>
          <w:tcPr>
            <w:tcW w:w="7040" w:type="dxa"/>
          </w:tcPr>
          <w:p w14:paraId="5A57E3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GUID=3b06cace-dde2-4a4f-bd5c-66d11260704e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7AACB8FF" w14:textId="77777777" w:rsidTr="006F2CA2">
        <w:trPr>
          <w:divId w:val="2116439976"/>
          <w:cantSplit/>
          <w:jc w:val="center"/>
        </w:trPr>
        <w:tc>
          <w:tcPr>
            <w:tcW w:w="7040" w:type="dxa"/>
          </w:tcPr>
          <w:p w14:paraId="1CEAE7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GUID=13998235-ed5c-49f3-bd45-8bc04057b39e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34C179F5" w14:textId="77777777" w:rsidTr="006F2CA2">
        <w:trPr>
          <w:divId w:val="2116439976"/>
          <w:cantSplit/>
          <w:jc w:val="center"/>
        </w:trPr>
        <w:tc>
          <w:tcPr>
            <w:tcW w:w="7040" w:type="dxa"/>
          </w:tcPr>
          <w:p w14:paraId="4F42123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GUID=297b8fd0-b051-4edb-a871-5cb7f8961606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7D708BC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AE96EC"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1E0C8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505" w:type="dxa"/>
        <w:jc w:val="center"/>
        <w:tblLook w:val="04A0" w:firstRow="1" w:lastRow="0" w:firstColumn="1" w:lastColumn="0" w:noHBand="0" w:noVBand="1"/>
      </w:tblPr>
      <w:tblGrid>
        <w:gridCol w:w="709"/>
        <w:gridCol w:w="517"/>
        <w:gridCol w:w="4873"/>
        <w:gridCol w:w="1157"/>
        <w:gridCol w:w="541"/>
        <w:gridCol w:w="708"/>
      </w:tblGrid>
      <w:tr w:rsidR="00892A9E" w14:paraId="57DFE776" w14:textId="77777777" w:rsidTr="00892A9E">
        <w:trPr>
          <w:divId w:val="2116439976"/>
          <w:cantSplit/>
          <w:jc w:val="center"/>
        </w:trPr>
        <w:tc>
          <w:tcPr>
            <w:tcW w:w="8505" w:type="dxa"/>
            <w:gridSpan w:val="6"/>
            <w:hideMark/>
          </w:tcPr>
          <w:p w14:paraId="2C3A6921" w14:textId="77777777" w:rsidR="00892A9E" w:rsidRPr="00892A9E" w:rsidRDefault="00892A9E">
            <w:pPr>
              <w:pStyle w:val="Heading1"/>
              <w:jc w:val="center"/>
              <w:rPr>
                <w:rFonts w:ascii="Times New Roman" w:hAnsi="Times New Roman"/>
                <w:b w:val="0"/>
                <w:bCs w:val="0"/>
                <w:sz w:val="22"/>
                <w:szCs w:val="22"/>
                <w:lang w:val="en-GB"/>
              </w:rPr>
            </w:pPr>
            <w:r w:rsidRPr="00892A9E">
              <w:rPr>
                <w:rFonts w:ascii="Times New Roman" w:hAnsi="Times New Roman"/>
                <w:b w:val="0"/>
                <w:bCs w:val="0"/>
                <w:color w:val="auto"/>
                <w:sz w:val="22"/>
                <w:szCs w:val="22"/>
                <w:lang w:val="en-GB"/>
              </w:rPr>
              <w:lastRenderedPageBreak/>
              <w:t>FORM 37</w:t>
            </w:r>
          </w:p>
        </w:tc>
      </w:tr>
      <w:tr w:rsidR="00892A9E" w14:paraId="11CA395C" w14:textId="77777777" w:rsidTr="00892A9E">
        <w:trPr>
          <w:divId w:val="2116439976"/>
          <w:cantSplit/>
          <w:jc w:val="center"/>
        </w:trPr>
        <w:tc>
          <w:tcPr>
            <w:tcW w:w="709" w:type="dxa"/>
            <w:hideMark/>
          </w:tcPr>
          <w:p w14:paraId="43BF825B" w14:textId="77777777" w:rsidR="00892A9E" w:rsidRDefault="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GUID=acfe58b1-6b12-420b-b88f-b11c4d84615c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 xml:space="preserve">R. 133 </w:t>
            </w:r>
          </w:p>
        </w:tc>
        <w:tc>
          <w:tcPr>
            <w:tcW w:w="7088" w:type="dxa"/>
            <w:gridSpan w:val="4"/>
          </w:tcPr>
          <w:p w14:paraId="24F8AF2F" w14:textId="77777777" w:rsidR="00892A9E" w:rsidRDefault="00892A9E">
            <w:pPr>
              <w:spacing w:before="60" w:after="60" w:line="240" w:lineRule="auto"/>
              <w:jc w:val="center"/>
              <w:rPr>
                <w:rFonts w:ascii="Times New Roman" w:hAnsi="Times New Roman" w:cs="Times New Roman"/>
                <w:sz w:val="22"/>
                <w:szCs w:val="20"/>
                <w:lang w:val="en-GB"/>
              </w:rPr>
            </w:pPr>
          </w:p>
          <w:p w14:paraId="7365548B"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GUID=2d2f0853-0195-4fcd-862f-e9e75ba3a699 </w:instrText>
            </w:r>
            <w:r>
              <w:rPr>
                <w:rFonts w:ascii="Times New Roman" w:hAnsi="Times New Roman" w:cs="Times New Roman"/>
                <w:szCs w:val="20"/>
                <w:lang w:val="en-GB"/>
              </w:rPr>
              <w:fldChar w:fldCharType="end"/>
            </w:r>
            <w:r>
              <w:rPr>
                <w:rFonts w:ascii="Times New Roman" w:hAnsi="Times New Roman" w:cs="Times New Roman"/>
                <w:szCs w:val="20"/>
                <w:lang w:val="en-GB"/>
              </w:rPr>
              <w:t>ORIGINATING SUMMONS FOR ADOPTION</w:t>
            </w:r>
          </w:p>
        </w:tc>
        <w:tc>
          <w:tcPr>
            <w:tcW w:w="708" w:type="dxa"/>
            <w:hideMark/>
          </w:tcPr>
          <w:p w14:paraId="11695ABA"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GUID=d872ce23-37f2-495c-a875-8b1587919769 </w:instrText>
            </w:r>
            <w:r>
              <w:rPr>
                <w:rFonts w:ascii="Times New Roman" w:hAnsi="Times New Roman" w:cs="Times New Roman"/>
                <w:szCs w:val="20"/>
                <w:lang w:val="en-GB"/>
              </w:rPr>
              <w:fldChar w:fldCharType="end"/>
            </w:r>
          </w:p>
        </w:tc>
      </w:tr>
      <w:tr w:rsidR="00892A9E" w14:paraId="121FCE7C" w14:textId="77777777" w:rsidTr="00892A9E">
        <w:trPr>
          <w:divId w:val="2116439976"/>
          <w:cantSplit/>
          <w:trHeight w:val="20"/>
          <w:jc w:val="center"/>
        </w:trPr>
        <w:tc>
          <w:tcPr>
            <w:tcW w:w="8505" w:type="dxa"/>
            <w:gridSpan w:val="6"/>
          </w:tcPr>
          <w:p w14:paraId="16074335"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GUID=dd528a78-7673-49ee-9171-dcad6863d357 </w:instrText>
            </w:r>
            <w:r>
              <w:rPr>
                <w:rFonts w:ascii="Times New Roman" w:hAnsi="Times New Roman" w:cs="Times New Roman"/>
                <w:szCs w:val="20"/>
                <w:lang w:val="en-GB"/>
              </w:rPr>
              <w:fldChar w:fldCharType="end"/>
            </w:r>
            <w:r>
              <w:rPr>
                <w:rFonts w:ascii="Times New Roman" w:hAnsi="Times New Roman" w:cs="Times New Roman"/>
                <w:szCs w:val="20"/>
                <w:lang w:val="en-GB"/>
              </w:rPr>
              <w:t xml:space="preserve">IN THE FAMILY JUSTICE COURTS OF </w:t>
            </w:r>
            <w:r>
              <w:rPr>
                <w:rFonts w:ascii="Times New Roman" w:hAnsi="Times New Roman" w:cs="Times New Roman"/>
                <w:szCs w:val="20"/>
                <w:lang w:val="en-GB"/>
              </w:rPr>
              <w:br/>
              <w:t>THE REPUBLIC OF SINGAPORE</w:t>
            </w:r>
          </w:p>
          <w:p w14:paraId="2FAA185B"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GUID=fd57d306-0034-400f-b443-dcbbd1261f46 </w:instrText>
            </w:r>
            <w:r>
              <w:rPr>
                <w:rFonts w:ascii="Times New Roman" w:hAnsi="Times New Roman" w:cs="Times New Roman"/>
                <w:szCs w:val="20"/>
                <w:lang w:val="en-GB"/>
              </w:rPr>
              <w:fldChar w:fldCharType="end"/>
            </w:r>
            <w:r>
              <w:rPr>
                <w:rFonts w:ascii="Times New Roman" w:hAnsi="Times New Roman" w:cs="Times New Roman"/>
                <w:szCs w:val="20"/>
                <w:lang w:val="en-GB"/>
              </w:rPr>
              <w:t>O.S. No.      )</w:t>
            </w:r>
            <w:r>
              <w:rPr>
                <w:rFonts w:ascii="Times New Roman" w:hAnsi="Times New Roman" w:cs="Times New Roman"/>
                <w:szCs w:val="20"/>
                <w:lang w:val="en-GB"/>
              </w:rPr>
              <w:br/>
              <w:t>of 20   </w:t>
            </w:r>
            <w:proofErr w:type="gramStart"/>
            <w:r>
              <w:rPr>
                <w:rFonts w:ascii="Times New Roman" w:hAnsi="Times New Roman" w:cs="Times New Roman"/>
                <w:szCs w:val="20"/>
                <w:lang w:val="en-GB"/>
              </w:rPr>
              <w:t>  )</w:t>
            </w:r>
            <w:proofErr w:type="gramEnd"/>
          </w:p>
          <w:p w14:paraId="2B751534"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GUID=cf65b7c0-904d-4575-a08c-7da8455833e7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the Adoption of Children Act (Cap. 4)</w:t>
            </w:r>
          </w:p>
          <w:p w14:paraId="45BB43EE"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GUID=c40fd804-7108-4fe1-9332-5c77ef417265 </w:instrText>
            </w:r>
            <w:r>
              <w:rPr>
                <w:rFonts w:ascii="Times New Roman" w:hAnsi="Times New Roman" w:cs="Times New Roman"/>
                <w:szCs w:val="20"/>
                <w:lang w:val="en-GB"/>
              </w:rPr>
              <w:fldChar w:fldCharType="end"/>
            </w:r>
            <w:r>
              <w:rPr>
                <w:rFonts w:ascii="Times New Roman" w:hAnsi="Times New Roman" w:cs="Times New Roman"/>
                <w:szCs w:val="20"/>
                <w:lang w:val="en-GB"/>
              </w:rPr>
              <w:t>And</w:t>
            </w:r>
          </w:p>
          <w:p w14:paraId="3C29EBB6"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GUID=0c0ed8c5-7606-45fe-8310-c22c8a967bc7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to be called                  ), an infant.</w:t>
            </w:r>
          </w:p>
          <w:p w14:paraId="2F446E53" w14:textId="77777777" w:rsidR="00892A9E" w:rsidRDefault="00892A9E">
            <w:pPr>
              <w:spacing w:before="60" w:after="60" w:line="240" w:lineRule="auto"/>
              <w:ind w:left="940"/>
              <w:rPr>
                <w:rFonts w:ascii="Times New Roman" w:hAnsi="Times New Roman" w:cs="Times New Roman"/>
                <w:szCs w:val="20"/>
                <w:lang w:val="en-GB"/>
              </w:rPr>
            </w:pPr>
          </w:p>
          <w:p w14:paraId="6F492B62" w14:textId="77777777" w:rsidR="00892A9E" w:rsidRDefault="00892A9E">
            <w:pPr>
              <w:spacing w:before="60" w:after="60" w:line="240" w:lineRule="auto"/>
              <w:ind w:left="940"/>
              <w:rPr>
                <w:rFonts w:ascii="Times New Roman" w:hAnsi="Times New Roman" w:cs="Times New Roman"/>
                <w:szCs w:val="20"/>
                <w:lang w:val="en-GB"/>
              </w:rPr>
            </w:pPr>
            <w:r>
              <w:rPr>
                <w:rFonts w:ascii="Times New Roman" w:hAnsi="Times New Roman" w:cs="Times New Roman"/>
                <w:szCs w:val="20"/>
                <w:lang w:val="en-GB"/>
              </w:rPr>
              <w:t>The Applicant(s) apply for the following orders:</w:t>
            </w:r>
          </w:p>
          <w:p w14:paraId="65124882"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GUID=a9b98bb1-473c-4714-9eb8-9fc33b7c4bd8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Director</w:t>
            </w:r>
            <w:ins w:id="1"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 xml:space="preserve">of Social Welfare be appointed as the guardian in adoption of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w:t>
            </w:r>
          </w:p>
          <w:p w14:paraId="0974917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GUID=b28b5bba-f747-4576-8cb2-347862882d25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consent of the following persons be dispensed with:</w:t>
            </w:r>
          </w:p>
          <w:p w14:paraId="57FCA3A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GUID=cfdcad0d-c07a-4e33-9c16-183caa9067ef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The service of the Originating Summons, Notice to Hear Originating Summons and all subsequent documents filed in these proceedings on the following persons be dispensed with:</w:t>
            </w:r>
          </w:p>
        </w:tc>
      </w:tr>
      <w:tr w:rsidR="00892A9E" w14:paraId="3F5E1637" w14:textId="77777777" w:rsidTr="00892A9E">
        <w:trPr>
          <w:divId w:val="2116439976"/>
          <w:cantSplit/>
          <w:jc w:val="center"/>
        </w:trPr>
        <w:tc>
          <w:tcPr>
            <w:tcW w:w="8505" w:type="dxa"/>
            <w:gridSpan w:val="6"/>
          </w:tcPr>
          <w:p w14:paraId="69412C15"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GUID=46908977-f457-4950-a75e-e2e4d6f1e224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w:t>
            </w:r>
            <w:r>
              <w:rPr>
                <w:rFonts w:ascii="Times New Roman" w:hAnsi="Times New Roman" w:cs="Times New Roman"/>
                <w:i/>
                <w:szCs w:val="20"/>
                <w:lang w:val="en-GB"/>
              </w:rPr>
              <w:t>Where the child is born in Singapore</w:t>
            </w:r>
            <w:r>
              <w:rPr>
                <w:rFonts w:ascii="Times New Roman" w:hAnsi="Times New Roman" w:cs="Times New Roman"/>
                <w:szCs w:val="20"/>
                <w:lang w:val="en-GB"/>
              </w:rPr>
              <w:t>]</w:t>
            </w:r>
          </w:p>
          <w:p w14:paraId="044514F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GUID=253c411d-85a9-4e04-86b0-e78d7edab54e </w:instrText>
            </w:r>
            <w:r>
              <w:rPr>
                <w:rFonts w:ascii="Times New Roman" w:hAnsi="Times New Roman" w:cs="Times New Roman"/>
                <w:szCs w:val="20"/>
                <w:lang w:val="en-GB"/>
              </w:rPr>
              <w:fldChar w:fldCharType="end"/>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6941504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GUID=062b6bd7-7f8f-485e-9615-c4488c77e18d </w:instrText>
            </w:r>
            <w:r>
              <w:rPr>
                <w:rFonts w:ascii="Times New Roman" w:hAnsi="Times New Roman" w:cs="Times New Roman"/>
                <w:szCs w:val="20"/>
                <w:lang w:val="en-GB"/>
              </w:rPr>
              <w:fldChar w:fldCharType="end"/>
            </w:r>
            <w:r>
              <w:rPr>
                <w:rFonts w:ascii="Times New Roman" w:hAnsi="Times New Roman" w:cs="Times New Roman"/>
                <w:szCs w:val="20"/>
                <w:lang w:val="en-GB"/>
              </w:rPr>
              <w:tab/>
              <w:t>[</w:t>
            </w:r>
            <w:r>
              <w:rPr>
                <w:rFonts w:ascii="Times New Roman" w:hAnsi="Times New Roman" w:cs="Times New Roman"/>
                <w:i/>
                <w:szCs w:val="20"/>
                <w:lang w:val="en-GB"/>
              </w:rPr>
              <w:t>Where the child is born outside Singapore</w:t>
            </w:r>
            <w:r>
              <w:rPr>
                <w:rFonts w:ascii="Times New Roman" w:hAnsi="Times New Roman" w:cs="Times New Roman"/>
                <w:szCs w:val="20"/>
                <w:lang w:val="en-GB"/>
              </w:rPr>
              <w:t>]</w:t>
            </w:r>
          </w:p>
          <w:p w14:paraId="09B238EC"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GUID=88bd7b6c-5de8-4b28-ace9-b044cb247fc5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born on                     .</w:t>
            </w:r>
          </w:p>
          <w:p w14:paraId="153E69E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GUID=f57ef4ef-1057-4b09-9677-6da52fce3dc2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The applicant(s) pay(s) the cost of these proceedings to the Director</w:t>
            </w:r>
            <w:ins w:id="2"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670ED21"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GUID=ebae03bf-9a10-497b-98ab-5ba0289be6ac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f</w:t>
            </w:r>
            <w:r>
              <w:rPr>
                <w:rFonts w:ascii="Times New Roman" w:hAnsi="Times New Roman" w:cs="Times New Roman"/>
                <w:szCs w:val="20"/>
                <w:lang w:val="en-GB"/>
              </w:rPr>
              <w:t>)</w:t>
            </w:r>
            <w:r>
              <w:rPr>
                <w:rFonts w:ascii="Times New Roman" w:hAnsi="Times New Roman" w:cs="Times New Roman"/>
                <w:szCs w:val="20"/>
                <w:lang w:val="en-GB"/>
              </w:rPr>
              <w:tab/>
              <w:t xml:space="preserve">(To specify if any other orders sought.) </w:t>
            </w:r>
          </w:p>
          <w:p w14:paraId="0545BF4B" w14:textId="77777777" w:rsidR="00892A9E" w:rsidRDefault="00892A9E">
            <w:pPr>
              <w:spacing w:before="60" w:after="60" w:line="240" w:lineRule="auto"/>
              <w:ind w:left="1880" w:hanging="533"/>
              <w:jc w:val="both"/>
              <w:rPr>
                <w:rFonts w:ascii="Times New Roman" w:hAnsi="Times New Roman" w:cs="Times New Roman"/>
                <w:szCs w:val="20"/>
                <w:lang w:val="en-GB"/>
              </w:rPr>
            </w:pPr>
          </w:p>
          <w:p w14:paraId="5FC84B7A" w14:textId="77777777" w:rsidR="00892A9E" w:rsidRDefault="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GUID=8b6ab1b4-59f2-40f1-a51c-d64076cc195e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A copy of the affidavit and Adoption Statement in support of this application is filed together with the Originating Summons.</w:t>
            </w:r>
          </w:p>
          <w:p w14:paraId="2204801B"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GUID=ad1eaa33-2b1c-4a8e-aeb4-89af7013ec41 </w:instrText>
            </w:r>
            <w:r>
              <w:rPr>
                <w:rFonts w:ascii="Times New Roman" w:hAnsi="Times New Roman" w:cs="Times New Roman"/>
                <w:szCs w:val="20"/>
                <w:lang w:val="en-GB"/>
              </w:rPr>
              <w:fldChar w:fldCharType="end"/>
            </w:r>
            <w:r>
              <w:rPr>
                <w:rFonts w:ascii="Times New Roman" w:hAnsi="Times New Roman" w:cs="Times New Roman"/>
                <w:szCs w:val="20"/>
                <w:lang w:val="en-GB"/>
              </w:rPr>
              <w:t>Signed:</w:t>
            </w:r>
          </w:p>
          <w:p w14:paraId="21B35E2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GUID=cd4eb5c3-b308-427a-bf24-ddb646969f8b </w:instrText>
            </w:r>
            <w:r>
              <w:rPr>
                <w:rFonts w:ascii="Times New Roman" w:hAnsi="Times New Roman" w:cs="Times New Roman"/>
                <w:szCs w:val="20"/>
                <w:lang w:val="en-GB"/>
              </w:rPr>
              <w:fldChar w:fldCharType="end"/>
            </w:r>
            <w:r>
              <w:rPr>
                <w:rFonts w:ascii="Times New Roman" w:hAnsi="Times New Roman" w:cs="Times New Roman"/>
                <w:szCs w:val="20"/>
                <w:lang w:val="en-GB"/>
              </w:rPr>
              <w:t>Registrar:</w:t>
            </w:r>
          </w:p>
          <w:p w14:paraId="792FEFE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GUID=cf0e177a-e8da-4ba5-9654-ab277c956ed9 </w:instrText>
            </w:r>
            <w:r>
              <w:rPr>
                <w:rFonts w:ascii="Times New Roman" w:hAnsi="Times New Roman" w:cs="Times New Roman"/>
                <w:szCs w:val="20"/>
                <w:lang w:val="en-GB"/>
              </w:rPr>
              <w:fldChar w:fldCharType="end"/>
            </w:r>
            <w:r>
              <w:rPr>
                <w:rFonts w:ascii="Times New Roman" w:hAnsi="Times New Roman" w:cs="Times New Roman"/>
                <w:szCs w:val="20"/>
                <w:lang w:val="en-GB"/>
              </w:rPr>
              <w:t>Date:</w:t>
            </w:r>
          </w:p>
          <w:p w14:paraId="3F138D25"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GUID=514d6dce-09bb-40a0-afc9-e73fed0529e6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 xml:space="preserve"> solicitor for the abovenamed applicants whose address is                      .</w:t>
            </w:r>
          </w:p>
          <w:p w14:paraId="6C1A93A3"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GUID=278b35cf-6bd5-409d-8714-65a092b94b16 </w:instrText>
            </w:r>
            <w:r>
              <w:rPr>
                <w:rFonts w:ascii="Times New Roman" w:hAnsi="Times New Roman" w:cs="Times New Roman"/>
                <w:szCs w:val="20"/>
                <w:lang w:val="en-GB"/>
              </w:rPr>
              <w:fldChar w:fldCharType="end"/>
            </w:r>
            <w:r>
              <w:rPr>
                <w:rFonts w:ascii="Times New Roman" w:hAnsi="Times New Roman" w:cs="Times New Roman"/>
                <w:i/>
                <w:szCs w:val="20"/>
                <w:lang w:val="en-GB"/>
              </w:rPr>
              <w:t>[If applicant is unrepresented]</w:t>
            </w:r>
          </w:p>
          <w:p w14:paraId="529ED431"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GUID=11cf39e8-6f4d-40f6-97de-90a6f5427fe6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the abovenamed applicant who resides at                   </w:t>
            </w:r>
            <w:proofErr w:type="gramStart"/>
            <w:r>
              <w:rPr>
                <w:rFonts w:ascii="Times New Roman" w:hAnsi="Times New Roman" w:cs="Times New Roman"/>
                <w:szCs w:val="20"/>
                <w:lang w:val="en-GB"/>
              </w:rPr>
              <w:t>   </w:t>
            </w:r>
            <w:r>
              <w:rPr>
                <w:rFonts w:ascii="Times New Roman" w:hAnsi="Times New Roman" w:cs="Times New Roman"/>
                <w:i/>
                <w:szCs w:val="20"/>
                <w:lang w:val="en-GB"/>
              </w:rPr>
              <w:t>[</w:t>
            </w:r>
            <w:proofErr w:type="gramEnd"/>
            <w:r>
              <w:rPr>
                <w:rFonts w:ascii="Times New Roman" w:hAnsi="Times New Roman" w:cs="Times New Roman"/>
                <w:i/>
                <w:szCs w:val="20"/>
                <w:lang w:val="en-GB"/>
              </w:rPr>
              <w:t>and if applicant does not reside within the jurisdiction]</w:t>
            </w:r>
            <w:r>
              <w:rPr>
                <w:rFonts w:ascii="Times New Roman" w:hAnsi="Times New Roman" w:cs="Times New Roman"/>
                <w:szCs w:val="20"/>
                <w:lang w:val="en-GB"/>
              </w:rPr>
              <w:t xml:space="preserve"> and whose address for service is (to state address in Singapore).</w:t>
            </w:r>
          </w:p>
          <w:p w14:paraId="323F3EEF"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GUID=48ce7d03-3462-44ad-8137-071cf8c22331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r w:rsidR="00892A9E" w14:paraId="327440F3" w14:textId="77777777" w:rsidTr="00892A9E">
        <w:trPr>
          <w:divId w:val="2116439976"/>
          <w:cantSplit/>
          <w:jc w:val="center"/>
        </w:trPr>
        <w:tc>
          <w:tcPr>
            <w:tcW w:w="8505" w:type="dxa"/>
            <w:gridSpan w:val="6"/>
          </w:tcPr>
          <w:p w14:paraId="17870916" w14:textId="77777777" w:rsidR="00892A9E" w:rsidRDefault="00892A9E">
            <w:pPr>
              <w:spacing w:before="60" w:after="60" w:line="240" w:lineRule="auto"/>
              <w:rPr>
                <w:rFonts w:ascii="Times New Roman" w:hAnsi="Times New Roman" w:cs="Times New Roman"/>
                <w:szCs w:val="20"/>
                <w:lang w:val="en-GB"/>
              </w:rPr>
            </w:pPr>
          </w:p>
        </w:tc>
      </w:tr>
      <w:tr w:rsidR="006F2CA2" w:rsidRPr="006F2CA2" w14:paraId="2FF45C16" w14:textId="77777777" w:rsidTr="00892A9E">
        <w:trPr>
          <w:gridAfter w:val="2"/>
          <w:divId w:val="2116439976"/>
          <w:wAfter w:w="1249" w:type="dxa"/>
          <w:cantSplit/>
          <w:jc w:val="center"/>
        </w:trPr>
        <w:tc>
          <w:tcPr>
            <w:tcW w:w="7256" w:type="dxa"/>
            <w:gridSpan w:val="4"/>
          </w:tcPr>
          <w:p w14:paraId="278838B6" w14:textId="2C140F5E" w:rsidR="006F2CA2" w:rsidRPr="006F2CA2" w:rsidRDefault="006F2CA2" w:rsidP="00892A9E">
            <w:pPr>
              <w:spacing w:before="60" w:after="60" w:line="240" w:lineRule="auto"/>
              <w:rPr>
                <w:rFonts w:ascii="Times New Roman" w:hAnsi="Times New Roman" w:cs="Times New Roman"/>
                <w:sz w:val="22"/>
                <w:szCs w:val="20"/>
                <w:lang w:val="en-GB" w:eastAsia="en-US"/>
              </w:rPr>
            </w:pPr>
          </w:p>
        </w:tc>
      </w:tr>
      <w:tr w:rsidR="006F2CA2" w:rsidRPr="006F2CA2" w14:paraId="4695FBE8" w14:textId="77777777" w:rsidTr="00892A9E">
        <w:trPr>
          <w:gridAfter w:val="2"/>
          <w:divId w:val="2116439976"/>
          <w:wAfter w:w="1249" w:type="dxa"/>
          <w:cantSplit/>
          <w:jc w:val="center"/>
        </w:trPr>
        <w:tc>
          <w:tcPr>
            <w:tcW w:w="1226" w:type="dxa"/>
            <w:gridSpan w:val="2"/>
          </w:tcPr>
          <w:p w14:paraId="4C7D8ACA" w14:textId="2639BAC4"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873" w:type="dxa"/>
          </w:tcPr>
          <w:p w14:paraId="12266C65" w14:textId="0E066412"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157" w:type="dxa"/>
          </w:tcPr>
          <w:p w14:paraId="671909B3" w14:textId="189E5A99"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06CF56A4" w14:textId="77777777" w:rsidTr="00892A9E">
        <w:trPr>
          <w:gridAfter w:val="2"/>
          <w:divId w:val="2116439976"/>
          <w:wAfter w:w="1249" w:type="dxa"/>
          <w:cantSplit/>
          <w:jc w:val="center"/>
        </w:trPr>
        <w:tc>
          <w:tcPr>
            <w:tcW w:w="7256" w:type="dxa"/>
            <w:gridSpan w:val="4"/>
          </w:tcPr>
          <w:p w14:paraId="0FAD4F7E" w14:textId="0FBEBBD6"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p>
        </w:tc>
      </w:tr>
      <w:tr w:rsidR="006F2CA2" w:rsidRPr="006F2CA2" w14:paraId="4295DE0F" w14:textId="77777777" w:rsidTr="00892A9E">
        <w:trPr>
          <w:gridAfter w:val="2"/>
          <w:divId w:val="2116439976"/>
          <w:wAfter w:w="1249" w:type="dxa"/>
          <w:cantSplit/>
          <w:jc w:val="center"/>
        </w:trPr>
        <w:tc>
          <w:tcPr>
            <w:tcW w:w="7256" w:type="dxa"/>
            <w:gridSpan w:val="4"/>
          </w:tcPr>
          <w:p w14:paraId="7A44F5C7" w14:textId="77777777" w:rsidR="006F2CA2" w:rsidRPr="006F2CA2" w:rsidRDefault="006F2CA2" w:rsidP="00892A9E">
            <w:pPr>
              <w:spacing w:before="60" w:after="60" w:line="240" w:lineRule="auto"/>
              <w:jc w:val="both"/>
              <w:rPr>
                <w:rFonts w:ascii="Times New Roman" w:hAnsi="Times New Roman" w:cs="Times New Roman"/>
                <w:sz w:val="22"/>
                <w:szCs w:val="20"/>
                <w:lang w:val="en-GB" w:eastAsia="en-US"/>
              </w:rPr>
            </w:pPr>
          </w:p>
        </w:tc>
      </w:tr>
      <w:tr w:rsidR="006F2CA2" w:rsidRPr="006F2CA2" w14:paraId="220F9D3B" w14:textId="77777777" w:rsidTr="00892A9E">
        <w:trPr>
          <w:gridAfter w:val="2"/>
          <w:divId w:val="2116439976"/>
          <w:wAfter w:w="1249" w:type="dxa"/>
          <w:cantSplit/>
          <w:jc w:val="center"/>
        </w:trPr>
        <w:tc>
          <w:tcPr>
            <w:tcW w:w="7256" w:type="dxa"/>
            <w:gridSpan w:val="4"/>
          </w:tcPr>
          <w:p w14:paraId="0F7BF917" w14:textId="2338B0EC"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4C0FAA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7256"/>
      </w:tblGrid>
      <w:tr w:rsidR="006F2CA2" w:rsidRPr="006F2CA2" w14:paraId="348AB040" w14:textId="77777777" w:rsidTr="001720DF">
        <w:trPr>
          <w:divId w:val="2116439976"/>
          <w:cantSplit/>
          <w:jc w:val="center"/>
        </w:trPr>
        <w:tc>
          <w:tcPr>
            <w:tcW w:w="7256" w:type="dxa"/>
          </w:tcPr>
          <w:p w14:paraId="101C9B9E" w14:textId="77777777" w:rsidR="006F2CA2" w:rsidRPr="006F2CA2" w:rsidRDefault="006F2CA2" w:rsidP="00E524A3">
            <w:pPr>
              <w:spacing w:before="60" w:after="60" w:line="240" w:lineRule="auto"/>
              <w:jc w:val="both"/>
              <w:rPr>
                <w:rFonts w:ascii="Times New Roman" w:hAnsi="Times New Roman" w:cs="Times New Roman"/>
                <w:sz w:val="22"/>
                <w:szCs w:val="20"/>
                <w:lang w:val="en-GB" w:eastAsia="en-US"/>
              </w:rPr>
            </w:pPr>
          </w:p>
        </w:tc>
      </w:tr>
    </w:tbl>
    <w:tbl>
      <w:tblPr>
        <w:tblW w:w="7040" w:type="dxa"/>
        <w:jc w:val="center"/>
        <w:tblLook w:val="04A0" w:firstRow="1" w:lastRow="0" w:firstColumn="1" w:lastColumn="0" w:noHBand="0" w:noVBand="1"/>
      </w:tblPr>
      <w:tblGrid>
        <w:gridCol w:w="1280"/>
        <w:gridCol w:w="4380"/>
        <w:gridCol w:w="1380"/>
      </w:tblGrid>
      <w:tr w:rsidR="00892A9E" w14:paraId="2A889A82" w14:textId="77777777" w:rsidTr="00892A9E">
        <w:trPr>
          <w:cantSplit/>
          <w:jc w:val="center"/>
        </w:trPr>
        <w:tc>
          <w:tcPr>
            <w:tcW w:w="7040" w:type="dxa"/>
            <w:gridSpan w:val="3"/>
            <w:hideMark/>
          </w:tcPr>
          <w:p w14:paraId="64910563" w14:textId="77777777" w:rsidR="00892A9E" w:rsidRPr="00892A9E" w:rsidRDefault="00892A9E">
            <w:pPr>
              <w:pStyle w:val="Heading1"/>
              <w:jc w:val="center"/>
              <w:rPr>
                <w:rFonts w:ascii="Times New Roman" w:hAnsi="Times New Roman"/>
                <w:b w:val="0"/>
                <w:bCs w:val="0"/>
                <w:sz w:val="22"/>
                <w:szCs w:val="22"/>
              </w:rPr>
            </w:pPr>
            <w:r w:rsidRPr="00892A9E">
              <w:rPr>
                <w:rFonts w:ascii="Times New Roman" w:hAnsi="Times New Roman"/>
                <w:b w:val="0"/>
                <w:bCs w:val="0"/>
                <w:color w:val="auto"/>
                <w:sz w:val="22"/>
                <w:szCs w:val="22"/>
              </w:rPr>
              <w:t>FORM 38</w:t>
            </w:r>
          </w:p>
        </w:tc>
      </w:tr>
      <w:tr w:rsidR="00892A9E" w14:paraId="575A20A0" w14:textId="77777777" w:rsidTr="00892A9E">
        <w:trPr>
          <w:cantSplit/>
          <w:jc w:val="center"/>
        </w:trPr>
        <w:tc>
          <w:tcPr>
            <w:tcW w:w="1280" w:type="dxa"/>
            <w:hideMark/>
          </w:tcPr>
          <w:p w14:paraId="559C2426" w14:textId="77777777" w:rsidR="00892A9E" w:rsidRDefault="00892A9E">
            <w:pPr>
              <w:pStyle w:val="TableItemNoIndent"/>
              <w:spacing w:line="256" w:lineRule="auto"/>
              <w:rPr>
                <w:sz w:val="18"/>
                <w:szCs w:val="18"/>
              </w:rPr>
            </w:pPr>
            <w:r>
              <w:rPr>
                <w:sz w:val="18"/>
                <w:szCs w:val="18"/>
              </w:rPr>
              <w:fldChar w:fldCharType="begin"/>
            </w:r>
            <w:r>
              <w:rPr>
                <w:sz w:val="18"/>
                <w:szCs w:val="18"/>
              </w:rPr>
              <w:instrText xml:space="preserve"> GUID=88faf6e8-81a0-4ad5-b3a5-3f58d125a27b </w:instrText>
            </w:r>
            <w:r>
              <w:rPr>
                <w:sz w:val="18"/>
                <w:szCs w:val="18"/>
              </w:rPr>
              <w:fldChar w:fldCharType="end"/>
            </w:r>
            <w:r>
              <w:rPr>
                <w:sz w:val="18"/>
                <w:szCs w:val="18"/>
              </w:rPr>
              <w:t>R.135</w:t>
            </w:r>
          </w:p>
        </w:tc>
        <w:tc>
          <w:tcPr>
            <w:tcW w:w="4380" w:type="dxa"/>
          </w:tcPr>
          <w:p w14:paraId="6223A51D" w14:textId="77777777" w:rsidR="00892A9E" w:rsidRDefault="00892A9E">
            <w:pPr>
              <w:pStyle w:val="TableItemCentered"/>
              <w:spacing w:line="256" w:lineRule="auto"/>
            </w:pPr>
          </w:p>
          <w:p w14:paraId="0C82252D" w14:textId="77777777" w:rsidR="00892A9E" w:rsidRDefault="00892A9E">
            <w:pPr>
              <w:pStyle w:val="TableItemCentered"/>
              <w:spacing w:line="256" w:lineRule="auto"/>
            </w:pPr>
            <w:r>
              <w:fldChar w:fldCharType="begin"/>
            </w:r>
            <w:r>
              <w:instrText xml:space="preserve"> GUID=ec12b525-ad2e-4fba-a90b-c74312d1d4ec </w:instrText>
            </w:r>
            <w:r>
              <w:fldChar w:fldCharType="end"/>
            </w:r>
            <w:r>
              <w:t>ADOPTION STATEMENT</w:t>
            </w:r>
          </w:p>
        </w:tc>
        <w:tc>
          <w:tcPr>
            <w:tcW w:w="1380" w:type="dxa"/>
            <w:hideMark/>
          </w:tcPr>
          <w:p w14:paraId="77D8E871" w14:textId="77777777" w:rsidR="00892A9E" w:rsidRDefault="00892A9E">
            <w:pPr>
              <w:pStyle w:val="TableItemCentered"/>
              <w:spacing w:line="256" w:lineRule="auto"/>
            </w:pPr>
            <w:r>
              <w:fldChar w:fldCharType="begin"/>
            </w:r>
            <w:r>
              <w:instrText xml:space="preserve"> GUID=c18eac9d-03da-40ea-beb6-92eb97af8242 </w:instrText>
            </w:r>
            <w:r>
              <w:fldChar w:fldCharType="end"/>
            </w:r>
          </w:p>
        </w:tc>
      </w:tr>
      <w:tr w:rsidR="00892A9E" w14:paraId="43616841" w14:textId="77777777" w:rsidTr="00892A9E">
        <w:trPr>
          <w:cantSplit/>
          <w:jc w:val="center"/>
        </w:trPr>
        <w:tc>
          <w:tcPr>
            <w:tcW w:w="7040" w:type="dxa"/>
            <w:gridSpan w:val="3"/>
            <w:hideMark/>
          </w:tcPr>
          <w:p w14:paraId="37A2716B" w14:textId="77777777" w:rsidR="00892A9E" w:rsidRDefault="00892A9E">
            <w:pPr>
              <w:pStyle w:val="TableItemCentered"/>
              <w:spacing w:line="256" w:lineRule="auto"/>
            </w:pPr>
            <w:r>
              <w:fldChar w:fldCharType="begin"/>
            </w:r>
            <w:r>
              <w:instrText xml:space="preserve"> GUID=95486568-7558-4a26-86ac-fa4ee941f1d4 </w:instrText>
            </w:r>
            <w:r>
              <w:fldChar w:fldCharType="end"/>
            </w:r>
            <w:r>
              <w:t>(Title as in Form 37)</w:t>
            </w:r>
          </w:p>
          <w:p w14:paraId="6DE5E0CC" w14:textId="77777777" w:rsidR="00892A9E" w:rsidRDefault="00892A9E">
            <w:pPr>
              <w:pStyle w:val="ScheduleSectionTextIndent"/>
              <w:spacing w:line="256" w:lineRule="auto"/>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26EDE487" w14:textId="77777777" w:rsidR="00892A9E" w:rsidRDefault="00892A9E">
            <w:pPr>
              <w:pStyle w:val="TableItemIndent2"/>
              <w:spacing w:line="256" w:lineRule="auto"/>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0F64D09C" w14:textId="77777777" w:rsidR="00892A9E" w:rsidRDefault="00892A9E">
            <w:pPr>
              <w:pStyle w:val="TableItemIndent3"/>
              <w:spacing w:line="256" w:lineRule="auto"/>
              <w:ind w:left="1880" w:firstLine="0"/>
              <w:jc w:val="both"/>
            </w:pPr>
            <w:r>
              <w:fldChar w:fldCharType="begin"/>
            </w:r>
            <w:r>
              <w:instrText xml:space="preserve"> GUID=f6ca7a07-82a5-4431-b0ec-36b0a42c5cb4 </w:instrText>
            </w:r>
            <w:r>
              <w:fldChar w:fldCharType="end"/>
            </w:r>
            <w:r>
              <w:t>(</w:t>
            </w:r>
            <w:r>
              <w:rPr>
                <w:i/>
              </w:rPr>
              <w:t>a</w:t>
            </w:r>
            <w:r>
              <w:t>)</w:t>
            </w:r>
            <w:r>
              <w:tab/>
              <w:t>Name:</w:t>
            </w:r>
          </w:p>
          <w:p w14:paraId="29A3A1AD" w14:textId="77777777" w:rsidR="00892A9E" w:rsidRDefault="00892A9E">
            <w:pPr>
              <w:pStyle w:val="TableItemIndent3"/>
              <w:spacing w:line="256" w:lineRule="auto"/>
              <w:ind w:left="1880" w:firstLine="0"/>
              <w:jc w:val="both"/>
            </w:pPr>
            <w:r>
              <w:fldChar w:fldCharType="begin"/>
            </w:r>
            <w:r>
              <w:instrText xml:space="preserve"> GUID=c4563a5b-1be8-4eca-a345-76d62f757d8d </w:instrText>
            </w:r>
            <w:r>
              <w:fldChar w:fldCharType="end"/>
            </w:r>
            <w:r>
              <w:t>(</w:t>
            </w:r>
            <w:r>
              <w:rPr>
                <w:i/>
              </w:rPr>
              <w:t>b</w:t>
            </w:r>
            <w:r>
              <w:t>)</w:t>
            </w:r>
            <w:r>
              <w:tab/>
              <w:t>Age:</w:t>
            </w:r>
          </w:p>
          <w:p w14:paraId="057E3BC0" w14:textId="77777777" w:rsidR="00892A9E" w:rsidRDefault="00892A9E">
            <w:pPr>
              <w:pStyle w:val="TableItemIndent3"/>
              <w:spacing w:line="256" w:lineRule="auto"/>
              <w:ind w:left="1880" w:firstLine="0"/>
              <w:jc w:val="both"/>
            </w:pPr>
            <w:r>
              <w:fldChar w:fldCharType="begin"/>
            </w:r>
            <w:r>
              <w:instrText xml:space="preserve"> GUID=7a36f14e-77b9-4996-88d2-b59b1d1c7b2a </w:instrText>
            </w:r>
            <w:r>
              <w:fldChar w:fldCharType="end"/>
            </w:r>
            <w:r>
              <w:t>(</w:t>
            </w:r>
            <w:r>
              <w:rPr>
                <w:i/>
              </w:rPr>
              <w:t>c</w:t>
            </w:r>
            <w:r>
              <w:t>)</w:t>
            </w:r>
            <w:r>
              <w:tab/>
              <w:t>NRIC No.:</w:t>
            </w:r>
          </w:p>
          <w:p w14:paraId="56C6D651" w14:textId="77777777" w:rsidR="00892A9E" w:rsidRDefault="00892A9E">
            <w:pPr>
              <w:pStyle w:val="TableItemIndent3"/>
              <w:spacing w:line="256" w:lineRule="auto"/>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2518C9A7" w14:textId="77777777" w:rsidR="00892A9E" w:rsidRDefault="00892A9E">
            <w:pPr>
              <w:pStyle w:val="TableItemIndent3"/>
              <w:spacing w:line="256" w:lineRule="auto"/>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42FCD88B" w14:textId="77777777" w:rsidR="00892A9E" w:rsidRDefault="00892A9E">
            <w:pPr>
              <w:pStyle w:val="TableItemIndent3"/>
              <w:spacing w:line="256" w:lineRule="auto"/>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790C3445" w14:textId="77777777" w:rsidR="00892A9E" w:rsidRDefault="00892A9E">
            <w:pPr>
              <w:pStyle w:val="TableItemIndent2"/>
              <w:spacing w:line="256" w:lineRule="auto"/>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643E2ADC" w14:textId="77777777" w:rsidR="00892A9E" w:rsidRDefault="00892A9E">
            <w:pPr>
              <w:pStyle w:val="TableItemIndent3"/>
              <w:spacing w:line="256" w:lineRule="auto"/>
              <w:ind w:left="1880" w:firstLine="0"/>
              <w:jc w:val="both"/>
            </w:pPr>
            <w:r>
              <w:fldChar w:fldCharType="begin"/>
            </w:r>
            <w:r>
              <w:instrText xml:space="preserve"> GUID=1b947682-715a-48e0-9aae-da6f9c28c08a </w:instrText>
            </w:r>
            <w:r>
              <w:fldChar w:fldCharType="end"/>
            </w:r>
            <w:r>
              <w:t>(</w:t>
            </w:r>
            <w:r>
              <w:rPr>
                <w:i/>
              </w:rPr>
              <w:t>a</w:t>
            </w:r>
            <w:r>
              <w:t>)</w:t>
            </w:r>
            <w:r>
              <w:tab/>
              <w:t>Name:</w:t>
            </w:r>
          </w:p>
          <w:p w14:paraId="3FFF1410" w14:textId="77777777" w:rsidR="00892A9E" w:rsidRDefault="00892A9E">
            <w:pPr>
              <w:pStyle w:val="TableItemIndent3"/>
              <w:spacing w:line="256" w:lineRule="auto"/>
              <w:ind w:left="1880" w:firstLine="0"/>
              <w:jc w:val="both"/>
            </w:pPr>
            <w:r>
              <w:fldChar w:fldCharType="begin"/>
            </w:r>
            <w:r>
              <w:instrText xml:space="preserve"> GUID=65334945-6128-40f9-90c7-7a27e46e3824 </w:instrText>
            </w:r>
            <w:r>
              <w:fldChar w:fldCharType="end"/>
            </w:r>
            <w:r>
              <w:t>(</w:t>
            </w:r>
            <w:r>
              <w:rPr>
                <w:i/>
              </w:rPr>
              <w:t>b</w:t>
            </w:r>
            <w:r>
              <w:t>)</w:t>
            </w:r>
            <w:r>
              <w:tab/>
              <w:t>Age:</w:t>
            </w:r>
          </w:p>
          <w:p w14:paraId="37B170FF" w14:textId="77777777" w:rsidR="00892A9E" w:rsidRDefault="00892A9E">
            <w:pPr>
              <w:pStyle w:val="TableItemIndent3"/>
              <w:spacing w:line="256" w:lineRule="auto"/>
              <w:ind w:left="1880" w:firstLine="0"/>
              <w:jc w:val="both"/>
            </w:pPr>
            <w:r>
              <w:fldChar w:fldCharType="begin"/>
            </w:r>
            <w:r>
              <w:instrText xml:space="preserve"> GUID=682a19cf-3ebc-4ff9-aa19-e6417d35750f </w:instrText>
            </w:r>
            <w:r>
              <w:fldChar w:fldCharType="end"/>
            </w:r>
            <w:r>
              <w:t>(</w:t>
            </w:r>
            <w:r>
              <w:rPr>
                <w:i/>
              </w:rPr>
              <w:t>c</w:t>
            </w:r>
            <w:r>
              <w:t>)</w:t>
            </w:r>
            <w:r>
              <w:tab/>
              <w:t>NRIC No.:</w:t>
            </w:r>
          </w:p>
          <w:p w14:paraId="2D48AF8B" w14:textId="77777777" w:rsidR="00892A9E" w:rsidRDefault="00892A9E">
            <w:pPr>
              <w:pStyle w:val="TableItemIndent3"/>
              <w:spacing w:line="256" w:lineRule="auto"/>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58833738" w14:textId="77777777" w:rsidR="00892A9E" w:rsidRDefault="00892A9E">
            <w:pPr>
              <w:pStyle w:val="TableItemIndent3"/>
              <w:spacing w:line="256" w:lineRule="auto"/>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3CEA4360" w14:textId="77777777" w:rsidR="00892A9E" w:rsidRDefault="00892A9E">
            <w:pPr>
              <w:pStyle w:val="TableItemIndent3"/>
              <w:spacing w:line="256" w:lineRule="auto"/>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2278029" w14:textId="77777777" w:rsidR="00892A9E" w:rsidRDefault="00892A9E">
            <w:pPr>
              <w:pStyle w:val="TableItemIndent2"/>
              <w:spacing w:line="256" w:lineRule="auto"/>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406C66E8" w14:textId="77777777" w:rsidR="00892A9E" w:rsidRDefault="00892A9E">
            <w:pPr>
              <w:pStyle w:val="TableItemIndent2"/>
              <w:spacing w:line="256" w:lineRule="auto"/>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79869D29" w14:textId="77777777" w:rsidR="00892A9E" w:rsidRDefault="00892A9E">
            <w:pPr>
              <w:pStyle w:val="TableItemIndent2"/>
              <w:spacing w:line="256" w:lineRule="auto"/>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p w14:paraId="4E3CB6EA" w14:textId="77777777" w:rsidR="00892A9E" w:rsidRDefault="00892A9E">
            <w:pPr>
              <w:pStyle w:val="TableItemIndent2"/>
              <w:spacing w:line="256" w:lineRule="auto"/>
              <w:ind w:left="940" w:firstLine="0"/>
              <w:jc w:val="both"/>
            </w:pPr>
          </w:p>
          <w:p w14:paraId="19B4AD19" w14:textId="708F8DB8" w:rsidR="00892A9E" w:rsidRDefault="00892A9E">
            <w:pPr>
              <w:pStyle w:val="TableItemIndent2"/>
              <w:spacing w:line="256" w:lineRule="auto"/>
              <w:ind w:left="940" w:firstLine="0"/>
              <w:jc w:val="both"/>
            </w:pPr>
          </w:p>
        </w:tc>
      </w:tr>
    </w:tbl>
    <w:tbl>
      <w:tblPr>
        <w:tblW w:w="7256" w:type="dxa"/>
        <w:jc w:val="center"/>
        <w:tblLook w:val="04A0" w:firstRow="1" w:lastRow="0" w:firstColumn="1" w:lastColumn="0" w:noHBand="0" w:noVBand="1"/>
      </w:tblPr>
      <w:tblGrid>
        <w:gridCol w:w="7256"/>
      </w:tblGrid>
      <w:tr w:rsidR="006F2CA2" w:rsidRPr="006F2CA2" w14:paraId="06FD598A" w14:textId="77777777" w:rsidTr="001720DF">
        <w:trPr>
          <w:divId w:val="2116439976"/>
          <w:cantSplit/>
          <w:jc w:val="center"/>
        </w:trPr>
        <w:tc>
          <w:tcPr>
            <w:tcW w:w="7256" w:type="dxa"/>
          </w:tcPr>
          <w:tbl>
            <w:tblPr>
              <w:tblW w:w="7040" w:type="dxa"/>
              <w:jc w:val="center"/>
              <w:tblLook w:val="04A0" w:firstRow="1" w:lastRow="0" w:firstColumn="1" w:lastColumn="0" w:noHBand="0" w:noVBand="1"/>
            </w:tblPr>
            <w:tblGrid>
              <w:gridCol w:w="1280"/>
              <w:gridCol w:w="4380"/>
              <w:gridCol w:w="1380"/>
            </w:tblGrid>
            <w:tr w:rsidR="00205B95" w14:paraId="3A111534" w14:textId="77777777" w:rsidTr="00205B95">
              <w:trPr>
                <w:cantSplit/>
                <w:jc w:val="center"/>
              </w:trPr>
              <w:tc>
                <w:tcPr>
                  <w:tcW w:w="7040" w:type="dxa"/>
                  <w:gridSpan w:val="3"/>
                </w:tcPr>
                <w:p w14:paraId="47985566" w14:textId="77777777" w:rsidR="00205B95" w:rsidRDefault="00347ACE" w:rsidP="00205B95">
                  <w:pPr>
                    <w:pStyle w:val="TableItemCentered"/>
                  </w:pPr>
                  <w:r>
                    <w:lastRenderedPageBreak/>
                    <w:t>FORM 38</w:t>
                  </w:r>
                </w:p>
              </w:tc>
            </w:tr>
            <w:tr w:rsidR="00205B95" w14:paraId="3CE51B66" w14:textId="77777777" w:rsidTr="00205B95">
              <w:trPr>
                <w:cantSplit/>
                <w:jc w:val="center"/>
              </w:trPr>
              <w:tc>
                <w:tcPr>
                  <w:tcW w:w="1280" w:type="dxa"/>
                </w:tcPr>
                <w:p w14:paraId="3C673BFD" w14:textId="77777777" w:rsidR="00205B95" w:rsidRPr="00D56886" w:rsidRDefault="00205B95" w:rsidP="00205B95">
                  <w:pPr>
                    <w:pStyle w:val="TableItemNoIndent"/>
                    <w:rPr>
                      <w:sz w:val="18"/>
                      <w:szCs w:val="18"/>
                    </w:rPr>
                  </w:pPr>
                  <w:r w:rsidRPr="00D56886">
                    <w:rPr>
                      <w:sz w:val="18"/>
                      <w:szCs w:val="18"/>
                    </w:rPr>
                    <w:fldChar w:fldCharType="begin"/>
                  </w:r>
                  <w:r w:rsidRPr="00D56886">
                    <w:rPr>
                      <w:sz w:val="18"/>
                      <w:szCs w:val="18"/>
                    </w:rPr>
                    <w:instrText xml:space="preserve"> GUID=88faf6e8-81a0-4ad5-b3a5-3f58d125a27b </w:instrText>
                  </w:r>
                  <w:r w:rsidRPr="00D56886">
                    <w:rPr>
                      <w:sz w:val="18"/>
                      <w:szCs w:val="18"/>
                    </w:rPr>
                    <w:fldChar w:fldCharType="end"/>
                  </w:r>
                  <w:r w:rsidRPr="00D56886">
                    <w:rPr>
                      <w:sz w:val="18"/>
                      <w:szCs w:val="18"/>
                    </w:rPr>
                    <w:t>R.135</w:t>
                  </w:r>
                </w:p>
              </w:tc>
              <w:tc>
                <w:tcPr>
                  <w:tcW w:w="4380" w:type="dxa"/>
                </w:tcPr>
                <w:p w14:paraId="5F75396B" w14:textId="77777777" w:rsidR="00205B95" w:rsidRDefault="00205B95" w:rsidP="00205B95">
                  <w:pPr>
                    <w:pStyle w:val="TableItemCentered"/>
                  </w:pPr>
                </w:p>
                <w:p w14:paraId="2F2895EA" w14:textId="77777777" w:rsidR="00205B95" w:rsidRDefault="00205B95" w:rsidP="00205B95">
                  <w:pPr>
                    <w:pStyle w:val="TableItemCentered"/>
                  </w:pPr>
                  <w:r>
                    <w:fldChar w:fldCharType="begin"/>
                  </w:r>
                  <w:r>
                    <w:instrText xml:space="preserve"> GUID=ec12b525-ad2e-4fba-a90b-c74312d1d4ec </w:instrText>
                  </w:r>
                  <w:r>
                    <w:fldChar w:fldCharType="end"/>
                  </w:r>
                  <w:r>
                    <w:t>ADOPTION STATEMENT</w:t>
                  </w:r>
                </w:p>
              </w:tc>
              <w:tc>
                <w:tcPr>
                  <w:tcW w:w="1380" w:type="dxa"/>
                </w:tcPr>
                <w:p w14:paraId="430BF5E5" w14:textId="77777777" w:rsidR="00205B95" w:rsidRDefault="00205B95" w:rsidP="00205B95">
                  <w:pPr>
                    <w:pStyle w:val="TableItemCentered"/>
                  </w:pPr>
                  <w:r>
                    <w:fldChar w:fldCharType="begin"/>
                  </w:r>
                  <w:r>
                    <w:instrText xml:space="preserve"> GUID=c18eac9d-03da-40ea-beb6-92eb97af8242 </w:instrText>
                  </w:r>
                  <w:r>
                    <w:fldChar w:fldCharType="end"/>
                  </w:r>
                </w:p>
              </w:tc>
            </w:tr>
            <w:tr w:rsidR="00205B95" w14:paraId="108F173F" w14:textId="77777777" w:rsidTr="00205B95">
              <w:trPr>
                <w:cantSplit/>
                <w:jc w:val="center"/>
              </w:trPr>
              <w:tc>
                <w:tcPr>
                  <w:tcW w:w="7040" w:type="dxa"/>
                  <w:gridSpan w:val="3"/>
                </w:tcPr>
                <w:p w14:paraId="3C58DD4A" w14:textId="77777777" w:rsidR="00205B95" w:rsidRDefault="00205B95" w:rsidP="00205B95">
                  <w:pPr>
                    <w:pStyle w:val="TableItemCentered"/>
                  </w:pPr>
                  <w:r>
                    <w:fldChar w:fldCharType="begin"/>
                  </w:r>
                  <w:r>
                    <w:instrText xml:space="preserve"> GUID=95486568-7558-4a26-86ac-fa4ee941f1d4 </w:instrText>
                  </w:r>
                  <w:r>
                    <w:fldChar w:fldCharType="end"/>
                  </w:r>
                  <w:r>
                    <w:t>(Title as in Form 37)</w:t>
                  </w:r>
                </w:p>
                <w:p w14:paraId="382E336E" w14:textId="77777777" w:rsidR="00205B95" w:rsidRDefault="00205B95" w:rsidP="00205B95">
                  <w:pPr>
                    <w:pStyle w:val="ScheduleSectionTextIndent"/>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5F77CABE" w14:textId="77777777" w:rsidR="00205B95" w:rsidRDefault="00205B95" w:rsidP="00205B95">
                  <w:pPr>
                    <w:pStyle w:val="TableItemIndent2"/>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11A9B551" w14:textId="77777777" w:rsidR="00205B95" w:rsidRDefault="00205B95" w:rsidP="00205B95">
                  <w:pPr>
                    <w:pStyle w:val="TableItemIndent3"/>
                    <w:ind w:left="1880" w:firstLine="0"/>
                    <w:jc w:val="both"/>
                  </w:pPr>
                  <w:r>
                    <w:fldChar w:fldCharType="begin"/>
                  </w:r>
                  <w:r>
                    <w:instrText xml:space="preserve"> GUID=f6ca7a07-82a5-4431-b0ec-36b0a42c5cb4 </w:instrText>
                  </w:r>
                  <w:r>
                    <w:fldChar w:fldCharType="end"/>
                  </w:r>
                  <w:r>
                    <w:t>(</w:t>
                  </w:r>
                  <w:r>
                    <w:rPr>
                      <w:i/>
                    </w:rPr>
                    <w:t>a</w:t>
                  </w:r>
                  <w:r>
                    <w:t>)</w:t>
                  </w:r>
                  <w:r>
                    <w:tab/>
                    <w:t>Name:</w:t>
                  </w:r>
                </w:p>
                <w:p w14:paraId="369D932F" w14:textId="77777777" w:rsidR="00205B95" w:rsidRDefault="00205B95" w:rsidP="00205B95">
                  <w:pPr>
                    <w:pStyle w:val="TableItemIndent3"/>
                    <w:ind w:left="1880" w:firstLine="0"/>
                    <w:jc w:val="both"/>
                  </w:pPr>
                  <w:r>
                    <w:fldChar w:fldCharType="begin"/>
                  </w:r>
                  <w:r>
                    <w:instrText xml:space="preserve"> GUID=c4563a5b-1be8-4eca-a345-76d62f757d8d </w:instrText>
                  </w:r>
                  <w:r>
                    <w:fldChar w:fldCharType="end"/>
                  </w:r>
                  <w:r>
                    <w:t>(</w:t>
                  </w:r>
                  <w:r>
                    <w:rPr>
                      <w:i/>
                    </w:rPr>
                    <w:t>b</w:t>
                  </w:r>
                  <w:r>
                    <w:t>)</w:t>
                  </w:r>
                  <w:r>
                    <w:tab/>
                    <w:t>Age:</w:t>
                  </w:r>
                </w:p>
                <w:p w14:paraId="562432BC" w14:textId="77777777" w:rsidR="00205B95" w:rsidRDefault="00205B95" w:rsidP="00205B95">
                  <w:pPr>
                    <w:pStyle w:val="TableItemIndent3"/>
                    <w:ind w:left="1880" w:firstLine="0"/>
                    <w:jc w:val="both"/>
                  </w:pPr>
                  <w:r>
                    <w:fldChar w:fldCharType="begin"/>
                  </w:r>
                  <w:r>
                    <w:instrText xml:space="preserve"> GUID=7a36f14e-77b9-4996-88d2-b59b1d1c7b2a </w:instrText>
                  </w:r>
                  <w:r>
                    <w:fldChar w:fldCharType="end"/>
                  </w:r>
                  <w:r>
                    <w:t>(</w:t>
                  </w:r>
                  <w:r>
                    <w:rPr>
                      <w:i/>
                    </w:rPr>
                    <w:t>c</w:t>
                  </w:r>
                  <w:r>
                    <w:t>)</w:t>
                  </w:r>
                  <w:r>
                    <w:tab/>
                    <w:t>NRIC No.:</w:t>
                  </w:r>
                </w:p>
                <w:p w14:paraId="45BB4D22" w14:textId="77777777" w:rsidR="00205B95" w:rsidRDefault="00205B95" w:rsidP="00205B95">
                  <w:pPr>
                    <w:pStyle w:val="TableItemIndent3"/>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3D8AEE57" w14:textId="77777777" w:rsidR="00205B95" w:rsidRDefault="00205B95" w:rsidP="00205B95">
                  <w:pPr>
                    <w:pStyle w:val="TableItemIndent3"/>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15E6430B" w14:textId="77777777" w:rsidR="00205B95" w:rsidRDefault="00205B95" w:rsidP="00205B95">
                  <w:pPr>
                    <w:pStyle w:val="TableItemIndent3"/>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3DA6C2C1" w14:textId="77777777" w:rsidR="00205B95" w:rsidRDefault="00205B95" w:rsidP="00205B95">
                  <w:pPr>
                    <w:pStyle w:val="TableItemIndent2"/>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418A4413" w14:textId="77777777" w:rsidR="00205B95" w:rsidRDefault="00205B95" w:rsidP="00205B95">
                  <w:pPr>
                    <w:pStyle w:val="TableItemIndent3"/>
                    <w:ind w:left="1880" w:firstLine="0"/>
                    <w:jc w:val="both"/>
                  </w:pPr>
                  <w:r>
                    <w:fldChar w:fldCharType="begin"/>
                  </w:r>
                  <w:r>
                    <w:instrText xml:space="preserve"> GUID=1b947682-715a-48e0-9aae-da6f9c28c08a </w:instrText>
                  </w:r>
                  <w:r>
                    <w:fldChar w:fldCharType="end"/>
                  </w:r>
                  <w:r>
                    <w:t>(</w:t>
                  </w:r>
                  <w:r>
                    <w:rPr>
                      <w:i/>
                    </w:rPr>
                    <w:t>a</w:t>
                  </w:r>
                  <w:r>
                    <w:t>)</w:t>
                  </w:r>
                  <w:r>
                    <w:tab/>
                    <w:t>Name:</w:t>
                  </w:r>
                </w:p>
                <w:p w14:paraId="70625E32" w14:textId="77777777" w:rsidR="00205B95" w:rsidRDefault="00205B95" w:rsidP="00205B95">
                  <w:pPr>
                    <w:pStyle w:val="TableItemIndent3"/>
                    <w:ind w:left="1880" w:firstLine="0"/>
                    <w:jc w:val="both"/>
                  </w:pPr>
                  <w:r>
                    <w:fldChar w:fldCharType="begin"/>
                  </w:r>
                  <w:r>
                    <w:instrText xml:space="preserve"> GUID=65334945-6128-40f9-90c7-7a27e46e3824 </w:instrText>
                  </w:r>
                  <w:r>
                    <w:fldChar w:fldCharType="end"/>
                  </w:r>
                  <w:r>
                    <w:t>(</w:t>
                  </w:r>
                  <w:r>
                    <w:rPr>
                      <w:i/>
                    </w:rPr>
                    <w:t>b</w:t>
                  </w:r>
                  <w:r>
                    <w:t>)</w:t>
                  </w:r>
                  <w:r>
                    <w:tab/>
                    <w:t>Age:</w:t>
                  </w:r>
                </w:p>
                <w:p w14:paraId="08C4A771" w14:textId="77777777" w:rsidR="00205B95" w:rsidRDefault="00205B95" w:rsidP="00205B95">
                  <w:pPr>
                    <w:pStyle w:val="TableItemIndent3"/>
                    <w:ind w:left="1880" w:firstLine="0"/>
                    <w:jc w:val="both"/>
                  </w:pPr>
                  <w:r>
                    <w:fldChar w:fldCharType="begin"/>
                  </w:r>
                  <w:r>
                    <w:instrText xml:space="preserve"> GUID=682a19cf-3ebc-4ff9-aa19-e6417d35750f </w:instrText>
                  </w:r>
                  <w:r>
                    <w:fldChar w:fldCharType="end"/>
                  </w:r>
                  <w:r>
                    <w:t>(</w:t>
                  </w:r>
                  <w:r>
                    <w:rPr>
                      <w:i/>
                    </w:rPr>
                    <w:t>c</w:t>
                  </w:r>
                  <w:r>
                    <w:t>)</w:t>
                  </w:r>
                  <w:r>
                    <w:tab/>
                    <w:t>NRIC No.:</w:t>
                  </w:r>
                </w:p>
                <w:p w14:paraId="7B585684" w14:textId="77777777" w:rsidR="00205B95" w:rsidRDefault="00205B95" w:rsidP="00205B95">
                  <w:pPr>
                    <w:pStyle w:val="TableItemIndent3"/>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06FBF633" w14:textId="77777777" w:rsidR="00205B95" w:rsidRDefault="00205B95" w:rsidP="00205B95">
                  <w:pPr>
                    <w:pStyle w:val="TableItemIndent3"/>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0B20B9E7" w14:textId="77777777" w:rsidR="00205B95" w:rsidRDefault="00205B95" w:rsidP="00205B95">
                  <w:pPr>
                    <w:pStyle w:val="TableItemIndent3"/>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1888F50" w14:textId="77777777" w:rsidR="00205B95" w:rsidRDefault="00205B95" w:rsidP="00205B95">
                  <w:pPr>
                    <w:pStyle w:val="TableItemIndent2"/>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6EEEB2F9" w14:textId="77777777" w:rsidR="00205B95" w:rsidRDefault="00205B95" w:rsidP="00205B95">
                  <w:pPr>
                    <w:pStyle w:val="TableItemIndent2"/>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5654DC2A" w14:textId="77777777" w:rsidR="00205B95" w:rsidRDefault="00205B95" w:rsidP="00205B95">
                  <w:pPr>
                    <w:pStyle w:val="TableItemIndent2"/>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tc>
            </w:tr>
          </w:tbl>
          <w:p w14:paraId="5C7B73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E130EB" w14:paraId="5C274F5D" w14:textId="77777777" w:rsidTr="001720DF">
        <w:trPr>
          <w:divId w:val="2116439976"/>
          <w:cantSplit/>
          <w:jc w:val="center"/>
        </w:trPr>
        <w:tc>
          <w:tcPr>
            <w:tcW w:w="7256" w:type="dxa"/>
          </w:tcPr>
          <w:p w14:paraId="4060C9B7" w14:textId="77777777" w:rsidR="00E130EB" w:rsidRDefault="00E130EB" w:rsidP="00892A9E">
            <w:pPr>
              <w:pStyle w:val="TableItemIndent2"/>
              <w:ind w:left="0" w:firstLine="0"/>
              <w:jc w:val="both"/>
            </w:pPr>
          </w:p>
        </w:tc>
      </w:tr>
    </w:tbl>
    <w:p w14:paraId="6B1C937A" w14:textId="77777777" w:rsidR="00D61EB4" w:rsidRPr="00D61EB4" w:rsidRDefault="00347ACE" w:rsidP="00347ACE">
      <w:pPr>
        <w:pStyle w:val="TableItemIndent2"/>
        <w:ind w:left="1160" w:firstLine="825"/>
        <w:jc w:val="both"/>
        <w:divId w:val="2116439976"/>
        <w:rPr>
          <w:lang w:val="en-GB"/>
        </w:rPr>
      </w:pPr>
      <w:r w:rsidRPr="00347ACE">
        <w:rPr>
          <w:lang w:val="en-GB"/>
        </w:rPr>
        <w:t>6.</w:t>
      </w:r>
      <w:r>
        <w:rPr>
          <w:lang w:val="en-GB"/>
        </w:rPr>
        <w:t xml:space="preserve"> </w:t>
      </w:r>
      <w:proofErr w:type="gramStart"/>
      <w:r>
        <w:rPr>
          <w:lang w:val="en-GB"/>
        </w:rPr>
        <w:t>P</w:t>
      </w:r>
      <w:r w:rsidR="00D61EB4" w:rsidRPr="00D61EB4">
        <w:rPr>
          <w:lang w:val="en-GB"/>
        </w:rPr>
        <w:t>articulars of</w:t>
      </w:r>
      <w:proofErr w:type="gramEnd"/>
      <w:r w:rsidR="00D61EB4" w:rsidRPr="00D61EB4">
        <w:rPr>
          <w:lang w:val="en-GB"/>
        </w:rPr>
        <w:t xml:space="preserve"> infant to be adopted (“the said infant”):</w:t>
      </w:r>
    </w:p>
    <w:p w14:paraId="4252905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GUID=2173906c-0e6f-48bb-b659-df2062c1fa6a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Original name:</w:t>
      </w:r>
    </w:p>
    <w:p w14:paraId="7478AF3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GUID=931eb785-4cd9-4067-81f3-7011a3f79a48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New name (if any):</w:t>
      </w:r>
    </w:p>
    <w:p w14:paraId="54E718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GUID=4a775b17-f33a-4ef1-aaa8-d933577cd0ff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Date of birth:</w:t>
      </w:r>
    </w:p>
    <w:p w14:paraId="40A16EE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GUID=2f17ccb1-1ebb-43f2-84bb-f23261cfa04f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Age:</w:t>
      </w:r>
    </w:p>
    <w:p w14:paraId="0C289B8B"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GUID=e24b7a29-64bf-4544-8b6c-a794ed8aae36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Gender:</w:t>
      </w:r>
    </w:p>
    <w:p w14:paraId="0CE3CE22"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GUID=14aa5795-9399-4ad6-97ca-64399c35778f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1A67AF6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GUID=bfd79b22-c676-4e33-82a7-0a85908486cc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g</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Race:</w:t>
      </w:r>
    </w:p>
    <w:p w14:paraId="16C05C4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GUID=8f6c59f1-6dcc-424c-a3e9-70c26ef63fbf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h</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Marital status:</w:t>
      </w:r>
    </w:p>
    <w:p w14:paraId="6CA0FE8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GUID=d3ce6d8f-c4f1-4239-b6dc-c2918ebbbada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proofErr w:type="spellStart"/>
      <w:r w:rsidRPr="00D61EB4">
        <w:rPr>
          <w:rFonts w:ascii="Times New Roman" w:hAnsi="Times New Roman" w:cs="Times New Roman"/>
          <w:i/>
          <w:sz w:val="22"/>
          <w:szCs w:val="20"/>
          <w:lang w:val="en-GB" w:eastAsia="en-US"/>
        </w:rPr>
        <w:t>i</w:t>
      </w:r>
      <w:proofErr w:type="spellEnd"/>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Present address:</w:t>
      </w:r>
    </w:p>
    <w:p w14:paraId="7751B9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GUID=3293c176-0b87-4dc7-873c-12f1b0a0b027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j</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 xml:space="preserve">The said infant is entitled/not entitled* to any property (state </w:t>
      </w:r>
      <w:proofErr w:type="gramStart"/>
      <w:r w:rsidRPr="00D61EB4">
        <w:rPr>
          <w:rFonts w:ascii="Times New Roman" w:hAnsi="Times New Roman" w:cs="Times New Roman"/>
          <w:sz w:val="22"/>
          <w:szCs w:val="20"/>
          <w:lang w:val="en-GB" w:eastAsia="en-US"/>
        </w:rPr>
        <w:t>particulars if</w:t>
      </w:r>
      <w:proofErr w:type="gramEnd"/>
      <w:r w:rsidRPr="00D61EB4">
        <w:rPr>
          <w:rFonts w:ascii="Times New Roman" w:hAnsi="Times New Roman" w:cs="Times New Roman"/>
          <w:sz w:val="22"/>
          <w:szCs w:val="20"/>
          <w:lang w:val="en-GB" w:eastAsia="en-US"/>
        </w:rPr>
        <w:t xml:space="preserve"> infant is entitled to property).</w:t>
      </w:r>
    </w:p>
    <w:p w14:paraId="1543FEA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GUID=2ecce93b-d3bf-4161-adc0-0a3d58219d24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k</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is/is not* in the actual custody (or under the guardianship) of the Applicant(s) (state whereabouts of the said infant if he is not in the actual custody of the Applicant(s)).</w:t>
      </w:r>
    </w:p>
    <w:p w14:paraId="6C8CA447"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GUID=a02ad2a0-d628-4b64-a317-9479d72fb63d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l</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Applicant(s) have/have not* been supporting the said infant since (date on which support commenced).</w:t>
      </w:r>
    </w:p>
    <w:p w14:paraId="6A873BA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lastRenderedPageBreak/>
        <w:fldChar w:fldCharType="begin"/>
      </w:r>
      <w:r w:rsidRPr="00D61EB4">
        <w:rPr>
          <w:rFonts w:ascii="Times New Roman" w:hAnsi="Times New Roman" w:cs="Times New Roman"/>
          <w:sz w:val="22"/>
          <w:szCs w:val="20"/>
          <w:lang w:val="en-GB" w:eastAsia="en-US"/>
        </w:rPr>
        <w:instrText xml:space="preserve"> GUID=81709f3d-5186-47e6-bb14-9afeb530c72c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m</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 xml:space="preserve">The said infant has/has not* been subject to an adoption order or of any application for an adoption order. (State </w:t>
      </w:r>
      <w:proofErr w:type="gramStart"/>
      <w:r w:rsidRPr="00D61EB4">
        <w:rPr>
          <w:rFonts w:ascii="Times New Roman" w:hAnsi="Times New Roman" w:cs="Times New Roman"/>
          <w:sz w:val="22"/>
          <w:szCs w:val="20"/>
          <w:lang w:val="en-GB" w:eastAsia="en-US"/>
        </w:rPr>
        <w:t>particulars if</w:t>
      </w:r>
      <w:proofErr w:type="gramEnd"/>
      <w:r w:rsidRPr="00D61EB4">
        <w:rPr>
          <w:rFonts w:ascii="Times New Roman" w:hAnsi="Times New Roman" w:cs="Times New Roman"/>
          <w:sz w:val="22"/>
          <w:szCs w:val="20"/>
          <w:lang w:val="en-GB" w:eastAsia="en-US"/>
        </w:rPr>
        <w:t xml:space="preserve"> the said infant has been subject to an adoption order or an application for an adoption order.)</w:t>
      </w:r>
    </w:p>
    <w:p w14:paraId="6108DCF8"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GUID=82592b68-185b-4ca8-9d2d-b4e5d76ea0c3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7.</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Father of infant to be adopted:</w:t>
      </w:r>
    </w:p>
    <w:p w14:paraId="2C120BBC"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GUID=6b0925cf-b451-4780-9111-9737e135f367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4B58E584"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GUID=96c551e8-7c9c-4566-b8cd-48699ae597fa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2C69D7F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GUID=e0672903-fc6d-492c-9208-d75437498fd6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738EDE7E"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GUID=60b3f0e3-6ea3-4453-a83f-2cca7e6c3a3a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4AFA77B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GUID=f2d5847b-7ac9-4bbc-b954-53e5fb700050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05CF8FB6"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GUID=70a98feb-8efe-4d11-af7c-f7e548b83fc9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06C8DFA2"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GUID=a34f6a1b-b5ac-46d8-9cfb-2b9eff47fb69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8.</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Mother of infant to be adopted:</w:t>
      </w:r>
    </w:p>
    <w:p w14:paraId="63380B43"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GUID=ad7f06f1-23ee-47f0-b4b9-663887fa1fe1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7814F921"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GUID=f327e200-f3f6-4ff1-a968-4e6b5cbede13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57A6677D"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GUID=c76f8962-f3ee-48af-a5b1-10c14742484f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25DD140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GUID=98546f87-04f9-4682-b5a6-dc7d557f584b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2D5646C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GUID=ea4b7fbc-a3b4-4d09-a45b-4af0529b74f8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61E63242"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GUID=2ac8bbe0-4c59-45aa-b110-90e74d347ad3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5722F261" w14:textId="77777777" w:rsidR="006F2CA2" w:rsidRPr="00D61EB4" w:rsidRDefault="00D61EB4" w:rsidP="00347ACE">
      <w:pPr>
        <w:spacing w:before="120" w:after="0" w:line="240" w:lineRule="auto"/>
        <w:ind w:left="2127" w:hanging="284"/>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GUID=3561cc02-f5a6-49d7-9ab2-a9f83fd90fc7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9.</w:t>
      </w:r>
      <w:r w:rsidRPr="00D61EB4">
        <w:rPr>
          <w:rFonts w:ascii="Times New Roman" w:hAnsi="Times New Roman" w:cs="Times New Roman"/>
          <w:sz w:val="22"/>
          <w:szCs w:val="22"/>
          <w:lang w:val="en-GB" w:eastAsia="en-US"/>
        </w:rPr>
        <w:tab/>
        <w:t>The Applicant(s) undertakes (undertake) if an order is made on this Originating Summons, to provide maintenance and education for the said infant. The Applicant(s) will, if required, secure the above provision by bond or otherwise as the Court may require.</w:t>
      </w:r>
    </w:p>
    <w:p w14:paraId="72B95C5C"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GUID=dbda871b-9e2c-4c9d-ba7a-3a65ce2943d6 </w:instrText>
      </w:r>
      <w:r w:rsidRPr="00D61EB4">
        <w:rPr>
          <w:rFonts w:ascii="Times New Roman" w:hAnsi="Times New Roman" w:cs="Times New Roman"/>
          <w:sz w:val="22"/>
          <w:szCs w:val="20"/>
          <w:lang w:val="en-GB" w:eastAsia="en-US"/>
        </w:rPr>
        <w:fldChar w:fldCharType="end"/>
      </w:r>
      <w:r w:rsidR="00347ACE">
        <w:rPr>
          <w:rFonts w:ascii="Times New Roman" w:hAnsi="Times New Roman" w:cs="Times New Roman"/>
          <w:sz w:val="22"/>
          <w:szCs w:val="20"/>
          <w:lang w:val="en-GB" w:eastAsia="en-US"/>
        </w:rPr>
        <w:t>1</w:t>
      </w:r>
      <w:r w:rsidRPr="00D61EB4">
        <w:rPr>
          <w:rFonts w:ascii="Times New Roman" w:hAnsi="Times New Roman" w:cs="Times New Roman"/>
          <w:sz w:val="22"/>
          <w:szCs w:val="20"/>
          <w:lang w:val="en-GB" w:eastAsia="en-US"/>
        </w:rPr>
        <w:t>0.</w:t>
      </w:r>
      <w:r w:rsidRPr="00D61EB4">
        <w:rPr>
          <w:rFonts w:ascii="Times New Roman" w:hAnsi="Times New Roman" w:cs="Times New Roman"/>
          <w:sz w:val="22"/>
          <w:szCs w:val="20"/>
          <w:lang w:val="en-GB" w:eastAsia="en-US"/>
        </w:rPr>
        <w:tab/>
        <w:t>The Applicant(s) has not (have not nor has either of them) received or agree to receive, and no person has made or given or agreed to make or give to the Applicant(s) (or either of them) any payment or reward in consideration of the adoption of the said infant except as follows:</w:t>
      </w:r>
    </w:p>
    <w:p w14:paraId="4C192F8E"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GUID=e14ffbf9-a3a3-4be6-a0fd-5d22eb96337d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ab/>
        <w:t>(State the nature of the payment or reward made or received in consideration of the adoption.)</w:t>
      </w:r>
    </w:p>
    <w:p w14:paraId="7D42376B" w14:textId="2260BCEC"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GUID=9cc0051d-e197-44a1-a7fe-03891eb6901c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11.</w:t>
      </w:r>
      <w:r w:rsidRPr="00D61EB4">
        <w:rPr>
          <w:rFonts w:ascii="Times New Roman" w:hAnsi="Times New Roman" w:cs="Times New Roman"/>
          <w:sz w:val="22"/>
          <w:szCs w:val="20"/>
          <w:lang w:val="en-GB" w:eastAsia="en-US"/>
        </w:rPr>
        <w:tab/>
        <w:t xml:space="preserve">The Applicant(s) shall provide for the costs of this Originating Summons including the costs of the </w:t>
      </w:r>
      <w:r w:rsidR="007C0FB8" w:rsidRPr="00D61EB4">
        <w:rPr>
          <w:rFonts w:ascii="Times New Roman" w:hAnsi="Times New Roman" w:cs="Times New Roman"/>
          <w:szCs w:val="20"/>
          <w:lang w:val="en-GB"/>
        </w:rPr>
        <w:t>Director</w:t>
      </w:r>
      <w:ins w:id="3" w:author="Aziziyah MD HAMBALI (FJCOURTS)" w:date="2020-04-24T16:12:00Z">
        <w:r w:rsidR="007C0FB8" w:rsidRPr="005F3ED8">
          <w:rPr>
            <w:rFonts w:ascii="Times New Roman" w:hAnsi="Times New Roman" w:cs="Times New Roman"/>
            <w:szCs w:val="20"/>
            <w:lang w:val="en-GB"/>
          </w:rPr>
          <w:t>-General</w:t>
        </w:r>
        <w:r w:rsidR="007C0FB8" w:rsidRPr="00D3028D" w:rsidDel="00D3028D">
          <w:rPr>
            <w:rFonts w:ascii="Times New Roman" w:hAnsi="Times New Roman" w:cs="Times New Roman"/>
            <w:szCs w:val="20"/>
            <w:lang w:val="en-GB"/>
          </w:rPr>
          <w:t xml:space="preserve"> </w:t>
        </w:r>
      </w:ins>
      <w:r w:rsidR="007C0FB8" w:rsidRPr="00D61EB4">
        <w:rPr>
          <w:rFonts w:ascii="Times New Roman" w:hAnsi="Times New Roman" w:cs="Times New Roman"/>
          <w:szCs w:val="20"/>
          <w:lang w:val="en-GB"/>
        </w:rPr>
        <w:t xml:space="preserve">of Social Welfare </w:t>
      </w:r>
      <w:r w:rsidRPr="00D61EB4">
        <w:rPr>
          <w:rFonts w:ascii="Times New Roman" w:hAnsi="Times New Roman" w:cs="Times New Roman"/>
          <w:sz w:val="22"/>
          <w:szCs w:val="20"/>
          <w:lang w:val="en-GB" w:eastAsia="en-US"/>
        </w:rPr>
        <w:t>if he is appointed guardian in adoption of the said infant or such person as may be appointed by this Court.</w:t>
      </w:r>
    </w:p>
    <w:p w14:paraId="70550618" w14:textId="77777777" w:rsidR="00D61EB4" w:rsidRPr="00D61EB4" w:rsidRDefault="00D61EB4" w:rsidP="00D61EB4">
      <w:pPr>
        <w:spacing w:before="120" w:after="0" w:line="240" w:lineRule="auto"/>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GUID=6b4ada2a-4187-426d-b743-5e715bad8067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(*Delete as appropriate)</w:t>
      </w:r>
    </w:p>
    <w:p w14:paraId="08D7BB3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736B1A8"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684A511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616087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164FBC03"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BEC7F75"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AE2601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98DB2E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3C15A34F"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526E18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FA77526" w14:textId="77777777" w:rsidR="005F3426" w:rsidRDefault="005F3426" w:rsidP="00D61EB4">
      <w:pPr>
        <w:spacing w:before="120" w:after="0" w:line="240" w:lineRule="auto"/>
        <w:jc w:val="both"/>
        <w:divId w:val="2116439976"/>
        <w:rPr>
          <w:rFonts w:ascii="Times New Roman" w:hAnsi="Times New Roman" w:cs="Times New Roman"/>
          <w:sz w:val="26"/>
          <w:szCs w:val="20"/>
          <w:lang w:val="en-GB" w:eastAsia="en-US"/>
        </w:rPr>
      </w:pPr>
    </w:p>
    <w:p w14:paraId="364622F9" w14:textId="77777777" w:rsidR="005F3426" w:rsidRPr="006F2CA2" w:rsidRDefault="005F3426" w:rsidP="00D61EB4">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1060"/>
        <w:gridCol w:w="839"/>
        <w:gridCol w:w="3387"/>
        <w:gridCol w:w="83"/>
        <w:gridCol w:w="1060"/>
        <w:gridCol w:w="827"/>
      </w:tblGrid>
      <w:tr w:rsidR="004811CF" w14:paraId="303C8ED8" w14:textId="77777777" w:rsidTr="00CD2EF0">
        <w:trPr>
          <w:gridAfter w:val="1"/>
          <w:divId w:val="2116439976"/>
          <w:wAfter w:w="827" w:type="dxa"/>
          <w:cantSplit/>
          <w:jc w:val="center"/>
        </w:trPr>
        <w:tc>
          <w:tcPr>
            <w:tcW w:w="6429" w:type="dxa"/>
            <w:gridSpan w:val="5"/>
          </w:tcPr>
          <w:p w14:paraId="3BB88113" w14:textId="77777777" w:rsidR="004811CF" w:rsidRPr="00E524A3" w:rsidRDefault="004811CF" w:rsidP="004811CF">
            <w:pPr>
              <w:jc w:val="center"/>
              <w:rPr>
                <w:rFonts w:ascii="Times New Roman" w:hAnsi="Times New Roman" w:cs="Times New Roman"/>
                <w:sz w:val="22"/>
                <w:szCs w:val="22"/>
                <w:lang w:val="en-GB" w:eastAsia="en-US"/>
              </w:rPr>
            </w:pPr>
            <w:r w:rsidRPr="00E524A3">
              <w:rPr>
                <w:rFonts w:ascii="Times New Roman" w:hAnsi="Times New Roman" w:cs="Times New Roman"/>
                <w:sz w:val="22"/>
                <w:szCs w:val="22"/>
                <w:lang w:val="en-GB" w:eastAsia="en-US"/>
              </w:rPr>
              <w:lastRenderedPageBreak/>
              <w:fldChar w:fldCharType="begin"/>
            </w:r>
            <w:r w:rsidRPr="00E524A3">
              <w:rPr>
                <w:rFonts w:ascii="Times New Roman" w:hAnsi="Times New Roman" w:cs="Times New Roman"/>
                <w:sz w:val="22"/>
                <w:szCs w:val="22"/>
                <w:lang w:val="en-GB" w:eastAsia="en-US"/>
              </w:rPr>
              <w:instrText xml:space="preserve"> GUID=02c310b0-23b1-4511-b39a-778dba6468ac </w:instrText>
            </w:r>
            <w:r w:rsidRPr="00E524A3">
              <w:rPr>
                <w:rFonts w:ascii="Times New Roman" w:hAnsi="Times New Roman" w:cs="Times New Roman"/>
                <w:sz w:val="22"/>
                <w:szCs w:val="22"/>
                <w:lang w:val="en-GB" w:eastAsia="en-US"/>
              </w:rPr>
              <w:fldChar w:fldCharType="end"/>
            </w:r>
            <w:r w:rsidR="00347ACE">
              <w:rPr>
                <w:rFonts w:ascii="Times New Roman" w:hAnsi="Times New Roman" w:cs="Times New Roman"/>
                <w:sz w:val="22"/>
                <w:szCs w:val="22"/>
                <w:lang w:val="en-GB" w:eastAsia="en-US"/>
              </w:rPr>
              <w:t>FORM</w:t>
            </w:r>
            <w:r w:rsidRPr="00E524A3">
              <w:rPr>
                <w:rFonts w:ascii="Times New Roman" w:hAnsi="Times New Roman" w:cs="Times New Roman"/>
                <w:sz w:val="22"/>
                <w:szCs w:val="22"/>
                <w:lang w:val="en-GB" w:eastAsia="en-US"/>
              </w:rPr>
              <w:t xml:space="preserve"> 39</w:t>
            </w:r>
          </w:p>
        </w:tc>
      </w:tr>
      <w:tr w:rsidR="004811CF" w14:paraId="341CB558" w14:textId="77777777" w:rsidTr="00CD2EF0">
        <w:trPr>
          <w:divId w:val="2116439976"/>
          <w:cantSplit/>
          <w:jc w:val="center"/>
        </w:trPr>
        <w:tc>
          <w:tcPr>
            <w:tcW w:w="1899" w:type="dxa"/>
            <w:gridSpan w:val="2"/>
          </w:tcPr>
          <w:p w14:paraId="1E40BF40" w14:textId="77777777" w:rsidR="004811CF" w:rsidRDefault="004811CF" w:rsidP="00E43EFB">
            <w:pPr>
              <w:pStyle w:val="TableItemNoIndent"/>
              <w:rPr>
                <w:sz w:val="18"/>
                <w:szCs w:val="18"/>
              </w:rPr>
            </w:pPr>
            <w:r w:rsidRPr="009E5557">
              <w:rPr>
                <w:sz w:val="18"/>
                <w:szCs w:val="18"/>
              </w:rPr>
              <w:fldChar w:fldCharType="begin"/>
            </w:r>
            <w:r w:rsidRPr="009E5557">
              <w:rPr>
                <w:sz w:val="18"/>
                <w:szCs w:val="18"/>
              </w:rPr>
              <w:instrText xml:space="preserve"> GUID=12b6df0f-ecf7-4939-a35d-d3dfc3be3e71 </w:instrText>
            </w:r>
            <w:r w:rsidRPr="009E5557">
              <w:rPr>
                <w:sz w:val="18"/>
                <w:szCs w:val="18"/>
              </w:rPr>
              <w:fldChar w:fldCharType="end"/>
            </w:r>
            <w:r w:rsidRPr="009E5557">
              <w:rPr>
                <w:sz w:val="18"/>
                <w:szCs w:val="18"/>
              </w:rPr>
              <w:t>R.135</w:t>
            </w:r>
          </w:p>
          <w:p w14:paraId="34F5B85E" w14:textId="77777777" w:rsidR="004811CF" w:rsidRDefault="004811CF" w:rsidP="00E43EFB">
            <w:pPr>
              <w:pStyle w:val="TableItemNoIndent"/>
              <w:rPr>
                <w:sz w:val="18"/>
                <w:szCs w:val="18"/>
              </w:rPr>
            </w:pPr>
          </w:p>
          <w:p w14:paraId="51AEB7E1" w14:textId="77777777" w:rsidR="004811CF" w:rsidRDefault="004811CF" w:rsidP="00E43EFB">
            <w:pPr>
              <w:pStyle w:val="TableItemNoIndent"/>
              <w:rPr>
                <w:sz w:val="18"/>
                <w:szCs w:val="18"/>
              </w:rPr>
            </w:pPr>
          </w:p>
          <w:p w14:paraId="36D10263" w14:textId="77777777" w:rsidR="004811CF" w:rsidRPr="009E5557" w:rsidRDefault="004811CF" w:rsidP="00E43EFB">
            <w:pPr>
              <w:pStyle w:val="TableItemNoIndent"/>
              <w:rPr>
                <w:sz w:val="18"/>
                <w:szCs w:val="18"/>
              </w:rPr>
            </w:pPr>
          </w:p>
        </w:tc>
        <w:tc>
          <w:tcPr>
            <w:tcW w:w="3387" w:type="dxa"/>
          </w:tcPr>
          <w:p w14:paraId="0B556D08" w14:textId="77777777" w:rsidR="004811CF" w:rsidRDefault="004811CF" w:rsidP="00E43EFB">
            <w:pPr>
              <w:pStyle w:val="TableItemCentered"/>
            </w:pPr>
          </w:p>
          <w:p w14:paraId="67446FF2" w14:textId="77777777" w:rsidR="004811CF" w:rsidRDefault="004811CF" w:rsidP="00E43EFB">
            <w:pPr>
              <w:pStyle w:val="TableItemCentered"/>
            </w:pPr>
            <w:r>
              <w:fldChar w:fldCharType="begin"/>
            </w:r>
            <w:r>
              <w:instrText xml:space="preserve"> GUID=ab124ee4-60cc-4722-8284-30fea6fe2773 </w:instrText>
            </w:r>
            <w:r>
              <w:fldChar w:fldCharType="end"/>
            </w:r>
            <w:r>
              <w:t xml:space="preserve">CONSENT </w:t>
            </w:r>
            <w:proofErr w:type="gramStart"/>
            <w:r>
              <w:t>TO  ADOPTION</w:t>
            </w:r>
            <w:proofErr w:type="gramEnd"/>
            <w:r>
              <w:t xml:space="preserve"> </w:t>
            </w:r>
            <w:r>
              <w:br/>
              <w:t xml:space="preserve">ORDER AND DISPENSATION </w:t>
            </w:r>
            <w:r>
              <w:br/>
              <w:t>OF SERVICE OF DOCUMENTS</w:t>
            </w:r>
          </w:p>
        </w:tc>
        <w:tc>
          <w:tcPr>
            <w:tcW w:w="1970" w:type="dxa"/>
            <w:gridSpan w:val="3"/>
          </w:tcPr>
          <w:p w14:paraId="47877EEA" w14:textId="77777777" w:rsidR="004811CF" w:rsidRDefault="004811CF" w:rsidP="00E43EFB">
            <w:pPr>
              <w:pStyle w:val="TableItemCentered"/>
            </w:pPr>
            <w:r>
              <w:fldChar w:fldCharType="begin"/>
            </w:r>
            <w:r>
              <w:instrText xml:space="preserve"> GUID=49d2f2c2-32b8-4b1e-9144-1e1a3a48d2ff </w:instrText>
            </w:r>
            <w:r>
              <w:fldChar w:fldCharType="end"/>
            </w:r>
          </w:p>
        </w:tc>
      </w:tr>
      <w:tr w:rsidR="004811CF" w14:paraId="37ED8693" w14:textId="77777777" w:rsidTr="00CD2EF0">
        <w:trPr>
          <w:divId w:val="2116439976"/>
          <w:cantSplit/>
          <w:jc w:val="center"/>
        </w:trPr>
        <w:tc>
          <w:tcPr>
            <w:tcW w:w="7256" w:type="dxa"/>
            <w:gridSpan w:val="6"/>
          </w:tcPr>
          <w:p w14:paraId="4C65BEBE" w14:textId="77777777" w:rsidR="004811CF" w:rsidRDefault="004811CF" w:rsidP="00E43EFB">
            <w:pPr>
              <w:pStyle w:val="TableItemCentered"/>
            </w:pPr>
            <w:r>
              <w:fldChar w:fldCharType="begin"/>
            </w:r>
            <w:r>
              <w:instrText xml:space="preserve"> GUID=b1902f3e-6d90-4d1c-9d99-8f1ed703a6dd </w:instrText>
            </w:r>
            <w:r>
              <w:fldChar w:fldCharType="end"/>
            </w:r>
            <w:r>
              <w:t>(Title as in Form 37)</w:t>
            </w:r>
          </w:p>
          <w:p w14:paraId="76536DB1" w14:textId="77777777" w:rsidR="004811CF" w:rsidRDefault="004811CF" w:rsidP="00E43EFB">
            <w:pPr>
              <w:pStyle w:val="ScheduleSectionTextIndent"/>
              <w:ind w:firstLine="600"/>
            </w:pPr>
            <w:r>
              <w:fldChar w:fldCharType="begin"/>
            </w:r>
            <w:r>
              <w:instrText xml:space="preserve"> GUID=6a20be49-88bd-486c-adb9-01bc49f66400 </w:instrText>
            </w:r>
            <w:r>
              <w:fldChar w:fldCharType="end"/>
            </w:r>
            <w:r>
              <w:t>I (We),                  , of                       (and of                     ) being (the parent of the abovenamed infant) (or guardian of the abovenamed infant) (or the person having actual custody of the abovenamed infant) (or a person liable to contribute to the support of the abovenamed infant) state as follows:</w:t>
            </w:r>
          </w:p>
          <w:p w14:paraId="79A40400" w14:textId="77777777" w:rsidR="004811CF" w:rsidRDefault="004811CF" w:rsidP="00E43EFB">
            <w:pPr>
              <w:pStyle w:val="ScheduleSectionTextIndent"/>
              <w:ind w:firstLine="600"/>
            </w:pPr>
            <w:r>
              <w:fldChar w:fldCharType="begin"/>
            </w:r>
            <w:r>
              <w:instrText xml:space="preserve"> GUID=4f4d2376-577c-47c0-a14f-46eadc1bb2de </w:instrText>
            </w:r>
            <w:r>
              <w:fldChar w:fldCharType="end"/>
            </w:r>
            <w:r>
              <w:t>1.  I (We) understand the nature and effect of the adoption order which is applied for in these proceedings and that in particular I (we) understand that the effect of the order will be to permanently deprive me (us) of my (our) parental rights.</w:t>
            </w:r>
          </w:p>
          <w:p w14:paraId="243A7900" w14:textId="77777777" w:rsidR="004811CF" w:rsidRDefault="004811CF" w:rsidP="00E43EFB">
            <w:pPr>
              <w:pStyle w:val="ScheduleSectionTextIndent"/>
              <w:ind w:firstLine="600"/>
            </w:pPr>
            <w:r>
              <w:fldChar w:fldCharType="begin"/>
            </w:r>
            <w:r>
              <w:instrText xml:space="preserve"> GUID=18416ead-cd42-46bc-8328-375940d21cd3 </w:instrText>
            </w:r>
            <w:r>
              <w:fldChar w:fldCharType="end"/>
            </w:r>
            <w:r>
              <w:t>2.  I (We) hereby consent to the making of an adoption order in favour of the Applicant(s).</w:t>
            </w:r>
          </w:p>
          <w:p w14:paraId="7240B85C" w14:textId="77777777" w:rsidR="004811CF" w:rsidRDefault="004811CF" w:rsidP="00E43EFB">
            <w:pPr>
              <w:pStyle w:val="ScheduleSectionTextIndent"/>
              <w:ind w:firstLine="600"/>
            </w:pPr>
            <w:r>
              <w:fldChar w:fldCharType="begin"/>
            </w:r>
            <w:r>
              <w:instrText xml:space="preserve"> GUID=2bc6034b-c32e-45aa-b2b0-9fad6abd0845 </w:instrText>
            </w:r>
            <w:r>
              <w:fldChar w:fldCharType="end"/>
            </w:r>
            <w:r>
              <w:t>3. I (We) consent to the dispensation of service of the Originating Summons, Request for Further Hearing of Originating Summons and all other subsequent documents filed in these proceedings on me (us).</w:t>
            </w:r>
          </w:p>
        </w:tc>
      </w:tr>
      <w:tr w:rsidR="004811CF" w14:paraId="00E61E50" w14:textId="77777777" w:rsidTr="00CD2EF0">
        <w:trPr>
          <w:divId w:val="2116439976"/>
          <w:cantSplit/>
          <w:trHeight w:val="100"/>
          <w:jc w:val="center"/>
        </w:trPr>
        <w:tc>
          <w:tcPr>
            <w:tcW w:w="5286" w:type="dxa"/>
            <w:gridSpan w:val="3"/>
          </w:tcPr>
          <w:p w14:paraId="2E5097A2" w14:textId="77777777" w:rsidR="004811CF" w:rsidRDefault="004811CF" w:rsidP="00E43EFB">
            <w:pPr>
              <w:pStyle w:val="TableItemNoIndent"/>
            </w:pPr>
            <w:r>
              <w:fldChar w:fldCharType="begin"/>
            </w:r>
            <w:r>
              <w:instrText xml:space="preserve"> GUID=5634333b-aff3-4b5b-8c0d-a6d19326b92b </w:instrText>
            </w:r>
            <w:r>
              <w:fldChar w:fldCharType="end"/>
            </w:r>
          </w:p>
        </w:tc>
        <w:tc>
          <w:tcPr>
            <w:tcW w:w="1970" w:type="dxa"/>
            <w:gridSpan w:val="3"/>
          </w:tcPr>
          <w:p w14:paraId="64D600B5" w14:textId="77777777" w:rsidR="004811CF" w:rsidRDefault="004811CF" w:rsidP="00E43EFB">
            <w:pPr>
              <w:pStyle w:val="TableItemNoIndent"/>
            </w:pPr>
            <w:r>
              <w:fldChar w:fldCharType="begin"/>
            </w:r>
            <w:r>
              <w:instrText xml:space="preserve"> GUID=37a6d953-27b6-4e9a-808f-11e64900c263 </w:instrText>
            </w:r>
            <w:r>
              <w:fldChar w:fldCharType="end"/>
            </w:r>
            <w:r>
              <w:t>)</w:t>
            </w:r>
          </w:p>
        </w:tc>
      </w:tr>
      <w:tr w:rsidR="004811CF" w14:paraId="2E036A6D" w14:textId="77777777" w:rsidTr="00CD2EF0">
        <w:trPr>
          <w:divId w:val="2116439976"/>
          <w:cantSplit/>
          <w:trHeight w:val="100"/>
          <w:jc w:val="center"/>
        </w:trPr>
        <w:tc>
          <w:tcPr>
            <w:tcW w:w="5286" w:type="dxa"/>
            <w:gridSpan w:val="3"/>
          </w:tcPr>
          <w:p w14:paraId="17258E86" w14:textId="77777777" w:rsidR="004811CF" w:rsidRDefault="004811CF" w:rsidP="00E43EFB">
            <w:pPr>
              <w:pStyle w:val="TableItemNoIndent"/>
            </w:pPr>
            <w:r>
              <w:fldChar w:fldCharType="begin"/>
            </w:r>
            <w:r>
              <w:instrText xml:space="preserve"> GUID=90b4b80f-4ee3-4ff6-bd6b-a9e088e194b0 </w:instrText>
            </w:r>
            <w:r>
              <w:fldChar w:fldCharType="end"/>
            </w:r>
            <w:r>
              <w:t>Signed by the abovenamed</w:t>
            </w:r>
          </w:p>
        </w:tc>
        <w:tc>
          <w:tcPr>
            <w:tcW w:w="1970" w:type="dxa"/>
            <w:gridSpan w:val="3"/>
          </w:tcPr>
          <w:p w14:paraId="16D96BA6" w14:textId="77777777" w:rsidR="004811CF" w:rsidRDefault="004811CF" w:rsidP="00E43EFB">
            <w:pPr>
              <w:pStyle w:val="TableItemNoIndent"/>
            </w:pPr>
            <w:r>
              <w:fldChar w:fldCharType="begin"/>
            </w:r>
            <w:r>
              <w:instrText xml:space="preserve"> GUID=143421d7-b267-4daa-908a-21cdc93a0f1a </w:instrText>
            </w:r>
            <w:r>
              <w:fldChar w:fldCharType="end"/>
            </w:r>
            <w:r>
              <w:t>)</w:t>
            </w:r>
          </w:p>
        </w:tc>
      </w:tr>
      <w:tr w:rsidR="004811CF" w14:paraId="3905CADC" w14:textId="77777777" w:rsidTr="00CD2EF0">
        <w:trPr>
          <w:divId w:val="2116439976"/>
          <w:cantSplit/>
          <w:trHeight w:val="100"/>
          <w:jc w:val="center"/>
        </w:trPr>
        <w:tc>
          <w:tcPr>
            <w:tcW w:w="5286" w:type="dxa"/>
            <w:gridSpan w:val="3"/>
          </w:tcPr>
          <w:p w14:paraId="5416B2BF" w14:textId="77777777" w:rsidR="004811CF" w:rsidRDefault="004811CF" w:rsidP="00E43EFB">
            <w:pPr>
              <w:pStyle w:val="TableItemNoIndent"/>
            </w:pPr>
            <w:r>
              <w:fldChar w:fldCharType="begin"/>
            </w:r>
            <w:r>
              <w:instrText xml:space="preserve"> GUID=f72c7380-1033-4c5e-a5b2-cf28430f7b77 </w:instrText>
            </w:r>
            <w:r>
              <w:fldChar w:fldCharType="end"/>
            </w:r>
            <w:r>
              <w:t>in the presence of:</w:t>
            </w:r>
          </w:p>
        </w:tc>
        <w:tc>
          <w:tcPr>
            <w:tcW w:w="1970" w:type="dxa"/>
            <w:gridSpan w:val="3"/>
          </w:tcPr>
          <w:p w14:paraId="05D4351A" w14:textId="77777777" w:rsidR="004811CF" w:rsidRDefault="004811CF" w:rsidP="00E43EFB">
            <w:pPr>
              <w:pStyle w:val="TableItemNoIndent"/>
            </w:pPr>
            <w:r>
              <w:fldChar w:fldCharType="begin"/>
            </w:r>
            <w:r>
              <w:instrText xml:space="preserve"> GUID=df40f95a-e38f-4bda-900a-1f132a29995f </w:instrText>
            </w:r>
            <w:r>
              <w:fldChar w:fldCharType="end"/>
            </w:r>
            <w:r>
              <w:t>)</w:t>
            </w:r>
          </w:p>
        </w:tc>
      </w:tr>
      <w:tr w:rsidR="004811CF" w14:paraId="1C23E475" w14:textId="77777777" w:rsidTr="00CD2EF0">
        <w:trPr>
          <w:divId w:val="2116439976"/>
          <w:cantSplit/>
          <w:trHeight w:val="100"/>
          <w:jc w:val="center"/>
        </w:trPr>
        <w:tc>
          <w:tcPr>
            <w:tcW w:w="5286" w:type="dxa"/>
            <w:gridSpan w:val="3"/>
          </w:tcPr>
          <w:p w14:paraId="2E443E67" w14:textId="77777777" w:rsidR="004811CF" w:rsidRDefault="004811CF" w:rsidP="00E43EFB">
            <w:pPr>
              <w:pStyle w:val="TableItemNoIndent"/>
            </w:pPr>
            <w:r>
              <w:fldChar w:fldCharType="begin"/>
            </w:r>
            <w:r>
              <w:instrText xml:space="preserve"> GUID=86562103-3191-4454-8183-5be6861fe74c </w:instrText>
            </w:r>
            <w:r>
              <w:fldChar w:fldCharType="end"/>
            </w:r>
          </w:p>
        </w:tc>
        <w:tc>
          <w:tcPr>
            <w:tcW w:w="1970" w:type="dxa"/>
            <w:gridSpan w:val="3"/>
          </w:tcPr>
          <w:p w14:paraId="0B1ABF27" w14:textId="77777777" w:rsidR="004811CF" w:rsidRDefault="004811CF" w:rsidP="00E43EFB">
            <w:pPr>
              <w:pStyle w:val="TableItemNoIndent"/>
            </w:pPr>
            <w:r>
              <w:fldChar w:fldCharType="begin"/>
            </w:r>
            <w:r>
              <w:instrText xml:space="preserve"> GUID=574c04f4-3026-4876-9fc9-9adacb711941 </w:instrText>
            </w:r>
            <w:r>
              <w:fldChar w:fldCharType="end"/>
            </w:r>
            <w:r>
              <w:t>)</w:t>
            </w:r>
          </w:p>
        </w:tc>
      </w:tr>
      <w:tr w:rsidR="004811CF" w14:paraId="25ED7C4C" w14:textId="77777777" w:rsidTr="00CD2EF0">
        <w:trPr>
          <w:divId w:val="2116439976"/>
          <w:cantSplit/>
          <w:jc w:val="center"/>
        </w:trPr>
        <w:tc>
          <w:tcPr>
            <w:tcW w:w="7256" w:type="dxa"/>
            <w:gridSpan w:val="6"/>
          </w:tcPr>
          <w:p w14:paraId="28001334" w14:textId="77777777" w:rsidR="004811CF" w:rsidRDefault="004811CF" w:rsidP="00E43EFB">
            <w:pPr>
              <w:pStyle w:val="TableItemNoIndent"/>
            </w:pPr>
            <w:r>
              <w:fldChar w:fldCharType="begin"/>
            </w:r>
            <w:r>
              <w:instrText xml:space="preserve"> GUID=f2512d17-fc97-4e9b-b877-453fb660613a </w:instrText>
            </w:r>
            <w:r>
              <w:fldChar w:fldCharType="end"/>
            </w:r>
            <w:r>
              <w:rPr>
                <w:i/>
              </w:rPr>
              <w:t xml:space="preserve">Advocate and Solicitor </w:t>
            </w:r>
            <w:r>
              <w:rPr>
                <w:i/>
              </w:rPr>
              <w:br/>
              <w:t>(or Commissioner for Oaths).</w:t>
            </w:r>
          </w:p>
        </w:tc>
      </w:tr>
      <w:tr w:rsidR="006F2CA2" w:rsidRPr="006F2CA2" w14:paraId="24BC7746" w14:textId="77777777" w:rsidTr="00CD2EF0">
        <w:trPr>
          <w:gridAfter w:val="1"/>
          <w:divId w:val="2116439976"/>
          <w:wAfter w:w="827" w:type="dxa"/>
          <w:cantSplit/>
          <w:jc w:val="center"/>
        </w:trPr>
        <w:tc>
          <w:tcPr>
            <w:tcW w:w="6429" w:type="dxa"/>
            <w:gridSpan w:val="5"/>
          </w:tcPr>
          <w:p w14:paraId="22C63140" w14:textId="77777777" w:rsidR="004811CF" w:rsidRDefault="004811CF" w:rsidP="006F2CA2">
            <w:pPr>
              <w:spacing w:before="60" w:after="60" w:line="240" w:lineRule="auto"/>
              <w:jc w:val="center"/>
              <w:rPr>
                <w:rFonts w:ascii="Times New Roman" w:hAnsi="Times New Roman" w:cs="Times New Roman"/>
                <w:sz w:val="26"/>
                <w:szCs w:val="20"/>
                <w:lang w:val="en-GB" w:eastAsia="en-US"/>
              </w:rPr>
            </w:pPr>
          </w:p>
          <w:p w14:paraId="285C1C39"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0B3847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31EE515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1EB3CE7A"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304DD8F" w14:textId="77777777" w:rsidR="001F4D78"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br w:type="page"/>
            </w:r>
            <w:r w:rsidRPr="006F2CA2">
              <w:rPr>
                <w:rFonts w:ascii="Times New Roman" w:hAnsi="Times New Roman" w:cs="Times New Roman"/>
                <w:sz w:val="22"/>
                <w:szCs w:val="20"/>
                <w:lang w:val="en-GB" w:eastAsia="en-US"/>
              </w:rPr>
              <w:br w:type="page"/>
            </w:r>
          </w:p>
          <w:p w14:paraId="1CB49C7B"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7E3D2F4"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A20C44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6172912"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18F57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317F4C9"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2916A6F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5108422" w14:textId="77777777" w:rsidR="005F3426" w:rsidRDefault="005F3426" w:rsidP="006F2CA2">
            <w:pPr>
              <w:spacing w:before="60" w:after="60" w:line="240" w:lineRule="auto"/>
              <w:jc w:val="center"/>
              <w:rPr>
                <w:rFonts w:ascii="Times New Roman" w:hAnsi="Times New Roman" w:cs="Times New Roman"/>
                <w:sz w:val="22"/>
                <w:szCs w:val="20"/>
                <w:lang w:val="en-GB" w:eastAsia="en-US"/>
              </w:rPr>
            </w:pPr>
          </w:p>
          <w:p w14:paraId="45A9F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GUID=958c2d5f-5565-48c1-8b56-689e50d83a24 </w:instrText>
            </w:r>
            <w:r w:rsidRPr="006F2CA2">
              <w:rPr>
                <w:rFonts w:ascii="Times New Roman" w:hAnsi="Times New Roman" w:cs="Times New Roman"/>
                <w:sz w:val="22"/>
                <w:szCs w:val="20"/>
                <w:lang w:val="en-GB" w:eastAsia="en-US"/>
              </w:rPr>
              <w:fldChar w:fldCharType="end"/>
            </w:r>
          </w:p>
        </w:tc>
      </w:tr>
      <w:tr w:rsidR="006F2CA2" w:rsidRPr="006F2CA2" w14:paraId="08439A91" w14:textId="77777777" w:rsidTr="00CD2EF0">
        <w:trPr>
          <w:gridAfter w:val="1"/>
          <w:divId w:val="2116439976"/>
          <w:wAfter w:w="827" w:type="dxa"/>
          <w:cantSplit/>
          <w:jc w:val="center"/>
        </w:trPr>
        <w:tc>
          <w:tcPr>
            <w:tcW w:w="1060" w:type="dxa"/>
          </w:tcPr>
          <w:p w14:paraId="6D38751F"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29F2050C"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44B86EA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GUID=4afbd37c-1627-40f8-b91e-f42850fbe08e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R.139</w:t>
            </w:r>
          </w:p>
        </w:tc>
        <w:tc>
          <w:tcPr>
            <w:tcW w:w="4309" w:type="dxa"/>
            <w:gridSpan w:val="3"/>
          </w:tcPr>
          <w:p w14:paraId="7279FFF1" w14:textId="77777777" w:rsidR="006F2CA2" w:rsidRPr="006F2CA2" w:rsidRDefault="00347ACE"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1F4D78">
              <w:rPr>
                <w:rFonts w:ascii="Times New Roman" w:hAnsi="Times New Roman" w:cs="Times New Roman"/>
                <w:sz w:val="22"/>
                <w:szCs w:val="20"/>
                <w:lang w:val="en-GB" w:eastAsia="en-US"/>
              </w:rPr>
              <w:t xml:space="preserve"> 40</w:t>
            </w:r>
          </w:p>
          <w:p w14:paraId="4D5CA3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75F4B08E"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47261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GUID=e7fdd3e0-5901-40af-867c-774124d43519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REQUEST FOR FURTHER HEARING OF </w:t>
            </w:r>
            <w:r w:rsidRPr="006F2CA2">
              <w:rPr>
                <w:rFonts w:ascii="Times New Roman" w:hAnsi="Times New Roman" w:cs="Times New Roman"/>
                <w:sz w:val="22"/>
                <w:szCs w:val="20"/>
                <w:lang w:val="en-GB" w:eastAsia="en-US"/>
              </w:rPr>
              <w:br/>
              <w:t>ORIGINATING SUMMONS</w:t>
            </w:r>
          </w:p>
        </w:tc>
        <w:tc>
          <w:tcPr>
            <w:tcW w:w="1060" w:type="dxa"/>
          </w:tcPr>
          <w:p w14:paraId="1C1261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GUID=563de43e-555f-4db6-b1a8-c266e63891c1 </w:instrText>
            </w:r>
            <w:r w:rsidRPr="006F2CA2">
              <w:rPr>
                <w:rFonts w:ascii="Times New Roman" w:hAnsi="Times New Roman" w:cs="Times New Roman"/>
                <w:sz w:val="22"/>
                <w:szCs w:val="20"/>
                <w:lang w:val="en-GB" w:eastAsia="en-US"/>
              </w:rPr>
              <w:fldChar w:fldCharType="end"/>
            </w:r>
          </w:p>
        </w:tc>
      </w:tr>
      <w:tr w:rsidR="006F2CA2" w:rsidRPr="006F2CA2" w14:paraId="1FFD016E" w14:textId="77777777" w:rsidTr="00CD2EF0">
        <w:trPr>
          <w:gridAfter w:val="1"/>
          <w:divId w:val="2116439976"/>
          <w:wAfter w:w="827" w:type="dxa"/>
          <w:cantSplit/>
          <w:jc w:val="center"/>
        </w:trPr>
        <w:tc>
          <w:tcPr>
            <w:tcW w:w="6429" w:type="dxa"/>
            <w:gridSpan w:val="5"/>
          </w:tcPr>
          <w:p w14:paraId="248D5B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GUID=10fa2174-2076-404d-897d-a22d7698a94a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4C79084" w14:textId="77777777" w:rsidR="00892A9E" w:rsidRDefault="00892A9E" w:rsidP="00892A9E">
            <w:pPr>
              <w:spacing w:before="60" w:after="60" w:line="240" w:lineRule="auto"/>
              <w:ind w:left="475"/>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GUID=3b07c507-7459-4990-9d4b-bf32da77caf4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Name of Applicant(s):</w:t>
            </w:r>
          </w:p>
          <w:p w14:paraId="36FFEF05"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GUID=9b28e631-096d-4701-9be8-ac2b48e3dca8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sought:</w:t>
            </w:r>
          </w:p>
          <w:p w14:paraId="13816F35"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GUID=fcae62bf-8cb6-48e9-ad83-83bfa6272769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r>
            <w:r>
              <w:rPr>
                <w:rFonts w:ascii="Times New Roman" w:hAnsi="Times New Roman" w:cs="Times New Roman"/>
                <w:i/>
                <w:szCs w:val="20"/>
                <w:lang w:val="en-GB"/>
              </w:rPr>
              <w:t>[Where child is born in Singapore]</w:t>
            </w:r>
          </w:p>
          <w:p w14:paraId="6793F64E"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GUID=75f87125-885e-4e86-a4d2-23c919429377 </w:instrText>
            </w:r>
            <w:r>
              <w:rPr>
                <w:rFonts w:ascii="Times New Roman" w:hAnsi="Times New Roman" w:cs="Times New Roman"/>
                <w:szCs w:val="20"/>
                <w:lang w:val="en-GB"/>
              </w:rPr>
              <w:fldChar w:fldCharType="end"/>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325CF510"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GUID=5683ec43-4c9c-4ae1-b0b6-4956362892cc </w:instrText>
            </w:r>
            <w:r>
              <w:rPr>
                <w:rFonts w:ascii="Times New Roman" w:hAnsi="Times New Roman" w:cs="Times New Roman"/>
                <w:szCs w:val="20"/>
                <w:lang w:val="en-GB"/>
              </w:rPr>
              <w:fldChar w:fldCharType="end"/>
            </w:r>
            <w:r>
              <w:rPr>
                <w:rFonts w:ascii="Times New Roman" w:hAnsi="Times New Roman" w:cs="Times New Roman"/>
                <w:szCs w:val="20"/>
                <w:lang w:val="en-GB"/>
              </w:rPr>
              <w:tab/>
            </w:r>
            <w:r>
              <w:rPr>
                <w:rFonts w:ascii="Times New Roman" w:hAnsi="Times New Roman" w:cs="Times New Roman"/>
                <w:i/>
                <w:szCs w:val="20"/>
                <w:lang w:val="en-GB"/>
              </w:rPr>
              <w:t>[Where child is born outside Singapore]</w:t>
            </w:r>
          </w:p>
          <w:p w14:paraId="333241C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GUID=3b1f41ef-6aef-470e-8097-a9a0a9b6606e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w:t>
            </w:r>
            <w:r>
              <w:rPr>
                <w:rFonts w:ascii="Times New Roman" w:hAnsi="Times New Roman" w:cs="Times New Roman"/>
                <w:szCs w:val="20"/>
                <w:lang w:val="en-GB"/>
              </w:rPr>
              <w:br/>
              <w:t>name of infant) to be called                  born on                     .</w:t>
            </w:r>
          </w:p>
          <w:p w14:paraId="2A12366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GUID=a09278c5-10c3-41a6-b7a1-25df0a053743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4"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7BDCF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GUID=79b203e4-2138-44f1-8f4d-49981e960503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sought.)</w:t>
            </w:r>
          </w:p>
          <w:p w14:paraId="67C8A9E7"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GUID=3bdc29eb-56d8-44fa-981e-2e9d10511311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The grounds of the application are set out in the affidavit(s) filed in support of this application.</w:t>
            </w:r>
          </w:p>
          <w:p w14:paraId="182AE693"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GUID=79ceba46-5400-40ac-b64a-92c498a247e8 </w:instrText>
            </w:r>
            <w:r>
              <w:rPr>
                <w:rFonts w:ascii="Times New Roman" w:hAnsi="Times New Roman" w:cs="Times New Roman"/>
                <w:szCs w:val="20"/>
                <w:lang w:val="en-GB"/>
              </w:rPr>
              <w:fldChar w:fldCharType="end"/>
            </w:r>
            <w:r>
              <w:rPr>
                <w:rFonts w:ascii="Times New Roman" w:hAnsi="Times New Roman" w:cs="Times New Roman"/>
                <w:szCs w:val="20"/>
                <w:lang w:val="en-GB"/>
              </w:rPr>
              <w:t>4.</w:t>
            </w:r>
            <w:r>
              <w:rPr>
                <w:rFonts w:ascii="Times New Roman" w:hAnsi="Times New Roman" w:cs="Times New Roman"/>
                <w:szCs w:val="20"/>
                <w:lang w:val="en-GB"/>
              </w:rPr>
              <w:tab/>
              <w:t>Party/Parties* to be served with this summons: (e.g. natural parents)</w:t>
            </w:r>
          </w:p>
          <w:p w14:paraId="40DC5F35"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GUID=a8ece008-1e8c-4c39-8d88-e1edf77aaee8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3DA28CB6" w14:textId="613D4ADF" w:rsidR="006F2CA2" w:rsidRPr="006F2CA2" w:rsidRDefault="00892A9E" w:rsidP="00892A9E">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GUID=7f5af3c8-c2d9-460f-be99-f5e7102dbbdd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482C8E3C"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05973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129" w:type="dxa"/>
        <w:jc w:val="center"/>
        <w:tblLook w:val="04A0" w:firstRow="1" w:lastRow="0" w:firstColumn="1" w:lastColumn="0" w:noHBand="0" w:noVBand="1"/>
      </w:tblPr>
      <w:tblGrid>
        <w:gridCol w:w="1913"/>
        <w:gridCol w:w="5063"/>
        <w:gridCol w:w="1369"/>
      </w:tblGrid>
      <w:tr w:rsidR="006F2CA2" w:rsidRPr="006F2CA2" w14:paraId="5C3AFEBA" w14:textId="77777777" w:rsidTr="00892A9E">
        <w:trPr>
          <w:divId w:val="2116439976"/>
          <w:cantSplit/>
          <w:jc w:val="center"/>
        </w:trPr>
        <w:tc>
          <w:tcPr>
            <w:tcW w:w="8129" w:type="dxa"/>
            <w:gridSpan w:val="3"/>
          </w:tcPr>
          <w:p w14:paraId="32A76E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GUID=fff09240-d033-450b-a12d-32d74489d294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41</w:t>
            </w:r>
          </w:p>
        </w:tc>
      </w:tr>
      <w:tr w:rsidR="006F2CA2" w:rsidRPr="006F2CA2" w14:paraId="5C997BEB" w14:textId="77777777" w:rsidTr="00892A9E">
        <w:trPr>
          <w:divId w:val="2116439976"/>
          <w:cantSplit/>
          <w:jc w:val="center"/>
        </w:trPr>
        <w:tc>
          <w:tcPr>
            <w:tcW w:w="1579" w:type="dxa"/>
          </w:tcPr>
          <w:p w14:paraId="5E4B16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GUID=06259c1f-e875-410a-830b-000a30c95d8c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5017" w:type="dxa"/>
          </w:tcPr>
          <w:p w14:paraId="01B8E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B61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GUID=7ceb42d3-9fbe-410e-82dc-60dbc0a007c4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ADOPTION ORDER</w:t>
            </w:r>
          </w:p>
        </w:tc>
        <w:tc>
          <w:tcPr>
            <w:tcW w:w="1533" w:type="dxa"/>
          </w:tcPr>
          <w:p w14:paraId="3D0750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GUID=51b73dda-33fd-413d-a3d9-b334dc9254df </w:instrText>
            </w:r>
            <w:r w:rsidRPr="006F2CA2">
              <w:rPr>
                <w:rFonts w:ascii="Times New Roman" w:hAnsi="Times New Roman" w:cs="Times New Roman"/>
                <w:sz w:val="22"/>
                <w:szCs w:val="20"/>
                <w:lang w:val="en-GB" w:eastAsia="en-US"/>
              </w:rPr>
              <w:fldChar w:fldCharType="end"/>
            </w:r>
          </w:p>
        </w:tc>
      </w:tr>
      <w:tr w:rsidR="006F2CA2" w:rsidRPr="006F2CA2" w14:paraId="154FB480" w14:textId="77777777" w:rsidTr="00892A9E">
        <w:trPr>
          <w:divId w:val="2116439976"/>
          <w:cantSplit/>
          <w:jc w:val="center"/>
        </w:trPr>
        <w:tc>
          <w:tcPr>
            <w:tcW w:w="8129" w:type="dxa"/>
            <w:gridSpan w:val="3"/>
          </w:tcPr>
          <w:p w14:paraId="0733CB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GUID=e74d58e8-ca88-455b-813f-2d32500604c9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6908364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GUID=eed47435-2ab2-423e-bf12-246ee6a8f0d7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7B17233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GUID=8b0b3398-14b2-4a5f-af94-ba46c4534469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41AE3A7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GUID=ace7be4e-51e8-4fe8-8931-5eb9f3e3eae4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5405A01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GUID=41b67441-b335-4d29-b896-37da7662ba39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76DBDA1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GUID=25d23fd8-13ae-4e2a-afc7-c6bf2bcbc279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6B4B6E1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GUID=7969500d-b4a7-4aa3-a1e5-6b5e47d39cbf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Guardian in adoption (name of Child Welfare </w:t>
            </w:r>
            <w:proofErr w:type="gramStart"/>
            <w:r w:rsidRPr="006F2CA2">
              <w:rPr>
                <w:rFonts w:ascii="Times New Roman" w:hAnsi="Times New Roman" w:cs="Times New Roman"/>
                <w:sz w:val="22"/>
                <w:szCs w:val="20"/>
                <w:lang w:val="en-GB" w:eastAsia="en-US"/>
              </w:rPr>
              <w:t>Officer)*</w:t>
            </w:r>
            <w:proofErr w:type="gramEnd"/>
            <w:r w:rsidRPr="006F2CA2">
              <w:rPr>
                <w:rFonts w:ascii="Times New Roman" w:hAnsi="Times New Roman" w:cs="Times New Roman"/>
                <w:sz w:val="22"/>
                <w:szCs w:val="20"/>
                <w:lang w:val="en-GB" w:eastAsia="en-US"/>
              </w:rPr>
              <w:t>:</w:t>
            </w:r>
          </w:p>
          <w:p w14:paraId="47CC37C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GUID=a9d9dfb8-4682-4426-8434-d5f42161271e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pending the final determination of the Originating Summons:</w:t>
            </w:r>
          </w:p>
          <w:p w14:paraId="0085E1F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GUID=a940ccff-9e13-431b-b003-246f6812667b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have the custody of the said infant for        </w:t>
            </w:r>
            <w:r w:rsidRPr="006F2CA2">
              <w:rPr>
                <w:rFonts w:ascii="Times New Roman" w:hAnsi="Times New Roman" w:cs="Times New Roman"/>
                <w:sz w:val="22"/>
                <w:szCs w:val="20"/>
                <w:lang w:val="en-GB" w:eastAsia="en-US"/>
              </w:rPr>
              <w:br/>
              <w:t>(duration of interim adoption order) with effect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w:t>
            </w:r>
            <w:r w:rsidRPr="006F2CA2">
              <w:rPr>
                <w:rFonts w:ascii="Times New Roman" w:hAnsi="Times New Roman" w:cs="Times New Roman"/>
                <w:sz w:val="22"/>
                <w:szCs w:val="20"/>
                <w:lang w:val="en-GB" w:eastAsia="en-US"/>
              </w:rPr>
              <w:br/>
              <w:t xml:space="preserve"> commencement of probationary period).</w:t>
            </w:r>
          </w:p>
          <w:p w14:paraId="2B3B3599"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GUID=4301fe4d-944a-463f-96e5-37d5a8e8096d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be subject to the supervision of          </w:t>
            </w:r>
            <w:r w:rsidRPr="006F2CA2">
              <w:rPr>
                <w:rFonts w:ascii="Times New Roman" w:hAnsi="Times New Roman" w:cs="Times New Roman"/>
                <w:sz w:val="22"/>
                <w:szCs w:val="20"/>
                <w:lang w:val="en-GB" w:eastAsia="en-US"/>
              </w:rPr>
              <w:br/>
              <w:t>and who shall be at liberty at all reasonable times to visit and interview the infant alone and to make all necessary inquiries as to the comfort and well-being of the infant.</w:t>
            </w:r>
          </w:p>
          <w:p w14:paraId="1983F92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GUID=e79f45df-1345-4e0b-883d-c5de9069761d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guardian in adoption shall submit to the Court a further affidavit to report on the interim adoption order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submission of date of report).</w:t>
            </w:r>
          </w:p>
          <w:p w14:paraId="76F98EC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GUID=a1062700-dd19-41f5-ae30-43ac7b7653a4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be reviewed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 review).</w:t>
            </w:r>
          </w:p>
          <w:p w14:paraId="5EE7C0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GUID=dbd8918a-317b-4387-aa7d-de8309c068ef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As regards </w:t>
            </w:r>
            <w:proofErr w:type="gramStart"/>
            <w:r w:rsidRPr="006F2CA2">
              <w:rPr>
                <w:rFonts w:ascii="Times New Roman" w:hAnsi="Times New Roman" w:cs="Times New Roman"/>
                <w:sz w:val="22"/>
                <w:szCs w:val="20"/>
                <w:lang w:val="en-GB" w:eastAsia="en-US"/>
              </w:rPr>
              <w:t>costs,   </w:t>
            </w:r>
            <w:proofErr w:type="gramEnd"/>
            <w:r w:rsidRPr="006F2CA2">
              <w:rPr>
                <w:rFonts w:ascii="Times New Roman" w:hAnsi="Times New Roman" w:cs="Times New Roman"/>
                <w:sz w:val="22"/>
                <w:szCs w:val="20"/>
                <w:lang w:val="en-GB" w:eastAsia="en-US"/>
              </w:rPr>
              <w:t>                   .</w:t>
            </w:r>
          </w:p>
          <w:p w14:paraId="7BC25AA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GUID=23913634-6226-4b94-a134-7fcf062f70d4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of the parties including the guardian in adoption of the said infant may apply to the Court for further orders.</w:t>
            </w:r>
          </w:p>
          <w:p w14:paraId="6A1D6A8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GUID=fdd6a022-d6eb-425e-9f1d-b806e6199d1d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14:paraId="058C82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GUID=073b0f38-b750-4318-b298-582bc4579eb5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A6BD1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GUID=b431e79c-d881-4b6a-9de7-ab5192bbae58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10AB193D" w14:textId="77777777" w:rsidTr="00892A9E">
        <w:trPr>
          <w:divId w:val="2116439976"/>
          <w:cantSplit/>
          <w:jc w:val="center"/>
        </w:trPr>
        <w:tc>
          <w:tcPr>
            <w:tcW w:w="8129" w:type="dxa"/>
            <w:gridSpan w:val="3"/>
          </w:tcPr>
          <w:p w14:paraId="3C8805EE" w14:textId="50AA67C8" w:rsidR="00892A9E" w:rsidRDefault="00892A9E" w:rsidP="006F2CA2">
            <w:pPr>
              <w:spacing w:before="60" w:after="60" w:line="240" w:lineRule="auto"/>
              <w:jc w:val="center"/>
              <w:rPr>
                <w:rFonts w:ascii="Times New Roman" w:hAnsi="Times New Roman" w:cs="Times New Roman"/>
                <w:sz w:val="22"/>
                <w:szCs w:val="20"/>
                <w:lang w:val="en-GB" w:eastAsia="en-US"/>
              </w:rPr>
            </w:pPr>
          </w:p>
          <w:p w14:paraId="345C55C6" w14:textId="77777777" w:rsidR="00892A9E" w:rsidRDefault="00892A9E" w:rsidP="006F2CA2">
            <w:pPr>
              <w:spacing w:before="60" w:after="60" w:line="240" w:lineRule="auto"/>
              <w:jc w:val="center"/>
              <w:rPr>
                <w:rFonts w:ascii="Times New Roman" w:hAnsi="Times New Roman" w:cs="Times New Roman"/>
                <w:sz w:val="22"/>
                <w:szCs w:val="20"/>
                <w:lang w:val="en-GB" w:eastAsia="en-US"/>
              </w:rPr>
            </w:pPr>
          </w:p>
          <w:tbl>
            <w:tblPr>
              <w:tblW w:w="8129" w:type="dxa"/>
              <w:jc w:val="center"/>
              <w:tblLook w:val="04A0" w:firstRow="1" w:lastRow="0" w:firstColumn="1" w:lastColumn="0" w:noHBand="0" w:noVBand="1"/>
            </w:tblPr>
            <w:tblGrid>
              <w:gridCol w:w="909"/>
              <w:gridCol w:w="710"/>
              <w:gridCol w:w="636"/>
              <w:gridCol w:w="1313"/>
              <w:gridCol w:w="1788"/>
              <w:gridCol w:w="1513"/>
              <w:gridCol w:w="567"/>
              <w:gridCol w:w="693"/>
            </w:tblGrid>
            <w:tr w:rsidR="00892A9E" w14:paraId="0F8E9A43" w14:textId="77777777" w:rsidTr="00892A9E">
              <w:trPr>
                <w:gridAfter w:val="1"/>
                <w:wAfter w:w="693" w:type="dxa"/>
                <w:cantSplit/>
                <w:jc w:val="center"/>
              </w:trPr>
              <w:tc>
                <w:tcPr>
                  <w:tcW w:w="7436" w:type="dxa"/>
                  <w:gridSpan w:val="7"/>
                </w:tcPr>
                <w:tbl>
                  <w:tblPr>
                    <w:tblW w:w="7200" w:type="dxa"/>
                    <w:jc w:val="center"/>
                    <w:tblLook w:val="04A0" w:firstRow="1" w:lastRow="0" w:firstColumn="1" w:lastColumn="0" w:noHBand="0" w:noVBand="1"/>
                  </w:tblPr>
                  <w:tblGrid>
                    <w:gridCol w:w="1600"/>
                    <w:gridCol w:w="4020"/>
                    <w:gridCol w:w="1580"/>
                  </w:tblGrid>
                  <w:tr w:rsidR="00892A9E" w14:paraId="07B41ABE" w14:textId="77777777">
                    <w:trPr>
                      <w:cantSplit/>
                      <w:jc w:val="center"/>
                    </w:trPr>
                    <w:tc>
                      <w:tcPr>
                        <w:tcW w:w="7200" w:type="dxa"/>
                        <w:gridSpan w:val="3"/>
                        <w:hideMark/>
                      </w:tcPr>
                      <w:p w14:paraId="66167C86" w14:textId="77777777" w:rsidR="00892A9E" w:rsidRPr="00892A9E" w:rsidRDefault="00892A9E" w:rsidP="00892A9E">
                        <w:pPr>
                          <w:pStyle w:val="Heading1"/>
                          <w:jc w:val="center"/>
                          <w:rPr>
                            <w:rFonts w:ascii="Times New Roman" w:hAnsi="Times New Roman"/>
                            <w:b w:val="0"/>
                            <w:bCs w:val="0"/>
                            <w:sz w:val="22"/>
                            <w:szCs w:val="22"/>
                            <w:lang w:val="en-GB"/>
                          </w:rPr>
                        </w:pPr>
                        <w:r>
                          <w:rPr>
                            <w:rFonts w:asciiTheme="majorHAnsi" w:eastAsiaTheme="majorEastAsia" w:hAnsiTheme="majorHAnsi" w:cstheme="majorBidi"/>
                            <w:color w:val="2E74B5" w:themeColor="accent1" w:themeShade="BF"/>
                            <w:sz w:val="26"/>
                            <w:szCs w:val="32"/>
                            <w:lang w:val="en-GB"/>
                          </w:rPr>
                          <w:br w:type="page"/>
                        </w:r>
                        <w:r>
                          <w:rPr>
                            <w:rFonts w:asciiTheme="majorHAnsi" w:eastAsiaTheme="majorEastAsia" w:hAnsiTheme="majorHAnsi" w:cstheme="majorBidi"/>
                            <w:color w:val="2E74B5" w:themeColor="accent1" w:themeShade="BF"/>
                            <w:sz w:val="32"/>
                            <w:szCs w:val="32"/>
                            <w:lang w:val="en-GB"/>
                          </w:rPr>
                          <w:br w:type="page"/>
                        </w:r>
                        <w:r w:rsidRPr="00892A9E">
                          <w:rPr>
                            <w:rFonts w:ascii="Times New Roman" w:hAnsi="Times New Roman"/>
                            <w:b w:val="0"/>
                            <w:bCs w:val="0"/>
                            <w:color w:val="auto"/>
                            <w:sz w:val="22"/>
                            <w:szCs w:val="22"/>
                            <w:lang w:val="en-GB"/>
                          </w:rPr>
                          <w:fldChar w:fldCharType="begin"/>
                        </w:r>
                        <w:r w:rsidRPr="00892A9E">
                          <w:rPr>
                            <w:rFonts w:ascii="Times New Roman" w:hAnsi="Times New Roman"/>
                            <w:b w:val="0"/>
                            <w:bCs w:val="0"/>
                            <w:color w:val="auto"/>
                            <w:sz w:val="22"/>
                            <w:szCs w:val="22"/>
                            <w:lang w:val="en-GB"/>
                          </w:rPr>
                          <w:instrText xml:space="preserve"> GUID=bf7fb4b5-5d58-41ec-a043-973909f325fb </w:instrText>
                        </w:r>
                        <w:r w:rsidRPr="00892A9E">
                          <w:rPr>
                            <w:rFonts w:ascii="Times New Roman" w:hAnsi="Times New Roman"/>
                            <w:b w:val="0"/>
                            <w:bCs w:val="0"/>
                            <w:color w:val="auto"/>
                            <w:sz w:val="22"/>
                            <w:szCs w:val="22"/>
                            <w:lang w:val="en-GB"/>
                          </w:rPr>
                          <w:fldChar w:fldCharType="end"/>
                        </w:r>
                        <w:r w:rsidRPr="00892A9E">
                          <w:rPr>
                            <w:rFonts w:ascii="Times New Roman" w:hAnsi="Times New Roman"/>
                            <w:b w:val="0"/>
                            <w:bCs w:val="0"/>
                            <w:color w:val="auto"/>
                            <w:sz w:val="22"/>
                            <w:szCs w:val="22"/>
                            <w:lang w:val="en-GB"/>
                          </w:rPr>
                          <w:t>FORM 42</w:t>
                        </w:r>
                      </w:p>
                    </w:tc>
                  </w:tr>
                  <w:tr w:rsidR="00892A9E" w14:paraId="5224AFA5" w14:textId="77777777">
                    <w:trPr>
                      <w:cantSplit/>
                      <w:jc w:val="center"/>
                    </w:trPr>
                    <w:tc>
                      <w:tcPr>
                        <w:tcW w:w="1600" w:type="dxa"/>
                        <w:hideMark/>
                      </w:tcPr>
                      <w:p w14:paraId="23729A61" w14:textId="77777777" w:rsidR="00892A9E" w:rsidRDefault="00892A9E" w:rsidP="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GUID=48b6f3fa-d80f-4e6a-a676-9a05d1e24d59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020" w:type="dxa"/>
                      </w:tcPr>
                      <w:p w14:paraId="7E994D48" w14:textId="77777777" w:rsidR="00892A9E" w:rsidRDefault="00892A9E" w:rsidP="00892A9E">
                        <w:pPr>
                          <w:spacing w:before="60" w:after="60" w:line="240" w:lineRule="auto"/>
                          <w:jc w:val="center"/>
                          <w:rPr>
                            <w:rFonts w:ascii="Times New Roman" w:hAnsi="Times New Roman" w:cs="Times New Roman"/>
                            <w:sz w:val="22"/>
                            <w:szCs w:val="20"/>
                            <w:lang w:val="en-GB"/>
                          </w:rPr>
                        </w:pPr>
                      </w:p>
                      <w:p w14:paraId="5A36BF6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GUID=329fd2e5-c9fa-4630-9903-78fad81bcc14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580" w:type="dxa"/>
                        <w:hideMark/>
                      </w:tcPr>
                      <w:p w14:paraId="0159191A"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GUID=ed1eeb79-0c90-49e3-bb0e-bea8af5b40a3 </w:instrText>
                        </w:r>
                        <w:r>
                          <w:rPr>
                            <w:rFonts w:ascii="Times New Roman" w:hAnsi="Times New Roman" w:cs="Times New Roman"/>
                            <w:szCs w:val="20"/>
                            <w:lang w:val="en-GB"/>
                          </w:rPr>
                          <w:fldChar w:fldCharType="end"/>
                        </w:r>
                      </w:p>
                    </w:tc>
                  </w:tr>
                </w:tbl>
                <w:p w14:paraId="6473256E"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GUID=b85adb78-aa2b-44e3-9506-63d77a1efc09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306FE61F" w14:textId="77777777" w:rsidR="00892A9E" w:rsidRDefault="00892A9E" w:rsidP="00892A9E">
                  <w:pPr>
                    <w:spacing w:before="60" w:after="60" w:line="240" w:lineRule="auto"/>
                    <w:jc w:val="center"/>
                    <w:rPr>
                      <w:rFonts w:ascii="Times New Roman" w:eastAsiaTheme="minorHAnsi"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GUID=9df03465-fad5-4162-9a8b-8544960237f5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in Singapore)</w:t>
                  </w:r>
                </w:p>
                <w:p w14:paraId="4FDC0216"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GUID=085ca181-373b-4d39-af75-247588b5884e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4648E321"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GUID=3744bfda-2d65-4fe9-8fe9-ffabed0c7bd2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753E3A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GUID=c9701bc7-7ffe-42cd-93e1-a9ed25a2ed92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6F51BF4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GUID=36b6e5fa-141b-4c46-b15f-8779d9455063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2E24CBC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GUID=0120e6c2-a991-459f-9ba6-706e68b0db9c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4A9A2C6"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GUID=c0f772b7-d16f-420d-a008-0392bf609ef4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0AD662D8"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GUID=87a6591e-149e-41cc-a2ed-e79609f23133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5D9AB4EF"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GUID=6ebcac3b-9725-4ca8-a8a7-5add4decc2af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131C251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GUID=4943e438-3431-4605-91bb-752174b1164b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5"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39C6DAC3"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GUID=51444bbb-1e34-4218-b41e-a520c6492970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given.)</w:t>
                  </w:r>
                </w:p>
                <w:p w14:paraId="1CC33FA9"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GUID=25c745dc-b272-4832-8444-8e0a6e45fb95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96E018D"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GUID=59c51f1b-4f9d-4056-a560-4578b9c8a4a7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p w14:paraId="5C3E38D1" w14:textId="77777777" w:rsidR="00892A9E" w:rsidRDefault="00892A9E" w:rsidP="00892A9E">
                  <w:pPr>
                    <w:spacing w:before="60" w:after="60" w:line="240" w:lineRule="auto"/>
                    <w:jc w:val="both"/>
                    <w:rPr>
                      <w:rFonts w:ascii="Times New Roman" w:hAnsi="Times New Roman" w:cs="Times New Roman"/>
                      <w:szCs w:val="20"/>
                      <w:lang w:val="en-GB"/>
                    </w:rPr>
                  </w:pPr>
                </w:p>
                <w:tbl>
                  <w:tblPr>
                    <w:tblW w:w="7220" w:type="dxa"/>
                    <w:tblLook w:val="04A0" w:firstRow="1" w:lastRow="0" w:firstColumn="1" w:lastColumn="0" w:noHBand="0" w:noVBand="1"/>
                  </w:tblPr>
                  <w:tblGrid>
                    <w:gridCol w:w="1013"/>
                    <w:gridCol w:w="555"/>
                    <w:gridCol w:w="676"/>
                    <w:gridCol w:w="516"/>
                    <w:gridCol w:w="802"/>
                    <w:gridCol w:w="945"/>
                    <w:gridCol w:w="1244"/>
                    <w:gridCol w:w="1469"/>
                  </w:tblGrid>
                  <w:tr w:rsidR="00892A9E" w14:paraId="2D090508" w14:textId="77777777">
                    <w:trPr>
                      <w:cantSplit/>
                      <w:trHeight w:val="420"/>
                    </w:trPr>
                    <w:tc>
                      <w:tcPr>
                        <w:tcW w:w="7220" w:type="dxa"/>
                        <w:gridSpan w:val="8"/>
                        <w:vAlign w:val="bottom"/>
                        <w:hideMark/>
                      </w:tcPr>
                      <w:p w14:paraId="5A16856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GUID=690f6839-37e1-4555-add0-5bed5f605edc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892A9E" w14:paraId="58F9A166" w14:textId="77777777">
                    <w:trPr>
                      <w:cantSplit/>
                      <w:trHeight w:val="1200"/>
                    </w:trPr>
                    <w:tc>
                      <w:tcPr>
                        <w:tcW w:w="1012" w:type="dxa"/>
                        <w:vMerge w:val="restart"/>
                        <w:textDirection w:val="btLr"/>
                        <w:vAlign w:val="center"/>
                        <w:hideMark/>
                      </w:tcPr>
                      <w:p w14:paraId="4E12CF5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CHILD’S PARTICULARS</w:t>
                        </w:r>
                      </w:p>
                    </w:tc>
                    <w:tc>
                      <w:tcPr>
                        <w:tcW w:w="3229" w:type="dxa"/>
                        <w:gridSpan w:val="5"/>
                        <w:hideMark/>
                      </w:tcPr>
                      <w:p w14:paraId="42A9D2E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GUID=803e4483-d8a0-4962-ae8f-0e6f1bcf8181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979" w:type="dxa"/>
                        <w:gridSpan w:val="2"/>
                        <w:hideMark/>
                      </w:tcPr>
                      <w:p w14:paraId="080C3FD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GUID=02252c77-0f6e-4cd6-b4b3-d78453dabd21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892A9E" w14:paraId="67FD0F43" w14:textId="77777777">
                    <w:trPr>
                      <w:cantSplit/>
                    </w:trPr>
                    <w:tc>
                      <w:tcPr>
                        <w:tcW w:w="0" w:type="auto"/>
                        <w:vMerge/>
                        <w:vAlign w:val="center"/>
                        <w:hideMark/>
                      </w:tcPr>
                      <w:p w14:paraId="7BB1A9C8" w14:textId="77777777" w:rsidR="00892A9E" w:rsidRDefault="00892A9E" w:rsidP="00892A9E">
                        <w:pPr>
                          <w:spacing w:after="0"/>
                          <w:rPr>
                            <w:rFonts w:ascii="Times New Roman" w:hAnsi="Times New Roman" w:cs="Times New Roman"/>
                            <w:sz w:val="22"/>
                            <w:szCs w:val="20"/>
                            <w:lang w:val="en-GB" w:eastAsia="en-US"/>
                          </w:rPr>
                        </w:pPr>
                      </w:p>
                    </w:tc>
                    <w:tc>
                      <w:tcPr>
                        <w:tcW w:w="580" w:type="dxa"/>
                        <w:hideMark/>
                      </w:tcPr>
                      <w:p w14:paraId="69CB54CA"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p>
                      <w:p w14:paraId="3880C265"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GUID=9338fafe-0f64-4df0-b381-f2dc95632d3f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720" w:type="dxa"/>
                        <w:hideMark/>
                      </w:tcPr>
                      <w:p w14:paraId="3EAE5D94"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GUID=9803fbf9-8263-476b-971e-dbc62d20c835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6" w:type="dxa"/>
                        <w:hideMark/>
                      </w:tcPr>
                      <w:p w14:paraId="4248DC25"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GUID=c0c16f89-f6fc-4cec-bcd4-b46fbf8d9a09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840" w:type="dxa"/>
                        <w:hideMark/>
                      </w:tcPr>
                      <w:p w14:paraId="00324812"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GUID=a7203132-8c1e-497a-a5f1-7fafed6466ae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20" w:type="dxa"/>
                        <w:hideMark/>
                      </w:tcPr>
                      <w:p w14:paraId="240378BD"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GUID=098cb734-72e5-4fa8-a2ea-34635dae53d3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320" w:type="dxa"/>
                        <w:hideMark/>
                      </w:tcPr>
                      <w:p w14:paraId="343BA5D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GUID=575e28f2-d795-4131-be0f-a701d3b4e144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100" w:type="dxa"/>
                        <w:hideMark/>
                      </w:tcPr>
                      <w:p w14:paraId="6F56977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GUID=bcfb3a00-84c9-4e7e-9d43-ff77c9d61704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892A9E" w14:paraId="148C77F2" w14:textId="77777777">
                    <w:trPr>
                      <w:cantSplit/>
                    </w:trPr>
                    <w:tc>
                      <w:tcPr>
                        <w:tcW w:w="1100" w:type="dxa"/>
                        <w:vMerge w:val="restart"/>
                        <w:textDirection w:val="btLr"/>
                        <w:vAlign w:val="center"/>
                        <w:hideMark/>
                      </w:tcPr>
                      <w:p w14:paraId="723F5A2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2140" w:type="dxa"/>
                        <w:gridSpan w:val="5"/>
                        <w:hideMark/>
                      </w:tcPr>
                      <w:p w14:paraId="03734C37"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GUID=90bd4527-117c-4e7f-bb98-80ee9c5eb64d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320" w:type="dxa"/>
                        <w:hideMark/>
                      </w:tcPr>
                      <w:p w14:paraId="793F81C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GUID=dcb39c4f-749e-46a4-8971-07e89e4a4df9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100" w:type="dxa"/>
                        <w:hideMark/>
                      </w:tcPr>
                      <w:p w14:paraId="1462275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GUID=72202393-12fa-458e-92c1-348e276de229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7E43B22" w14:textId="77777777">
                    <w:trPr>
                      <w:cantSplit/>
                    </w:trPr>
                    <w:tc>
                      <w:tcPr>
                        <w:tcW w:w="0" w:type="auto"/>
                        <w:vMerge/>
                        <w:vAlign w:val="center"/>
                        <w:hideMark/>
                      </w:tcPr>
                      <w:p w14:paraId="6BE246FE" w14:textId="77777777" w:rsidR="00892A9E" w:rsidRDefault="00892A9E" w:rsidP="00892A9E">
                        <w:pPr>
                          <w:spacing w:after="0"/>
                          <w:rPr>
                            <w:rFonts w:ascii="Times New Roman" w:hAnsi="Times New Roman" w:cs="Times New Roman"/>
                            <w:sz w:val="22"/>
                            <w:szCs w:val="20"/>
                            <w:lang w:val="en-GB" w:eastAsia="en-US"/>
                          </w:rPr>
                        </w:pPr>
                      </w:p>
                    </w:tc>
                    <w:tc>
                      <w:tcPr>
                        <w:tcW w:w="2140" w:type="dxa"/>
                        <w:gridSpan w:val="5"/>
                        <w:hideMark/>
                      </w:tcPr>
                      <w:p w14:paraId="62CA746F"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p>
                      <w:p w14:paraId="0BE1B166"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GUID=1bf06297-2f66-4f16-a5bf-489216dfae8c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320" w:type="dxa"/>
                        <w:hideMark/>
                      </w:tcPr>
                      <w:p w14:paraId="6C5F5F2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GUID=c47a9a1f-2bb9-42c3-b0c3-a62ea8b37bb3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100" w:type="dxa"/>
                        <w:hideMark/>
                      </w:tcPr>
                      <w:p w14:paraId="21D372B5"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GUID=2e9b055a-77cf-425c-9d1e-cb2f623b9463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bl>
                <w:p w14:paraId="19BD55BB" w14:textId="77777777" w:rsidR="00892A9E" w:rsidRDefault="00892A9E" w:rsidP="00892A9E">
                  <w:pPr>
                    <w:spacing w:before="60" w:after="60" w:line="240" w:lineRule="auto"/>
                    <w:jc w:val="both"/>
                    <w:rPr>
                      <w:rFonts w:ascii="Times New Roman" w:hAnsi="Times New Roman" w:cs="Times New Roman"/>
                      <w:szCs w:val="20"/>
                      <w:lang w:val="en-GB"/>
                    </w:rPr>
                  </w:pPr>
                </w:p>
              </w:tc>
            </w:tr>
            <w:tr w:rsidR="00892A9E" w14:paraId="7FE53C64" w14:textId="77777777" w:rsidTr="00892A9E">
              <w:trPr>
                <w:gridBefore w:val="1"/>
                <w:wBefore w:w="909" w:type="dxa"/>
                <w:cantSplit/>
                <w:jc w:val="center"/>
              </w:trPr>
              <w:tc>
                <w:tcPr>
                  <w:tcW w:w="710" w:type="dxa"/>
                  <w:vMerge w:val="restart"/>
                  <w:textDirection w:val="btLr"/>
                  <w:vAlign w:val="center"/>
                  <w:hideMark/>
                </w:tcPr>
                <w:p w14:paraId="6CC0C01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ADOPTIVE PARENTS</w:t>
                  </w:r>
                </w:p>
              </w:tc>
              <w:tc>
                <w:tcPr>
                  <w:tcW w:w="636" w:type="dxa"/>
                  <w:vMerge w:val="restart"/>
                  <w:textDirection w:val="btLr"/>
                  <w:vAlign w:val="center"/>
                  <w:hideMark/>
                </w:tcPr>
                <w:p w14:paraId="39957A8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01" w:type="dxa"/>
                  <w:gridSpan w:val="2"/>
                  <w:hideMark/>
                </w:tcPr>
                <w:p w14:paraId="368AA75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GUID=3b187067-b978-46da-b850-dee5dc6998c1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513" w:type="dxa"/>
                  <w:hideMark/>
                </w:tcPr>
                <w:p w14:paraId="0041CE8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GUID=6c34357a-867a-46ab-a31f-cb406663ca2b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79DE84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GUID=cdcd21b5-037a-499c-aa3e-5150799aac58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7B56574" w14:textId="77777777" w:rsidTr="00892A9E">
              <w:trPr>
                <w:gridBefore w:val="1"/>
                <w:wBefore w:w="909" w:type="dxa"/>
                <w:cantSplit/>
                <w:jc w:val="center"/>
              </w:trPr>
              <w:tc>
                <w:tcPr>
                  <w:tcW w:w="0" w:type="auto"/>
                  <w:vMerge/>
                  <w:vAlign w:val="center"/>
                  <w:hideMark/>
                </w:tcPr>
                <w:p w14:paraId="184ACAE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0857D705"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2CE08407"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3C35D6A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GUID=5d0d2c91-daa0-494c-8602-2e7734c8b416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7877F9B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GUID=497e9541-75f1-471b-8052-3b59a2ee7d86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2DB4AF4A"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GUID=92bed2ff-c118-43b9-a3cd-0c5792c5ad78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05F0F6EA" w14:textId="77777777" w:rsidTr="00892A9E">
              <w:trPr>
                <w:gridBefore w:val="1"/>
                <w:wBefore w:w="909" w:type="dxa"/>
                <w:cantSplit/>
                <w:jc w:val="center"/>
              </w:trPr>
              <w:tc>
                <w:tcPr>
                  <w:tcW w:w="0" w:type="auto"/>
                  <w:vMerge/>
                  <w:vAlign w:val="center"/>
                  <w:hideMark/>
                </w:tcPr>
                <w:p w14:paraId="5501D620"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4280724D"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54ADC44B"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295066A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GUID=001b1d2e-14dc-4329-a313-ed7c5ae39869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C7F2D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GUID=4abf24e6-44a0-4caf-8bd1-14ec0b02bd44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34FFD73" w14:textId="77777777" w:rsidTr="00892A9E">
              <w:trPr>
                <w:gridBefore w:val="1"/>
                <w:wBefore w:w="909" w:type="dxa"/>
                <w:cantSplit/>
                <w:trHeight w:val="667"/>
                <w:jc w:val="center"/>
              </w:trPr>
              <w:tc>
                <w:tcPr>
                  <w:tcW w:w="0" w:type="auto"/>
                  <w:vMerge/>
                  <w:vAlign w:val="center"/>
                  <w:hideMark/>
                </w:tcPr>
                <w:p w14:paraId="083D2DA7" w14:textId="77777777" w:rsidR="00892A9E" w:rsidRDefault="00892A9E" w:rsidP="00892A9E">
                  <w:pPr>
                    <w:spacing w:before="60" w:after="60" w:line="240" w:lineRule="auto"/>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p>
                <w:p w14:paraId="2E0D0D73" w14:textId="77777777" w:rsidR="00892A9E" w:rsidRDefault="00892A9E" w:rsidP="00892A9E">
                  <w:pPr>
                    <w:spacing w:after="0"/>
                    <w:rPr>
                      <w:rFonts w:ascii="Times New Roman" w:hAnsi="Times New Roman" w:cs="Times New Roman"/>
                      <w:sz w:val="22"/>
                      <w:szCs w:val="20"/>
                      <w:lang w:val="en-GB" w:eastAsia="en-US"/>
                    </w:rPr>
                  </w:pPr>
                </w:p>
              </w:tc>
              <w:tc>
                <w:tcPr>
                  <w:tcW w:w="636" w:type="dxa"/>
                  <w:vMerge w:val="restart"/>
                  <w:textDirection w:val="btLr"/>
                  <w:vAlign w:val="center"/>
                  <w:hideMark/>
                </w:tcPr>
                <w:p w14:paraId="45C9CDF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01" w:type="dxa"/>
                  <w:gridSpan w:val="2"/>
                  <w:hideMark/>
                </w:tcPr>
                <w:p w14:paraId="69EE763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GUID=20319730-168e-4b55-be09-c004e32ebf50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513" w:type="dxa"/>
                  <w:hideMark/>
                </w:tcPr>
                <w:p w14:paraId="7C3AB3E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GUID=1e2ab9f3-9c11-41e7-9efe-601c4e8a33ff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314E2DC"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GUID=762ac6c0-18ee-40ac-a720-4d767995e52a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62A21B2" w14:textId="77777777" w:rsidTr="00892A9E">
              <w:trPr>
                <w:gridBefore w:val="1"/>
                <w:wBefore w:w="909" w:type="dxa"/>
                <w:cantSplit/>
                <w:jc w:val="center"/>
              </w:trPr>
              <w:tc>
                <w:tcPr>
                  <w:tcW w:w="0" w:type="auto"/>
                  <w:vMerge/>
                  <w:vAlign w:val="center"/>
                  <w:hideMark/>
                </w:tcPr>
                <w:p w14:paraId="2EBACB11"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4F0D1E0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5469F28"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4154917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GUID=5a776251-df05-4afb-98fe-01aa8e3d8750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645DEE4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GUID=b5ade3b4-18e9-4ed4-a8d8-280c4255d6c3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028A13E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GUID=42dbee17-f29b-44c5-8591-870bab8609c9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84915A4" w14:textId="77777777" w:rsidTr="00892A9E">
              <w:trPr>
                <w:gridBefore w:val="1"/>
                <w:wBefore w:w="909" w:type="dxa"/>
                <w:cantSplit/>
                <w:jc w:val="center"/>
              </w:trPr>
              <w:tc>
                <w:tcPr>
                  <w:tcW w:w="0" w:type="auto"/>
                  <w:vMerge/>
                  <w:vAlign w:val="center"/>
                  <w:hideMark/>
                </w:tcPr>
                <w:p w14:paraId="195B538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5FA1274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46D6C75"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34E69E9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GUID=c1a42729-b037-4a49-86fd-4a9d305b6cdd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E5E074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GUID=1273d74a-728f-48b6-ac1a-eb77a5183052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427F532" w14:textId="77777777" w:rsidTr="00892A9E">
              <w:trPr>
                <w:gridBefore w:val="1"/>
                <w:wBefore w:w="909" w:type="dxa"/>
                <w:cantSplit/>
                <w:jc w:val="center"/>
              </w:trPr>
              <w:tc>
                <w:tcPr>
                  <w:tcW w:w="1346" w:type="dxa"/>
                  <w:gridSpan w:val="2"/>
                  <w:hideMark/>
                </w:tcPr>
                <w:p w14:paraId="36D003E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GUID=a3d0a9bc-5891-484d-92ce-382c98285f10 </w:instrText>
                  </w:r>
                  <w:r>
                    <w:rPr>
                      <w:rFonts w:ascii="Times New Roman" w:hAnsi="Times New Roman" w:cs="Times New Roman"/>
                      <w:szCs w:val="20"/>
                      <w:lang w:val="en-GB"/>
                    </w:rPr>
                    <w:fldChar w:fldCharType="end"/>
                  </w:r>
                </w:p>
              </w:tc>
              <w:tc>
                <w:tcPr>
                  <w:tcW w:w="5874" w:type="dxa"/>
                  <w:gridSpan w:val="5"/>
                  <w:hideMark/>
                </w:tcPr>
                <w:p w14:paraId="653382A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GUID=158084f2-76b1-4826-843f-11494d1fe58c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892A9E" w14:paraId="465D4B29" w14:textId="77777777" w:rsidTr="00892A9E">
              <w:trPr>
                <w:gridBefore w:val="1"/>
                <w:wBefore w:w="909" w:type="dxa"/>
                <w:cantSplit/>
                <w:jc w:val="center"/>
              </w:trPr>
              <w:tc>
                <w:tcPr>
                  <w:tcW w:w="1346" w:type="dxa"/>
                  <w:gridSpan w:val="2"/>
                  <w:hideMark/>
                </w:tcPr>
                <w:p w14:paraId="0BF63F4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GUID=17250446-05d6-4a4b-af71-9f6a847e24e4 </w:instrText>
                  </w:r>
                  <w:r>
                    <w:rPr>
                      <w:rFonts w:ascii="Times New Roman" w:hAnsi="Times New Roman" w:cs="Times New Roman"/>
                      <w:szCs w:val="20"/>
                      <w:lang w:val="en-GB"/>
                    </w:rPr>
                    <w:fldChar w:fldCharType="end"/>
                  </w:r>
                </w:p>
              </w:tc>
              <w:tc>
                <w:tcPr>
                  <w:tcW w:w="5874" w:type="dxa"/>
                  <w:gridSpan w:val="5"/>
                  <w:hideMark/>
                </w:tcPr>
                <w:p w14:paraId="00E7596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GUID=3b39bd99-ee47-4e80-90ed-12066d56374d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892A9E" w14:paraId="07FF5DA4" w14:textId="77777777" w:rsidTr="00892A9E">
              <w:trPr>
                <w:gridBefore w:val="1"/>
                <w:wBefore w:w="909" w:type="dxa"/>
                <w:cantSplit/>
                <w:jc w:val="center"/>
              </w:trPr>
              <w:tc>
                <w:tcPr>
                  <w:tcW w:w="1346" w:type="dxa"/>
                  <w:gridSpan w:val="2"/>
                  <w:hideMark/>
                </w:tcPr>
                <w:p w14:paraId="04194B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GUID=a53884ca-35c6-42a0-b19b-e3c858b328d8 </w:instrText>
                  </w:r>
                  <w:r>
                    <w:rPr>
                      <w:rFonts w:ascii="Times New Roman" w:hAnsi="Times New Roman" w:cs="Times New Roman"/>
                      <w:szCs w:val="20"/>
                      <w:lang w:val="en-GB"/>
                    </w:rPr>
                    <w:fldChar w:fldCharType="end"/>
                  </w:r>
                </w:p>
              </w:tc>
              <w:tc>
                <w:tcPr>
                  <w:tcW w:w="5874" w:type="dxa"/>
                  <w:gridSpan w:val="5"/>
                  <w:hideMark/>
                </w:tcPr>
                <w:p w14:paraId="5961DB6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GUID=6b8181fd-81da-48dd-b43d-e0d9c3b6d331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1A2B3E3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GUID=f510ebdf-2f91-4f61-b4f1-b536de7b6e2f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bl>
          <w:p w14:paraId="2DCC4621" w14:textId="3AD94710"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GUID=bea374b3-5c82-44bd-a378-42d13e2429a6 </w:instrText>
            </w:r>
            <w:r w:rsidRPr="006F2CA2">
              <w:rPr>
                <w:rFonts w:ascii="Times New Roman" w:hAnsi="Times New Roman" w:cs="Times New Roman"/>
                <w:sz w:val="22"/>
                <w:szCs w:val="20"/>
                <w:lang w:val="en-GB" w:eastAsia="en-US"/>
              </w:rPr>
              <w:fldChar w:fldCharType="end"/>
            </w:r>
          </w:p>
        </w:tc>
      </w:tr>
    </w:tbl>
    <w:p w14:paraId="0A6CC1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93D54F8"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260"/>
        <w:gridCol w:w="1360"/>
      </w:tblGrid>
      <w:tr w:rsidR="00DF53AE" w14:paraId="0CF7B926" w14:textId="77777777" w:rsidTr="00DF53AE">
        <w:trPr>
          <w:divId w:val="2116439976"/>
          <w:cantSplit/>
          <w:jc w:val="center"/>
        </w:trPr>
        <w:tc>
          <w:tcPr>
            <w:tcW w:w="7000" w:type="dxa"/>
            <w:gridSpan w:val="3"/>
            <w:hideMark/>
          </w:tcPr>
          <w:p w14:paraId="451D37F0" w14:textId="77777777" w:rsidR="00DF53AE" w:rsidRPr="00DF53AE" w:rsidRDefault="00DF53AE">
            <w:pPr>
              <w:pStyle w:val="Heading1"/>
              <w:jc w:val="center"/>
              <w:rPr>
                <w:rFonts w:ascii="Times New Roman" w:hAnsi="Times New Roman"/>
                <w:b w:val="0"/>
                <w:bCs w:val="0"/>
                <w:sz w:val="22"/>
                <w:szCs w:val="22"/>
                <w:lang w:val="en-GB"/>
              </w:rPr>
            </w:pPr>
            <w:r w:rsidRPr="00DF53AE">
              <w:rPr>
                <w:rFonts w:ascii="Times New Roman" w:hAnsi="Times New Roman"/>
                <w:b w:val="0"/>
                <w:bCs w:val="0"/>
                <w:color w:val="auto"/>
                <w:sz w:val="22"/>
                <w:szCs w:val="22"/>
                <w:lang w:val="en-GB"/>
              </w:rPr>
              <w:lastRenderedPageBreak/>
              <w:fldChar w:fldCharType="begin"/>
            </w:r>
            <w:r w:rsidRPr="00DF53AE">
              <w:rPr>
                <w:rFonts w:ascii="Times New Roman" w:hAnsi="Times New Roman"/>
                <w:b w:val="0"/>
                <w:bCs w:val="0"/>
                <w:color w:val="auto"/>
                <w:sz w:val="22"/>
                <w:szCs w:val="22"/>
                <w:lang w:val="en-GB"/>
              </w:rPr>
              <w:instrText xml:space="preserve"> GUID=9d39b631-3be7-4af5-bf29-10899ac185ca </w:instrText>
            </w:r>
            <w:r w:rsidRPr="00DF53AE">
              <w:rPr>
                <w:rFonts w:ascii="Times New Roman" w:hAnsi="Times New Roman"/>
                <w:b w:val="0"/>
                <w:bCs w:val="0"/>
                <w:color w:val="auto"/>
                <w:sz w:val="22"/>
                <w:szCs w:val="22"/>
                <w:lang w:val="en-GB"/>
              </w:rPr>
              <w:fldChar w:fldCharType="end"/>
            </w:r>
            <w:r w:rsidRPr="00DF53AE">
              <w:rPr>
                <w:rFonts w:ascii="Times New Roman" w:hAnsi="Times New Roman"/>
                <w:b w:val="0"/>
                <w:bCs w:val="0"/>
                <w:color w:val="auto"/>
                <w:sz w:val="22"/>
                <w:szCs w:val="22"/>
                <w:lang w:val="en-GB"/>
              </w:rPr>
              <w:t>FORM 43</w:t>
            </w:r>
          </w:p>
        </w:tc>
      </w:tr>
      <w:tr w:rsidR="00DF53AE" w14:paraId="07B11F24" w14:textId="77777777" w:rsidTr="00DF53AE">
        <w:trPr>
          <w:divId w:val="2116439976"/>
          <w:cantSplit/>
          <w:jc w:val="center"/>
        </w:trPr>
        <w:tc>
          <w:tcPr>
            <w:tcW w:w="1380" w:type="dxa"/>
            <w:hideMark/>
          </w:tcPr>
          <w:p w14:paraId="16869ACF" w14:textId="77777777" w:rsidR="00DF53AE" w:rsidRDefault="00DF53A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GUID=be077efa-f0c0-471b-b87b-50663a852d32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260" w:type="dxa"/>
          </w:tcPr>
          <w:p w14:paraId="44EDACEC" w14:textId="77777777" w:rsidR="00DF53AE" w:rsidRDefault="00DF53AE">
            <w:pPr>
              <w:spacing w:before="60" w:after="60" w:line="240" w:lineRule="auto"/>
              <w:jc w:val="center"/>
              <w:rPr>
                <w:rFonts w:ascii="Times New Roman" w:hAnsi="Times New Roman" w:cs="Times New Roman"/>
                <w:sz w:val="22"/>
                <w:szCs w:val="20"/>
                <w:lang w:val="en-GB"/>
              </w:rPr>
            </w:pPr>
          </w:p>
          <w:p w14:paraId="6D0FBCA3"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GUID=211854f5-e2a3-4cde-981f-00c8b20a2b89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360" w:type="dxa"/>
            <w:hideMark/>
          </w:tcPr>
          <w:p w14:paraId="0FC4B06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GUID=a9ec99cd-0bf2-43e1-a3c8-744a484cbecb </w:instrText>
            </w:r>
            <w:r>
              <w:rPr>
                <w:rFonts w:ascii="Times New Roman" w:hAnsi="Times New Roman" w:cs="Times New Roman"/>
                <w:szCs w:val="20"/>
                <w:lang w:val="en-GB"/>
              </w:rPr>
              <w:fldChar w:fldCharType="end"/>
            </w:r>
          </w:p>
        </w:tc>
      </w:tr>
      <w:tr w:rsidR="00DF53AE" w14:paraId="57C38B05" w14:textId="77777777" w:rsidTr="00DF53AE">
        <w:trPr>
          <w:divId w:val="2116439976"/>
          <w:cantSplit/>
          <w:jc w:val="center"/>
        </w:trPr>
        <w:tc>
          <w:tcPr>
            <w:tcW w:w="7000" w:type="dxa"/>
            <w:gridSpan w:val="3"/>
            <w:hideMark/>
          </w:tcPr>
          <w:p w14:paraId="31045DE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GUID=ba6958aa-3ffa-4494-a5f2-3a6656deab6f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0F92444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GUID=120abdcb-04aa-4742-98f9-59057863aecf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outside Singapore)</w:t>
            </w:r>
          </w:p>
          <w:p w14:paraId="795117F9"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GUID=0dfde384-364f-4152-bd32-3b58cd12dbf2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3711ABA9"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GUID=a61326a4-d793-440b-bab3-43e79cdbcb70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3BF3442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GUID=1fbfe401-bfcd-4bea-acb3-7c2c8e89376e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7E89F96F"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GUID=905d8137-cf69-41e1-ac11-b247feb1d521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0E3307CC"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GUID=29f615f6-8c15-46bc-ae1c-4a50614dcc7c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6BEC2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GUID=d246ea05-f2bf-4dc6-b9eb-fae6135a7698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6F49B3B3"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GUID=a9bb25da-8998-4b0e-90de-e0fcd6504acd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797FC88B"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GUID=6f69f482-a87a-4d07-b4e6-f04fd0a463f0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w:t>
            </w:r>
            <w:proofErr w:type="gramStart"/>
            <w:r>
              <w:rPr>
                <w:rFonts w:ascii="Times New Roman" w:hAnsi="Times New Roman" w:cs="Times New Roman"/>
                <w:szCs w:val="20"/>
                <w:lang w:val="en-GB"/>
              </w:rPr>
              <w:t>  .</w:t>
            </w:r>
            <w:proofErr w:type="gramEnd"/>
          </w:p>
          <w:p w14:paraId="363D79B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GUID=3d019d8e-e967-48eb-a89f-a4798abb05cf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6"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6F72B5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GUID=01dc1d69-13d7-4778-921e-35dacec5002f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 given.)</w:t>
            </w:r>
          </w:p>
          <w:p w14:paraId="1EBAF0AA"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GUID=86942e11-c85b-4a54-b58f-1196cae1b0ca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4AF6508"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GUID=52eee1e8-54b4-4d85-b033-cceb19a6018f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03B9119E" w14:textId="77777777" w:rsidR="00DF53AE" w:rsidRDefault="00DF53AE" w:rsidP="00DF53AE">
      <w:pPr>
        <w:spacing w:before="120" w:after="0" w:line="240" w:lineRule="auto"/>
        <w:jc w:val="both"/>
        <w:divId w:val="2116439976"/>
        <w:rPr>
          <w:rFonts w:ascii="Times New Roman" w:hAnsi="Times New Roman" w:cs="Times New Roman"/>
          <w:sz w:val="26"/>
          <w:szCs w:val="20"/>
          <w:lang w:val="en-GB" w:eastAsia="en-US"/>
        </w:rPr>
      </w:pPr>
    </w:p>
    <w:tbl>
      <w:tblPr>
        <w:tblW w:w="8124" w:type="dxa"/>
        <w:tblLook w:val="04A0" w:firstRow="1" w:lastRow="0" w:firstColumn="1" w:lastColumn="0" w:noHBand="0" w:noVBand="1"/>
      </w:tblPr>
      <w:tblGrid>
        <w:gridCol w:w="817"/>
        <w:gridCol w:w="709"/>
        <w:gridCol w:w="602"/>
        <w:gridCol w:w="542"/>
        <w:gridCol w:w="654"/>
        <w:gridCol w:w="566"/>
        <w:gridCol w:w="349"/>
        <w:gridCol w:w="349"/>
        <w:gridCol w:w="730"/>
        <w:gridCol w:w="1206"/>
        <w:gridCol w:w="476"/>
        <w:gridCol w:w="1124"/>
      </w:tblGrid>
      <w:tr w:rsidR="00DF53AE" w14:paraId="18DA0F0F" w14:textId="77777777" w:rsidTr="00DF53AE">
        <w:trPr>
          <w:gridBefore w:val="1"/>
          <w:divId w:val="2116439976"/>
          <w:wBefore w:w="817" w:type="dxa"/>
          <w:cantSplit/>
          <w:trHeight w:val="420"/>
        </w:trPr>
        <w:tc>
          <w:tcPr>
            <w:tcW w:w="7307" w:type="dxa"/>
            <w:gridSpan w:val="11"/>
            <w:vAlign w:val="bottom"/>
            <w:hideMark/>
          </w:tcPr>
          <w:p w14:paraId="6DE582D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GUID=bb4d469e-b9f3-432e-bbaa-4d63b1507781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DF53AE" w14:paraId="6DE4BDCC" w14:textId="77777777" w:rsidTr="00DF53AE">
        <w:trPr>
          <w:gridBefore w:val="1"/>
          <w:divId w:val="2116439976"/>
          <w:wBefore w:w="817" w:type="dxa"/>
          <w:cantSplit/>
          <w:trHeight w:val="1200"/>
        </w:trPr>
        <w:tc>
          <w:tcPr>
            <w:tcW w:w="1311" w:type="dxa"/>
            <w:gridSpan w:val="2"/>
            <w:textDirection w:val="btLr"/>
            <w:vAlign w:val="center"/>
            <w:hideMark/>
          </w:tcPr>
          <w:p w14:paraId="008083E7"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w:t>
            </w:r>
            <w:r>
              <w:rPr>
                <w:rFonts w:ascii="Times New Roman" w:hAnsi="Times New Roman" w:cs="Times New Roman"/>
                <w:sz w:val="16"/>
                <w:szCs w:val="16"/>
                <w:lang w:val="en-GB"/>
              </w:rPr>
              <w:t>HILD’S PARTICULARS</w:t>
            </w:r>
          </w:p>
        </w:tc>
        <w:tc>
          <w:tcPr>
            <w:tcW w:w="3190" w:type="dxa"/>
            <w:gridSpan w:val="6"/>
            <w:hideMark/>
          </w:tcPr>
          <w:p w14:paraId="5D50D30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GUID=c636a75f-ca46-48cd-b028-1a8e51e64758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806" w:type="dxa"/>
            <w:gridSpan w:val="3"/>
            <w:hideMark/>
          </w:tcPr>
          <w:p w14:paraId="00BD013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GUID=27c1ec68-dd85-448d-a87a-49ffc9b0cd25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DF53AE" w14:paraId="4DE1A05C" w14:textId="77777777" w:rsidTr="00DF53AE">
        <w:trPr>
          <w:gridBefore w:val="1"/>
          <w:divId w:val="2116439976"/>
          <w:wBefore w:w="817" w:type="dxa"/>
          <w:cantSplit/>
        </w:trPr>
        <w:tc>
          <w:tcPr>
            <w:tcW w:w="1311" w:type="dxa"/>
            <w:gridSpan w:val="2"/>
            <w:textDirection w:val="btLr"/>
            <w:vAlign w:val="center"/>
            <w:hideMark/>
          </w:tcPr>
          <w:p w14:paraId="7B522FFF"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p>
        </w:tc>
        <w:tc>
          <w:tcPr>
            <w:tcW w:w="542" w:type="dxa"/>
            <w:hideMark/>
          </w:tcPr>
          <w:p w14:paraId="1B083CC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GUID=a97e3e09-f5c0-456b-ad88-0d907c0256c7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654" w:type="dxa"/>
            <w:hideMark/>
          </w:tcPr>
          <w:p w14:paraId="2611655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GUID=c4bcf8e3-e959-42ee-9e08-5b19e7142696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566" w:type="dxa"/>
            <w:hideMark/>
          </w:tcPr>
          <w:p w14:paraId="046A289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GUID=542a9555-dce9-43e3-959e-8a49aaf9cce7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698" w:type="dxa"/>
            <w:gridSpan w:val="2"/>
            <w:hideMark/>
          </w:tcPr>
          <w:p w14:paraId="77A38B68"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GUID=d472ee66-9d8c-4367-ac76-b3c2374a6514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30" w:type="dxa"/>
            <w:hideMark/>
          </w:tcPr>
          <w:p w14:paraId="58280639"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GUID=afe209c1-beef-412c-a98b-283f46fd3c0a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206" w:type="dxa"/>
            <w:hideMark/>
          </w:tcPr>
          <w:p w14:paraId="128392D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GUID=18cbf85b-1689-4514-beca-ebea732c0db1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600" w:type="dxa"/>
            <w:gridSpan w:val="2"/>
            <w:hideMark/>
          </w:tcPr>
          <w:p w14:paraId="5CA5560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GUID=821ae005-080a-4543-8d46-89e75b3aa8dd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DF53AE" w14:paraId="5738DA53" w14:textId="77777777" w:rsidTr="00DF53AE">
        <w:trPr>
          <w:gridBefore w:val="1"/>
          <w:divId w:val="2116439976"/>
          <w:wBefore w:w="817" w:type="dxa"/>
          <w:cantSplit/>
        </w:trPr>
        <w:tc>
          <w:tcPr>
            <w:tcW w:w="1311" w:type="dxa"/>
            <w:gridSpan w:val="2"/>
            <w:textDirection w:val="btLr"/>
            <w:vAlign w:val="center"/>
            <w:hideMark/>
          </w:tcPr>
          <w:p w14:paraId="63D1B92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3190" w:type="dxa"/>
            <w:gridSpan w:val="6"/>
            <w:hideMark/>
          </w:tcPr>
          <w:p w14:paraId="7FB8A47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GUID=5726eabb-4897-4c76-ab5d-c0dbb11c3516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206" w:type="dxa"/>
            <w:hideMark/>
          </w:tcPr>
          <w:p w14:paraId="698A7C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GUID=704540b7-2eb6-4114-a96b-42732adc5d8c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600" w:type="dxa"/>
            <w:gridSpan w:val="2"/>
            <w:hideMark/>
          </w:tcPr>
          <w:p w14:paraId="00CD18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GUID=fcf7c469-83a4-4dc5-9075-2f1c2ab2ee5d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3E780F8B" w14:textId="77777777" w:rsidTr="00DF53AE">
        <w:trPr>
          <w:gridBefore w:val="1"/>
          <w:divId w:val="2116439976"/>
          <w:wBefore w:w="817" w:type="dxa"/>
          <w:cantSplit/>
        </w:trPr>
        <w:tc>
          <w:tcPr>
            <w:tcW w:w="1311" w:type="dxa"/>
            <w:gridSpan w:val="2"/>
            <w:textDirection w:val="btLr"/>
            <w:vAlign w:val="center"/>
            <w:hideMark/>
          </w:tcPr>
          <w:p w14:paraId="3B1C7972"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p>
        </w:tc>
        <w:tc>
          <w:tcPr>
            <w:tcW w:w="3190" w:type="dxa"/>
            <w:gridSpan w:val="6"/>
            <w:hideMark/>
          </w:tcPr>
          <w:p w14:paraId="4E6BE0C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GUID=30c19798-95f1-407f-9cbb-6aec261728c6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206" w:type="dxa"/>
            <w:hideMark/>
          </w:tcPr>
          <w:p w14:paraId="1B9C29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GUID=1b9043e7-7420-4a29-8716-15d34bc07899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600" w:type="dxa"/>
            <w:gridSpan w:val="2"/>
            <w:hideMark/>
          </w:tcPr>
          <w:p w14:paraId="50E6B9F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GUID=8e2ae52f-c8a7-4bdf-8f07-ddefd61f6c07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0F5FA28C" w14:textId="77777777" w:rsidTr="00DF53AE">
        <w:trPr>
          <w:gridBefore w:val="1"/>
          <w:divId w:val="2116439976"/>
          <w:wBefore w:w="817" w:type="dxa"/>
          <w:cantSplit/>
        </w:trPr>
        <w:tc>
          <w:tcPr>
            <w:tcW w:w="709" w:type="dxa"/>
            <w:textDirection w:val="btLr"/>
            <w:vAlign w:val="center"/>
            <w:hideMark/>
          </w:tcPr>
          <w:p w14:paraId="1EF91BCB" w14:textId="77777777" w:rsidR="00DF53AE" w:rsidRDefault="00DF53AE">
            <w:pPr>
              <w:spacing w:before="60" w:after="60" w:line="240" w:lineRule="auto"/>
              <w:jc w:val="center"/>
              <w:rPr>
                <w:rFonts w:ascii="Times New Roman" w:hAnsi="Times New Roman" w:cs="Times New Roman"/>
                <w:sz w:val="16"/>
                <w:szCs w:val="16"/>
                <w:lang w:val="en-GB"/>
              </w:rPr>
            </w:pPr>
            <w:r>
              <w:rPr>
                <w:rFonts w:ascii="Times New Roman" w:hAnsi="Times New Roman" w:cs="Times New Roman"/>
                <w:sz w:val="16"/>
                <w:szCs w:val="16"/>
                <w:lang w:val="en-GB"/>
              </w:rPr>
              <w:fldChar w:fldCharType="begin"/>
            </w:r>
            <w:r>
              <w:rPr>
                <w:rFonts w:ascii="Times New Roman" w:hAnsi="Times New Roman" w:cs="Times New Roman"/>
                <w:sz w:val="16"/>
                <w:szCs w:val="16"/>
                <w:lang w:val="en-GB"/>
              </w:rPr>
              <w:instrText xml:space="preserve"> GUID=365c0d7f-c618-4b45-915d-312168e0d62b </w:instrText>
            </w:r>
            <w:r>
              <w:rPr>
                <w:rFonts w:ascii="Times New Roman" w:hAnsi="Times New Roman" w:cs="Times New Roman"/>
                <w:sz w:val="16"/>
                <w:szCs w:val="16"/>
                <w:lang w:val="en-GB"/>
              </w:rPr>
              <w:fldChar w:fldCharType="end"/>
            </w:r>
            <w:r>
              <w:rPr>
                <w:rFonts w:ascii="Times New Roman" w:hAnsi="Times New Roman" w:cs="Times New Roman"/>
                <w:sz w:val="16"/>
                <w:szCs w:val="16"/>
                <w:lang w:val="en-GB"/>
              </w:rPr>
              <w:t>ADOPTIVE PARENTS</w:t>
            </w:r>
          </w:p>
        </w:tc>
        <w:tc>
          <w:tcPr>
            <w:tcW w:w="602" w:type="dxa"/>
            <w:textDirection w:val="btLr"/>
            <w:vAlign w:val="center"/>
            <w:hideMark/>
          </w:tcPr>
          <w:p w14:paraId="55ABFB7C" w14:textId="77777777" w:rsidR="00DF53AE" w:rsidRDefault="00DF53AE">
            <w:pPr>
              <w:spacing w:before="60" w:after="60" w:line="240" w:lineRule="auto"/>
              <w:jc w:val="center"/>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90" w:type="dxa"/>
            <w:gridSpan w:val="6"/>
            <w:hideMark/>
          </w:tcPr>
          <w:p w14:paraId="41DB9B7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GUID=74df39a1-2145-4e5f-84b2-4f4aacbbbde9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206" w:type="dxa"/>
            <w:hideMark/>
          </w:tcPr>
          <w:p w14:paraId="20E8E34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GUID=65f7d784-5937-4464-8d5f-4a76ab33da52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2163DE9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GUID=65b5f7fa-e617-4c8b-9d90-dae1136e9034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7EA0A560" w14:textId="77777777" w:rsidTr="00DF53AE">
        <w:trPr>
          <w:gridBefore w:val="1"/>
          <w:divId w:val="2116439976"/>
          <w:wBefore w:w="817" w:type="dxa"/>
          <w:cantSplit/>
        </w:trPr>
        <w:tc>
          <w:tcPr>
            <w:tcW w:w="709" w:type="dxa"/>
            <w:textDirection w:val="btLr"/>
            <w:vAlign w:val="center"/>
            <w:hideMark/>
          </w:tcPr>
          <w:p w14:paraId="62EB9E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0421772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2111" w:type="dxa"/>
            <w:gridSpan w:val="4"/>
            <w:hideMark/>
          </w:tcPr>
          <w:p w14:paraId="12E4DE7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GUID=f9f2e1dc-ea23-41c5-b439-76d34f5bec86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713790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GUID=6b9eb606-a61f-4342-a518-e2d5d771efb1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7BAEDEA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GUID=f48b2baf-3534-4f45-877e-2e1a57731aac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65E33245" w14:textId="77777777" w:rsidTr="00DF53AE">
        <w:trPr>
          <w:gridBefore w:val="1"/>
          <w:divId w:val="2116439976"/>
          <w:wBefore w:w="817" w:type="dxa"/>
          <w:cantSplit/>
          <w:trHeight w:val="237"/>
        </w:trPr>
        <w:tc>
          <w:tcPr>
            <w:tcW w:w="709" w:type="dxa"/>
            <w:textDirection w:val="btLr"/>
            <w:vAlign w:val="center"/>
            <w:hideMark/>
          </w:tcPr>
          <w:p w14:paraId="73F545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37F6DD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3190" w:type="dxa"/>
            <w:gridSpan w:val="6"/>
            <w:hideMark/>
          </w:tcPr>
          <w:p w14:paraId="6AA5C98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GUID=8212df6a-27df-41a1-9260-7be010fb91af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7530A2D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GUID=bc608109-608e-4d5d-9f2b-2be757ef5a20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0F5460EF" w14:textId="77777777" w:rsidTr="00DF53AE">
        <w:trPr>
          <w:gridBefore w:val="1"/>
          <w:divId w:val="2116439976"/>
          <w:wBefore w:w="817" w:type="dxa"/>
          <w:cantSplit/>
          <w:trHeight w:val="610"/>
        </w:trPr>
        <w:tc>
          <w:tcPr>
            <w:tcW w:w="709" w:type="dxa"/>
            <w:textDirection w:val="btLr"/>
            <w:vAlign w:val="center"/>
            <w:hideMark/>
          </w:tcPr>
          <w:p w14:paraId="580C752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70F65AB0"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90" w:type="dxa"/>
            <w:gridSpan w:val="6"/>
            <w:hideMark/>
          </w:tcPr>
          <w:p w14:paraId="3601FAC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GUID=f6735683-599c-49ea-a7a6-9ae9c823e4e1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206" w:type="dxa"/>
            <w:hideMark/>
          </w:tcPr>
          <w:p w14:paraId="04FDE92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GUID=dc3616b6-4be6-47ae-a29a-227d5c1cde53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1BE7312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GUID=41a484da-f936-4256-997b-b44e85163677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12EE41BA" w14:textId="77777777" w:rsidTr="00DF53AE">
        <w:trPr>
          <w:gridBefore w:val="1"/>
          <w:divId w:val="2116439976"/>
          <w:wBefore w:w="817" w:type="dxa"/>
          <w:cantSplit/>
        </w:trPr>
        <w:tc>
          <w:tcPr>
            <w:tcW w:w="709" w:type="dxa"/>
            <w:textDirection w:val="btLr"/>
            <w:vAlign w:val="center"/>
            <w:hideMark/>
          </w:tcPr>
          <w:p w14:paraId="33176F2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5107CE5"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2111" w:type="dxa"/>
            <w:gridSpan w:val="4"/>
            <w:hideMark/>
          </w:tcPr>
          <w:p w14:paraId="0494207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GUID=ec0d3f49-b7a7-4b9e-a9b4-9e0395b1708a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41AEC68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GUID=0c27def9-7ce6-4edd-91a9-d4d419b76bbc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6902291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GUID=f348caf7-2383-46c2-a0a7-e82c4ad7f332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523DEF4F" w14:textId="77777777" w:rsidTr="00DF53AE">
        <w:trPr>
          <w:gridBefore w:val="1"/>
          <w:divId w:val="2116439976"/>
          <w:wBefore w:w="817" w:type="dxa"/>
          <w:cantSplit/>
        </w:trPr>
        <w:tc>
          <w:tcPr>
            <w:tcW w:w="709" w:type="dxa"/>
            <w:textDirection w:val="btLr"/>
            <w:vAlign w:val="center"/>
            <w:hideMark/>
          </w:tcPr>
          <w:p w14:paraId="595C3A2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42301C9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3190" w:type="dxa"/>
            <w:gridSpan w:val="6"/>
            <w:hideMark/>
          </w:tcPr>
          <w:p w14:paraId="4AC4F98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GUID=9ee844ed-4c8a-4090-9a13-90dbafa13c1f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01A5D7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GUID=c9e86030-279f-4664-a3d9-6f061124bca6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2A4FCF39" w14:textId="77777777" w:rsidTr="00DF53AE">
        <w:trPr>
          <w:gridBefore w:val="1"/>
          <w:divId w:val="2116439976"/>
          <w:wBefore w:w="817" w:type="dxa"/>
          <w:cantSplit/>
        </w:trPr>
        <w:tc>
          <w:tcPr>
            <w:tcW w:w="1311" w:type="dxa"/>
            <w:gridSpan w:val="2"/>
            <w:hideMark/>
          </w:tcPr>
          <w:p w14:paraId="2D1288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GUID=f7599594-0073-4429-aeba-0fc9a4481eb0 </w:instrText>
            </w:r>
            <w:r>
              <w:rPr>
                <w:rFonts w:ascii="Times New Roman" w:hAnsi="Times New Roman" w:cs="Times New Roman"/>
                <w:szCs w:val="20"/>
                <w:lang w:val="en-GB"/>
              </w:rPr>
              <w:fldChar w:fldCharType="end"/>
            </w:r>
          </w:p>
        </w:tc>
        <w:tc>
          <w:tcPr>
            <w:tcW w:w="5996" w:type="dxa"/>
            <w:gridSpan w:val="9"/>
            <w:hideMark/>
          </w:tcPr>
          <w:p w14:paraId="3B0AD9B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GUID=d21498d7-70f0-46f9-a534-ac4da84bce27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DF53AE" w14:paraId="42630B0B" w14:textId="77777777" w:rsidTr="00DF53AE">
        <w:trPr>
          <w:gridBefore w:val="1"/>
          <w:divId w:val="2116439976"/>
          <w:wBefore w:w="817" w:type="dxa"/>
          <w:cantSplit/>
        </w:trPr>
        <w:tc>
          <w:tcPr>
            <w:tcW w:w="1311" w:type="dxa"/>
            <w:gridSpan w:val="2"/>
            <w:hideMark/>
          </w:tcPr>
          <w:p w14:paraId="52CD93F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GUID=fc961c8f-f59a-493a-8aa9-37d966fc5725 </w:instrText>
            </w:r>
            <w:r>
              <w:rPr>
                <w:rFonts w:ascii="Times New Roman" w:hAnsi="Times New Roman" w:cs="Times New Roman"/>
                <w:szCs w:val="20"/>
                <w:lang w:val="en-GB"/>
              </w:rPr>
              <w:fldChar w:fldCharType="end"/>
            </w:r>
          </w:p>
        </w:tc>
        <w:tc>
          <w:tcPr>
            <w:tcW w:w="5996" w:type="dxa"/>
            <w:gridSpan w:val="9"/>
            <w:hideMark/>
          </w:tcPr>
          <w:p w14:paraId="33B1ADB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GUID=c8e4b63e-b98e-499a-9281-95c7322a36c3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DF53AE" w14:paraId="04E36D61" w14:textId="77777777" w:rsidTr="00DF53AE">
        <w:trPr>
          <w:gridBefore w:val="1"/>
          <w:divId w:val="2116439976"/>
          <w:wBefore w:w="817" w:type="dxa"/>
          <w:cantSplit/>
        </w:trPr>
        <w:tc>
          <w:tcPr>
            <w:tcW w:w="1311" w:type="dxa"/>
            <w:gridSpan w:val="2"/>
            <w:hideMark/>
          </w:tcPr>
          <w:p w14:paraId="6CAB879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GUID=c040ce6e-b02f-4267-8fa7-d1f3101db350 </w:instrText>
            </w:r>
            <w:r>
              <w:rPr>
                <w:rFonts w:ascii="Times New Roman" w:hAnsi="Times New Roman" w:cs="Times New Roman"/>
                <w:szCs w:val="20"/>
                <w:lang w:val="en-GB"/>
              </w:rPr>
              <w:fldChar w:fldCharType="end"/>
            </w:r>
          </w:p>
        </w:tc>
        <w:tc>
          <w:tcPr>
            <w:tcW w:w="5996" w:type="dxa"/>
            <w:gridSpan w:val="9"/>
            <w:hideMark/>
          </w:tcPr>
          <w:p w14:paraId="0B7DFA4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GUID=e23fcc2c-b4a3-45d6-b2dd-65d4c72ba003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7AF7862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GUID=612680ef-e1aa-4130-839c-c2e9b751b29f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r w:rsidR="00DF53AE" w14:paraId="7A3CCAEC" w14:textId="77777777" w:rsidTr="00DF53AE">
        <w:trPr>
          <w:gridAfter w:val="1"/>
          <w:divId w:val="2116439976"/>
          <w:wAfter w:w="1124" w:type="dxa"/>
          <w:cantSplit/>
        </w:trPr>
        <w:tc>
          <w:tcPr>
            <w:tcW w:w="7000" w:type="dxa"/>
            <w:gridSpan w:val="11"/>
          </w:tcPr>
          <w:p w14:paraId="23E7CDA0" w14:textId="77777777" w:rsidR="00DF53AE" w:rsidRDefault="00DF53AE">
            <w:pPr>
              <w:spacing w:before="60" w:after="60" w:line="240" w:lineRule="auto"/>
              <w:ind w:left="475"/>
              <w:rPr>
                <w:rFonts w:ascii="Times New Roman" w:hAnsi="Times New Roman" w:cs="Times New Roman"/>
                <w:sz w:val="20"/>
                <w:szCs w:val="20"/>
                <w:lang w:val="en-GB"/>
              </w:rPr>
            </w:pPr>
          </w:p>
          <w:p w14:paraId="0EC82D1F"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GUID=62f6468b-8ba0-4c67-b77b-e884f5457ea3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1.</w:t>
            </w:r>
            <w:r>
              <w:rPr>
                <w:rFonts w:ascii="Times New Roman" w:hAnsi="Times New Roman" w:cs="Times New Roman"/>
                <w:sz w:val="18"/>
                <w:szCs w:val="18"/>
                <w:lang w:val="en-GB"/>
              </w:rPr>
              <w:tab/>
              <w:t>No. of Entry:</w:t>
            </w:r>
          </w:p>
          <w:p w14:paraId="3077C85E"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GUID=b3181167-6efa-4215-9878-8cada893ef3e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2.</w:t>
            </w:r>
            <w:r>
              <w:rPr>
                <w:rFonts w:ascii="Times New Roman" w:hAnsi="Times New Roman" w:cs="Times New Roman"/>
                <w:sz w:val="18"/>
                <w:szCs w:val="18"/>
                <w:lang w:val="en-GB"/>
              </w:rPr>
              <w:tab/>
              <w:t>Date and country of birth of child:</w:t>
            </w:r>
          </w:p>
          <w:p w14:paraId="7E4E8A46"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GUID=671aa747-ddf3-4c06-9c78-62cc8e096b2c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3.</w:t>
            </w:r>
            <w:r>
              <w:rPr>
                <w:rFonts w:ascii="Times New Roman" w:hAnsi="Times New Roman" w:cs="Times New Roman"/>
                <w:sz w:val="18"/>
                <w:szCs w:val="18"/>
                <w:lang w:val="en-GB"/>
              </w:rPr>
              <w:tab/>
              <w:t>Name and surname of child:</w:t>
            </w:r>
          </w:p>
          <w:p w14:paraId="261B8E40"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GUID=ba8f6b09-d451-4255-b409-52c2074d917a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4.</w:t>
            </w:r>
            <w:r>
              <w:rPr>
                <w:rFonts w:ascii="Times New Roman" w:hAnsi="Times New Roman" w:cs="Times New Roman"/>
                <w:sz w:val="18"/>
                <w:szCs w:val="18"/>
                <w:lang w:val="en-GB"/>
              </w:rPr>
              <w:tab/>
              <w:t>Sex of child:</w:t>
            </w:r>
          </w:p>
          <w:p w14:paraId="0A2CF99B"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GUID=10d068f5-2ec8-486b-b890-bba214da88b5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5.</w:t>
            </w:r>
            <w:r>
              <w:rPr>
                <w:rFonts w:ascii="Times New Roman" w:hAnsi="Times New Roman" w:cs="Times New Roman"/>
                <w:sz w:val="18"/>
                <w:szCs w:val="18"/>
                <w:lang w:val="en-GB"/>
              </w:rPr>
              <w:tab/>
              <w:t>Name and surname, address and occupation of adopter or adopters:</w:t>
            </w:r>
          </w:p>
          <w:p w14:paraId="7A70664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GUID=c0ca41c4-349e-4477-8053-4148c8138dc6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6.</w:t>
            </w:r>
            <w:r>
              <w:rPr>
                <w:rFonts w:ascii="Times New Roman" w:hAnsi="Times New Roman" w:cs="Times New Roman"/>
                <w:sz w:val="18"/>
                <w:szCs w:val="18"/>
                <w:lang w:val="en-GB"/>
              </w:rPr>
              <w:tab/>
              <w:t>Date of adoption order and description of Court by which made:</w:t>
            </w:r>
          </w:p>
          <w:p w14:paraId="4511A49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GUID=ea59a312-f0e9-4dc4-9a70-721eea444e02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7.</w:t>
            </w:r>
            <w:r>
              <w:rPr>
                <w:rFonts w:ascii="Times New Roman" w:hAnsi="Times New Roman" w:cs="Times New Roman"/>
                <w:sz w:val="18"/>
                <w:szCs w:val="18"/>
                <w:lang w:val="en-GB"/>
              </w:rPr>
              <w:tab/>
              <w:t>Date of Entry:</w:t>
            </w:r>
          </w:p>
          <w:p w14:paraId="50E4F2A0" w14:textId="77777777" w:rsidR="00DF53AE" w:rsidRDefault="00DF53AE">
            <w:pPr>
              <w:spacing w:before="60" w:after="60" w:line="240" w:lineRule="auto"/>
              <w:ind w:left="475"/>
              <w:rPr>
                <w:rFonts w:ascii="Times New Roman" w:hAnsi="Times New Roman" w:cs="Times New Roman"/>
                <w:sz w:val="20"/>
                <w:szCs w:val="20"/>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GUID=960eb724-d5d7-4baf-9ee2-c6aa4ab76f21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8.</w:t>
            </w:r>
            <w:r>
              <w:rPr>
                <w:rFonts w:ascii="Times New Roman" w:hAnsi="Times New Roman" w:cs="Times New Roman"/>
                <w:sz w:val="18"/>
                <w:szCs w:val="18"/>
                <w:lang w:val="en-GB"/>
              </w:rPr>
              <w:tab/>
              <w:t xml:space="preserve">Signature of officer deputed by Registrar-General to </w:t>
            </w:r>
            <w:proofErr w:type="gramStart"/>
            <w:r>
              <w:rPr>
                <w:rFonts w:ascii="Times New Roman" w:hAnsi="Times New Roman" w:cs="Times New Roman"/>
                <w:sz w:val="18"/>
                <w:szCs w:val="18"/>
                <w:lang w:val="en-GB"/>
              </w:rPr>
              <w:t>effect</w:t>
            </w:r>
            <w:proofErr w:type="gramEnd"/>
            <w:r>
              <w:rPr>
                <w:rFonts w:ascii="Times New Roman" w:hAnsi="Times New Roman" w:cs="Times New Roman"/>
                <w:sz w:val="18"/>
                <w:szCs w:val="18"/>
                <w:lang w:val="en-GB"/>
              </w:rPr>
              <w:t xml:space="preserve"> the entry:</w:t>
            </w:r>
          </w:p>
        </w:tc>
      </w:tr>
    </w:tbl>
    <w:p w14:paraId="64AAF535" w14:textId="77777777" w:rsidR="006F2CA2" w:rsidRPr="006F2CA2" w:rsidRDefault="006F2CA2" w:rsidP="006F2CA2">
      <w:pPr>
        <w:spacing w:before="120" w:after="0" w:line="240" w:lineRule="auto"/>
        <w:jc w:val="both"/>
        <w:divId w:val="2116439976"/>
        <w:rPr>
          <w:rFonts w:ascii="Times New Roman" w:hAnsi="Times New Roman" w:cs="Times New Roman"/>
          <w:sz w:val="20"/>
          <w:szCs w:val="20"/>
          <w:lang w:val="en-GB" w:eastAsia="en-US"/>
        </w:rPr>
      </w:pPr>
    </w:p>
    <w:p w14:paraId="0D8DE28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5690"/>
        <w:gridCol w:w="1390"/>
      </w:tblGrid>
      <w:tr w:rsidR="006F2CA2" w:rsidRPr="006F2CA2" w14:paraId="134EA4B3" w14:textId="77777777" w:rsidTr="006F2CA2">
        <w:trPr>
          <w:divId w:val="2116439976"/>
          <w:cantSplit/>
          <w:jc w:val="center"/>
        </w:trPr>
        <w:tc>
          <w:tcPr>
            <w:tcW w:w="7080" w:type="dxa"/>
            <w:gridSpan w:val="2"/>
          </w:tcPr>
          <w:p w14:paraId="1736FF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GUID=b5062d4b-1c9a-4e57-8f70-5d2de554d80f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44</w:t>
            </w:r>
          </w:p>
          <w:p w14:paraId="33FD31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R.146</w:t>
            </w:r>
          </w:p>
        </w:tc>
      </w:tr>
      <w:tr w:rsidR="006F2CA2" w:rsidRPr="006F2CA2" w14:paraId="6B43AC3F" w14:textId="77777777" w:rsidTr="006F2CA2">
        <w:trPr>
          <w:gridAfter w:val="1"/>
          <w:divId w:val="2116439976"/>
          <w:wAfter w:w="1390" w:type="dxa"/>
          <w:cantSplit/>
          <w:jc w:val="center"/>
        </w:trPr>
        <w:tc>
          <w:tcPr>
            <w:tcW w:w="5690" w:type="dxa"/>
          </w:tcPr>
          <w:p w14:paraId="4B1121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GUID=b32bef24-88cc-44c0-ac5c-618b0584996f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6275A467" w14:textId="77777777" w:rsidTr="006F2CA2">
        <w:trPr>
          <w:divId w:val="2116439976"/>
          <w:cantSplit/>
          <w:jc w:val="center"/>
        </w:trPr>
        <w:tc>
          <w:tcPr>
            <w:tcW w:w="7080" w:type="dxa"/>
            <w:gridSpan w:val="2"/>
          </w:tcPr>
          <w:p w14:paraId="1E33E4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GUID=dd976aac-65aa-46af-ac5a-81a7126fb48d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7DC4B62"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GUID=67cc612b-f27d-400b-b70e-c26c372ff30f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6944C51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GUID=1c256c41-e462-46ec-a53c-4de52e55a5bf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0E490E8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GUID=9b80f6fb-781b-46a1-a7f0-f263991c8f11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23BFBD8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GUID=22839ce3-62c0-405d-a186-f4a3604685e8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14:paraId="0DD654B0"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GUID=81b3e3fb-f861-4e2c-9cfc-c61cfa9df8e9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(To specify orders given).</w:t>
            </w:r>
          </w:p>
          <w:p w14:paraId="727B8E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GUID=756ff8ff-28b5-4c57-b9f9-bdc9766204c0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910BE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GUID=4acfa542-1e18-449e-ba95-365b9a063d1f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5630F80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jc w:val="center"/>
        <w:tblLook w:val="04A0" w:firstRow="1" w:lastRow="0" w:firstColumn="1" w:lastColumn="0" w:noHBand="0" w:noVBand="1"/>
      </w:tblPr>
      <w:tblGrid>
        <w:gridCol w:w="1440"/>
        <w:gridCol w:w="4420"/>
        <w:gridCol w:w="1320"/>
      </w:tblGrid>
      <w:tr w:rsidR="006F2CA2" w:rsidRPr="006F2CA2" w14:paraId="3BFBAAA9" w14:textId="77777777" w:rsidTr="006F2CA2">
        <w:trPr>
          <w:divId w:val="2116439976"/>
          <w:cantSplit/>
          <w:jc w:val="center"/>
        </w:trPr>
        <w:tc>
          <w:tcPr>
            <w:tcW w:w="7180" w:type="dxa"/>
            <w:gridSpan w:val="3"/>
          </w:tcPr>
          <w:p w14:paraId="2FA730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GUID=10a01413-9a75-4243-8ca4-6b217b0d1988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45</w:t>
            </w:r>
          </w:p>
        </w:tc>
      </w:tr>
      <w:tr w:rsidR="006F2CA2" w:rsidRPr="006F2CA2" w14:paraId="79983AD4" w14:textId="77777777" w:rsidTr="006F2CA2">
        <w:trPr>
          <w:divId w:val="2116439976"/>
          <w:cantSplit/>
          <w:jc w:val="center"/>
        </w:trPr>
        <w:tc>
          <w:tcPr>
            <w:tcW w:w="1440" w:type="dxa"/>
          </w:tcPr>
          <w:p w14:paraId="40CEF64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GUID=1e1d8285-02da-454d-9250-61371d4feb26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R.147</w:t>
            </w:r>
          </w:p>
        </w:tc>
        <w:tc>
          <w:tcPr>
            <w:tcW w:w="4420" w:type="dxa"/>
          </w:tcPr>
          <w:p w14:paraId="5ECAD6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GUID=c8d70b0f-331c-4d4e-b0e9-965cbc68dea9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w:t>
            </w:r>
          </w:p>
        </w:tc>
        <w:tc>
          <w:tcPr>
            <w:tcW w:w="1320" w:type="dxa"/>
          </w:tcPr>
          <w:p w14:paraId="268C90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GUID=29462c4b-8ff8-4698-be41-62fc23abf95b </w:instrText>
            </w:r>
            <w:r w:rsidRPr="006F2CA2">
              <w:rPr>
                <w:rFonts w:ascii="Times New Roman" w:hAnsi="Times New Roman" w:cs="Times New Roman"/>
                <w:sz w:val="22"/>
                <w:szCs w:val="20"/>
                <w:lang w:val="en-GB" w:eastAsia="en-US"/>
              </w:rPr>
              <w:fldChar w:fldCharType="end"/>
            </w:r>
          </w:p>
        </w:tc>
      </w:tr>
      <w:tr w:rsidR="006F2CA2" w:rsidRPr="006F2CA2" w14:paraId="20D6CBF6" w14:textId="77777777" w:rsidTr="006F2CA2">
        <w:trPr>
          <w:divId w:val="2116439976"/>
          <w:cantSplit/>
          <w:jc w:val="center"/>
        </w:trPr>
        <w:tc>
          <w:tcPr>
            <w:tcW w:w="7180" w:type="dxa"/>
            <w:gridSpan w:val="3"/>
          </w:tcPr>
          <w:p w14:paraId="6015D7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GUID=3fd7a8e6-a0ea-4ee4-9efc-fca871f0efbf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0F410D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GUID=b0ea0015-8ad0-4a75-80a5-6b03ec1bd6db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w:t>
            </w:r>
          </w:p>
          <w:p w14:paraId="6E36937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GUID=de47275e-4e45-4171-bb45-14842590409b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 (Set out orders applied for.)</w:t>
            </w:r>
          </w:p>
          <w:p w14:paraId="3EC539F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GUID=f30b09f9-50a5-48f9-9a8c-63a9f054f6f2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Grounds of application: (Choose one of the following.)</w:t>
            </w:r>
          </w:p>
          <w:p w14:paraId="2F4E8A6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GUID=8e2f8d08-6084-428d-8e58-0363cc5eafce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affidavit(s)/consent(s)* filed in support of this application.</w:t>
            </w:r>
          </w:p>
          <w:p w14:paraId="732190E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GUID=8ce82b0f-ef14-4324-b058-67e9d75ca7df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p w14:paraId="69C0B9D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GUID=6e127f0c-b309-49eb-9b36-27ed8bddb613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w:t>
            </w:r>
          </w:p>
          <w:p w14:paraId="21A5874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GUID=586fc740-d5ba-4055-af23-1b17d8d65633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 I/We* consent to this summons.</w:t>
            </w:r>
          </w:p>
          <w:p w14:paraId="66438E6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GUID=a869b361-25d3-457c-9544-0a891e1147da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(Signature of consenting party.)</w:t>
            </w:r>
          </w:p>
          <w:p w14:paraId="48BAD69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GUID=826c599e-1938-471b-a0d6-68543cae78bb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(Name of solicitor for party consenting to this summons/</w:t>
            </w:r>
            <w:r w:rsidRPr="006F2CA2">
              <w:rPr>
                <w:rFonts w:ascii="Times New Roman" w:hAnsi="Times New Roman" w:cs="Times New Roman"/>
                <w:sz w:val="22"/>
                <w:szCs w:val="20"/>
                <w:lang w:val="en-GB" w:eastAsia="en-US"/>
              </w:rPr>
              <w:br/>
              <w:t>If in person, name of party consenting to this summons.)</w:t>
            </w:r>
          </w:p>
          <w:p w14:paraId="42C647A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GUID=a6034104-b0c9-49d2-ac92-8a602b95d138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NRIC No.:</w:t>
            </w:r>
          </w:p>
          <w:p w14:paraId="4BB7966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GUID=04a01d51-80e3-4006-bf52-530ee0e19e40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(To state name and party taking out this summons.)</w:t>
            </w:r>
          </w:p>
          <w:p w14:paraId="5D10D0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GUID=e9e97519-1abf-49f7-8d4b-0276c4f1ee83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168A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GUID=9c3c0012-3ab2-49db-aea0-7600a8cb1d88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6B5B63C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C0F80BE" w14:textId="0EEFFC60" w:rsid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319A00C" w14:textId="77777777" w:rsidR="00DF53AE" w:rsidRPr="00DF53AE" w:rsidRDefault="00DF53AE" w:rsidP="00DF53AE">
      <w:pPr>
        <w:spacing w:after="0"/>
        <w:divId w:val="2116439976"/>
        <w:rPr>
          <w:rFonts w:ascii="Times New Roman" w:hAnsi="Times New Roman" w:cs="Times New Roman"/>
          <w:sz w:val="22"/>
          <w:szCs w:val="22"/>
        </w:rPr>
      </w:pPr>
      <w:r w:rsidRPr="00DF53AE">
        <w:rPr>
          <w:rFonts w:ascii="Times New Roman" w:hAnsi="Times New Roman" w:cs="Times New Roman"/>
          <w:sz w:val="20"/>
          <w:szCs w:val="20"/>
        </w:rPr>
        <w:lastRenderedPageBreak/>
        <w:t>R.148A(2)</w:t>
      </w:r>
      <w:r w:rsidRPr="00DF53AE">
        <w:rPr>
          <w:rFonts w:ascii="Times New Roman" w:hAnsi="Times New Roman" w:cs="Times New Roman"/>
        </w:rPr>
        <w:t xml:space="preserve"> </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45A</w:t>
      </w:r>
    </w:p>
    <w:p w14:paraId="391DD4E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87CCAE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NOTICE OF MOTION</w:t>
      </w:r>
    </w:p>
    <w:p w14:paraId="7681C45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(SECTIONS 405 AND 407)</w:t>
      </w:r>
    </w:p>
    <w:p w14:paraId="6B56C43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AB2D7E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IN THE FAMILY JUSTICE COURTS OF THE REPUBLIC OF SINGAPORE</w:t>
      </w:r>
    </w:p>
    <w:p w14:paraId="3A12D7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FD67E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Motion No. ________ of 20 ___</w:t>
      </w:r>
    </w:p>
    <w:p w14:paraId="62B5EBA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81DA14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IN THE MATTER OF SECTIONS 405 AND 407 OF</w:t>
      </w:r>
    </w:p>
    <w:p w14:paraId="23C0410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THE CRIMINAL PROCEDURE CODE (CAP. 68)</w:t>
      </w:r>
    </w:p>
    <w:p w14:paraId="218BCB0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0AF81CA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6B6F7E4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2F4CDE5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[NAME AND IDENTIFICATION OF CHILD / YOUNG PERSON]</w:t>
      </w:r>
    </w:p>
    <w:p w14:paraId="32FB447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89A107A" w14:textId="26356C8E"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Between</w:t>
      </w:r>
    </w:p>
    <w:p w14:paraId="5976F50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43A21BA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3D0BABE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Applicant</w:t>
      </w:r>
    </w:p>
    <w:p w14:paraId="335E79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D93841E" w14:textId="631B37B8"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2F405CD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5336C48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71E44C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Respondent</w:t>
      </w:r>
    </w:p>
    <w:p w14:paraId="5F40BEE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1E7E068"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NOTICE OF MOTION</w:t>
      </w:r>
    </w:p>
    <w:p w14:paraId="4798DCB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E58E1C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lastRenderedPageBreak/>
        <w:t xml:space="preserve">       </w:t>
      </w:r>
      <w:r w:rsidRPr="00DF53AE">
        <w:rPr>
          <w:rFonts w:ascii="Times New Roman" w:hAnsi="Times New Roman" w:cs="Times New Roman"/>
          <w:b/>
        </w:rPr>
        <w:t>TAKE NOTICE</w:t>
      </w:r>
      <w:r w:rsidRPr="00DF53AE">
        <w:rPr>
          <w:rFonts w:ascii="Times New Roman" w:hAnsi="Times New Roman" w:cs="Times New Roman"/>
        </w:rPr>
        <w:t xml:space="preserve"> that this Honourable Court will be moved on the ___ day of ___________ 20__ at ________ a.m./p.m. or soon thereafter for [the Applicant to be heard in person/counsel for the Applicant to be heard] for an Order that:</w:t>
      </w:r>
    </w:p>
    <w:p w14:paraId="42DB569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73955530"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42F20215"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946ABF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The grounds for the application are set out in the supporting affidavit of ______________ dated __________________ filed herein.</w:t>
      </w:r>
    </w:p>
    <w:p w14:paraId="0740998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44F4FC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________________________</w:t>
      </w:r>
    </w:p>
    <w:p w14:paraId="01B4367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Applicant/ Solicitors for the Applicant</w:t>
      </w:r>
    </w:p>
    <w:p w14:paraId="7999933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13B2BDF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Dated this ___ day of ___________ 20 __.</w:t>
      </w:r>
    </w:p>
    <w:p w14:paraId="4B2DA0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30692E4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The address for service of the abovenamed Applicant is __________________.</w:t>
      </w:r>
    </w:p>
    <w:p w14:paraId="4E207B9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F32DD2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To:  The Respondent</w:t>
      </w:r>
    </w:p>
    <w:p w14:paraId="6D5ACD9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heme="minorHAnsi" w:hAnsiTheme="minorHAnsi" w:cstheme="minorBidi"/>
        </w:rPr>
      </w:pPr>
      <w:r w:rsidRPr="00DF53AE">
        <w:rPr>
          <w:rFonts w:ascii="Times New Roman" w:hAnsi="Times New Roman" w:cs="Times New Roman"/>
        </w:rPr>
        <w:t xml:space="preserve">        [Address]</w:t>
      </w:r>
    </w:p>
    <w:p w14:paraId="4F8E5BC5" w14:textId="1B6846D9" w:rsidR="00DF53AE" w:rsidRDefault="00DF53AE" w:rsidP="00DF53AE">
      <w:pPr>
        <w:divId w:val="2116439976"/>
        <w:rPr>
          <w:rFonts w:ascii="Times New Roman" w:hAnsi="Times New Roman" w:cs="Times New Roman"/>
          <w:sz w:val="20"/>
          <w:szCs w:val="20"/>
        </w:rPr>
      </w:pPr>
      <w:r>
        <w:rPr>
          <w:rFonts w:ascii="Times New Roman" w:hAnsi="Times New Roman" w:cs="Times New Roman"/>
          <w:sz w:val="20"/>
          <w:szCs w:val="20"/>
        </w:rPr>
        <w:br w:type="page"/>
      </w:r>
    </w:p>
    <w:p w14:paraId="15B1BA80" w14:textId="77777777" w:rsidR="00DF53AE" w:rsidRPr="00DF53AE" w:rsidRDefault="00DF53AE" w:rsidP="00DF53AE">
      <w:pPr>
        <w:spacing w:after="0"/>
        <w:divId w:val="2116439976"/>
        <w:rPr>
          <w:rFonts w:ascii="Times New Roman" w:hAnsi="Times New Roman" w:cs="Times New Roman"/>
          <w:b/>
          <w:sz w:val="22"/>
          <w:szCs w:val="22"/>
        </w:rPr>
      </w:pPr>
      <w:r w:rsidRPr="00DF53AE">
        <w:rPr>
          <w:rFonts w:ascii="Times New Roman" w:hAnsi="Times New Roman" w:cs="Times New Roman"/>
          <w:sz w:val="20"/>
          <w:szCs w:val="20"/>
        </w:rPr>
        <w:lastRenderedPageBreak/>
        <w:t>R.148D(1)</w:t>
      </w:r>
      <w:r w:rsidRPr="00DF53AE">
        <w:rPr>
          <w:rFonts w:ascii="Times New Roman" w:hAnsi="Times New Roman" w:cs="Times New Roman"/>
          <w:sz w:val="20"/>
          <w:szCs w:val="20"/>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45B</w:t>
      </w:r>
    </w:p>
    <w:p w14:paraId="5E4C70F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rPr>
      </w:pPr>
      <w:r w:rsidRPr="00DF53AE">
        <w:rPr>
          <w:rFonts w:ascii="Times New Roman" w:hAnsi="Times New Roman" w:cs="Times New Roman"/>
          <w:b/>
          <w:u w:val="single"/>
          <w:lang w:val="en-GB"/>
        </w:rPr>
        <w:t>IN THE FAMILY JUSTICE COURTS OF THE REPUBLIC OF SINGAPORE</w:t>
      </w:r>
    </w:p>
    <w:p w14:paraId="359714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0000A28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IN THE MATTER OF THE CHILDREN AND YOUNG PERSONS ACT (CAP.38)</w:t>
      </w:r>
    </w:p>
    <w:p w14:paraId="3368476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4286ED0B"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4D4084F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rPr>
      </w:pPr>
    </w:p>
    <w:p w14:paraId="3F3A5DB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u w:val="single"/>
        </w:rPr>
      </w:pPr>
      <w:r w:rsidRPr="00DF53AE">
        <w:rPr>
          <w:rFonts w:ascii="Times New Roman" w:hAnsi="Times New Roman" w:cs="Times New Roman"/>
          <w:b/>
          <w:u w:val="single"/>
        </w:rPr>
        <w:t>APPLICATION BY DIRECTOR-GENERAL / PROTECTOR / APPROVED WELFARE OFFICER*</w:t>
      </w:r>
    </w:p>
    <w:p w14:paraId="3D28ED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p>
    <w:p w14:paraId="663A62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r w:rsidRPr="00DF53AE">
        <w:rPr>
          <w:rFonts w:ascii="Times New Roman" w:hAnsi="Times New Roman" w:cs="Times New Roman"/>
        </w:rPr>
        <w:t>The above-mentioned applicant hereby applies to the Youth Court under the undermentioned provision(s) for the appropriate orders to be made under the Children and Young Persons Act (Cap 38):</w:t>
      </w:r>
    </w:p>
    <w:p w14:paraId="68D03E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7FF58E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3A02EC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1D2CC05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Order Number: CPO/ECPO/BPC/FGO* ____________</w:t>
      </w:r>
    </w:p>
    <w:p w14:paraId="58DB929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7A935B2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21DF9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0BFF3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E4A52C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s49(1F) – Application for order on appropriate fit person or place of safety or place of temporary care and protection after 3 variations</w:t>
      </w:r>
    </w:p>
    <w:p w14:paraId="5455469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s49(9) – Application for variation or discharge of Care and Protection Order</w:t>
      </w:r>
    </w:p>
    <w:p w14:paraId="668233E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2) – Application for order for Director-General or protector or care-giver to decide on Category 2 matter for child or young person under Care and Protection Order</w:t>
      </w:r>
    </w:p>
    <w:p w14:paraId="2C0EC47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3) – Application for order in respect of making of decisions affecting child or young person under existing Care and Protection Order</w:t>
      </w:r>
    </w:p>
    <w:p w14:paraId="4D94F4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4) – Application for additional order for Director-General or protector to decide on a Category 3 matter for child or young person under Care and Protection Order</w:t>
      </w:r>
    </w:p>
    <w:p w14:paraId="668262A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330F8C7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 xml:space="preserve">2) – Application for additional order for Director-General or protector to decide on Category 3 matter for child or young person under Enhanced Care and Protection Order </w:t>
      </w:r>
    </w:p>
    <w:p w14:paraId="768D7F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s50(10) – Application for order on appropriate fit person or place of safety after 3 variations</w:t>
      </w:r>
    </w:p>
    <w:p w14:paraId="2D6EFC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15E160E2"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lastRenderedPageBreak/>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024E694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528FAC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02A14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95663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1246AAD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Designation:</w:t>
      </w:r>
    </w:p>
    <w:p w14:paraId="3C15C4D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2A2D3CC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482765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03AB3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73CC7096"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5082441"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4638B89"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 xml:space="preserve">Date: </w:t>
      </w:r>
    </w:p>
    <w:p w14:paraId="19ECC9E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2C0A9988"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2DB0BE7D"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R.148D(2)</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t xml:space="preserve"> </w:t>
      </w:r>
      <w:r w:rsidRPr="00DF53AE">
        <w:rPr>
          <w:rFonts w:ascii="Times New Roman" w:hAnsi="Times New Roman" w:cs="Times New Roman"/>
          <w:b/>
          <w:caps/>
          <w:lang w:val="en-GB" w:eastAsia="zh-CN"/>
        </w:rPr>
        <w:t>form 45c</w:t>
      </w:r>
    </w:p>
    <w:p w14:paraId="7088913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4237894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679944C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7DF048A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062112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DCFA9D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62B47C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411F8FD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(Name of Parent / Guardian)</w:t>
      </w:r>
    </w:p>
    <w:p w14:paraId="72DE6EF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5A53F29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dealt with / made a Care and Protection Order/Enhanced Care and Protection Order/Family Guidance Order* in respect of the above-named child/young person*.</w:t>
      </w:r>
    </w:p>
    <w:p w14:paraId="618E643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Director-General/Protector/Approved Welfare Officer* has made an application for the appropriate orders under the following provision(s):</w:t>
      </w:r>
    </w:p>
    <w:p w14:paraId="2EA8931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14208B4A"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3F8C61D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079315CF"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30B8545B"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2A88FCB4"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64535078"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6B42E59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 xml:space="preserve"> ….………………………</w:t>
      </w:r>
    </w:p>
    <w:p w14:paraId="006E64B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r>
      <w:r w:rsidRPr="00DF53AE">
        <w:rPr>
          <w:rFonts w:ascii="Times New Roman" w:hAnsi="Times New Roman" w:cs="Times New Roman"/>
        </w:rPr>
        <w:tab/>
        <w:t>District Judge / Magistrate</w:t>
      </w:r>
    </w:p>
    <w:p w14:paraId="261B77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Department …………………………</w:t>
      </w:r>
    </w:p>
    <w:p w14:paraId="06D00F2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 xml:space="preserve">Received the duplicate of this process on the ________day of __________________, 20_____.                                                                                                          </w:t>
      </w:r>
    </w:p>
    <w:p w14:paraId="76E3018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7DBFA2B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3BD29EA6"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1A1D217F"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6A9ABAC8"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CFC8CF5"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0FB867FA"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079948C"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3449793"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977BEA4"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1D9640F"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4BE05C0E"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R.148D(3)</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45d</w:t>
      </w:r>
    </w:p>
    <w:p w14:paraId="79385F4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02ACDB20"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3C5F1F7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2847AF1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6115DEEC"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1F15F973"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290F71F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b/>
          <w:u w:val="single"/>
        </w:rPr>
      </w:pPr>
      <w:r w:rsidRPr="00DF53AE">
        <w:rPr>
          <w:rFonts w:ascii="Times New Roman" w:hAnsi="Times New Roman" w:cs="Times New Roman"/>
          <w:b/>
          <w:u w:val="single"/>
        </w:rPr>
        <w:t xml:space="preserve">APPLICATION BY PARENT / GUARDIAN* OF CHILD OR YOUNG PERSON </w:t>
      </w:r>
    </w:p>
    <w:p w14:paraId="5093EB9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5C2F2E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rPr>
      </w:pPr>
      <w:r w:rsidRPr="00DF53AE">
        <w:rPr>
          <w:rFonts w:ascii="Times New Roman" w:hAnsi="Times New Roman" w:cs="Times New Roman"/>
        </w:rPr>
        <w:t>I, ________ (NRIC No./ID No: ____________ )  the parent/guardian* of the undermentioned  child/young person hereby apply to the Youth Court under the undermentioned provision(s) for the appropriate orders to be made under the Children and Young Persons Act (Cap 38) :</w:t>
      </w:r>
    </w:p>
    <w:p w14:paraId="32ED4DF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4D5434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1483551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0D62FED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Case Number: CPO/ECPO/BPC/FGO/* ____________</w:t>
      </w:r>
    </w:p>
    <w:p w14:paraId="29D812A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6150EE4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8D30B6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69BC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A75F4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 xml:space="preserve">s49(1D) – Application for review of determination or variation of determination by Director-General or protector </w:t>
      </w:r>
    </w:p>
    <w:p w14:paraId="3A3D62E5"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5) – Application for determination of decision by Director-General or protector or care-giver for child or young person under Care and Protection Order</w:t>
      </w:r>
    </w:p>
    <w:p w14:paraId="6007BFC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24555EA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11) – Application for leave to apply for variation or discharge of Enhanced Care and Protection Order</w:t>
      </w:r>
    </w:p>
    <w:p w14:paraId="7A1C33C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3) – Application for determination of decision by Director-General or protector or care-giver for child or young person under Enhanced Care and Protection Order</w:t>
      </w:r>
    </w:p>
    <w:p w14:paraId="26FC6691"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3BF77E8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20BEB1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p>
    <w:p w14:paraId="4EB40EF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CB026D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CF475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6F0E63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2BBBC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7496D2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66EE8A6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68415615"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D903F58"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1DAD30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12DEBF5D"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6600404"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C86CDE5"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Date:</w:t>
      </w:r>
    </w:p>
    <w:p w14:paraId="4A9585C2"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65394CD3" w14:textId="77777777" w:rsidR="00DF53AE" w:rsidRPr="00DF53AE" w:rsidRDefault="00DF53AE" w:rsidP="00DF53AE">
      <w:pPr>
        <w:spacing w:after="0"/>
        <w:divId w:val="2116439976"/>
        <w:rPr>
          <w:rFonts w:asciiTheme="minorHAnsi" w:hAnsiTheme="minorHAnsi" w:cstheme="minorBidi"/>
        </w:rPr>
      </w:pPr>
    </w:p>
    <w:p w14:paraId="62452353"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11691DD8"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w:t>
      </w:r>
      <w:proofErr w:type="gramStart"/>
      <w:r w:rsidRPr="00DF53AE">
        <w:rPr>
          <w:rFonts w:ascii="Times New Roman" w:hAnsi="Times New Roman" w:cs="Times New Roman"/>
          <w:caps/>
          <w:sz w:val="20"/>
          <w:szCs w:val="20"/>
          <w:lang w:val="en-GB" w:eastAsia="zh-CN"/>
        </w:rPr>
        <w:t>D(</w:t>
      </w:r>
      <w:proofErr w:type="gramEnd"/>
      <w:r w:rsidRPr="00DF53AE">
        <w:rPr>
          <w:rFonts w:ascii="Times New Roman" w:hAnsi="Times New Roman" w:cs="Times New Roman"/>
          <w:caps/>
          <w:sz w:val="20"/>
          <w:szCs w:val="20"/>
          <w:lang w:val="en-GB" w:eastAsia="zh-CN"/>
        </w:rPr>
        <w:t>4)</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45E</w:t>
      </w:r>
    </w:p>
    <w:p w14:paraId="08AA902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12691A3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p>
    <w:p w14:paraId="651F4EA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7D18352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24BB072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360D7C98"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E7193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2634B63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F3F73E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(Director-General of Social Welfare / Protector)</w:t>
      </w:r>
    </w:p>
    <w:p w14:paraId="504F7FC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14E4C01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made a Care and Protection Order / Enhanced Care and Protection Order / Family Guidance Order* in respect of the above-named child/young person*.</w:t>
      </w:r>
    </w:p>
    <w:p w14:paraId="26AB10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parent or guardian has made an application for the appropriate orders under the following provision(s):</w:t>
      </w:r>
    </w:p>
    <w:p w14:paraId="0BB02A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0049A9D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250629CD"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787E5EE2"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230B024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7863597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166D5912"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7BFECB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w:t>
      </w:r>
    </w:p>
    <w:p w14:paraId="78DD3D2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District Judge / Magistrate</w:t>
      </w:r>
    </w:p>
    <w:p w14:paraId="5A7FFEAC"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Department …………………………</w:t>
      </w:r>
    </w:p>
    <w:p w14:paraId="7B59EFE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Received the duplicate of this process on the ________day of __________________, 20_____.</w:t>
      </w:r>
    </w:p>
    <w:p w14:paraId="4455BF4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28979D33"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0A72AF74" w14:textId="77777777" w:rsidR="00DF53AE" w:rsidRDefault="00DF53AE" w:rsidP="00DF53AE">
      <w:pPr>
        <w:divId w:val="2116439976"/>
        <w:rPr>
          <w:rFonts w:ascii="Times New Roman" w:hAnsi="Times New Roman" w:cs="Times New Roman"/>
          <w:sz w:val="20"/>
          <w:szCs w:val="20"/>
        </w:rPr>
      </w:pPr>
    </w:p>
    <w:p w14:paraId="27B1BB14" w14:textId="77777777" w:rsidR="00DF53AE" w:rsidRPr="006F2CA2" w:rsidRDefault="00DF53AE" w:rsidP="006F2CA2">
      <w:pPr>
        <w:spacing w:before="0" w:after="200" w:line="276" w:lineRule="auto"/>
        <w:divId w:val="2116439976"/>
        <w:rPr>
          <w:rFonts w:ascii="Times New Roman" w:hAnsi="Times New Roman" w:cs="Times New Roman"/>
          <w:sz w:val="26"/>
          <w:szCs w:val="20"/>
          <w:lang w:val="en-GB" w:eastAsia="en-US"/>
        </w:rPr>
      </w:pPr>
    </w:p>
    <w:tbl>
      <w:tblPr>
        <w:tblW w:w="7576" w:type="dxa"/>
        <w:jc w:val="center"/>
        <w:tblLook w:val="04A0" w:firstRow="1" w:lastRow="0" w:firstColumn="1" w:lastColumn="0" w:noHBand="0" w:noVBand="1"/>
      </w:tblPr>
      <w:tblGrid>
        <w:gridCol w:w="5436"/>
        <w:gridCol w:w="2140"/>
      </w:tblGrid>
      <w:tr w:rsidR="006F2CA2" w:rsidRPr="006F2CA2" w14:paraId="0D202E33" w14:textId="77777777" w:rsidTr="006F2CA2">
        <w:trPr>
          <w:divId w:val="2116439976"/>
          <w:cantSplit/>
          <w:jc w:val="center"/>
        </w:trPr>
        <w:tc>
          <w:tcPr>
            <w:tcW w:w="7576" w:type="dxa"/>
            <w:gridSpan w:val="2"/>
          </w:tcPr>
          <w:p w14:paraId="69CABC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GUID=c78cda64-f5e7-466a-9e88-9d8304fcc51d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46</w:t>
            </w:r>
          </w:p>
          <w:p w14:paraId="21A9E0C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R.153</w:t>
            </w:r>
          </w:p>
        </w:tc>
      </w:tr>
      <w:tr w:rsidR="006F2CA2" w:rsidRPr="006F2CA2" w14:paraId="5764FD6C" w14:textId="77777777" w:rsidTr="006F2CA2">
        <w:trPr>
          <w:gridAfter w:val="1"/>
          <w:divId w:val="2116439976"/>
          <w:wAfter w:w="2140" w:type="dxa"/>
          <w:cantSplit/>
          <w:jc w:val="center"/>
        </w:trPr>
        <w:tc>
          <w:tcPr>
            <w:tcW w:w="5436" w:type="dxa"/>
          </w:tcPr>
          <w:p w14:paraId="26990517" w14:textId="77777777" w:rsidR="006F2CA2" w:rsidRPr="006F2CA2" w:rsidRDefault="006F2CA2" w:rsidP="006F2CA2">
            <w:pPr>
              <w:spacing w:before="60" w:after="60" w:line="240" w:lineRule="auto"/>
              <w:ind w:left="200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GUID=3f39e8b7-0114-4069-8d35-3e6f39d41330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COMMENCEMENT OF PROCEEDINGS IN THE SYARIAH COURT</w:t>
            </w:r>
          </w:p>
        </w:tc>
      </w:tr>
      <w:tr w:rsidR="006F2CA2" w:rsidRPr="006F2CA2" w14:paraId="050A2083" w14:textId="77777777" w:rsidTr="006F2CA2">
        <w:trPr>
          <w:divId w:val="2116439976"/>
          <w:cantSplit/>
          <w:jc w:val="center"/>
        </w:trPr>
        <w:tc>
          <w:tcPr>
            <w:tcW w:w="7576" w:type="dxa"/>
            <w:gridSpan w:val="2"/>
          </w:tcPr>
          <w:p w14:paraId="585B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GUID=8389c929-fc20-4f85-9709-7084268a849c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87501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GUID=0ebaaf1d-ac3d-4bff-aeac-e4c95103d2a1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*proceedings for divorce between            have been commenced in the Syariah Court on (state the date) under (state the proceedings number)/a decree or order for divorce between                   has been made by the Syariah Court on (state the date)/a divorce between                      has been registered under section 102 of the Administration of Muslim Law Act (Cap. 3) on (state the date).</w:t>
            </w:r>
          </w:p>
          <w:p w14:paraId="7BC707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GUID=ab4a0db4-991e-4549-ad97-77d5ca761e29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7B8E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GUID=4580bfce-2b66-47df-bf7f-dff86c8972d0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p w14:paraId="2805E40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GUID=d2be79bd-8b31-4498-bf8d-890a3fdd58e7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vertAlign w:val="superscript"/>
                <w:lang w:val="en-GB" w:eastAsia="en-US"/>
              </w:rPr>
              <w:t>*</w:t>
            </w:r>
            <w:r w:rsidRPr="006F2CA2">
              <w:rPr>
                <w:rFonts w:ascii="Times New Roman" w:hAnsi="Times New Roman" w:cs="Times New Roman"/>
                <w:sz w:val="16"/>
                <w:szCs w:val="16"/>
                <w:lang w:val="en-GB" w:eastAsia="en-US"/>
              </w:rPr>
              <w:t>Delete whichever is inapplicable.</w:t>
            </w:r>
          </w:p>
        </w:tc>
      </w:tr>
    </w:tbl>
    <w:p w14:paraId="708E030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Y="1"/>
        <w:tblOverlap w:val="never"/>
        <w:tblW w:w="8364" w:type="dxa"/>
        <w:tblLook w:val="04A0" w:firstRow="1" w:lastRow="0" w:firstColumn="1" w:lastColumn="0" w:noHBand="0" w:noVBand="1"/>
      </w:tblPr>
      <w:tblGrid>
        <w:gridCol w:w="1834"/>
        <w:gridCol w:w="4199"/>
        <w:gridCol w:w="2331"/>
      </w:tblGrid>
      <w:tr w:rsidR="006F2CA2" w:rsidRPr="006F2CA2" w14:paraId="4F0F73E2" w14:textId="77777777" w:rsidTr="00ED7FA2">
        <w:trPr>
          <w:divId w:val="2116439976"/>
          <w:cantSplit/>
        </w:trPr>
        <w:tc>
          <w:tcPr>
            <w:tcW w:w="8364" w:type="dxa"/>
            <w:gridSpan w:val="3"/>
          </w:tcPr>
          <w:p w14:paraId="131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GUID=3977cf59-ff9d-4133-908a-f2d201a9eb9a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47</w:t>
            </w:r>
          </w:p>
        </w:tc>
      </w:tr>
      <w:tr w:rsidR="006F2CA2" w:rsidRPr="006F2CA2" w14:paraId="73803282" w14:textId="77777777" w:rsidTr="00ED7FA2">
        <w:trPr>
          <w:divId w:val="2116439976"/>
          <w:cantSplit/>
        </w:trPr>
        <w:tc>
          <w:tcPr>
            <w:tcW w:w="1834" w:type="dxa"/>
          </w:tcPr>
          <w:p w14:paraId="1EDD92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GUID=647ec724-5cf4-41c0-9e5f-8b4b03efd5c3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 R.163, 168, 176, 179, 193, 197, 273, 277,301</w:t>
            </w:r>
          </w:p>
        </w:tc>
        <w:tc>
          <w:tcPr>
            <w:tcW w:w="4199" w:type="dxa"/>
          </w:tcPr>
          <w:p w14:paraId="354FB3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D9AEE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B66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GUID=6f415732-b58a-4140-8b52-cd1b06904219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tc>
        <w:tc>
          <w:tcPr>
            <w:tcW w:w="2331" w:type="dxa"/>
          </w:tcPr>
          <w:p w14:paraId="2F192A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GUID=ee520d6e-ee5d-479c-b958-7d0d4cf11d56 </w:instrText>
            </w:r>
            <w:r w:rsidRPr="006F2CA2">
              <w:rPr>
                <w:rFonts w:ascii="Times New Roman" w:hAnsi="Times New Roman" w:cs="Times New Roman"/>
                <w:sz w:val="22"/>
                <w:szCs w:val="20"/>
                <w:lang w:val="en-GB" w:eastAsia="en-US"/>
              </w:rPr>
              <w:fldChar w:fldCharType="end"/>
            </w:r>
          </w:p>
        </w:tc>
      </w:tr>
      <w:tr w:rsidR="006F2CA2" w:rsidRPr="006F2CA2" w14:paraId="6AE29CF3" w14:textId="77777777" w:rsidTr="00ED7FA2">
        <w:trPr>
          <w:divId w:val="2116439976"/>
          <w:cantSplit/>
        </w:trPr>
        <w:tc>
          <w:tcPr>
            <w:tcW w:w="8364" w:type="dxa"/>
            <w:gridSpan w:val="3"/>
          </w:tcPr>
          <w:p w14:paraId="181EA6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GUID=2755b1d5-ff18-4fa1-b8f4-6e08b6457e63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tc>
      </w:tr>
      <w:tr w:rsidR="006F2CA2" w:rsidRPr="006F2CA2" w14:paraId="291CFC9E" w14:textId="77777777" w:rsidTr="00ED7FA2">
        <w:trPr>
          <w:divId w:val="2116439976"/>
          <w:cantSplit/>
        </w:trPr>
        <w:tc>
          <w:tcPr>
            <w:tcW w:w="8364" w:type="dxa"/>
            <w:gridSpan w:val="3"/>
          </w:tcPr>
          <w:p w14:paraId="12AC06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GUID=841bcbb0-13bc-416e-961a-1fb3879f3470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proofErr w:type="gramStart"/>
            <w:r w:rsidRPr="006F2CA2">
              <w:rPr>
                <w:rFonts w:ascii="Times New Roman" w:hAnsi="Times New Roman" w:cs="Times New Roman"/>
                <w:sz w:val="22"/>
                <w:szCs w:val="20"/>
                <w:lang w:val="en-GB" w:eastAsia="en-US"/>
              </w:rPr>
              <w:t>Seal)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(In the matter of                      )</w:t>
            </w:r>
          </w:p>
          <w:p w14:paraId="6C8E7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GUID=6c875631-edf5-4827-b0e3-7dfab929f03e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30D94F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GUID=c6e203d4-4c3e-4630-9922-43350664669e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1BBA1D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GUID=477fab2d-bd1e-4204-8456-04d082610c7d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E0CB22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GUID=e73e7464-de0d-4152-9038-26c785d53e77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581AF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GUID=0fb90927-7ac6-4560-8148-9576eac8cf32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DEFENDANT(S) [name]</w:t>
            </w:r>
          </w:p>
          <w:p w14:paraId="1E4070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GUID=81ac2a29-0c48-48d3-9122-0e29ff906e1d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w:t>
            </w:r>
          </w:p>
        </w:tc>
      </w:tr>
      <w:tr w:rsidR="006F2CA2" w:rsidRPr="006F2CA2" w14:paraId="5A065AA4" w14:textId="77777777" w:rsidTr="00ED7FA2">
        <w:trPr>
          <w:divId w:val="2116439976"/>
          <w:cantSplit/>
        </w:trPr>
        <w:tc>
          <w:tcPr>
            <w:tcW w:w="8364" w:type="dxa"/>
            <w:gridSpan w:val="3"/>
          </w:tcPr>
          <w:p w14:paraId="5813F3B1"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GUID=7a2b9755-b7cf-4b7a-adb2-8e5a8a72fd0d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1078B34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01828CCE"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2. </w:t>
            </w:r>
          </w:p>
          <w:tbl>
            <w:tblPr>
              <w:tblW w:w="7140" w:type="dxa"/>
              <w:jc w:val="center"/>
              <w:tblLook w:val="04A0" w:firstRow="1" w:lastRow="0" w:firstColumn="1" w:lastColumn="0" w:noHBand="0" w:noVBand="1"/>
            </w:tblPr>
            <w:tblGrid>
              <w:gridCol w:w="7140"/>
            </w:tblGrid>
            <w:tr w:rsidR="006F2CA2" w:rsidRPr="006F2CA2" w14:paraId="74136026" w14:textId="77777777" w:rsidTr="006F2CA2">
              <w:trPr>
                <w:cantSplit/>
                <w:jc w:val="center"/>
              </w:trPr>
              <w:tc>
                <w:tcPr>
                  <w:tcW w:w="7140" w:type="dxa"/>
                </w:tcPr>
                <w:p w14:paraId="08605E6E" w14:textId="77777777" w:rsidR="006F2CA2" w:rsidRPr="006F2CA2" w:rsidRDefault="006F2CA2" w:rsidP="007C0FB8">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xml:space="preserve">], solicitor for the abovenamed Plaintiff whose </w:t>
                  </w:r>
                  <w:proofErr w:type="gramStart"/>
                  <w:r w:rsidRPr="006F2CA2">
                    <w:rPr>
                      <w:rFonts w:ascii="Times New Roman" w:hAnsi="Times New Roman" w:cs="Times New Roman"/>
                      <w:sz w:val="22"/>
                      <w:szCs w:val="20"/>
                      <w:lang w:val="en-GB" w:eastAsia="en-US"/>
                    </w:rPr>
                    <w:t>particulars are</w:t>
                  </w:r>
                  <w:proofErr w:type="gramEnd"/>
                  <w:r w:rsidRPr="006F2CA2">
                    <w:rPr>
                      <w:rFonts w:ascii="Times New Roman" w:hAnsi="Times New Roman" w:cs="Times New Roman"/>
                      <w:sz w:val="22"/>
                      <w:szCs w:val="20"/>
                      <w:lang w:val="en-GB" w:eastAsia="en-US"/>
                    </w:rPr>
                    <w:t xml:space="preserv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48B4B470" w14:textId="77777777" w:rsidTr="006F2CA2">
              <w:trPr>
                <w:cantSplit/>
                <w:jc w:val="center"/>
              </w:trPr>
              <w:tc>
                <w:tcPr>
                  <w:tcW w:w="7140" w:type="dxa"/>
                </w:tcPr>
                <w:p w14:paraId="265C945E" w14:textId="77777777" w:rsidR="006F2CA2" w:rsidRPr="006F2CA2" w:rsidRDefault="006F2CA2" w:rsidP="007C0FB8">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50122DD" w14:textId="77777777" w:rsidTr="006F2CA2">
              <w:trPr>
                <w:cantSplit/>
                <w:jc w:val="center"/>
              </w:trPr>
              <w:tc>
                <w:tcPr>
                  <w:tcW w:w="7140" w:type="dxa"/>
                </w:tcPr>
                <w:p w14:paraId="577B01CE" w14:textId="77777777" w:rsidR="006F2CA2" w:rsidRPr="006F2CA2" w:rsidRDefault="006F2CA2" w:rsidP="007C0FB8">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7A348C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0E2B1777"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262FF3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18A3ACE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GUID=66c5ba7c-bd4d-4ba7-b059-fca339ae6ad3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5A2C11B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This originating summons may not be served more than 6 months after the above date unless renewed by order of the Court.</w:t>
            </w:r>
          </w:p>
          <w:p w14:paraId="67AFD153"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GUID=ccc1a475-b5c2-463c-9412-240ba01d64f1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 defendant does not attend personally or by his counsel or solicitor at the time and place abovementioned, the Court may make such order(s) as it deems just and expedient.</w:t>
            </w:r>
          </w:p>
          <w:p w14:paraId="5EFE3A1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GUID=fcfc2d31-54cb-40b5-8d33-3288f3049054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r w:rsidR="006F2CA2" w:rsidRPr="006F2CA2" w14:paraId="0EAD96E1" w14:textId="77777777" w:rsidTr="00ED7FA2">
        <w:trPr>
          <w:divId w:val="2116439976"/>
          <w:cantSplit/>
        </w:trPr>
        <w:tc>
          <w:tcPr>
            <w:tcW w:w="8364" w:type="dxa"/>
            <w:gridSpan w:val="3"/>
          </w:tcPr>
          <w:p w14:paraId="40D035D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c>
      </w:tr>
    </w:tbl>
    <w:p w14:paraId="3481E43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604"/>
        <w:gridCol w:w="4630"/>
        <w:gridCol w:w="1123"/>
      </w:tblGrid>
      <w:tr w:rsidR="006F2CA2" w:rsidRPr="006F2CA2" w14:paraId="2F9D8D62" w14:textId="77777777" w:rsidTr="006F2CA2">
        <w:trPr>
          <w:divId w:val="2116439976"/>
          <w:cantSplit/>
          <w:jc w:val="center"/>
        </w:trPr>
        <w:tc>
          <w:tcPr>
            <w:tcW w:w="7120" w:type="dxa"/>
            <w:gridSpan w:val="3"/>
          </w:tcPr>
          <w:p w14:paraId="761C1D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GUID=42dc955c-3480-497d-9bb2-27ea00ee5df3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48</w:t>
            </w:r>
          </w:p>
        </w:tc>
      </w:tr>
      <w:tr w:rsidR="006F2CA2" w:rsidRPr="006F2CA2" w14:paraId="6C66A343" w14:textId="77777777" w:rsidTr="006F2CA2">
        <w:trPr>
          <w:divId w:val="2116439976"/>
          <w:cantSplit/>
          <w:jc w:val="center"/>
        </w:trPr>
        <w:tc>
          <w:tcPr>
            <w:tcW w:w="1420" w:type="dxa"/>
          </w:tcPr>
          <w:p w14:paraId="4A45C43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GUID=ce233c34-cd8d-4b58-b876-62c0c10a3156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R.163, 273, 277, 288, 301</w:t>
            </w:r>
          </w:p>
        </w:tc>
        <w:tc>
          <w:tcPr>
            <w:tcW w:w="4440" w:type="dxa"/>
          </w:tcPr>
          <w:p w14:paraId="718637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1091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7BCD4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GUID=16828257-3df1-4802-a20b-9db3ac70aed0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 PARTE ORIGINATING SUMMONS</w:t>
            </w:r>
          </w:p>
        </w:tc>
        <w:tc>
          <w:tcPr>
            <w:tcW w:w="1260" w:type="dxa"/>
          </w:tcPr>
          <w:p w14:paraId="123A94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GUID=1568a125-51e0-4f55-bd30-b2905174bb5d </w:instrText>
            </w:r>
            <w:r w:rsidRPr="006F2CA2">
              <w:rPr>
                <w:rFonts w:ascii="Times New Roman" w:hAnsi="Times New Roman" w:cs="Times New Roman"/>
                <w:sz w:val="22"/>
                <w:szCs w:val="20"/>
                <w:lang w:val="en-GB" w:eastAsia="en-US"/>
              </w:rPr>
              <w:fldChar w:fldCharType="end"/>
            </w:r>
          </w:p>
        </w:tc>
      </w:tr>
      <w:tr w:rsidR="006F2CA2" w:rsidRPr="006F2CA2" w14:paraId="5A430D59" w14:textId="77777777" w:rsidTr="006F2CA2">
        <w:trPr>
          <w:divId w:val="2116439976"/>
          <w:cantSplit/>
          <w:jc w:val="center"/>
        </w:trPr>
        <w:tc>
          <w:tcPr>
            <w:tcW w:w="7120" w:type="dxa"/>
            <w:gridSpan w:val="3"/>
          </w:tcPr>
          <w:p w14:paraId="389229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GUID=0c3651dd-835c-408d-9014-06ac6bba76ce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w:t>
            </w:r>
            <w:r w:rsidRPr="006F2CA2">
              <w:rPr>
                <w:rFonts w:ascii="Times New Roman" w:hAnsi="Times New Roman" w:cs="Times New Roman"/>
                <w:sz w:val="22"/>
                <w:szCs w:val="20"/>
                <w:lang w:val="en-GB" w:eastAsia="en-US"/>
              </w:rPr>
              <w:br/>
              <w:t>THE REPUBLIC OF SINGAPORE</w:t>
            </w:r>
          </w:p>
        </w:tc>
      </w:tr>
      <w:tr w:rsidR="006F2CA2" w:rsidRPr="006F2CA2" w14:paraId="22CC63BB" w14:textId="77777777" w:rsidTr="006F2CA2">
        <w:trPr>
          <w:divId w:val="2116439976"/>
          <w:cantSplit/>
          <w:jc w:val="center"/>
        </w:trPr>
        <w:tc>
          <w:tcPr>
            <w:tcW w:w="7120" w:type="dxa"/>
            <w:gridSpan w:val="3"/>
          </w:tcPr>
          <w:p w14:paraId="5963F34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GUID=837968e5-0501-451c-9f9c-b6452c7fe7d1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(Seal)</w:t>
            </w:r>
            <w:r w:rsidRPr="006F2CA2">
              <w:rPr>
                <w:rFonts w:ascii="Times New Roman" w:hAnsi="Times New Roman" w:cs="Times New Roman"/>
                <w:sz w:val="22"/>
                <w:szCs w:val="20"/>
                <w:lang w:val="en-GB" w:eastAsia="en-US"/>
              </w:rPr>
              <w:br/>
              <w:t>(In the matter of                    </w:t>
            </w:r>
            <w:proofErr w:type="gramStart"/>
            <w:r w:rsidRPr="006F2CA2">
              <w:rPr>
                <w:rFonts w:ascii="Times New Roman" w:hAnsi="Times New Roman" w:cs="Times New Roman"/>
                <w:sz w:val="22"/>
                <w:szCs w:val="20"/>
                <w:lang w:val="en-GB" w:eastAsia="en-US"/>
              </w:rPr>
              <w:t>  )</w:t>
            </w:r>
            <w:proofErr w:type="gramEnd"/>
          </w:p>
          <w:p w14:paraId="6A791D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GUID=c1d66a68-8804-4365-9855-9c6678cee3ec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Applicant/Plaintiff.</w:t>
            </w:r>
          </w:p>
          <w:p w14:paraId="4361F3A9"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Plaintiff applies for the following orders:</w:t>
            </w:r>
          </w:p>
          <w:p w14:paraId="1FCD74D6"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2807F27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bl>
            <w:tblPr>
              <w:tblW w:w="7140" w:type="dxa"/>
              <w:jc w:val="center"/>
              <w:tblLook w:val="04A0" w:firstRow="1" w:lastRow="0" w:firstColumn="1" w:lastColumn="0" w:noHBand="0" w:noVBand="1"/>
            </w:tblPr>
            <w:tblGrid>
              <w:gridCol w:w="7140"/>
            </w:tblGrid>
            <w:tr w:rsidR="006F2CA2" w:rsidRPr="006F2CA2" w14:paraId="2FD5E265" w14:textId="77777777" w:rsidTr="006F2CA2">
              <w:trPr>
                <w:cantSplit/>
                <w:jc w:val="center"/>
              </w:trPr>
              <w:tc>
                <w:tcPr>
                  <w:tcW w:w="7140" w:type="dxa"/>
                </w:tcPr>
                <w:p w14:paraId="53EC6B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xml:space="preserve">], solicitor for the abovenamed Plaintiff whose </w:t>
                  </w:r>
                  <w:proofErr w:type="gramStart"/>
                  <w:r w:rsidRPr="006F2CA2">
                    <w:rPr>
                      <w:rFonts w:ascii="Times New Roman" w:hAnsi="Times New Roman" w:cs="Times New Roman"/>
                      <w:sz w:val="22"/>
                      <w:szCs w:val="20"/>
                      <w:lang w:val="en-GB" w:eastAsia="en-US"/>
                    </w:rPr>
                    <w:t>particulars are</w:t>
                  </w:r>
                  <w:proofErr w:type="gramEnd"/>
                  <w:r w:rsidRPr="006F2CA2">
                    <w:rPr>
                      <w:rFonts w:ascii="Times New Roman" w:hAnsi="Times New Roman" w:cs="Times New Roman"/>
                      <w:sz w:val="22"/>
                      <w:szCs w:val="20"/>
                      <w:lang w:val="en-GB" w:eastAsia="en-US"/>
                    </w:rPr>
                    <w:t xml:space="preserv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FE6B7CE" w14:textId="77777777" w:rsidTr="006F2CA2">
              <w:trPr>
                <w:cantSplit/>
                <w:jc w:val="center"/>
              </w:trPr>
              <w:tc>
                <w:tcPr>
                  <w:tcW w:w="7140" w:type="dxa"/>
                </w:tcPr>
                <w:p w14:paraId="3B5B12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6F26A1B6" w14:textId="77777777" w:rsidTr="006F2CA2">
              <w:trPr>
                <w:cantSplit/>
                <w:jc w:val="center"/>
              </w:trPr>
              <w:tc>
                <w:tcPr>
                  <w:tcW w:w="7140" w:type="dxa"/>
                </w:tcPr>
                <w:p w14:paraId="4126235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816AC8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58E619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0E7A935E"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p>
          <w:p w14:paraId="0F74487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GUID=c8181089-df82-40f4-ae64-bde11637039c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7B0C52A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tc>
      </w:tr>
    </w:tbl>
    <w:p w14:paraId="161ACF4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jc w:val="center"/>
        <w:tblLook w:val="04A0" w:firstRow="1" w:lastRow="0" w:firstColumn="1" w:lastColumn="0" w:noHBand="0" w:noVBand="1"/>
      </w:tblPr>
      <w:tblGrid>
        <w:gridCol w:w="1520"/>
        <w:gridCol w:w="4120"/>
        <w:gridCol w:w="1500"/>
      </w:tblGrid>
      <w:tr w:rsidR="006F2CA2" w:rsidRPr="006F2CA2" w14:paraId="09AFFF46" w14:textId="77777777" w:rsidTr="006F2CA2">
        <w:trPr>
          <w:divId w:val="2116439976"/>
          <w:cantSplit/>
          <w:jc w:val="center"/>
        </w:trPr>
        <w:tc>
          <w:tcPr>
            <w:tcW w:w="7140" w:type="dxa"/>
            <w:gridSpan w:val="3"/>
          </w:tcPr>
          <w:p w14:paraId="1D8EC8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GUID=48568896-48ff-428a-ac14-463c20a87e46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49</w:t>
            </w:r>
          </w:p>
        </w:tc>
      </w:tr>
      <w:tr w:rsidR="006F2CA2" w:rsidRPr="006F2CA2" w14:paraId="394B5957" w14:textId="77777777" w:rsidTr="006F2CA2">
        <w:trPr>
          <w:divId w:val="2116439976"/>
          <w:cantSplit/>
          <w:jc w:val="center"/>
        </w:trPr>
        <w:tc>
          <w:tcPr>
            <w:tcW w:w="1520" w:type="dxa"/>
          </w:tcPr>
          <w:p w14:paraId="3FE0C93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GUID=7902a766-66c4-45fb-ad5e-b25c1dd57e0f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R.202</w:t>
            </w:r>
          </w:p>
        </w:tc>
        <w:tc>
          <w:tcPr>
            <w:tcW w:w="4120" w:type="dxa"/>
          </w:tcPr>
          <w:p w14:paraId="2D932F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290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GUID=72d3f9ed-64a3-44c3-be25-a99cb0d1e198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OATH</w:t>
            </w:r>
          </w:p>
        </w:tc>
        <w:tc>
          <w:tcPr>
            <w:tcW w:w="1500" w:type="dxa"/>
          </w:tcPr>
          <w:p w14:paraId="6BB5D2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GUID=72c0c4e5-47e0-40d1-b12b-fe6f2d1e9264 </w:instrText>
            </w:r>
            <w:r w:rsidRPr="006F2CA2">
              <w:rPr>
                <w:rFonts w:ascii="Times New Roman" w:hAnsi="Times New Roman" w:cs="Times New Roman"/>
                <w:sz w:val="22"/>
                <w:szCs w:val="20"/>
                <w:lang w:val="en-GB" w:eastAsia="en-US"/>
              </w:rPr>
              <w:fldChar w:fldCharType="end"/>
            </w:r>
          </w:p>
        </w:tc>
      </w:tr>
      <w:tr w:rsidR="006F2CA2" w:rsidRPr="006F2CA2" w14:paraId="35C7B95D" w14:textId="77777777" w:rsidTr="006F2CA2">
        <w:trPr>
          <w:divId w:val="2116439976"/>
          <w:cantSplit/>
          <w:jc w:val="center"/>
        </w:trPr>
        <w:tc>
          <w:tcPr>
            <w:tcW w:w="7140" w:type="dxa"/>
            <w:gridSpan w:val="3"/>
          </w:tcPr>
          <w:p w14:paraId="1AAF3A3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GUID=c97a14dd-2482-4604-b59b-13df0c20ab70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of the Oaths and Declarations Act (Cap. 211).</w:t>
            </w:r>
          </w:p>
          <w:p w14:paraId="4F5A3B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GUID=37c99f9b-a3e9-4ba0-98e8-f3caf26533a0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swear by Almighty God that</w:t>
            </w:r>
          </w:p>
          <w:p w14:paraId="53BBF5C2"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GUID=304ba4d9-5cf9-45f9-85ee-f4d3c5eb3846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evidence I shall give in this Court/tribunal/inquiry (or such other hearing) shall be]</w:t>
            </w:r>
          </w:p>
          <w:p w14:paraId="6CCFEAB1"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GUID=2e39cbb1-91ac-4916-a814-61f79c018a28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F6B729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GUID=a3460321-9d75-4d81-bd80-cf10e106c82b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5819345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GUID=03db4ab4-05fc-415e-bcd1-f17d3939db6c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truth, the whole truth, and nothing but the truth.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help me God.</w:t>
            </w:r>
          </w:p>
          <w:p w14:paraId="59FB0F0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GUID=6ec51aae-c3b0-4618-9342-0310a37016a0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0F7C7CA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GUID=35808aeb-0e6b-412d-a6a4-ac1bd1d0a7be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r w:rsidR="006F2CA2" w:rsidRPr="006F2CA2" w14:paraId="32AEEB91" w14:textId="77777777" w:rsidTr="006F2CA2">
        <w:trPr>
          <w:divId w:val="2116439976"/>
          <w:cantSplit/>
          <w:jc w:val="center"/>
        </w:trPr>
        <w:tc>
          <w:tcPr>
            <w:tcW w:w="7140" w:type="dxa"/>
            <w:gridSpan w:val="3"/>
          </w:tcPr>
          <w:p w14:paraId="4A1EE75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GUID=77b9d47c-80ce-421c-96c8-b336543817e9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of the Oaths and Declarations Act (Cap. 211).</w:t>
            </w:r>
          </w:p>
          <w:p w14:paraId="1E9D1A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GUID=77c0c009-652c-4752-8113-af64adac10da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having been appointed an Interpreter of the                 , do solemnly swear that I will faithfully interpret, translate and transcribe from the                 language into the English language and from the English language into the                     language to the best of my knowledge, skill and ability and without fear or favour, affection or ill-will.</w:t>
            </w:r>
          </w:p>
          <w:p w14:paraId="0BFBF48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GUID=e6700fa1-b549-4712-96cb-68472185a352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5BDFC5A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GUID=e6afd74c-cba9-4536-8872-85e38793225b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bl>
    <w:p w14:paraId="7B8FE7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79" w:type="dxa"/>
        <w:tblInd w:w="426" w:type="dxa"/>
        <w:tblLook w:val="04A0" w:firstRow="1" w:lastRow="0" w:firstColumn="1" w:lastColumn="0" w:noHBand="0" w:noVBand="1"/>
      </w:tblPr>
      <w:tblGrid>
        <w:gridCol w:w="1336"/>
        <w:gridCol w:w="4368"/>
        <w:gridCol w:w="2375"/>
      </w:tblGrid>
      <w:tr w:rsidR="006F2CA2" w:rsidRPr="006F2CA2" w14:paraId="3F035D99" w14:textId="77777777" w:rsidTr="001720DF">
        <w:trPr>
          <w:divId w:val="2116439976"/>
          <w:cantSplit/>
        </w:trPr>
        <w:tc>
          <w:tcPr>
            <w:tcW w:w="8079" w:type="dxa"/>
            <w:gridSpan w:val="3"/>
          </w:tcPr>
          <w:p w14:paraId="5AA675D5"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GUID=f0ae998f-7ac1-4478-8048-4e46033009a6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50</w:t>
            </w:r>
          </w:p>
        </w:tc>
      </w:tr>
      <w:tr w:rsidR="006F2CA2" w:rsidRPr="006F2CA2" w14:paraId="37ED0B8D" w14:textId="77777777" w:rsidTr="001720DF">
        <w:trPr>
          <w:divId w:val="2116439976"/>
          <w:cantSplit/>
        </w:trPr>
        <w:tc>
          <w:tcPr>
            <w:tcW w:w="1336" w:type="dxa"/>
          </w:tcPr>
          <w:p w14:paraId="7F2A7BAA"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GUID=f0ae998f-7ac1-4478-8048-4e46033009a6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R.203</w:t>
            </w:r>
          </w:p>
        </w:tc>
        <w:tc>
          <w:tcPr>
            <w:tcW w:w="4368" w:type="dxa"/>
          </w:tcPr>
          <w:p w14:paraId="1BD714B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p>
          <w:p w14:paraId="25431A09"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AFFIRMATION</w:t>
            </w:r>
          </w:p>
        </w:tc>
        <w:tc>
          <w:tcPr>
            <w:tcW w:w="2375" w:type="dxa"/>
          </w:tcPr>
          <w:p w14:paraId="1A4A856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GUID=0a232cc6-9d11-412f-9aaa-7fdc7c024f88 </w:instrText>
            </w:r>
            <w:r w:rsidRPr="006F2CA2">
              <w:rPr>
                <w:rFonts w:ascii="Times New Roman" w:hAnsi="Times New Roman" w:cs="Times New Roman"/>
                <w:sz w:val="22"/>
                <w:szCs w:val="20"/>
                <w:lang w:val="en-GB" w:eastAsia="en-US"/>
              </w:rPr>
              <w:fldChar w:fldCharType="end"/>
            </w:r>
          </w:p>
        </w:tc>
      </w:tr>
      <w:tr w:rsidR="006F2CA2" w:rsidRPr="006F2CA2" w14:paraId="1D9BCF61" w14:textId="77777777" w:rsidTr="001720DF">
        <w:trPr>
          <w:divId w:val="2116439976"/>
          <w:cantSplit/>
        </w:trPr>
        <w:tc>
          <w:tcPr>
            <w:tcW w:w="8079" w:type="dxa"/>
            <w:gridSpan w:val="3"/>
          </w:tcPr>
          <w:p w14:paraId="1BE0E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p>
        </w:tc>
      </w:tr>
      <w:tr w:rsidR="006F2CA2" w:rsidRPr="006F2CA2" w14:paraId="77F72A19" w14:textId="77777777" w:rsidTr="001720DF">
        <w:trPr>
          <w:divId w:val="2116439976"/>
          <w:cantSplit/>
        </w:trPr>
        <w:tc>
          <w:tcPr>
            <w:tcW w:w="8079" w:type="dxa"/>
            <w:gridSpan w:val="3"/>
          </w:tcPr>
          <w:p w14:paraId="7D6F817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GUID=d9546bed-bf6c-4fb0-b2fd-1ec217e447b0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read with section 5 of the Oaths and Declarations Act (Cap. 211).</w:t>
            </w:r>
          </w:p>
          <w:p w14:paraId="39C6D2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GUID=a9519840-7fb6-4b89-ad03-6e3168e60244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solemnly and sincerely declare and affirm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the evidence I shall give in this Court/tribunal/inquiry (or such other hearing) shall be]</w:t>
            </w:r>
          </w:p>
          <w:p w14:paraId="1B8666B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GUID=40959e55-7928-40d8-8193-2c37943aecf7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0E1F821B"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GUID=b41ab856-6d9f-4c38-8640-983d919d4e22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69CEF071"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GUID=ef1e39e8-e7cd-4c07-87cc-98effc5d1456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truth, the whole truth, and nothing but the truth.</w:t>
            </w:r>
          </w:p>
          <w:p w14:paraId="42EB067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GUID=2507171e-123b-466a-8444-13363b7ed81a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4D635D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GUID=3a5c16e2-cfb1-4a07-b099-4855c8be5844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r w:rsidR="006F2CA2" w:rsidRPr="006F2CA2" w14:paraId="65668764" w14:textId="77777777" w:rsidTr="001720DF">
        <w:trPr>
          <w:divId w:val="2116439976"/>
          <w:cantSplit/>
        </w:trPr>
        <w:tc>
          <w:tcPr>
            <w:tcW w:w="8079" w:type="dxa"/>
            <w:gridSpan w:val="3"/>
          </w:tcPr>
          <w:p w14:paraId="6016ECC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GUID=565f4a4d-5f76-48b1-90f7-2e45978915b3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read with section 5 of the Oaths and Declarations Act (Cap. 211).</w:t>
            </w:r>
          </w:p>
          <w:p w14:paraId="6A8582B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GUID=0c9d38a9-b83f-468c-b41a-5a2e2e343bd6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 having been appointed an Interpreter of the                , do solemnly affirm that I will faithfully interpret, translate and transcribe from the                       language into the English language and from the English language into the                     language to the best of my knowledge, skill and ability and without fear or favour, affection or ill-will.</w:t>
            </w:r>
          </w:p>
          <w:p w14:paraId="1EF3FE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GUID=2b25a567-0411-43ef-8c98-f0ef4e9a1861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1164DC5D"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GUID=a9bb9841-2a61-435e-87e5-377e739a55f3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bl>
    <w:p w14:paraId="2964FC9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269" w:type="dxa"/>
        <w:jc w:val="center"/>
        <w:tblLook w:val="04A0" w:firstRow="1" w:lastRow="0" w:firstColumn="1" w:lastColumn="0" w:noHBand="0" w:noVBand="1"/>
      </w:tblPr>
      <w:tblGrid>
        <w:gridCol w:w="5894"/>
        <w:gridCol w:w="1677"/>
        <w:gridCol w:w="698"/>
      </w:tblGrid>
      <w:tr w:rsidR="006F2CA2" w:rsidRPr="006F2CA2" w14:paraId="10C9EE28" w14:textId="77777777" w:rsidTr="006F2CA2">
        <w:trPr>
          <w:divId w:val="2116439976"/>
          <w:cantSplit/>
          <w:jc w:val="center"/>
        </w:trPr>
        <w:tc>
          <w:tcPr>
            <w:tcW w:w="8269" w:type="dxa"/>
            <w:gridSpan w:val="3"/>
          </w:tcPr>
          <w:tbl>
            <w:tblPr>
              <w:tblW w:w="7139" w:type="dxa"/>
              <w:jc w:val="center"/>
              <w:tblLook w:val="04A0" w:firstRow="1" w:lastRow="0" w:firstColumn="1" w:lastColumn="0" w:noHBand="0" w:noVBand="1"/>
            </w:tblPr>
            <w:tblGrid>
              <w:gridCol w:w="1580"/>
              <w:gridCol w:w="2974"/>
              <w:gridCol w:w="2585"/>
            </w:tblGrid>
            <w:tr w:rsidR="006F2CA2" w:rsidRPr="006F2CA2" w14:paraId="4F067A9E" w14:textId="77777777" w:rsidTr="006F2CA2">
              <w:trPr>
                <w:cantSplit/>
                <w:jc w:val="center"/>
              </w:trPr>
              <w:tc>
                <w:tcPr>
                  <w:tcW w:w="7139" w:type="dxa"/>
                  <w:gridSpan w:val="3"/>
                </w:tcPr>
                <w:p w14:paraId="223B1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GUID=3330661e-420c-458f-b31f-487dfa13e357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51</w:t>
                  </w:r>
                </w:p>
              </w:tc>
            </w:tr>
            <w:tr w:rsidR="006F2CA2" w:rsidRPr="006F2CA2" w14:paraId="299C24CA" w14:textId="77777777" w:rsidTr="006F2CA2">
              <w:trPr>
                <w:cantSplit/>
                <w:jc w:val="center"/>
              </w:trPr>
              <w:tc>
                <w:tcPr>
                  <w:tcW w:w="1580" w:type="dxa"/>
                </w:tcPr>
                <w:p w14:paraId="469AE3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GUID=ab8b82ae-2566-44da-b397-8ef04794499d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2974" w:type="dxa"/>
                </w:tcPr>
                <w:p w14:paraId="3F1C58DB"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p>
                <w:p w14:paraId="3D89A592"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GUID=46e793b6-6847-403b-a961-5f058bc55f1a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FOR PROBATE </w:t>
                  </w:r>
                  <w:r w:rsidRPr="006F2CA2">
                    <w:rPr>
                      <w:rFonts w:ascii="Times New Roman" w:hAnsi="Times New Roman" w:cs="Times New Roman"/>
                      <w:sz w:val="22"/>
                      <w:szCs w:val="20"/>
                      <w:lang w:val="en-GB" w:eastAsia="en-US"/>
                    </w:rPr>
                    <w:br/>
                    <w:t>OR ADMINISTRATION</w:t>
                  </w:r>
                </w:p>
              </w:tc>
              <w:tc>
                <w:tcPr>
                  <w:tcW w:w="2585" w:type="dxa"/>
                </w:tcPr>
                <w:p w14:paraId="64A1AD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GUID=92c2b004-54cf-406b-8401-ac292d50ac92 </w:instrText>
                  </w:r>
                  <w:r w:rsidRPr="006F2CA2">
                    <w:rPr>
                      <w:rFonts w:ascii="Times New Roman" w:hAnsi="Times New Roman" w:cs="Times New Roman"/>
                      <w:sz w:val="22"/>
                      <w:szCs w:val="20"/>
                      <w:lang w:val="en-GB" w:eastAsia="en-US"/>
                    </w:rPr>
                    <w:fldChar w:fldCharType="end"/>
                  </w:r>
                </w:p>
              </w:tc>
            </w:tr>
            <w:tr w:rsidR="006F2CA2" w:rsidRPr="006F2CA2" w14:paraId="474F194B" w14:textId="77777777" w:rsidTr="006F2CA2">
              <w:trPr>
                <w:cantSplit/>
                <w:jc w:val="center"/>
              </w:trPr>
              <w:tc>
                <w:tcPr>
                  <w:tcW w:w="7139" w:type="dxa"/>
                  <w:gridSpan w:val="3"/>
                </w:tcPr>
                <w:p w14:paraId="663C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GUID=8d461388-14bf-46a5-aaa1-132fc360442b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2E6924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GUID=527bde2e-74fb-49e5-8ae9-09ac58b058d0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HCF/FC/P. No.    </w:t>
                  </w:r>
                  <w:proofErr w:type="gramStart"/>
                  <w:r w:rsidRPr="006F2CA2">
                    <w:rPr>
                      <w:rFonts w:ascii="Times New Roman" w:hAnsi="Times New Roman" w:cs="Times New Roman"/>
                      <w:sz w:val="22"/>
                      <w:szCs w:val="20"/>
                      <w:lang w:val="en-GB" w:eastAsia="en-US"/>
                    </w:rPr>
                    <w:t>  )</w:t>
                  </w:r>
                  <w:proofErr w:type="gramEnd"/>
                </w:p>
                <w:p w14:paraId="12B0B6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GUID=91e27b23-3b9c-411b-99b1-d0412580bf4c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205EA1B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GUID=19969866-7271-4f63-bf08-1d8871a7a043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Probate and Administration Act (Cap. 251)</w:t>
                  </w:r>
                </w:p>
                <w:p w14:paraId="696DA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GUID=3ca21753-3c99-4cb7-bb32-0ff96bacc713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E749F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GUID=fbe9f2bb-33d0-424e-b53d-64b087099402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Estate of                   deceased</w:t>
                  </w:r>
                </w:p>
                <w:p w14:paraId="4B1FD7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GUID=c2203665-aa5f-4ee5-acde-6fde18b23795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F9236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GUID=d5a59eeb-902c-4e44-87e0-9d51c4068aa0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an Application by (names of Applicant(s))</w:t>
                  </w:r>
                </w:p>
              </w:tc>
            </w:tr>
          </w:tbl>
          <w:p w14:paraId="408A32C1" w14:textId="77777777" w:rsidR="006F2CA2" w:rsidRPr="006F2CA2" w:rsidRDefault="006F2CA2" w:rsidP="006F2CA2">
            <w:pPr>
              <w:spacing w:before="60" w:after="60" w:line="240" w:lineRule="auto"/>
              <w:ind w:left="2357" w:right="839"/>
              <w:rPr>
                <w:rFonts w:ascii="Times New Roman" w:hAnsi="Times New Roman" w:cs="Times New Roman"/>
                <w:sz w:val="18"/>
                <w:szCs w:val="18"/>
                <w:lang w:val="en-GB" w:eastAsia="en-US"/>
              </w:rPr>
            </w:pPr>
          </w:p>
        </w:tc>
      </w:tr>
      <w:tr w:rsidR="006F2CA2" w:rsidRPr="006F2CA2" w14:paraId="548A0680" w14:textId="77777777" w:rsidTr="006F2CA2">
        <w:trPr>
          <w:gridAfter w:val="1"/>
          <w:divId w:val="2116439976"/>
          <w:wAfter w:w="698" w:type="dxa"/>
          <w:cantSplit/>
          <w:jc w:val="center"/>
        </w:trPr>
        <w:tc>
          <w:tcPr>
            <w:tcW w:w="5894" w:type="dxa"/>
          </w:tcPr>
          <w:p w14:paraId="2DC2386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c>
          <w:tcPr>
            <w:tcW w:w="1677" w:type="dxa"/>
          </w:tcPr>
          <w:p w14:paraId="0EFB2A14"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r w:rsidR="006F2CA2" w:rsidRPr="006F2CA2" w14:paraId="76C80423" w14:textId="77777777" w:rsidTr="006F2CA2">
        <w:trPr>
          <w:divId w:val="2116439976"/>
          <w:cantSplit/>
          <w:jc w:val="center"/>
        </w:trPr>
        <w:tc>
          <w:tcPr>
            <w:tcW w:w="8269" w:type="dxa"/>
            <w:gridSpan w:val="3"/>
          </w:tcPr>
          <w:p w14:paraId="4E28300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bl>
    <w:p w14:paraId="7253B35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a</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Probate</w:t>
      </w:r>
      <w:r w:rsidRPr="006F2CA2">
        <w:rPr>
          <w:rFonts w:ascii="Times New Roman" w:eastAsia="Calibri" w:hAnsi="Times New Roman" w:cs="Times New Roman"/>
          <w:color w:val="000000"/>
          <w:lang w:val="en-GB" w:eastAsia="en-US"/>
        </w:rPr>
        <w:t xml:space="preserve">. </w:t>
      </w:r>
    </w:p>
    <w:p w14:paraId="1014F258"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(A) Particulars of Deceased:</w:t>
      </w:r>
    </w:p>
    <w:p w14:paraId="0EA1E1AE"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735B7D2A"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7DDB3D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2F49E5A6"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0FBEC45"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BA3DA2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7F5B248"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7C56E5E"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C27C98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D6A9DB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u w:val="single"/>
          <w:lang w:val="en-GB" w:eastAsia="en-US"/>
        </w:rPr>
      </w:pPr>
      <w:r w:rsidRPr="006F2CA2">
        <w:rPr>
          <w:rFonts w:ascii="Times New Roman" w:hAnsi="Times New Roman" w:cs="Times New Roman"/>
          <w:b/>
          <w:u w:val="single"/>
          <w:lang w:val="en-GB" w:eastAsia="en-US"/>
        </w:rPr>
        <w:t>(B) Particulars of Applicant(s):</w:t>
      </w:r>
    </w:p>
    <w:p w14:paraId="7E31BB10"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54E25490" w14:textId="77777777" w:rsidR="006F2CA2" w:rsidRPr="006F2CA2" w:rsidRDefault="006F2CA2" w:rsidP="006172E9">
      <w:pPr>
        <w:numPr>
          <w:ilvl w:val="0"/>
          <w:numId w:val="10"/>
        </w:numPr>
        <w:autoSpaceDE w:val="0"/>
        <w:autoSpaceDN w:val="0"/>
        <w:adjustRightInd w:val="0"/>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p>
    <w:p w14:paraId="09D30CFB"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00A5A58C"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Address: </w:t>
      </w:r>
    </w:p>
    <w:p w14:paraId="6DCC8D5A" w14:textId="77777777" w:rsidR="006F2CA2" w:rsidRPr="00ED7FA2" w:rsidRDefault="006F2CA2" w:rsidP="00ED7FA2">
      <w:pPr>
        <w:autoSpaceDE w:val="0"/>
        <w:autoSpaceDN w:val="0"/>
        <w:adjustRightInd w:val="0"/>
        <w:spacing w:before="120" w:after="0"/>
        <w:ind w:left="300" w:firstLine="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p>
    <w:p w14:paraId="5B5796F4" w14:textId="77777777" w:rsid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w:t>
      </w:r>
      <w:r w:rsidR="00ED7FA2">
        <w:rPr>
          <w:rFonts w:ascii="Times New Roman" w:hAnsi="Times New Roman" w:cs="Times New Roman"/>
          <w:b/>
          <w:u w:val="single"/>
          <w:lang w:val="en-GB" w:eastAsia="en-US"/>
        </w:rPr>
        <w:t>tails:</w:t>
      </w:r>
    </w:p>
    <w:p w14:paraId="4A46EB2D" w14:textId="77777777" w:rsidR="00ED7FA2" w:rsidRPr="006F2CA2" w:rsidRDefault="00ED7F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1DB903B4"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5DCFC883"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b/>
          <w:u w:val="single"/>
          <w:lang w:val="en-GB" w:eastAsia="en-US"/>
        </w:rPr>
      </w:pPr>
    </w:p>
    <w:p w14:paraId="074C254E"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whole of the estate and effects of the deceased, movable and immovable, within the jurisdiction exclusive of what the deceased was possessed of or entitled to as a </w:t>
      </w:r>
      <w:r w:rsidRPr="006F2CA2">
        <w:rPr>
          <w:rFonts w:ascii="Times New Roman" w:eastAsia="Calibri" w:hAnsi="Times New Roman" w:cs="Times New Roman"/>
          <w:color w:val="000000"/>
          <w:lang w:val="en-GB" w:eastAsia="en-US"/>
        </w:rPr>
        <w:lastRenderedPageBreak/>
        <w:t>trustee for any other person or persons and not beneficially, but without deducting anything on account of the debts due or owing, [does/does not] exceed in value $[</w:t>
      </w:r>
      <w:r w:rsidRPr="006F2CA2">
        <w:rPr>
          <w:rFonts w:ascii="Times New Roman" w:eastAsia="Calibri" w:hAnsi="Times New Roman" w:cs="Times New Roman"/>
          <w:color w:val="000000"/>
          <w:lang w:val="en-GB" w:eastAsia="en-US"/>
        </w:rPr>
        <w:tab/>
        <w:t>] million to the best of the knowledge, information and belief of the Applicant(s).</w:t>
      </w:r>
    </w:p>
    <w:p w14:paraId="0F3FE167"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20B6EB83"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Applicant is the sole executor (or one of the executors) named in the Will. </w:t>
      </w:r>
    </w:p>
    <w:p w14:paraId="2475B1D2"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523385B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 xml:space="preserve">(D) Particulars of Executor(s) (other than Applicant(s)): </w:t>
      </w:r>
      <w:r w:rsidRPr="006F2CA2">
        <w:rPr>
          <w:rFonts w:ascii="Times New Roman" w:hAnsi="Times New Roman" w:cs="Times New Roman"/>
          <w:lang w:val="en-GB" w:eastAsia="en-US"/>
        </w:rPr>
        <w:t xml:space="preserve"> </w:t>
      </w:r>
    </w:p>
    <w:p w14:paraId="1D9E128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executor(s) other than the Applicant(s) are as follows: </w:t>
      </w:r>
    </w:p>
    <w:p w14:paraId="5438A1D9" w14:textId="77777777" w:rsidR="006F2CA2" w:rsidRPr="006F2CA2" w:rsidRDefault="006F2CA2" w:rsidP="006172E9">
      <w:pPr>
        <w:numPr>
          <w:ilvl w:val="0"/>
          <w:numId w:val="11"/>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1BA5EA82" w14:textId="77777777" w:rsidR="006F2CA2" w:rsidRPr="006F2CA2" w:rsidRDefault="006F2CA2" w:rsidP="006F2CA2">
      <w:pPr>
        <w:autoSpaceDE w:val="0"/>
        <w:autoSpaceDN w:val="0"/>
        <w:adjustRightInd w:val="0"/>
        <w:spacing w:before="120" w:after="0"/>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Status:</w:t>
      </w:r>
      <w:r w:rsidRPr="006F2CA2">
        <w:rPr>
          <w:rFonts w:ascii="Times New Roman" w:hAnsi="Times New Roman" w:cs="Times New Roman"/>
          <w:color w:val="FF0000"/>
          <w:lang w:val="en-GB" w:eastAsia="en-US"/>
        </w:rPr>
        <w:t xml:space="preserve"> </w:t>
      </w:r>
    </w:p>
    <w:p w14:paraId="47224D8D" w14:textId="77777777" w:rsidR="006F2CA2" w:rsidRPr="006F2CA2" w:rsidRDefault="006F2CA2" w:rsidP="006F2CA2">
      <w:pPr>
        <w:autoSpaceDE w:val="0"/>
        <w:autoSpaceDN w:val="0"/>
        <w:adjustRightInd w:val="0"/>
        <w:spacing w:before="0" w:after="0"/>
        <w:ind w:left="36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Date of Renunciation/Death:</w:t>
      </w:r>
    </w:p>
    <w:p w14:paraId="0A05E9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FD2EE1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w:t>
      </w:r>
      <w:r w:rsidRPr="006F2CA2">
        <w:rPr>
          <w:rFonts w:ascii="Times New Roman" w:eastAsia="Calibri" w:hAnsi="Times New Roman" w:cs="Times New Roman"/>
          <w:color w:val="000000"/>
          <w:lang w:val="en-GB" w:eastAsia="en-US"/>
        </w:rPr>
        <w:t xml:space="preserve">. </w:t>
      </w:r>
    </w:p>
    <w:p w14:paraId="7A056D2D"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p>
    <w:p w14:paraId="3D3A62B7"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(A) Particulars of Deceased:</w:t>
      </w:r>
    </w:p>
    <w:p w14:paraId="03E9DAA1"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3D75054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D58C791"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ID Number: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ECDDC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7057F99"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08FCFC08"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color w:val="FF0000"/>
          <w:lang w:val="en-GB" w:eastAsia="en-US"/>
        </w:rPr>
        <w:tab/>
      </w:r>
    </w:p>
    <w:p w14:paraId="6C5D8483"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5AB18BF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Nationality: (1)</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853CF5C"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Religion: (2)</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246D895" w14:textId="77777777" w:rsidR="006F2CA2" w:rsidRPr="006F2CA2" w:rsidRDefault="006F2CA2" w:rsidP="006172E9">
      <w:pPr>
        <w:numPr>
          <w:ilvl w:val="0"/>
          <w:numId w:val="12"/>
        </w:numPr>
        <w:tabs>
          <w:tab w:val="clear" w:pos="2916"/>
          <w:tab w:val="num" w:pos="284"/>
          <w:tab w:val="num" w:pos="709"/>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Marital Status: (3)</w:t>
      </w:r>
      <w:r w:rsidRPr="006F2CA2">
        <w:rPr>
          <w:rFonts w:ascii="Times New Roman" w:hAnsi="Times New Roman" w:cs="Times New Roman"/>
          <w:lang w:val="en-GB" w:eastAsia="en-US"/>
        </w:rPr>
        <w:tab/>
      </w:r>
    </w:p>
    <w:p w14:paraId="22EFB601" w14:textId="77777777" w:rsidR="006F2CA2" w:rsidRPr="006F2CA2" w:rsidRDefault="006F2CA2" w:rsidP="006172E9">
      <w:pPr>
        <w:numPr>
          <w:ilvl w:val="0"/>
          <w:numId w:val="12"/>
        </w:numPr>
        <w:tabs>
          <w:tab w:val="num" w:pos="284"/>
          <w:tab w:val="num" w:pos="700"/>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26112A" w14:textId="77777777" w:rsidR="006F2CA2" w:rsidRPr="006F2CA2" w:rsidRDefault="006F2CA2" w:rsidP="006F2CA2">
      <w:pPr>
        <w:autoSpaceDE w:val="0"/>
        <w:autoSpaceDN w:val="0"/>
        <w:adjustRightInd w:val="0"/>
        <w:spacing w:before="120" w:after="0"/>
        <w:ind w:left="300"/>
        <w:jc w:val="both"/>
        <w:divId w:val="2116439976"/>
        <w:rPr>
          <w:rFonts w:ascii="Times New Roman" w:hAnsi="Times New Roman" w:cs="Times New Roman"/>
          <w:lang w:val="en-GB" w:eastAsia="en-US"/>
        </w:rPr>
      </w:pPr>
    </w:p>
    <w:p w14:paraId="0C6D5912"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9FEAEBA"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A81EF56" w14:textId="77777777" w:rsidR="006F2CA2" w:rsidRPr="006F2CA2" w:rsidRDefault="006F2CA2" w:rsidP="006172E9">
      <w:pPr>
        <w:numPr>
          <w:ilvl w:val="0"/>
          <w:numId w:val="13"/>
        </w:numPr>
        <w:tabs>
          <w:tab w:val="clear" w:pos="2916"/>
          <w:tab w:val="num" w:pos="709"/>
        </w:tabs>
        <w:autoSpaceDE w:val="0"/>
        <w:autoSpaceDN w:val="0"/>
        <w:adjustRightInd w:val="0"/>
        <w:spacing w:before="0" w:after="0" w:line="240" w:lineRule="auto"/>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5C780F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1AAA16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Address: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9FFA07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EBB2B0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Relationship to the Deceased/Capacity: (4)</w:t>
      </w:r>
      <w:r w:rsidRPr="006F2CA2">
        <w:rPr>
          <w:rFonts w:ascii="Times New Roman" w:hAnsi="Times New Roman" w:cs="Times New Roman"/>
          <w:lang w:val="en-GB" w:eastAsia="en-US"/>
        </w:rPr>
        <w:tab/>
      </w:r>
    </w:p>
    <w:p w14:paraId="6D6F724E"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6780F96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Details:</w:t>
      </w:r>
    </w:p>
    <w:p w14:paraId="59ED6B0A"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0430516D"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4CB08090"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2A40F678" w14:textId="77777777" w:rsidR="006F2CA2" w:rsidRPr="006F2CA2" w:rsidRDefault="006F2CA2" w:rsidP="006172E9">
      <w:pPr>
        <w:numPr>
          <w:ilvl w:val="0"/>
          <w:numId w:val="14"/>
        </w:numPr>
        <w:tabs>
          <w:tab w:val="num" w:pos="700"/>
        </w:tabs>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whole of the estate and effects of the deceased, movable and immovable, within the jurisdiction exclusive of what the deceased was possessed of or entitled to as a trustee for any other person or persons and not beneficially, but without deducting anything on account of the debts due or owing, [does/does not] exceed in value $[</w:t>
      </w:r>
      <w:r w:rsidRPr="006F2CA2">
        <w:rPr>
          <w:rFonts w:ascii="Times New Roman" w:hAnsi="Times New Roman" w:cs="Times New Roman"/>
          <w:lang w:val="en-GB" w:eastAsia="en-US"/>
        </w:rPr>
        <w:tab/>
        <w:t>] million to the best of the knowledge, information and belief of the Applicant(s).</w:t>
      </w:r>
    </w:p>
    <w:p w14:paraId="193C317D" w14:textId="77777777" w:rsidR="006F2CA2" w:rsidRPr="006F2CA2" w:rsidRDefault="006F2CA2" w:rsidP="006172E9">
      <w:pPr>
        <w:numPr>
          <w:ilvl w:val="0"/>
          <w:numId w:val="14"/>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35433E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FBC20DE"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(D) Particulars of Beneficiaries:</w:t>
      </w:r>
    </w:p>
    <w:p w14:paraId="1F45CF80"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beneficiaries of the estate are as follows: </w:t>
      </w:r>
    </w:p>
    <w:p w14:paraId="543615E0" w14:textId="77777777" w:rsidR="006F2CA2" w:rsidRPr="006F2CA2" w:rsidRDefault="006F2CA2" w:rsidP="006172E9">
      <w:pPr>
        <w:numPr>
          <w:ilvl w:val="0"/>
          <w:numId w:val="15"/>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Name: </w:t>
      </w:r>
      <w:r w:rsidRPr="006F2CA2">
        <w:rPr>
          <w:rFonts w:ascii="Times New Roman" w:hAnsi="Times New Roman" w:cs="Times New Roman"/>
          <w:lang w:val="en-GB" w:eastAsia="en-US"/>
        </w:rPr>
        <w:tab/>
        <w:t>(5)</w:t>
      </w:r>
    </w:p>
    <w:p w14:paraId="39F20AF1"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159A8DDB" w14:textId="77777777" w:rsidR="006F2CA2" w:rsidRPr="006F2CA2" w:rsidRDefault="006F2CA2" w:rsidP="006F2CA2">
      <w:pPr>
        <w:autoSpaceDE w:val="0"/>
        <w:autoSpaceDN w:val="0"/>
        <w:adjustRightInd w:val="0"/>
        <w:spacing w:before="120" w:after="0"/>
        <w:ind w:left="709"/>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Age or Date of Birth: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6540B6EA"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7EB61D39"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sz w:val="26"/>
          <w:szCs w:val="20"/>
          <w:lang w:val="en-GB" w:eastAsia="en-US"/>
        </w:rPr>
        <w:t>There are no beneficiaries who lack capacity within the meaning of the Mental Capacity Act (Cap. 177A</w:t>
      </w:r>
      <w:proofErr w:type="gramStart"/>
      <w:r w:rsidRPr="006F2CA2">
        <w:rPr>
          <w:rFonts w:ascii="Times New Roman" w:hAnsi="Times New Roman" w:cs="Times New Roman"/>
          <w:sz w:val="26"/>
          <w:szCs w:val="20"/>
          <w:lang w:val="en-GB" w:eastAsia="en-US"/>
        </w:rPr>
        <w:t>)./</w:t>
      </w:r>
      <w:proofErr w:type="gramEnd"/>
      <w:r w:rsidRPr="006F2CA2">
        <w:rPr>
          <w:rFonts w:ascii="Times New Roman" w:hAnsi="Times New Roman" w:cs="Times New Roman"/>
          <w:sz w:val="26"/>
          <w:szCs w:val="20"/>
          <w:lang w:val="en-GB" w:eastAsia="en-US"/>
        </w:rPr>
        <w:t>* Beneficiary lacks capacity within the meaning of the Mental Capacity Act (Cap. 177A)</w:t>
      </w:r>
    </w:p>
    <w:p w14:paraId="2B8C1B54"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p>
    <w:p w14:paraId="390136A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(E) Particulars of Spouse and Other Next-of-kin who are Deceased:</w:t>
      </w:r>
    </w:p>
    <w:p w14:paraId="7E9AE6B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spouse or next-of–kin who are deceased are as follows: </w:t>
      </w:r>
    </w:p>
    <w:p w14:paraId="17927F02" w14:textId="77777777" w:rsidR="006F2CA2" w:rsidRPr="006F2CA2" w:rsidRDefault="006F2CA2" w:rsidP="006172E9">
      <w:pPr>
        <w:numPr>
          <w:ilvl w:val="0"/>
          <w:numId w:val="1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6A1F38E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4AD7EE0F"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color w:val="FF0000"/>
          <w:lang w:val="en-GB" w:eastAsia="en-US"/>
        </w:rPr>
        <w:tab/>
      </w:r>
      <w:r w:rsidRPr="006F2CA2">
        <w:rPr>
          <w:rFonts w:ascii="Times New Roman" w:hAnsi="Times New Roman" w:cs="Times New Roman"/>
          <w:lang w:val="en-GB" w:eastAsia="en-US"/>
        </w:rPr>
        <w:t>Date of Death: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58D488F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6C9866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D9DF12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(F) Particulars of the Person(s) with Prior/Equal Rights:</w:t>
      </w:r>
    </w:p>
    <w:p w14:paraId="1F3987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following persons have prior right to the Applicant or an equal right to a </w:t>
      </w:r>
      <w:proofErr w:type="gramStart"/>
      <w:r w:rsidRPr="006F2CA2">
        <w:rPr>
          <w:rFonts w:ascii="Times New Roman" w:eastAsia="Calibri" w:hAnsi="Times New Roman" w:cs="Times New Roman"/>
          <w:color w:val="000000"/>
          <w:lang w:val="en-GB" w:eastAsia="en-US"/>
        </w:rPr>
        <w:t>grant</w:t>
      </w:r>
      <w:proofErr w:type="gramEnd"/>
      <w:r w:rsidRPr="006F2CA2">
        <w:rPr>
          <w:rFonts w:ascii="Times New Roman" w:eastAsia="Calibri" w:hAnsi="Times New Roman" w:cs="Times New Roman"/>
          <w:color w:val="000000"/>
          <w:lang w:val="en-GB" w:eastAsia="en-US"/>
        </w:rPr>
        <w:t xml:space="preserve"> but the rights have been cleared off in the manner stated: </w:t>
      </w:r>
    </w:p>
    <w:p w14:paraId="7D0044F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636A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Name: </w:t>
      </w:r>
    </w:p>
    <w:p w14:paraId="16F069C7"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Manner of clearing off: </w:t>
      </w:r>
    </w:p>
    <w:p w14:paraId="2016BE2D"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Date of clearing off: </w:t>
      </w:r>
    </w:p>
    <w:p w14:paraId="238A97BF"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p>
    <w:p w14:paraId="16EC343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u w:val="single"/>
          <w:lang w:val="en-GB" w:eastAsia="en-US"/>
        </w:rPr>
        <w:t>(G) Particulars of Minor(s):</w:t>
      </w:r>
    </w:p>
    <w:p w14:paraId="7E9C9DF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There is no minority interest in the </w:t>
      </w:r>
      <w:proofErr w:type="gramStart"/>
      <w:r w:rsidRPr="006F2CA2">
        <w:rPr>
          <w:rFonts w:ascii="Times New Roman" w:eastAsia="Calibri" w:hAnsi="Times New Roman" w:cs="Times New Roman"/>
          <w:color w:val="000000"/>
          <w:lang w:val="en-GB" w:eastAsia="en-US"/>
        </w:rPr>
        <w:t>estate./</w:t>
      </w:r>
      <w:proofErr w:type="gramEnd"/>
      <w:r w:rsidRPr="006F2CA2">
        <w:rPr>
          <w:rFonts w:ascii="Times New Roman" w:eastAsia="Calibri" w:hAnsi="Times New Roman" w:cs="Times New Roman"/>
          <w:color w:val="000000"/>
          <w:lang w:val="en-GB" w:eastAsia="en-US"/>
        </w:rPr>
        <w:t>There are minority interests in the estate as follows*:</w:t>
      </w:r>
    </w:p>
    <w:p w14:paraId="5964E11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1C6A4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Name:</w:t>
      </w:r>
      <w:r w:rsidRPr="006F2CA2">
        <w:rPr>
          <w:rFonts w:ascii="Times New Roman" w:eastAsia="Calibri" w:hAnsi="Times New Roman" w:cs="Times New Roman"/>
          <w:color w:val="000000"/>
          <w:lang w:val="en-GB" w:eastAsia="en-US"/>
        </w:rPr>
        <w:tab/>
        <w:t>(6)</w:t>
      </w:r>
    </w:p>
    <w:p w14:paraId="7326ED3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Share Entitlement:</w:t>
      </w:r>
      <w:r w:rsidRPr="006F2CA2">
        <w:rPr>
          <w:rFonts w:ascii="Times New Roman" w:eastAsia="Calibri" w:hAnsi="Times New Roman" w:cs="Times New Roman"/>
          <w:color w:val="000000"/>
          <w:lang w:val="en-GB" w:eastAsia="en-US"/>
        </w:rPr>
        <w:tab/>
      </w:r>
    </w:p>
    <w:p w14:paraId="3767C16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748070" w14:textId="77777777" w:rsidR="006F2CA2" w:rsidRPr="006F2CA2" w:rsidRDefault="006F2CA2" w:rsidP="006F2CA2">
      <w:pPr>
        <w:autoSpaceDE w:val="0"/>
        <w:autoSpaceDN w:val="0"/>
        <w:adjustRightInd w:val="0"/>
        <w:spacing w:before="120" w:after="0"/>
        <w:jc w:val="both"/>
        <w:divId w:val="2116439976"/>
        <w:rPr>
          <w:rFonts w:ascii="Times New Roman" w:hAnsi="Times New Roman"/>
          <w:b/>
          <w:u w:val="single"/>
          <w:lang w:val="en-GB" w:eastAsia="en-US"/>
        </w:rPr>
      </w:pPr>
      <w:r w:rsidRPr="006F2CA2">
        <w:rPr>
          <w:rFonts w:ascii="Times New Roman" w:hAnsi="Times New Roman"/>
          <w:b/>
          <w:u w:val="single"/>
          <w:lang w:val="en-GB" w:eastAsia="en-US"/>
        </w:rPr>
        <w:t xml:space="preserve">(H) Particulars of Co-Administrator(s):  </w:t>
      </w:r>
    </w:p>
    <w:p w14:paraId="6A701C9B"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Applicant applies for the following person to be appointed co-administrator of the estate of the deceased:</w:t>
      </w:r>
    </w:p>
    <w:p w14:paraId="6A0650EE"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ab/>
      </w:r>
    </w:p>
    <w:p w14:paraId="0F5BA68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p>
    <w:p w14:paraId="4A0FA038"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 xml:space="preserve">Address: </w:t>
      </w:r>
    </w:p>
    <w:p w14:paraId="548259C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Gender: </w:t>
      </w:r>
    </w:p>
    <w:p w14:paraId="27BA6A61"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Relationship to the Deceased: </w:t>
      </w:r>
      <w:r w:rsidRPr="006F2CA2">
        <w:rPr>
          <w:rFonts w:ascii="Times New Roman" w:hAnsi="Times New Roman" w:cs="Times New Roman"/>
          <w:lang w:val="en-GB" w:eastAsia="en-US"/>
        </w:rPr>
        <w:t>(7)</w:t>
      </w:r>
      <w:r w:rsidRPr="006F2CA2">
        <w:rPr>
          <w:rFonts w:ascii="Times New Roman" w:hAnsi="Times New Roman" w:cs="Times New Roman"/>
          <w:color w:val="FF0000"/>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358FCB3A"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p>
    <w:p w14:paraId="68744E8E"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consent in writing of the said [name of co-administrator] to be appointed is filed with this application.</w:t>
      </w:r>
    </w:p>
    <w:p w14:paraId="50F6794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A983F0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c</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Administration with Will</w:t>
      </w:r>
      <w:r w:rsidRPr="006F2CA2">
        <w:rPr>
          <w:rFonts w:ascii="Times New Roman" w:eastAsia="Calibri" w:hAnsi="Times New Roman" w:cs="Times New Roman"/>
          <w:color w:val="000000"/>
          <w:lang w:val="en-GB" w:eastAsia="en-US"/>
        </w:rPr>
        <w:t xml:space="preserve">. </w:t>
      </w:r>
    </w:p>
    <w:p w14:paraId="5DB721B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 addition to Section C in (b) above, state - </w:t>
      </w:r>
    </w:p>
    <w:p w14:paraId="55958DCC" w14:textId="77777777" w:rsidR="006F2CA2" w:rsidRPr="006F2CA2" w:rsidRDefault="006F2CA2" w:rsidP="006172E9">
      <w:pPr>
        <w:numPr>
          <w:ilvl w:val="0"/>
          <w:numId w:val="18"/>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656DB1E9" w14:textId="77777777" w:rsidR="006F2CA2" w:rsidRPr="006F2CA2" w:rsidRDefault="006F2CA2" w:rsidP="006F2CA2">
      <w:pPr>
        <w:autoSpaceDE w:val="0"/>
        <w:autoSpaceDN w:val="0"/>
        <w:adjustRightInd w:val="0"/>
        <w:spacing w:before="0" w:after="0" w:line="276" w:lineRule="auto"/>
        <w:ind w:left="709" w:hanging="349"/>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 xml:space="preserve">The Testator did not in the Will name any executor. / The executors named in the Will have </w:t>
      </w:r>
      <w:proofErr w:type="gramStart"/>
      <w:r w:rsidRPr="006F2CA2">
        <w:rPr>
          <w:rFonts w:ascii="Times New Roman" w:eastAsia="Calibri" w:hAnsi="Times New Roman" w:cs="Times New Roman"/>
          <w:color w:val="000000"/>
          <w:lang w:val="en-GB" w:eastAsia="en-US"/>
        </w:rPr>
        <w:t>died./</w:t>
      </w:r>
      <w:proofErr w:type="gramEnd"/>
      <w:r w:rsidRPr="006F2CA2">
        <w:rPr>
          <w:rFonts w:ascii="Times New Roman" w:eastAsia="Calibri" w:hAnsi="Times New Roman" w:cs="Times New Roman"/>
          <w:color w:val="000000"/>
          <w:lang w:val="en-GB" w:eastAsia="en-US"/>
        </w:rPr>
        <w:t xml:space="preserve">The executors named in the Will have renounced probate and execution of the Will./The testator did not in the Will name any residuary legatee*. </w:t>
      </w:r>
    </w:p>
    <w:p w14:paraId="3C4F1994" w14:textId="77777777" w:rsidR="006F2CA2" w:rsidRPr="006F2CA2" w:rsidRDefault="006F2CA2" w:rsidP="006F2CA2">
      <w:pPr>
        <w:autoSpaceDE w:val="0"/>
        <w:autoSpaceDN w:val="0"/>
        <w:adjustRightInd w:val="0"/>
        <w:spacing w:before="0" w:after="0" w:line="276" w:lineRule="auto"/>
        <w:divId w:val="2116439976"/>
        <w:rPr>
          <w:rFonts w:ascii="Times New Roman" w:eastAsia="Calibri" w:hAnsi="Times New Roman" w:cs="Times New Roman"/>
          <w:color w:val="000000"/>
          <w:lang w:val="en-GB" w:eastAsia="en-US"/>
        </w:rPr>
      </w:pPr>
    </w:p>
    <w:p w14:paraId="419505C0"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D0A7F6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d</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For Administration — </w:t>
      </w:r>
      <w:proofErr w:type="spellStart"/>
      <w:r w:rsidRPr="006F2CA2">
        <w:rPr>
          <w:rFonts w:ascii="Times New Roman" w:eastAsia="Calibri" w:hAnsi="Times New Roman" w:cs="Times New Roman"/>
          <w:i/>
          <w:iCs/>
          <w:color w:val="000000"/>
          <w:lang w:val="en-GB" w:eastAsia="en-US"/>
        </w:rPr>
        <w:t>Unadministered</w:t>
      </w:r>
      <w:proofErr w:type="spellEnd"/>
      <w:r w:rsidRPr="006F2CA2">
        <w:rPr>
          <w:rFonts w:ascii="Times New Roman" w:eastAsia="Calibri" w:hAnsi="Times New Roman" w:cs="Times New Roman"/>
          <w:i/>
          <w:iCs/>
          <w:color w:val="000000"/>
          <w:lang w:val="en-GB" w:eastAsia="en-US"/>
        </w:rPr>
        <w:t xml:space="preserve"> estate</w:t>
      </w:r>
      <w:r w:rsidRPr="006F2CA2">
        <w:rPr>
          <w:rFonts w:ascii="Times New Roman" w:eastAsia="Calibri" w:hAnsi="Times New Roman" w:cs="Times New Roman"/>
          <w:color w:val="000000"/>
          <w:lang w:val="en-GB" w:eastAsia="en-US"/>
        </w:rPr>
        <w:t xml:space="preserve">. </w:t>
      </w:r>
    </w:p>
    <w:p w14:paraId="66C748EB"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Insert the following additional section to (b) above – </w:t>
      </w:r>
    </w:p>
    <w:p w14:paraId="064554CA" w14:textId="77777777" w:rsidR="006F2CA2" w:rsidRPr="006F2CA2" w:rsidRDefault="006F2CA2" w:rsidP="006F2CA2">
      <w:pPr>
        <w:autoSpaceDE w:val="0"/>
        <w:autoSpaceDN w:val="0"/>
        <w:adjustRightInd w:val="0"/>
        <w:spacing w:before="120" w:after="0" w:line="240" w:lineRule="auto"/>
        <w:jc w:val="both"/>
        <w:divId w:val="2116439976"/>
        <w:rPr>
          <w:rFonts w:ascii="Courier New" w:hAnsi="Courier New" w:cs="Courier New"/>
          <w:lang w:val="en-GB" w:eastAsia="en-US"/>
        </w:rPr>
      </w:pPr>
      <w:r w:rsidRPr="006F2CA2">
        <w:rPr>
          <w:rFonts w:ascii="Times New Roman" w:hAnsi="Times New Roman"/>
          <w:b/>
          <w:u w:val="single"/>
          <w:lang w:val="en-GB" w:eastAsia="en-US"/>
        </w:rPr>
        <w:t>(I) Particulars of Administrator/Executor in Previous Grant:</w:t>
      </w:r>
    </w:p>
    <w:p w14:paraId="2CD26EB3"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lastRenderedPageBreak/>
        <w:t xml:space="preserve">Probate/Letters of Administration of the estate of the said deceased was (were) granted to the following person(s) but the person(s) died leaving (part of) the estate </w:t>
      </w:r>
      <w:proofErr w:type="spellStart"/>
      <w:r w:rsidRPr="006F2CA2">
        <w:rPr>
          <w:rFonts w:ascii="Times New Roman" w:hAnsi="Times New Roman"/>
          <w:lang w:val="en-GB" w:eastAsia="en-US"/>
        </w:rPr>
        <w:t>unadministered</w:t>
      </w:r>
      <w:proofErr w:type="spellEnd"/>
      <w:r w:rsidRPr="006F2CA2">
        <w:rPr>
          <w:rFonts w:ascii="Times New Roman" w:hAnsi="Times New Roman"/>
          <w:lang w:val="en-GB" w:eastAsia="en-US"/>
        </w:rPr>
        <w:t xml:space="preserve">: </w:t>
      </w:r>
    </w:p>
    <w:p w14:paraId="1FED8E0A" w14:textId="77777777" w:rsidR="006F2CA2" w:rsidRPr="006F2CA2" w:rsidRDefault="006F2CA2" w:rsidP="006F2CA2">
      <w:pPr>
        <w:autoSpaceDE w:val="0"/>
        <w:autoSpaceDN w:val="0"/>
        <w:adjustRightInd w:val="0"/>
        <w:spacing w:before="120" w:after="0" w:line="240" w:lineRule="auto"/>
        <w:ind w:left="360" w:firstLine="360"/>
        <w:jc w:val="both"/>
        <w:divId w:val="2116439976"/>
        <w:rPr>
          <w:rFonts w:ascii="Times New Roman" w:hAnsi="Times New Roman"/>
          <w:lang w:val="en-GB" w:eastAsia="en-US"/>
        </w:rPr>
      </w:pPr>
      <w:r w:rsidRPr="006F2CA2">
        <w:rPr>
          <w:rFonts w:ascii="Times New Roman" w:hAnsi="Times New Roman"/>
          <w:lang w:val="en-GB" w:eastAsia="en-US"/>
        </w:rPr>
        <w:t xml:space="preserve">Name: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776ED44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Capacity:</w:t>
      </w:r>
      <w:r w:rsidRPr="006F2CA2">
        <w:rPr>
          <w:rFonts w:ascii="Times New Roman" w:hAnsi="Times New Roman"/>
          <w:lang w:val="en-GB" w:eastAsia="en-US"/>
        </w:rPr>
        <w:tab/>
      </w:r>
      <w:r w:rsidRPr="006F2CA2">
        <w:rPr>
          <w:rFonts w:ascii="Times New Roman" w:hAnsi="Times New Roman"/>
          <w:lang w:val="en-GB" w:eastAsia="en-US"/>
        </w:rPr>
        <w:tab/>
      </w:r>
    </w:p>
    <w:p w14:paraId="71D25592"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D29C1A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Previous Probate Case No:</w:t>
      </w:r>
      <w:r w:rsidRPr="006F2CA2">
        <w:rPr>
          <w:rFonts w:ascii="Times New Roman" w:hAnsi="Times New Roman"/>
          <w:lang w:val="en-GB" w:eastAsia="en-US"/>
        </w:rPr>
        <w:tab/>
      </w:r>
    </w:p>
    <w:p w14:paraId="35F6974E"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Grant:</w:t>
      </w:r>
      <w:r w:rsidRPr="006F2CA2">
        <w:rPr>
          <w:rFonts w:ascii="Times New Roman" w:hAnsi="Times New Roman"/>
          <w:lang w:val="en-GB" w:eastAsia="en-US"/>
        </w:rPr>
        <w:tab/>
      </w:r>
      <w:r w:rsidRPr="006F2CA2">
        <w:rPr>
          <w:rFonts w:ascii="Times New Roman" w:hAnsi="Times New Roman"/>
          <w:lang w:val="en-GB" w:eastAsia="en-US"/>
        </w:rPr>
        <w:tab/>
      </w:r>
    </w:p>
    <w:p w14:paraId="5017664C"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Grant Issued By:</w:t>
      </w:r>
      <w:r w:rsidRPr="006F2CA2">
        <w:rPr>
          <w:rFonts w:ascii="Times New Roman" w:hAnsi="Times New Roman"/>
          <w:lang w:val="en-GB" w:eastAsia="en-US"/>
        </w:rPr>
        <w:tab/>
      </w:r>
      <w:r w:rsidRPr="006F2CA2">
        <w:rPr>
          <w:rFonts w:ascii="Times New Roman" w:hAnsi="Times New Roman"/>
          <w:lang w:val="en-GB" w:eastAsia="en-US"/>
        </w:rPr>
        <w:tab/>
      </w:r>
    </w:p>
    <w:p w14:paraId="2CBC5F1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1986A91"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F3D1085" w14:textId="77777777" w:rsidR="006F2CA2" w:rsidRPr="006F2CA2" w:rsidRDefault="006F2CA2" w:rsidP="006F2CA2">
      <w:pPr>
        <w:spacing w:before="120" w:after="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w:t>
      </w:r>
      <w:r w:rsidRPr="006F2CA2">
        <w:rPr>
          <w:rFonts w:ascii="Times New Roman" w:hAnsi="Times New Roman" w:cs="Times New Roman"/>
          <w:i/>
          <w:iCs/>
          <w:lang w:val="en-GB" w:eastAsia="en-US"/>
        </w:rPr>
        <w:t>e</w:t>
      </w:r>
      <w:r w:rsidRPr="006F2CA2">
        <w:rPr>
          <w:rFonts w:ascii="Times New Roman" w:hAnsi="Times New Roman" w:cs="Times New Roman"/>
          <w:lang w:val="en-GB" w:eastAsia="en-US"/>
        </w:rPr>
        <w:t xml:space="preserve">) </w:t>
      </w:r>
      <w:r w:rsidRPr="006F2CA2">
        <w:rPr>
          <w:rFonts w:ascii="Times New Roman" w:hAnsi="Times New Roman" w:cs="Times New Roman"/>
          <w:i/>
          <w:iCs/>
          <w:lang w:val="en-GB" w:eastAsia="en-US"/>
        </w:rPr>
        <w:t>Administration by a trust company</w:t>
      </w:r>
      <w:r w:rsidRPr="006F2CA2">
        <w:rPr>
          <w:rFonts w:ascii="Times New Roman" w:hAnsi="Times New Roman" w:cs="Times New Roman"/>
          <w:lang w:val="en-GB" w:eastAsia="en-US"/>
        </w:rPr>
        <w:t>.</w:t>
      </w:r>
    </w:p>
    <w:p w14:paraId="44AFA1F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Proceed as in (</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above but replace Section B with the following – </w:t>
      </w:r>
    </w:p>
    <w:p w14:paraId="20E5974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E8BBF6"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57F7EF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735D4B2"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72D6EC9"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UEN: </w:t>
      </w:r>
      <w:r w:rsidRPr="006F2CA2">
        <w:rPr>
          <w:rFonts w:ascii="Times New Roman" w:eastAsia="Calibri" w:hAnsi="Times New Roman" w:cs="Times New Roman"/>
          <w:color w:val="000000"/>
          <w:lang w:val="en-GB" w:eastAsia="en-US"/>
        </w:rPr>
        <w:tab/>
      </w:r>
    </w:p>
    <w:p w14:paraId="74FFB862"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Registered Office Address: </w:t>
      </w:r>
      <w:r w:rsidRPr="006F2CA2">
        <w:rPr>
          <w:rFonts w:ascii="Times New Roman" w:eastAsia="Calibri" w:hAnsi="Times New Roman" w:cs="Times New Roman"/>
          <w:color w:val="000000"/>
          <w:lang w:val="en-GB" w:eastAsia="en-US"/>
        </w:rPr>
        <w:tab/>
      </w:r>
    </w:p>
    <w:p w14:paraId="11517D9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E4CCD2B"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Name of Authorised Officer: </w:t>
      </w:r>
      <w:r w:rsidRPr="006F2CA2">
        <w:rPr>
          <w:rFonts w:ascii="Times New Roman" w:eastAsia="Calibri" w:hAnsi="Times New Roman" w:cs="Times New Roman"/>
          <w:color w:val="000000"/>
          <w:lang w:val="en-GB" w:eastAsia="en-US"/>
        </w:rPr>
        <w:tab/>
      </w:r>
    </w:p>
    <w:p w14:paraId="6367E25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of Authorised Officer: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363A1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027B5A3"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is a Trust Company licensed under the Trust Companies Act (Cap. 336). The Applicant company by a resolution of their board of directors have authorised the abovenamed officer to make this Statement and to make, swear and sign the Affidavit in support of the Originating Summons on their behalf. A copy of the resolution under the Seal of the Applicant company is filed with this application.</w:t>
      </w:r>
    </w:p>
    <w:p w14:paraId="4E701697"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p>
    <w:p w14:paraId="3D1F79AB"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company has been authorised in writing by [name], the [relationship and capacity] to apply for Letters of Administration of the estate of the deceased. The written authorisation is filed with this application.</w:t>
      </w:r>
    </w:p>
    <w:p w14:paraId="7B8B74A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0071B3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i/>
          <w:iCs/>
          <w:color w:val="000000"/>
          <w:lang w:val="en-GB" w:eastAsia="en-US"/>
        </w:rPr>
      </w:pPr>
    </w:p>
    <w:p w14:paraId="1BABB9DD" w14:textId="77777777" w:rsidR="006F2CA2" w:rsidRPr="006F2CA2" w:rsidRDefault="006F2CA2" w:rsidP="006F2CA2">
      <w:pPr>
        <w:autoSpaceDE w:val="0"/>
        <w:autoSpaceDN w:val="0"/>
        <w:adjustRightInd w:val="0"/>
        <w:spacing w:before="0" w:after="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i/>
          <w:iCs/>
          <w:color w:val="000000"/>
          <w:lang w:val="en-GB" w:eastAsia="en-US"/>
        </w:rPr>
        <w:t xml:space="preserve">Note: </w:t>
      </w:r>
      <w:r w:rsidRPr="006F2CA2">
        <w:rPr>
          <w:rFonts w:ascii="Times New Roman" w:eastAsia="Calibri" w:hAnsi="Times New Roman" w:cs="Times New Roman"/>
          <w:color w:val="000000"/>
          <w:lang w:val="en-GB" w:eastAsia="en-US"/>
        </w:rPr>
        <w:t xml:space="preserve">In an Application for probate where there is one executor or executrix only named in the Will, he or she should be described as the sole executor or the sole executrix and in an </w:t>
      </w:r>
      <w:r w:rsidRPr="006F2CA2">
        <w:rPr>
          <w:rFonts w:ascii="Times New Roman" w:eastAsia="Calibri" w:hAnsi="Times New Roman" w:cs="Times New Roman"/>
          <w:color w:val="000000"/>
          <w:lang w:val="en-GB" w:eastAsia="en-US"/>
        </w:rPr>
        <w:lastRenderedPageBreak/>
        <w:t xml:space="preserve">Application for Letters of Administration all persons entitled to any part of the estate should be disclosed. </w:t>
      </w:r>
    </w:p>
    <w:p w14:paraId="2606258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4DBA3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At — </w:t>
      </w:r>
    </w:p>
    <w:p w14:paraId="0916D40C"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country e.g. Singapore, Malaysia. </w:t>
      </w:r>
    </w:p>
    <w:p w14:paraId="4BD178BF"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Religion e.g. Christian, Buddhist, Hindu, Muslim (if a Muslim state </w:t>
      </w:r>
      <w:proofErr w:type="spellStart"/>
      <w:r w:rsidRPr="006F2CA2">
        <w:rPr>
          <w:rFonts w:ascii="Times New Roman" w:eastAsia="Calibri" w:hAnsi="Times New Roman" w:cs="Times New Roman"/>
          <w:color w:val="000000"/>
          <w:lang w:val="en-GB" w:eastAsia="en-US"/>
        </w:rPr>
        <w:t>Madzhab</w:t>
      </w:r>
      <w:proofErr w:type="spellEnd"/>
      <w:r w:rsidRPr="006F2CA2">
        <w:rPr>
          <w:rFonts w:ascii="Times New Roman" w:eastAsia="Calibri" w:hAnsi="Times New Roman" w:cs="Times New Roman"/>
          <w:color w:val="000000"/>
          <w:lang w:val="en-GB" w:eastAsia="en-US"/>
        </w:rPr>
        <w:t xml:space="preserve"> to which he belonged). </w:t>
      </w:r>
    </w:p>
    <w:p w14:paraId="3E120D8E"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widower, widow, </w:t>
      </w:r>
      <w:proofErr w:type="gramStart"/>
      <w:r w:rsidRPr="006F2CA2">
        <w:rPr>
          <w:rFonts w:ascii="Times New Roman" w:eastAsia="Calibri" w:hAnsi="Times New Roman" w:cs="Times New Roman"/>
          <w:color w:val="000000"/>
          <w:lang w:val="en-GB" w:eastAsia="en-US"/>
        </w:rPr>
        <w:t>spinster</w:t>
      </w:r>
      <w:proofErr w:type="gramEnd"/>
      <w:r w:rsidRPr="006F2CA2">
        <w:rPr>
          <w:rFonts w:ascii="Times New Roman" w:eastAsia="Calibri" w:hAnsi="Times New Roman" w:cs="Times New Roman"/>
          <w:color w:val="000000"/>
          <w:lang w:val="en-GB" w:eastAsia="en-US"/>
        </w:rPr>
        <w:t xml:space="preserve"> or bachelor. </w:t>
      </w:r>
    </w:p>
    <w:p w14:paraId="559ED614" w14:textId="77777777" w:rsidR="006F2CA2" w:rsidRPr="006F2CA2" w:rsidRDefault="006F2CA2" w:rsidP="006172E9">
      <w:pPr>
        <w:numPr>
          <w:ilvl w:val="0"/>
          <w:numId w:val="19"/>
        </w:numPr>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Descriptions to be used where the person applying for Letters of Administration is:</w:t>
      </w:r>
    </w:p>
    <w:tbl>
      <w:tblPr>
        <w:tblW w:w="0" w:type="auto"/>
        <w:tblInd w:w="720" w:type="dxa"/>
        <w:tblBorders>
          <w:top w:val="nil"/>
          <w:left w:val="nil"/>
          <w:bottom w:val="nil"/>
          <w:right w:val="nil"/>
        </w:tblBorders>
        <w:tblLayout w:type="fixed"/>
        <w:tblLook w:val="0000" w:firstRow="0" w:lastRow="0" w:firstColumn="0" w:lastColumn="0" w:noHBand="0" w:noVBand="0"/>
      </w:tblPr>
      <w:tblGrid>
        <w:gridCol w:w="2070"/>
        <w:gridCol w:w="2070"/>
        <w:gridCol w:w="2903"/>
      </w:tblGrid>
      <w:tr w:rsidR="006F2CA2" w:rsidRPr="006F2CA2" w14:paraId="2C95B170" w14:textId="77777777" w:rsidTr="006F2CA2">
        <w:trPr>
          <w:divId w:val="2116439976"/>
          <w:trHeight w:val="902"/>
        </w:trPr>
        <w:tc>
          <w:tcPr>
            <w:tcW w:w="2070" w:type="dxa"/>
          </w:tcPr>
          <w:p w14:paraId="4987A0C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 </w:t>
            </w:r>
          </w:p>
        </w:tc>
        <w:tc>
          <w:tcPr>
            <w:tcW w:w="2070" w:type="dxa"/>
          </w:tcPr>
          <w:p w14:paraId="732F87C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797BF9"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widow” or, if the deceased was of a religion allowing polygamy, as “the only lawful widow” or “one of the lawful widows” as the case may </w:t>
            </w:r>
            <w:proofErr w:type="gramStart"/>
            <w:r w:rsidRPr="006F2CA2">
              <w:rPr>
                <w:rFonts w:ascii="Times New Roman" w:eastAsia="Calibri" w:hAnsi="Times New Roman" w:cs="Times New Roman"/>
                <w:color w:val="000000"/>
                <w:lang w:val="en-GB" w:eastAsia="en-US"/>
              </w:rPr>
              <w:t>be;</w:t>
            </w:r>
            <w:proofErr w:type="gramEnd"/>
            <w:r w:rsidRPr="006F2CA2">
              <w:rPr>
                <w:rFonts w:ascii="Times New Roman" w:eastAsia="Calibri" w:hAnsi="Times New Roman" w:cs="Times New Roman"/>
                <w:color w:val="000000"/>
                <w:lang w:val="en-GB" w:eastAsia="en-US"/>
              </w:rPr>
              <w:t xml:space="preserve"> </w:t>
            </w:r>
          </w:p>
        </w:tc>
      </w:tr>
      <w:tr w:rsidR="006F2CA2" w:rsidRPr="006F2CA2" w14:paraId="1991379F" w14:textId="77777777" w:rsidTr="006F2CA2">
        <w:trPr>
          <w:divId w:val="2116439976"/>
          <w:trHeight w:val="109"/>
        </w:trPr>
        <w:tc>
          <w:tcPr>
            <w:tcW w:w="2070" w:type="dxa"/>
          </w:tcPr>
          <w:p w14:paraId="05C4CF1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husband </w:t>
            </w:r>
          </w:p>
        </w:tc>
        <w:tc>
          <w:tcPr>
            <w:tcW w:w="2070" w:type="dxa"/>
          </w:tcPr>
          <w:p w14:paraId="6A49433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17A46A5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husband”; </w:t>
            </w:r>
          </w:p>
        </w:tc>
      </w:tr>
      <w:tr w:rsidR="006F2CA2" w:rsidRPr="006F2CA2" w14:paraId="4FA58C8B" w14:textId="77777777" w:rsidTr="006F2CA2">
        <w:trPr>
          <w:divId w:val="2116439976"/>
          <w:trHeight w:val="267"/>
        </w:trPr>
        <w:tc>
          <w:tcPr>
            <w:tcW w:w="2070" w:type="dxa"/>
          </w:tcPr>
          <w:p w14:paraId="730F8D5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father </w:t>
            </w:r>
          </w:p>
        </w:tc>
        <w:tc>
          <w:tcPr>
            <w:tcW w:w="2070" w:type="dxa"/>
          </w:tcPr>
          <w:p w14:paraId="36AD9C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3D610FB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father and next-of-kin”; </w:t>
            </w:r>
          </w:p>
        </w:tc>
      </w:tr>
      <w:tr w:rsidR="006F2CA2" w:rsidRPr="006F2CA2" w14:paraId="6CC32DD7" w14:textId="77777777" w:rsidTr="006F2CA2">
        <w:trPr>
          <w:divId w:val="2116439976"/>
          <w:trHeight w:val="427"/>
        </w:trPr>
        <w:tc>
          <w:tcPr>
            <w:tcW w:w="2070" w:type="dxa"/>
          </w:tcPr>
          <w:p w14:paraId="1D0D83E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mother </w:t>
            </w:r>
          </w:p>
        </w:tc>
        <w:tc>
          <w:tcPr>
            <w:tcW w:w="2070" w:type="dxa"/>
          </w:tcPr>
          <w:p w14:paraId="2A89A20A"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7D1A15C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mother and next-of-kin” or “the lawful mother and only next-of-kin”; </w:t>
            </w:r>
          </w:p>
        </w:tc>
      </w:tr>
      <w:tr w:rsidR="006F2CA2" w:rsidRPr="006F2CA2" w14:paraId="1858035F" w14:textId="77777777" w:rsidTr="006F2CA2">
        <w:trPr>
          <w:divId w:val="2116439976"/>
          <w:trHeight w:val="585"/>
        </w:trPr>
        <w:tc>
          <w:tcPr>
            <w:tcW w:w="2070" w:type="dxa"/>
          </w:tcPr>
          <w:p w14:paraId="16C27F5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child </w:t>
            </w:r>
          </w:p>
        </w:tc>
        <w:tc>
          <w:tcPr>
            <w:tcW w:w="2070" w:type="dxa"/>
          </w:tcPr>
          <w:p w14:paraId="3E9B747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6CD0910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and only child and only next-of-kin” or “one of the lawful children and next-of-kin”; </w:t>
            </w:r>
          </w:p>
        </w:tc>
      </w:tr>
      <w:tr w:rsidR="006F2CA2" w:rsidRPr="006F2CA2" w14:paraId="30EC6CB3" w14:textId="77777777" w:rsidTr="006F2CA2">
        <w:trPr>
          <w:divId w:val="2116439976"/>
          <w:trHeight w:val="109"/>
        </w:trPr>
        <w:tc>
          <w:tcPr>
            <w:tcW w:w="2070" w:type="dxa"/>
          </w:tcPr>
          <w:p w14:paraId="038620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brother </w:t>
            </w:r>
          </w:p>
        </w:tc>
        <w:tc>
          <w:tcPr>
            <w:tcW w:w="2070" w:type="dxa"/>
          </w:tcPr>
          <w:p w14:paraId="4BA97CD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4026F0B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brother”; </w:t>
            </w:r>
          </w:p>
        </w:tc>
      </w:tr>
      <w:tr w:rsidR="006F2CA2" w:rsidRPr="006F2CA2" w14:paraId="76C68A8D" w14:textId="77777777" w:rsidTr="006F2CA2">
        <w:trPr>
          <w:divId w:val="2116439976"/>
          <w:trHeight w:val="743"/>
        </w:trPr>
        <w:tc>
          <w:tcPr>
            <w:tcW w:w="2070" w:type="dxa"/>
          </w:tcPr>
          <w:p w14:paraId="7912E3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sister </w:t>
            </w:r>
          </w:p>
        </w:tc>
        <w:tc>
          <w:tcPr>
            <w:tcW w:w="2070" w:type="dxa"/>
          </w:tcPr>
          <w:p w14:paraId="64BEA6D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13FC6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sister”; the brother or sister shall further be described as “one of the next-of-kin” or the “only next-of-kin”; </w:t>
            </w:r>
          </w:p>
        </w:tc>
      </w:tr>
      <w:tr w:rsidR="006F2CA2" w:rsidRPr="006F2CA2" w14:paraId="05F151C0" w14:textId="77777777" w:rsidTr="006F2CA2">
        <w:trPr>
          <w:divId w:val="2116439976"/>
          <w:trHeight w:val="267"/>
        </w:trPr>
        <w:tc>
          <w:tcPr>
            <w:tcW w:w="2070" w:type="dxa"/>
          </w:tcPr>
          <w:p w14:paraId="39BE3797"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nephew </w:t>
            </w:r>
          </w:p>
        </w:tc>
        <w:tc>
          <w:tcPr>
            <w:tcW w:w="2070" w:type="dxa"/>
          </w:tcPr>
          <w:p w14:paraId="51675E5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59A27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nephew” and “one of the” or “only next-of-kin”; </w:t>
            </w:r>
          </w:p>
        </w:tc>
      </w:tr>
      <w:tr w:rsidR="006F2CA2" w:rsidRPr="006F2CA2" w14:paraId="2ABDF670" w14:textId="77777777" w:rsidTr="006F2CA2">
        <w:trPr>
          <w:divId w:val="2116439976"/>
          <w:trHeight w:val="1854"/>
        </w:trPr>
        <w:tc>
          <w:tcPr>
            <w:tcW w:w="2070" w:type="dxa"/>
          </w:tcPr>
          <w:p w14:paraId="15D9D8D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niece </w:t>
            </w:r>
          </w:p>
        </w:tc>
        <w:tc>
          <w:tcPr>
            <w:tcW w:w="2070" w:type="dxa"/>
          </w:tcPr>
          <w:p w14:paraId="615F87E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28ED17F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niece” and “one of the” or “only next-of-kin”; if a brother or sister is living and the nephew or niece being the child of a brother or sister of the intestate who died in his lifetime applies for administration, he or she </w:t>
            </w:r>
            <w:r w:rsidRPr="006F2CA2">
              <w:rPr>
                <w:rFonts w:ascii="Times New Roman" w:eastAsia="Calibri" w:hAnsi="Times New Roman" w:cs="Times New Roman"/>
                <w:color w:val="000000"/>
                <w:lang w:val="en-GB" w:eastAsia="en-US"/>
              </w:rPr>
              <w:lastRenderedPageBreak/>
              <w:t xml:space="preserve">shall be described as “one of the persons entitled in distribution to the estate and effects of the deceased”; </w:t>
            </w:r>
          </w:p>
        </w:tc>
      </w:tr>
      <w:tr w:rsidR="006F2CA2" w:rsidRPr="006F2CA2" w14:paraId="4DE60CED" w14:textId="77777777" w:rsidTr="006F2CA2">
        <w:trPr>
          <w:divId w:val="2116439976"/>
          <w:trHeight w:val="1854"/>
        </w:trPr>
        <w:tc>
          <w:tcPr>
            <w:tcW w:w="2070" w:type="dxa"/>
            <w:tcBorders>
              <w:left w:val="nil"/>
              <w:bottom w:val="nil"/>
            </w:tcBorders>
          </w:tcPr>
          <w:p w14:paraId="54A4030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a grandparent </w:t>
            </w:r>
          </w:p>
        </w:tc>
        <w:tc>
          <w:tcPr>
            <w:tcW w:w="2070" w:type="dxa"/>
            <w:tcBorders>
              <w:bottom w:val="nil"/>
            </w:tcBorders>
          </w:tcPr>
          <w:p w14:paraId="3313E87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Borders>
              <w:bottom w:val="nil"/>
              <w:right w:val="nil"/>
            </w:tcBorders>
          </w:tcPr>
          <w:p w14:paraId="1DC9484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grandchild, cousin, etc., shall be described as “lawful” and “one of the next-of-kin” or “only next-of-kin”. </w:t>
            </w:r>
          </w:p>
        </w:tc>
      </w:tr>
    </w:tbl>
    <w:p w14:paraId="0D8AD11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18435E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His only or one of the lawful widows (or her lawful husband) and state the next-of-kin (in case of children state name, sex, and age or date of birth). </w:t>
      </w:r>
    </w:p>
    <w:p w14:paraId="68148A8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Set out the minority or life interest stating the name and interest of each minor entitled. </w:t>
      </w:r>
    </w:p>
    <w:p w14:paraId="77132BF0"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relationship, if any, to deceased. </w:t>
      </w:r>
    </w:p>
    <w:p w14:paraId="3589A0A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BE51A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For Resealing in the Family Division of the High Court. </w:t>
      </w:r>
    </w:p>
    <w:p w14:paraId="1F2E20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79E377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(A) </w:t>
      </w:r>
      <w:r w:rsidRPr="006F2CA2">
        <w:rPr>
          <w:rFonts w:ascii="Times New Roman" w:hAnsi="Times New Roman"/>
          <w:b/>
          <w:u w:val="single"/>
          <w:lang w:val="en-GB" w:eastAsia="en-US"/>
        </w:rPr>
        <w:t>Particulars of Deceased:</w:t>
      </w:r>
    </w:p>
    <w:p w14:paraId="1BC353A2" w14:textId="77777777" w:rsidR="006F2CA2" w:rsidRPr="006F2CA2" w:rsidRDefault="006F2CA2" w:rsidP="006F2CA2">
      <w:pPr>
        <w:autoSpaceDE w:val="0"/>
        <w:autoSpaceDN w:val="0"/>
        <w:adjustRightInd w:val="0"/>
        <w:spacing w:before="120" w:after="0" w:line="240" w:lineRule="auto"/>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2F6C418C"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671B6D93"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r w:rsidRPr="006F2CA2">
        <w:rPr>
          <w:rFonts w:ascii="Times New Roman" w:hAnsi="Times New Roman"/>
          <w:lang w:val="en-GB" w:eastAsia="en-US"/>
        </w:rPr>
        <w:tab/>
      </w:r>
    </w:p>
    <w:p w14:paraId="224798D0"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Address:</w:t>
      </w:r>
    </w:p>
    <w:p w14:paraId="2FBE396F"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FAE10F2"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Domicile:</w:t>
      </w:r>
      <w:r w:rsidRPr="006F2CA2">
        <w:rPr>
          <w:rFonts w:ascii="Times New Roman" w:hAnsi="Times New Roman"/>
          <w:lang w:val="en-GB" w:eastAsia="en-US"/>
        </w:rPr>
        <w:tab/>
      </w:r>
      <w:r w:rsidRPr="006F2CA2">
        <w:rPr>
          <w:rFonts w:ascii="Times New Roman" w:hAnsi="Times New Roman"/>
          <w:lang w:val="en-GB" w:eastAsia="en-US"/>
        </w:rPr>
        <w:tab/>
      </w:r>
    </w:p>
    <w:p w14:paraId="43CCE18A"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Marital Status:</w:t>
      </w:r>
      <w:r w:rsidRPr="006F2CA2">
        <w:rPr>
          <w:rFonts w:ascii="Times New Roman" w:hAnsi="Times New Roman"/>
          <w:lang w:val="en-GB" w:eastAsia="en-US"/>
        </w:rPr>
        <w:tab/>
      </w:r>
      <w:r w:rsidRPr="006F2CA2">
        <w:rPr>
          <w:rFonts w:ascii="Times New Roman" w:hAnsi="Times New Roman"/>
          <w:lang w:val="en-GB" w:eastAsia="en-US"/>
        </w:rPr>
        <w:tab/>
      </w:r>
    </w:p>
    <w:p w14:paraId="25F54BDE"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Gender:</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4E6C4A3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p>
    <w:p w14:paraId="2B689752"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(B) </w:t>
      </w:r>
      <w:r w:rsidRPr="006F2CA2">
        <w:rPr>
          <w:rFonts w:ascii="Times New Roman" w:hAnsi="Times New Roman"/>
          <w:b/>
          <w:u w:val="single"/>
          <w:lang w:val="en-GB" w:eastAsia="en-US"/>
        </w:rPr>
        <w:t>Particulars of Applicant(s):</w:t>
      </w:r>
    </w:p>
    <w:p w14:paraId="6681EF1E" w14:textId="77777777" w:rsidR="006F2CA2" w:rsidRPr="006F2CA2" w:rsidRDefault="006F2CA2" w:rsidP="006F2CA2">
      <w:pPr>
        <w:autoSpaceDE w:val="0"/>
        <w:autoSpaceDN w:val="0"/>
        <w:adjustRightInd w:val="0"/>
        <w:spacing w:before="120" w:after="0" w:line="240" w:lineRule="auto"/>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21BF32EF" w14:textId="77777777" w:rsidR="006F2CA2" w:rsidRPr="006F2CA2" w:rsidRDefault="006F2CA2" w:rsidP="006172E9">
      <w:pPr>
        <w:numPr>
          <w:ilvl w:val="0"/>
          <w:numId w:val="21"/>
        </w:numPr>
        <w:autoSpaceDE w:val="0"/>
        <w:autoSpaceDN w:val="0"/>
        <w:adjustRightInd w:val="0"/>
        <w:spacing w:before="0" w:after="0" w:line="240" w:lineRule="auto"/>
        <w:contextualSpacing/>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3F11B6EB" w14:textId="77777777" w:rsidR="006F2CA2" w:rsidRPr="006F2CA2" w:rsidRDefault="006F2CA2" w:rsidP="006F2CA2">
      <w:pPr>
        <w:autoSpaceDE w:val="0"/>
        <w:autoSpaceDN w:val="0"/>
        <w:adjustRightInd w:val="0"/>
        <w:spacing w:before="120" w:after="0" w:line="240" w:lineRule="auto"/>
        <w:ind w:left="660"/>
        <w:jc w:val="both"/>
        <w:divId w:val="2116439976"/>
        <w:rPr>
          <w:rFonts w:ascii="Times New Roman" w:hAnsi="Times New Roman"/>
          <w:lang w:val="en-GB" w:eastAsia="en-US"/>
        </w:rPr>
      </w:pPr>
      <w:r w:rsidRPr="006F2CA2">
        <w:rPr>
          <w:rFonts w:ascii="Times New Roman" w:hAnsi="Times New Roman"/>
          <w:lang w:val="en-GB" w:eastAsia="en-US"/>
        </w:rPr>
        <w:t xml:space="preserve">ID Number: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br/>
      </w:r>
      <w:r w:rsidRPr="006F2CA2">
        <w:rPr>
          <w:rFonts w:ascii="Times New Roman" w:hAnsi="Times New Roman"/>
          <w:lang w:val="en-GB" w:eastAsia="en-US"/>
        </w:rPr>
        <w:tab/>
        <w:t xml:space="preserve">Address: </w:t>
      </w:r>
      <w:r w:rsidRPr="006F2CA2">
        <w:rPr>
          <w:rFonts w:ascii="Times New Roman" w:hAnsi="Times New Roman"/>
          <w:lang w:val="en-GB" w:eastAsia="en-US"/>
        </w:rPr>
        <w:tab/>
      </w:r>
      <w:r w:rsidRPr="006F2CA2">
        <w:rPr>
          <w:rFonts w:ascii="Times New Roman" w:hAnsi="Times New Roman"/>
          <w:lang w:val="en-GB" w:eastAsia="en-US"/>
        </w:rPr>
        <w:tab/>
      </w:r>
    </w:p>
    <w:p w14:paraId="25A322C6"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tab/>
        <w:t xml:space="preserve">Gender: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br/>
      </w:r>
      <w:r w:rsidRPr="006F2CA2">
        <w:rPr>
          <w:rFonts w:ascii="Times New Roman" w:hAnsi="Times New Roman" w:cs="Times New Roman"/>
          <w:color w:val="FF0000"/>
          <w:lang w:val="en-GB" w:eastAsia="en-US"/>
        </w:rPr>
        <w:tab/>
      </w:r>
      <w:r w:rsidRPr="006F2CA2">
        <w:rPr>
          <w:rFonts w:ascii="Times New Roman" w:hAnsi="Times New Roman"/>
          <w:lang w:val="en-GB" w:eastAsia="en-US"/>
        </w:rPr>
        <w:t>Filing Capacity:</w:t>
      </w:r>
      <w:r w:rsidRPr="006F2CA2">
        <w:rPr>
          <w:rFonts w:ascii="Times New Roman" w:hAnsi="Times New Roman"/>
          <w:lang w:val="en-GB" w:eastAsia="en-US"/>
        </w:rPr>
        <w:tab/>
      </w:r>
      <w:r w:rsidRPr="006F2CA2">
        <w:rPr>
          <w:rFonts w:ascii="Times New Roman" w:hAnsi="Times New Roman"/>
          <w:lang w:val="en-GB" w:eastAsia="en-US"/>
        </w:rPr>
        <w:tab/>
      </w:r>
    </w:p>
    <w:p w14:paraId="7E79D1C1" w14:textId="77777777" w:rsidR="006F2CA2" w:rsidRPr="006F2CA2" w:rsidRDefault="006F2CA2" w:rsidP="006F2CA2">
      <w:pPr>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 xml:space="preserve">(Add the following paragraph if the applicant is an attorney – </w:t>
      </w:r>
    </w:p>
    <w:p w14:paraId="2270D26D" w14:textId="77777777" w:rsidR="006F2CA2" w:rsidRPr="006F2CA2" w:rsidRDefault="006F2CA2" w:rsidP="006F2CA2">
      <w:pPr>
        <w:spacing w:before="120" w:after="0" w:line="240" w:lineRule="auto"/>
        <w:ind w:left="720"/>
        <w:jc w:val="both"/>
        <w:divId w:val="2116439976"/>
        <w:rPr>
          <w:rFonts w:ascii="Times New Roman" w:hAnsi="Times New Roman" w:cs="Times New Roman"/>
          <w:lang w:val="en-GB" w:eastAsia="en-US"/>
        </w:rPr>
      </w:pPr>
      <w:r w:rsidRPr="006F2CA2">
        <w:rPr>
          <w:rFonts w:ascii="Times New Roman" w:hAnsi="Times New Roman"/>
          <w:lang w:val="en-GB" w:eastAsia="en-US"/>
        </w:rPr>
        <w:t>“The Applicants have been duly authorised to make this application. The Power of Attorney has been deposited in the Supreme Court under the provisions of section 48 of the Conveyancing and Law of Property Act (Chapter 61) and a certified true copy is filed with this application. The details of the Power of Attorney are as follows:</w:t>
      </w:r>
      <w:r w:rsidRPr="006F2CA2">
        <w:rPr>
          <w:rFonts w:ascii="Times New Roman" w:hAnsi="Times New Roman" w:cs="Times New Roman"/>
          <w:lang w:val="en-GB" w:eastAsia="en-US"/>
        </w:rPr>
        <w:t xml:space="preserve"> </w:t>
      </w:r>
    </w:p>
    <w:p w14:paraId="5D455612"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Donor’s Name: </w:t>
      </w:r>
    </w:p>
    <w:p w14:paraId="4803CC67"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Date of Power of Attorney: </w:t>
      </w:r>
    </w:p>
    <w:p w14:paraId="54C5596B"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lastRenderedPageBreak/>
        <w:t xml:space="preserve">Entered No. of Power of Attorney: </w:t>
      </w:r>
      <w:r w:rsidRPr="006F2CA2">
        <w:rPr>
          <w:rFonts w:ascii="Times New Roman" w:hAnsi="Times New Roman" w:cs="Times New Roman"/>
          <w:lang w:val="en-GB" w:eastAsia="en-US"/>
        </w:rPr>
        <w:tab/>
        <w:t>)</w:t>
      </w:r>
    </w:p>
    <w:p w14:paraId="32043B15"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color w:val="FF0000"/>
          <w:sz w:val="26"/>
          <w:szCs w:val="20"/>
          <w:lang w:val="en-GB" w:eastAsia="en-US"/>
        </w:rPr>
      </w:pPr>
    </w:p>
    <w:p w14:paraId="675B6CF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(C)</w:t>
      </w:r>
      <w:r w:rsidRPr="006F2CA2">
        <w:rPr>
          <w:rFonts w:ascii="Times New Roman" w:eastAsia="Calibri" w:hAnsi="Times New Roman" w:cs="Times New Roman"/>
          <w:b/>
          <w:color w:val="000000"/>
          <w:u w:val="single"/>
          <w:lang w:val="en-GB" w:eastAsia="en-US"/>
        </w:rPr>
        <w:t xml:space="preserve"> Particulars of Foreign Grant &amp; Original Grantee(s):</w:t>
      </w:r>
    </w:p>
    <w:p w14:paraId="397045DA"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particulars of Foreign Grant and Original Grantee(s) are as follows:</w:t>
      </w:r>
    </w:p>
    <w:p w14:paraId="23349B4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435DFE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Nature of Foreign Grant:   </w:t>
      </w:r>
      <w:r w:rsidRPr="006F2CA2">
        <w:rPr>
          <w:rFonts w:ascii="Times New Roman" w:eastAsia="Calibri" w:hAnsi="Times New Roman" w:cs="Times New Roman"/>
          <w:color w:val="000000"/>
          <w:lang w:val="en-GB" w:eastAsia="en-US"/>
        </w:rPr>
        <w:tab/>
      </w:r>
    </w:p>
    <w:p w14:paraId="11DAF34A"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2. </w:t>
      </w:r>
      <w:r w:rsidRPr="006F2CA2">
        <w:rPr>
          <w:rFonts w:ascii="Times New Roman" w:eastAsia="Calibri" w:hAnsi="Times New Roman" w:cs="Times New Roman"/>
          <w:color w:val="000000"/>
          <w:lang w:val="en-GB" w:eastAsia="en-US"/>
        </w:rPr>
        <w:tab/>
        <w:t xml:space="preserve">Foreign Grant Description: </w:t>
      </w:r>
      <w:r w:rsidRPr="006F2CA2">
        <w:rPr>
          <w:rFonts w:ascii="Times New Roman" w:eastAsia="Calibri" w:hAnsi="Times New Roman" w:cs="Times New Roman"/>
          <w:color w:val="000000"/>
          <w:lang w:val="en-GB" w:eastAsia="en-US"/>
        </w:rPr>
        <w:tab/>
        <w:t xml:space="preserve">[Select one of the following - </w:t>
      </w:r>
    </w:p>
    <w:tbl>
      <w:tblPr>
        <w:tblW w:w="0" w:type="auto"/>
        <w:tblInd w:w="3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4554"/>
      </w:tblGrid>
      <w:tr w:rsidR="006F2CA2" w:rsidRPr="00632015" w14:paraId="1C3689F0" w14:textId="77777777" w:rsidTr="00632015">
        <w:trPr>
          <w:divId w:val="2116439976"/>
        </w:trPr>
        <w:tc>
          <w:tcPr>
            <w:tcW w:w="567" w:type="dxa"/>
            <w:tcBorders>
              <w:top w:val="nil"/>
              <w:left w:val="nil"/>
              <w:bottom w:val="nil"/>
              <w:right w:val="nil"/>
            </w:tcBorders>
            <w:shd w:val="clear" w:color="auto" w:fill="auto"/>
          </w:tcPr>
          <w:p w14:paraId="17B41FF9"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c>
          <w:tcPr>
            <w:tcW w:w="4739" w:type="dxa"/>
            <w:tcBorders>
              <w:top w:val="nil"/>
              <w:left w:val="nil"/>
              <w:bottom w:val="nil"/>
              <w:right w:val="nil"/>
            </w:tcBorders>
            <w:shd w:val="clear" w:color="auto" w:fill="auto"/>
          </w:tcPr>
          <w:p w14:paraId="743B4EDF"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died intestate and Letters of Administration of the estate and effects, of which a true copy is filed with this application, were duly granted to the said original grantee(s) by the foreign court.</w:t>
            </w:r>
          </w:p>
          <w:p w14:paraId="224DC2CA"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740495D3" w14:textId="77777777" w:rsidTr="00632015">
        <w:trPr>
          <w:divId w:val="2116439976"/>
        </w:trPr>
        <w:tc>
          <w:tcPr>
            <w:tcW w:w="567" w:type="dxa"/>
            <w:tcBorders>
              <w:top w:val="nil"/>
              <w:left w:val="nil"/>
              <w:bottom w:val="nil"/>
              <w:right w:val="nil"/>
            </w:tcBorders>
            <w:shd w:val="clear" w:color="auto" w:fill="auto"/>
          </w:tcPr>
          <w:p w14:paraId="73568BC2"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5A3C8DEE"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Probate, of which a true copy is filed with this application, was duly granted to the said original grantee(s) by the foreign court.</w:t>
            </w:r>
          </w:p>
          <w:p w14:paraId="601DD86C"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3622A72F" w14:textId="77777777" w:rsidTr="00632015">
        <w:trPr>
          <w:divId w:val="2116439976"/>
        </w:trPr>
        <w:tc>
          <w:tcPr>
            <w:tcW w:w="567" w:type="dxa"/>
            <w:tcBorders>
              <w:top w:val="nil"/>
              <w:left w:val="nil"/>
              <w:bottom w:val="nil"/>
              <w:right w:val="nil"/>
            </w:tcBorders>
            <w:shd w:val="clear" w:color="auto" w:fill="auto"/>
          </w:tcPr>
          <w:p w14:paraId="6EF4C3C0"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3F067F9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Letters of Administration with such Will and Testament annexed, of which Letters and Will a true copy is filed with this application, was duly granted to the said original grantee(s) by the foreign court.</w:t>
            </w:r>
          </w:p>
          <w:p w14:paraId="7759411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bl>
    <w:p w14:paraId="6A7486EB"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p>
    <w:p w14:paraId="1368E53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3.</w:t>
      </w:r>
      <w:r w:rsidRPr="006F2CA2">
        <w:rPr>
          <w:rFonts w:ascii="Times New Roman" w:eastAsia="Calibri" w:hAnsi="Times New Roman" w:cs="Times New Roman"/>
          <w:color w:val="000000"/>
          <w:lang w:val="en-GB" w:eastAsia="en-US"/>
        </w:rPr>
        <w:tab/>
        <w:t>Foreign Court:</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3A2DAAB9"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Original Grantee:</w:t>
      </w:r>
      <w:r w:rsidRPr="006F2CA2">
        <w:rPr>
          <w:rFonts w:ascii="Times New Roman" w:eastAsia="Calibri" w:hAnsi="Times New Roman" w:cs="Times New Roman"/>
          <w:color w:val="000000"/>
          <w:lang w:val="en-GB" w:eastAsia="en-US"/>
        </w:rPr>
        <w:tab/>
      </w:r>
    </w:p>
    <w:p w14:paraId="04FB42D8"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5. </w:t>
      </w:r>
      <w:r w:rsidRPr="006F2CA2">
        <w:rPr>
          <w:rFonts w:ascii="Times New Roman" w:eastAsia="Calibri" w:hAnsi="Times New Roman" w:cs="Times New Roman"/>
          <w:color w:val="000000"/>
          <w:lang w:val="en-GB" w:eastAsia="en-US"/>
        </w:rPr>
        <w:tab/>
        <w:t xml:space="preserve">Date of Grant: </w:t>
      </w:r>
      <w:r w:rsidRPr="006F2CA2">
        <w:rPr>
          <w:rFonts w:ascii="Times New Roman" w:eastAsia="Calibri" w:hAnsi="Times New Roman" w:cs="Times New Roman"/>
          <w:color w:val="000000"/>
          <w:lang w:val="en-GB" w:eastAsia="en-US"/>
        </w:rPr>
        <w:tab/>
      </w:r>
    </w:p>
    <w:p w14:paraId="363FFE7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011ABD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 xml:space="preserve">(D) </w:t>
      </w:r>
      <w:r w:rsidRPr="006F2CA2">
        <w:rPr>
          <w:rFonts w:ascii="Times New Roman" w:eastAsia="Calibri" w:hAnsi="Times New Roman" w:cs="Times New Roman"/>
          <w:b/>
          <w:color w:val="000000"/>
          <w:u w:val="single"/>
          <w:lang w:val="en-GB" w:eastAsia="en-US"/>
        </w:rPr>
        <w:t>Other Details:</w:t>
      </w:r>
    </w:p>
    <w:p w14:paraId="50FB2390"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1. The said deceased [did not reside or did not </w:t>
      </w:r>
      <w:proofErr w:type="gramStart"/>
      <w:r w:rsidRPr="006F2CA2">
        <w:rPr>
          <w:rFonts w:ascii="Times New Roman" w:eastAsia="Calibri" w:hAnsi="Times New Roman" w:cs="Times New Roman"/>
          <w:color w:val="000000"/>
          <w:lang w:val="en-GB" w:eastAsia="en-US"/>
        </w:rPr>
        <w:t>carry][</w:t>
      </w:r>
      <w:proofErr w:type="gramEnd"/>
      <w:r w:rsidRPr="006F2CA2">
        <w:rPr>
          <w:rFonts w:ascii="Times New Roman" w:eastAsia="Calibri" w:hAnsi="Times New Roman" w:cs="Times New Roman"/>
          <w:color w:val="000000"/>
          <w:lang w:val="en-GB" w:eastAsia="en-US"/>
        </w:rPr>
        <w:t>resided or carried] on business in Singapore within 12 months prior to [his / her] death.</w:t>
      </w:r>
    </w:p>
    <w:p w14:paraId="4D9022D4"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2. The Applicant(s) are aware that there are [or no] debts due from the estate of the deceased to creditors residing in Singapore.</w:t>
      </w:r>
    </w:p>
    <w:p w14:paraId="2D94FED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801B0E2"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lang w:val="en-GB" w:eastAsia="en-US"/>
        </w:rPr>
      </w:pPr>
      <w:r w:rsidRPr="006F2CA2">
        <w:rPr>
          <w:rFonts w:ascii="Times New Roman" w:eastAsia="Calibri" w:hAnsi="Times New Roman" w:cs="Times New Roman"/>
          <w:b/>
          <w:color w:val="000000"/>
          <w:lang w:val="en-GB" w:eastAsia="en-US"/>
        </w:rPr>
        <w:t xml:space="preserve">(E) </w:t>
      </w:r>
      <w:r w:rsidRPr="006F2CA2">
        <w:rPr>
          <w:rFonts w:ascii="Times New Roman" w:eastAsia="Calibri" w:hAnsi="Times New Roman" w:cs="Times New Roman"/>
          <w:b/>
          <w:color w:val="000000"/>
          <w:u w:val="single"/>
          <w:lang w:val="en-GB" w:eastAsia="en-US"/>
        </w:rPr>
        <w:t>The Deceased died possessed of properties in Singapore, namely:</w:t>
      </w:r>
    </w:p>
    <w:p w14:paraId="03EBB715"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[Description of Property] </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04DB401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A36E402"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6D614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g</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Probate as in (a) above, for remaining executor(s) where more than one executor. </w:t>
      </w:r>
    </w:p>
    <w:p w14:paraId="6DD451F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In addition to Section C in (a) above, state - </w:t>
      </w:r>
    </w:p>
    <w:p w14:paraId="055A36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 xml:space="preserve">Probate of the estate and effects of the said deceased was granted on [date of grant], to [name of executor] as [one / two / three] of the executors named in the said Will in [previous probate case  number] power being reserved of making the like grant to [name of other executor] the other executor(s) named in the said Will. (A certified true copy of the grant is filed with this application.) </w:t>
      </w: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476"/>
        <w:gridCol w:w="4169"/>
        <w:gridCol w:w="1494"/>
      </w:tblGrid>
      <w:tr w:rsidR="006F2CA2" w:rsidRPr="006F2CA2" w14:paraId="30F6C5A5" w14:textId="77777777" w:rsidTr="006F2CA2">
        <w:trPr>
          <w:divId w:val="2116439976"/>
          <w:cantSplit/>
          <w:jc w:val="center"/>
        </w:trPr>
        <w:tc>
          <w:tcPr>
            <w:tcW w:w="7139" w:type="dxa"/>
            <w:gridSpan w:val="3"/>
          </w:tcPr>
          <w:p w14:paraId="70DEDD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br w:type="page"/>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GUID=86d58995-a823-4a48-a5ca-d459ffef2da7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52</w:t>
            </w:r>
          </w:p>
        </w:tc>
      </w:tr>
      <w:tr w:rsidR="006F2CA2" w:rsidRPr="006F2CA2" w14:paraId="341B6B48" w14:textId="77777777" w:rsidTr="006F2CA2">
        <w:trPr>
          <w:divId w:val="2116439976"/>
          <w:cantSplit/>
          <w:jc w:val="center"/>
        </w:trPr>
        <w:tc>
          <w:tcPr>
            <w:tcW w:w="1476" w:type="dxa"/>
          </w:tcPr>
          <w:p w14:paraId="06090E4E" w14:textId="77777777" w:rsidR="006F2CA2" w:rsidRPr="006F2CA2" w:rsidRDefault="006F2CA2" w:rsidP="006F2CA2">
            <w:pPr>
              <w:spacing w:before="60" w:after="60" w:line="240" w:lineRule="auto"/>
              <w:ind w:left="380"/>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GUID=915477b7-1a7a-417d-ae06-27b6d5913bc7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4169" w:type="dxa"/>
          </w:tcPr>
          <w:p w14:paraId="24768521"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p>
          <w:p w14:paraId="71DDFEB4"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GUID=d72282f8-03d3-4cce-8dc7-b4540b5686d1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RESULTS </w:t>
            </w:r>
            <w:r w:rsidRPr="006F2CA2">
              <w:rPr>
                <w:rFonts w:ascii="Times New Roman" w:hAnsi="Times New Roman" w:cs="Times New Roman"/>
                <w:sz w:val="22"/>
                <w:szCs w:val="20"/>
                <w:lang w:val="en-GB" w:eastAsia="en-US"/>
              </w:rPr>
              <w:br/>
              <w:t xml:space="preserve">OF CAVEAT AND PROBATE </w:t>
            </w:r>
            <w:r w:rsidRPr="006F2CA2">
              <w:rPr>
                <w:rFonts w:ascii="Times New Roman" w:hAnsi="Times New Roman" w:cs="Times New Roman"/>
                <w:sz w:val="22"/>
                <w:szCs w:val="20"/>
                <w:lang w:val="en-GB" w:eastAsia="en-US"/>
              </w:rPr>
              <w:br/>
              <w:t>APPLICATION SEARCHES</w:t>
            </w:r>
          </w:p>
        </w:tc>
        <w:tc>
          <w:tcPr>
            <w:tcW w:w="1494" w:type="dxa"/>
          </w:tcPr>
          <w:p w14:paraId="6C8136AD"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623A6A11" w14:textId="77777777" w:rsidTr="006F2CA2">
        <w:trPr>
          <w:divId w:val="2116439976"/>
          <w:cantSplit/>
          <w:jc w:val="center"/>
        </w:trPr>
        <w:tc>
          <w:tcPr>
            <w:tcW w:w="7139" w:type="dxa"/>
            <w:gridSpan w:val="3"/>
          </w:tcPr>
          <w:p w14:paraId="1AEF7A4E"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GUID=aa34e364-6776-47fa-a7d4-f0282d2eb9ba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7033D14F" w14:textId="77777777" w:rsidR="006F2CA2" w:rsidRPr="006F2CA2" w:rsidRDefault="006F2CA2" w:rsidP="006F2CA2">
            <w:pPr>
              <w:spacing w:before="120" w:after="0" w:line="240" w:lineRule="auto"/>
              <w:ind w:left="380"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GUID=e977636e-5944-47d5-8940-977075562939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1st Certification:</w:t>
            </w:r>
          </w:p>
          <w:p w14:paraId="0EF1AEC6"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GUID=476d43b1-6964-4fb5-8737-6895f5f1eaa4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immediately prior to the filing of this originating summons and there are no caveats in respect of the captioned estate.</w:t>
            </w:r>
          </w:p>
          <w:p w14:paraId="68CAAB22"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GUID=fbeb2550-9729-4653-8597-fe62b7837999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421422F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GUID=ff6d54d6-ae3b-4abb-aaf0-af5e93d53354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and the following caveat(s) is/are found against the captioned estate:</w:t>
            </w:r>
          </w:p>
          <w:p w14:paraId="198D97D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GUID=cafad3e5-3335-47be-a370-449905c74207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806416E"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GUID=5ed5c564-e990-4d90-9c32-527041ca5d4d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2nd Certification</w:t>
            </w:r>
          </w:p>
          <w:p w14:paraId="5309199D"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GUID=d955bf7c-281c-4f2c-a176-317717522931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immediately prior to the filing of this originating summons and there are no probate applications in respect of the captioned estate.</w:t>
            </w:r>
          </w:p>
          <w:p w14:paraId="1F287128"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GUID=c2ecea47-5e9d-4e7b-984c-c28ad8f5ff9c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D89CC31"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GUID=b58d28f3-1edb-40a5-aa73-7b6016a6a19f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and the following application(s) is/are found against the captioned estate:</w:t>
            </w:r>
          </w:p>
          <w:p w14:paraId="5A6B6AA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GUID=2e3f8167-afb4-47c0-9b3c-5c943a7bca16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Case No.</w:t>
            </w:r>
          </w:p>
          <w:p w14:paraId="65E6CC59"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GUID=478883dc-11be-4406-8e73-8ca06d717827 </w:instrText>
            </w:r>
            <w:r w:rsidRPr="006F2CA2">
              <w:rPr>
                <w:rFonts w:ascii="Times New Roman" w:hAnsi="Times New Roman" w:cs="Times New Roman"/>
                <w:sz w:val="22"/>
                <w:szCs w:val="20"/>
                <w:lang w:val="en-GB" w:eastAsia="en-US"/>
              </w:rPr>
              <w:fldChar w:fldCharType="end"/>
            </w:r>
          </w:p>
        </w:tc>
      </w:tr>
    </w:tbl>
    <w:p w14:paraId="7603F20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317"/>
        <w:gridCol w:w="3073"/>
        <w:gridCol w:w="2749"/>
      </w:tblGrid>
      <w:tr w:rsidR="00EC10EE" w14:paraId="4908195D" w14:textId="77777777" w:rsidTr="00EC10EE">
        <w:trPr>
          <w:divId w:val="2116439976"/>
          <w:cantSplit/>
          <w:jc w:val="center"/>
        </w:trPr>
        <w:tc>
          <w:tcPr>
            <w:tcW w:w="7139" w:type="dxa"/>
            <w:gridSpan w:val="3"/>
          </w:tcPr>
          <w:p w14:paraId="1069E1CC" w14:textId="77777777" w:rsidR="00EC10EE" w:rsidRPr="00EC10EE" w:rsidRDefault="00EC10EE" w:rsidP="00EC10EE">
            <w:pPr>
              <w:jc w:val="center"/>
              <w:rPr>
                <w:rFonts w:ascii="Times New Roman" w:hAnsi="Times New Roman" w:cs="Times New Roman"/>
                <w:sz w:val="22"/>
                <w:szCs w:val="20"/>
                <w:lang w:val="en-GB" w:eastAsia="en-US"/>
              </w:rPr>
            </w:pPr>
            <w:r w:rsidRPr="00EC10EE">
              <w:rPr>
                <w:rFonts w:ascii="Times New Roman" w:hAnsi="Times New Roman" w:cs="Times New Roman"/>
                <w:sz w:val="22"/>
                <w:szCs w:val="20"/>
                <w:lang w:val="en-GB" w:eastAsia="en-US"/>
              </w:rPr>
              <w:lastRenderedPageBreak/>
              <w:fldChar w:fldCharType="begin"/>
            </w:r>
            <w:r w:rsidRPr="00EC10EE">
              <w:rPr>
                <w:rFonts w:ascii="Times New Roman" w:hAnsi="Times New Roman" w:cs="Times New Roman"/>
                <w:sz w:val="22"/>
                <w:szCs w:val="20"/>
                <w:lang w:val="en-GB" w:eastAsia="en-US"/>
              </w:rPr>
              <w:instrText xml:space="preserve"> GUID=cf5342ae-b1e3-44ac-a939-7bf405628b51 </w:instrText>
            </w:r>
            <w:r w:rsidRPr="00EC10EE">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EC10EE">
              <w:rPr>
                <w:rFonts w:ascii="Times New Roman" w:hAnsi="Times New Roman" w:cs="Times New Roman"/>
                <w:sz w:val="22"/>
                <w:szCs w:val="20"/>
                <w:lang w:val="en-GB" w:eastAsia="en-US"/>
              </w:rPr>
              <w:t xml:space="preserve"> 53</w:t>
            </w:r>
          </w:p>
        </w:tc>
      </w:tr>
      <w:tr w:rsidR="00EC10EE" w14:paraId="05A88556" w14:textId="77777777" w:rsidTr="00EC10EE">
        <w:trPr>
          <w:divId w:val="2116439976"/>
          <w:cantSplit/>
          <w:jc w:val="center"/>
        </w:trPr>
        <w:tc>
          <w:tcPr>
            <w:tcW w:w="1317" w:type="dxa"/>
          </w:tcPr>
          <w:p w14:paraId="56C1DED9" w14:textId="77777777" w:rsidR="00EC10EE" w:rsidRPr="0084478B" w:rsidRDefault="00EC10EE" w:rsidP="00EF280F">
            <w:pPr>
              <w:pStyle w:val="TableItemNoIndent"/>
              <w:rPr>
                <w:sz w:val="18"/>
                <w:szCs w:val="18"/>
              </w:rPr>
            </w:pPr>
            <w:r w:rsidRPr="0084478B">
              <w:rPr>
                <w:sz w:val="18"/>
                <w:szCs w:val="18"/>
              </w:rPr>
              <w:fldChar w:fldCharType="begin"/>
            </w:r>
            <w:r w:rsidRPr="0084478B">
              <w:rPr>
                <w:sz w:val="18"/>
                <w:szCs w:val="18"/>
              </w:rPr>
              <w:instrText xml:space="preserve"> GUID=56d2fdae-5bda-43b7-bf2e-4db8582514f7 </w:instrText>
            </w:r>
            <w:r w:rsidRPr="0084478B">
              <w:rPr>
                <w:sz w:val="18"/>
                <w:szCs w:val="18"/>
              </w:rPr>
              <w:fldChar w:fldCharType="end"/>
            </w:r>
            <w:r w:rsidRPr="0084478B">
              <w:rPr>
                <w:sz w:val="18"/>
                <w:szCs w:val="18"/>
              </w:rPr>
              <w:t>R.233</w:t>
            </w:r>
          </w:p>
        </w:tc>
        <w:tc>
          <w:tcPr>
            <w:tcW w:w="3073" w:type="dxa"/>
          </w:tcPr>
          <w:p w14:paraId="668F1168" w14:textId="77777777" w:rsidR="00EC10EE" w:rsidRDefault="00EC10EE" w:rsidP="00EF280F">
            <w:pPr>
              <w:pStyle w:val="TableItemCentered"/>
              <w:ind w:left="1194"/>
            </w:pPr>
            <w:r>
              <w:fldChar w:fldCharType="begin"/>
            </w:r>
            <w:r>
              <w:instrText xml:space="preserve"> GUID=2a2a6756-3374-4da4-83a7-d885c9d56662 </w:instrText>
            </w:r>
            <w:r>
              <w:fldChar w:fldCharType="end"/>
            </w:r>
            <w:r>
              <w:t>RENUNCIATION</w:t>
            </w:r>
          </w:p>
        </w:tc>
        <w:tc>
          <w:tcPr>
            <w:tcW w:w="2749" w:type="dxa"/>
          </w:tcPr>
          <w:p w14:paraId="199BB62C" w14:textId="77777777" w:rsidR="00EC10EE" w:rsidRDefault="00EC10EE" w:rsidP="00EF280F">
            <w:pPr>
              <w:pStyle w:val="TableItemCentered"/>
            </w:pPr>
            <w:r>
              <w:fldChar w:fldCharType="begin"/>
            </w:r>
            <w:r>
              <w:instrText xml:space="preserve"> GUID=34ca484a-7b27-430d-a768-3e85f18ec56b </w:instrText>
            </w:r>
            <w:r>
              <w:fldChar w:fldCharType="end"/>
            </w:r>
          </w:p>
        </w:tc>
      </w:tr>
      <w:tr w:rsidR="00EC10EE" w14:paraId="7981C476" w14:textId="77777777" w:rsidTr="00EC10EE">
        <w:trPr>
          <w:divId w:val="2116439976"/>
          <w:cantSplit/>
          <w:jc w:val="center"/>
        </w:trPr>
        <w:tc>
          <w:tcPr>
            <w:tcW w:w="7139" w:type="dxa"/>
            <w:gridSpan w:val="3"/>
          </w:tcPr>
          <w:p w14:paraId="2D0FF56E" w14:textId="77777777" w:rsidR="00EC10EE" w:rsidRDefault="00EC10EE" w:rsidP="00EF280F">
            <w:pPr>
              <w:pStyle w:val="TableItemCentered"/>
            </w:pPr>
            <w:r>
              <w:fldChar w:fldCharType="begin"/>
            </w:r>
            <w:r>
              <w:instrText xml:space="preserve"> GUID=eb091b01-9d2a-434e-97b3-48a55f1e399b </w:instrText>
            </w:r>
            <w:r>
              <w:fldChar w:fldCharType="end"/>
            </w:r>
            <w:r>
              <w:t>(Title as in Form 51)</w:t>
            </w:r>
          </w:p>
          <w:p w14:paraId="584757D9" w14:textId="77777777" w:rsidR="00EC10EE" w:rsidRDefault="00EC10EE" w:rsidP="00EF280F">
            <w:pPr>
              <w:pStyle w:val="ScheduleSectionTextIndent"/>
              <w:ind w:firstLine="360"/>
            </w:pPr>
            <w:r>
              <w:fldChar w:fldCharType="begin"/>
            </w:r>
            <w:r>
              <w:instrText xml:space="preserve"> GUID=4758604f-7ce9-4bf9-bc59-f4f7a92867b3 </w:instrText>
            </w:r>
            <w:r>
              <w:fldChar w:fldCharType="end"/>
            </w:r>
            <w:r>
              <w:t>(</w:t>
            </w:r>
            <w:r>
              <w:rPr>
                <w:i/>
              </w:rPr>
              <w:t>a</w:t>
            </w:r>
            <w:r>
              <w:t>)</w:t>
            </w:r>
            <w:r>
              <w:tab/>
            </w:r>
            <w:r>
              <w:rPr>
                <w:i/>
              </w:rPr>
              <w:t>Of Letters of Administration</w:t>
            </w:r>
            <w:r>
              <w:t>.</w:t>
            </w:r>
          </w:p>
          <w:p w14:paraId="44020656" w14:textId="77777777" w:rsidR="00EC10EE" w:rsidRDefault="00EC10EE" w:rsidP="00EF280F">
            <w:pPr>
              <w:pStyle w:val="ScheduleSectionTextIndent"/>
            </w:pPr>
            <w:proofErr w:type="gramStart"/>
            <w:r>
              <w:t xml:space="preserve">I,   </w:t>
            </w:r>
            <w:proofErr w:type="gramEnd"/>
            <w:r>
              <w:t xml:space="preserve">                , state as follows:</w:t>
            </w:r>
          </w:p>
          <w:p w14:paraId="1CB9D74D" w14:textId="77777777" w:rsidR="00EC10EE" w:rsidRDefault="00EC10EE" w:rsidP="00EF280F">
            <w:pPr>
              <w:pStyle w:val="ScheduleSectionTextIndent"/>
              <w:ind w:firstLine="360"/>
            </w:pPr>
          </w:p>
          <w:p w14:paraId="20857872" w14:textId="77777777" w:rsidR="00EC10EE" w:rsidRDefault="00EC10EE" w:rsidP="006172E9">
            <w:pPr>
              <w:pStyle w:val="ScheduleSectionTextIndent"/>
              <w:numPr>
                <w:ilvl w:val="0"/>
                <w:numId w:val="5"/>
              </w:numPr>
            </w:pPr>
            <w:r>
              <w:fldChar w:fldCharType="begin"/>
            </w:r>
            <w:r>
              <w:instrText xml:space="preserve"> GUID=9bcf999a-fd71-44f8-a24a-1c2804a100f7 </w:instrText>
            </w:r>
            <w:r>
              <w:fldChar w:fldCharType="end"/>
            </w:r>
            <w:r>
              <w:t>The abovenamed deceased                        of                     </w:t>
            </w:r>
            <w:proofErr w:type="gramStart"/>
            <w:r>
              <w:t>  ,</w:t>
            </w:r>
            <w:proofErr w:type="gramEnd"/>
            <w:r>
              <w:t xml:space="preserve"> who at the time of his(her) death had property within Singapore, died on [date], at               intestate leaving me (insert name)                                  his(her)               and next-of-kin.</w:t>
            </w:r>
          </w:p>
          <w:p w14:paraId="3B6A6E3A" w14:textId="77777777" w:rsidR="00EC10EE" w:rsidRDefault="00EC10EE" w:rsidP="00EF280F">
            <w:pPr>
              <w:pStyle w:val="ScheduleSectionTextIndent"/>
              <w:ind w:left="720"/>
            </w:pPr>
          </w:p>
          <w:p w14:paraId="7D13857A" w14:textId="77777777" w:rsidR="00EC10EE" w:rsidRDefault="00EC10EE" w:rsidP="006172E9">
            <w:pPr>
              <w:pStyle w:val="ScheduleSectionTextIndent"/>
              <w:numPr>
                <w:ilvl w:val="0"/>
                <w:numId w:val="5"/>
              </w:numPr>
            </w:pPr>
            <w:r>
              <w:fldChar w:fldCharType="begin"/>
            </w:r>
            <w:r>
              <w:instrText xml:space="preserve"> GUID=3864ec3f-e76b-4d01-a80c-3b92262606f3 </w:instrText>
            </w:r>
            <w:r>
              <w:fldChar w:fldCharType="end"/>
            </w:r>
            <w:r>
              <w:t>I renounce all my right and title to Letters of Administration of the estate of the deceased.</w:t>
            </w:r>
          </w:p>
          <w:p w14:paraId="70F4946D" w14:textId="77777777" w:rsidR="00EC10EE" w:rsidRDefault="00EC10EE" w:rsidP="00EF280F">
            <w:pPr>
              <w:pStyle w:val="ScheduleSectionTextIndent"/>
              <w:ind w:firstLine="360"/>
            </w:pPr>
            <w:r>
              <w:fldChar w:fldCharType="begin"/>
            </w:r>
            <w:r>
              <w:instrText xml:space="preserve"> GUID=144e6368-f858-4aea-a74e-675e210a6166 </w:instrText>
            </w:r>
            <w:r>
              <w:fldChar w:fldCharType="end"/>
            </w:r>
            <w:r>
              <w:t>Signed by the said            this       day of                    20  </w:t>
            </w:r>
            <w:proofErr w:type="gramStart"/>
            <w:r>
              <w:t>  .</w:t>
            </w:r>
            <w:proofErr w:type="gramEnd"/>
          </w:p>
          <w:p w14:paraId="71EF0438" w14:textId="77777777" w:rsidR="00EC10EE" w:rsidRDefault="00EC10EE" w:rsidP="00EF280F">
            <w:pPr>
              <w:pStyle w:val="ScheduleSectionText1N"/>
              <w:ind w:firstLine="1880"/>
              <w:jc w:val="left"/>
            </w:pPr>
            <w:r>
              <w:fldChar w:fldCharType="begin"/>
            </w:r>
            <w:r>
              <w:instrText xml:space="preserve"> GUID=6cff17f1-6178-4e0e-be14-0ff558f5200e </w:instrText>
            </w:r>
            <w:r>
              <w:fldChar w:fldCharType="end"/>
            </w:r>
            <w:r>
              <w:t>Before me,</w:t>
            </w:r>
          </w:p>
        </w:tc>
      </w:tr>
      <w:tr w:rsidR="00EC10EE" w14:paraId="2CAD29C2" w14:textId="77777777" w:rsidTr="00EC10EE">
        <w:trPr>
          <w:divId w:val="2116439976"/>
          <w:cantSplit/>
          <w:jc w:val="center"/>
        </w:trPr>
        <w:tc>
          <w:tcPr>
            <w:tcW w:w="4390" w:type="dxa"/>
            <w:gridSpan w:val="2"/>
          </w:tcPr>
          <w:p w14:paraId="025AE745" w14:textId="77777777" w:rsidR="00EC10EE" w:rsidRDefault="00EC10EE" w:rsidP="00EF280F">
            <w:pPr>
              <w:pStyle w:val="TableItemCentered"/>
            </w:pPr>
            <w:r>
              <w:fldChar w:fldCharType="begin"/>
            </w:r>
            <w:r>
              <w:instrText xml:space="preserve"> GUID=605661c2-9a55-4092-8725-bf6978eb6e0b </w:instrText>
            </w:r>
            <w:r>
              <w:fldChar w:fldCharType="end"/>
            </w:r>
            <w:r>
              <w:t xml:space="preserve">Solicitor </w:t>
            </w:r>
            <w:r>
              <w:rPr>
                <w:i/>
              </w:rPr>
              <w:br/>
              <w:t>(or Commissioner for Oaths).</w:t>
            </w:r>
          </w:p>
        </w:tc>
        <w:tc>
          <w:tcPr>
            <w:tcW w:w="2749" w:type="dxa"/>
          </w:tcPr>
          <w:p w14:paraId="7466F40A" w14:textId="77777777" w:rsidR="00EC10EE" w:rsidRDefault="00EC10EE" w:rsidP="00EF280F">
            <w:pPr>
              <w:pStyle w:val="TableItemNoIndent"/>
            </w:pPr>
            <w:r>
              <w:fldChar w:fldCharType="begin"/>
            </w:r>
            <w:r>
              <w:instrText xml:space="preserve"> GUID=a980def7-b1b4-4aad-a6d8-20bf0905c231 </w:instrText>
            </w:r>
            <w:r>
              <w:fldChar w:fldCharType="end"/>
            </w:r>
          </w:p>
        </w:tc>
      </w:tr>
      <w:tr w:rsidR="00EC10EE" w14:paraId="6200B475" w14:textId="77777777" w:rsidTr="00EC10EE">
        <w:trPr>
          <w:divId w:val="2116439976"/>
          <w:cantSplit/>
          <w:jc w:val="center"/>
        </w:trPr>
        <w:tc>
          <w:tcPr>
            <w:tcW w:w="7139" w:type="dxa"/>
            <w:gridSpan w:val="3"/>
          </w:tcPr>
          <w:p w14:paraId="0A27C747" w14:textId="77777777" w:rsidR="00EC10EE" w:rsidRDefault="00EC10EE" w:rsidP="00EF280F">
            <w:pPr>
              <w:pStyle w:val="ScheduleSectionTextIndent"/>
              <w:ind w:firstLine="360"/>
            </w:pPr>
            <w:r>
              <w:fldChar w:fldCharType="begin"/>
            </w:r>
            <w:r>
              <w:instrText xml:space="preserve"> GUID=273a3f48-6a51-4009-ac52-d75445f806f2 </w:instrText>
            </w:r>
            <w:r>
              <w:fldChar w:fldCharType="end"/>
            </w:r>
            <w:r>
              <w:t>(</w:t>
            </w:r>
            <w:r>
              <w:rPr>
                <w:i/>
              </w:rPr>
              <w:t>b</w:t>
            </w:r>
            <w:r>
              <w:t>)</w:t>
            </w:r>
            <w:r>
              <w:tab/>
            </w:r>
            <w:r>
              <w:rPr>
                <w:i/>
              </w:rPr>
              <w:t>Of Probate.</w:t>
            </w:r>
          </w:p>
          <w:p w14:paraId="3314B36E" w14:textId="77777777" w:rsidR="00EC10EE" w:rsidRDefault="00EC10EE" w:rsidP="00EF280F">
            <w:pPr>
              <w:pStyle w:val="ScheduleSectionTextIndent"/>
            </w:pPr>
            <w:proofErr w:type="gramStart"/>
            <w:r>
              <w:t xml:space="preserve">I,   </w:t>
            </w:r>
            <w:proofErr w:type="gramEnd"/>
            <w:r>
              <w:t xml:space="preserve">                , state as follows:</w:t>
            </w:r>
          </w:p>
          <w:p w14:paraId="3C344520" w14:textId="77777777" w:rsidR="00EC10EE" w:rsidRDefault="00EC10EE" w:rsidP="006172E9">
            <w:pPr>
              <w:pStyle w:val="ScheduleSectionTextIndent"/>
              <w:numPr>
                <w:ilvl w:val="0"/>
                <w:numId w:val="6"/>
              </w:numPr>
            </w:pPr>
            <w:r>
              <w:fldChar w:fldCharType="begin"/>
            </w:r>
            <w:r>
              <w:instrText xml:space="preserve"> GUID=64c6a7ce-ef54-4c49-aef8-dd644e21a984 </w:instrText>
            </w:r>
            <w:r>
              <w:fldChar w:fldCharType="end"/>
            </w:r>
            <w:r>
              <w:t>The abovenamed deceased                            of                         , who at the time of his(her) death had property within Singapore, died on [date], at                  made and duly executed his(her) Last Will and Testament dated [date] (with a Codicil dated [date])) and appointed me the sole (or) one of the executor(s).</w:t>
            </w:r>
          </w:p>
          <w:p w14:paraId="3C4C9F03" w14:textId="77777777" w:rsidR="00EC10EE" w:rsidRDefault="00EC10EE" w:rsidP="006172E9">
            <w:pPr>
              <w:pStyle w:val="ScheduleSectionTextIndent"/>
              <w:numPr>
                <w:ilvl w:val="0"/>
                <w:numId w:val="6"/>
              </w:numPr>
            </w:pPr>
            <w:r>
              <w:fldChar w:fldCharType="begin"/>
            </w:r>
            <w:r>
              <w:instrText xml:space="preserve"> GUID=12b51f0f-d8ba-47d3-8c18-f124cced5aaf </w:instrText>
            </w:r>
            <w:r>
              <w:fldChar w:fldCharType="end"/>
            </w:r>
            <w:r>
              <w:t>I declare that I have not intermeddled in the estate of the deceased and will not hereafter intermeddle with intent to defraud creditors; and I renounce all my right and title to the Probate and execution of the Will.</w:t>
            </w:r>
          </w:p>
          <w:p w14:paraId="627D0D61" w14:textId="77777777" w:rsidR="00EC10EE" w:rsidRDefault="00EC10EE" w:rsidP="00EF280F">
            <w:pPr>
              <w:pStyle w:val="ScheduleSectionTextIndent"/>
              <w:ind w:firstLine="360"/>
            </w:pPr>
            <w:r>
              <w:fldChar w:fldCharType="begin"/>
            </w:r>
            <w:r>
              <w:instrText xml:space="preserve"> GUID=25e5c00c-c87b-4534-ba5c-afb4f3352a4d </w:instrText>
            </w:r>
            <w:r>
              <w:fldChar w:fldCharType="end"/>
            </w:r>
            <w:r>
              <w:t>Signed by the said                  this     day of                          20  </w:t>
            </w:r>
            <w:proofErr w:type="gramStart"/>
            <w:r>
              <w:t>  .</w:t>
            </w:r>
            <w:proofErr w:type="gramEnd"/>
          </w:p>
          <w:p w14:paraId="72773387" w14:textId="77777777" w:rsidR="00EC10EE" w:rsidRDefault="00EC10EE" w:rsidP="00EF280F">
            <w:pPr>
              <w:pStyle w:val="ScheduleSectionText1N"/>
              <w:ind w:firstLine="1880"/>
              <w:jc w:val="left"/>
            </w:pPr>
            <w:r>
              <w:fldChar w:fldCharType="begin"/>
            </w:r>
            <w:r>
              <w:instrText xml:space="preserve"> GUID=b1b66013-aac2-4f20-8b9d-26b4c4b8f4a9 </w:instrText>
            </w:r>
            <w:r>
              <w:fldChar w:fldCharType="end"/>
            </w:r>
            <w:r>
              <w:t>Before me,</w:t>
            </w:r>
          </w:p>
        </w:tc>
      </w:tr>
      <w:tr w:rsidR="00EC10EE" w14:paraId="29A8CDEA" w14:textId="77777777" w:rsidTr="00EC10EE">
        <w:trPr>
          <w:divId w:val="2116439976"/>
          <w:cantSplit/>
          <w:jc w:val="center"/>
        </w:trPr>
        <w:tc>
          <w:tcPr>
            <w:tcW w:w="4390" w:type="dxa"/>
            <w:gridSpan w:val="2"/>
          </w:tcPr>
          <w:p w14:paraId="5017D46E" w14:textId="77777777" w:rsidR="00EC10EE" w:rsidRDefault="00EC10EE" w:rsidP="00EF280F">
            <w:pPr>
              <w:pStyle w:val="TableItemCentered"/>
              <w:rPr>
                <w:i/>
              </w:rPr>
            </w:pPr>
            <w:r>
              <w:fldChar w:fldCharType="begin"/>
            </w:r>
            <w:r>
              <w:instrText xml:space="preserve"> GUID=b98c5197-67b6-4031-b043-4396bfbd6e59 </w:instrText>
            </w:r>
            <w:r>
              <w:fldChar w:fldCharType="end"/>
            </w:r>
            <w:r>
              <w:t>Solicitor</w:t>
            </w:r>
            <w:r>
              <w:rPr>
                <w:i/>
              </w:rPr>
              <w:t xml:space="preserve"> </w:t>
            </w:r>
            <w:r>
              <w:rPr>
                <w:i/>
              </w:rPr>
              <w:br/>
              <w:t>(or Commissioner for Oaths).</w:t>
            </w:r>
          </w:p>
          <w:p w14:paraId="3D3D5754" w14:textId="77777777" w:rsidR="00EC10EE" w:rsidRDefault="00EC10EE" w:rsidP="00EF280F">
            <w:pPr>
              <w:pStyle w:val="TableItemCentered"/>
            </w:pPr>
          </w:p>
          <w:p w14:paraId="754C0369" w14:textId="77777777" w:rsidR="00EC10EE" w:rsidRDefault="00EC10EE" w:rsidP="00EF280F">
            <w:pPr>
              <w:pStyle w:val="TableItemCentered"/>
            </w:pPr>
          </w:p>
        </w:tc>
        <w:tc>
          <w:tcPr>
            <w:tcW w:w="2749" w:type="dxa"/>
          </w:tcPr>
          <w:p w14:paraId="002BC171" w14:textId="77777777" w:rsidR="00EC10EE" w:rsidRDefault="00EC10EE" w:rsidP="00EF280F">
            <w:pPr>
              <w:pStyle w:val="TableItemCentered"/>
            </w:pPr>
            <w:r>
              <w:fldChar w:fldCharType="begin"/>
            </w:r>
            <w:r>
              <w:instrText xml:space="preserve"> GUID=98bc3e14-f47e-4c6e-89af-e90c540a210c </w:instrText>
            </w:r>
            <w:r>
              <w:fldChar w:fldCharType="end"/>
            </w:r>
          </w:p>
        </w:tc>
      </w:tr>
    </w:tbl>
    <w:p w14:paraId="4BF056E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836" w:type="dxa"/>
        <w:jc w:val="center"/>
        <w:tblLook w:val="04A0" w:firstRow="1" w:lastRow="0" w:firstColumn="1" w:lastColumn="0" w:noHBand="0" w:noVBand="1"/>
      </w:tblPr>
      <w:tblGrid>
        <w:gridCol w:w="108"/>
        <w:gridCol w:w="1257"/>
        <w:gridCol w:w="1383"/>
        <w:gridCol w:w="1300"/>
        <w:gridCol w:w="41"/>
        <w:gridCol w:w="2054"/>
        <w:gridCol w:w="1046"/>
        <w:gridCol w:w="208"/>
        <w:gridCol w:w="439"/>
      </w:tblGrid>
      <w:tr w:rsidR="006F2CA2" w:rsidRPr="006F2CA2" w14:paraId="61E5E24E" w14:textId="77777777" w:rsidTr="006F2CA2">
        <w:trPr>
          <w:divId w:val="2116439976"/>
          <w:cantSplit/>
          <w:jc w:val="center"/>
        </w:trPr>
        <w:tc>
          <w:tcPr>
            <w:tcW w:w="7836" w:type="dxa"/>
            <w:gridSpan w:val="9"/>
          </w:tcPr>
          <w:p w14:paraId="5E421243" w14:textId="77777777" w:rsidR="005523E5" w:rsidRPr="006F2CA2" w:rsidRDefault="005523E5" w:rsidP="005523E5">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GUID=6f0b06ed-ec6a-4dc3-8b1f-ec4b8c7d24dd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54</w:t>
            </w:r>
          </w:p>
          <w:p w14:paraId="27C37F57" w14:textId="77777777" w:rsidR="005523E5" w:rsidRDefault="005523E5" w:rsidP="00545841">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R.235</w:t>
            </w:r>
          </w:p>
          <w:p w14:paraId="11F8EEC5" w14:textId="77777777" w:rsidR="00B905D1" w:rsidRDefault="00B905D1"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ADMINISTRATION OATH</w:t>
            </w:r>
          </w:p>
          <w:p w14:paraId="15ECB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GUID=a37d34a3-ee9a-4399-8832-12d5209a9f66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364010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GUID=53cf40b2-566c-449e-a9f6-3fbd2a8f199d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 do make oath (or affirm) and say that:</w:t>
            </w:r>
          </w:p>
          <w:p w14:paraId="52D66BC0"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I (we) will faithfully administer the estate and effects of                          deceased by paying his debts so far as his estate and effects will extend and the law </w:t>
            </w:r>
            <w:proofErr w:type="gramStart"/>
            <w:r w:rsidRPr="006F2CA2">
              <w:rPr>
                <w:rFonts w:ascii="Times New Roman" w:hAnsi="Times New Roman" w:cs="Times New Roman"/>
                <w:sz w:val="22"/>
                <w:szCs w:val="20"/>
                <w:lang w:val="en-GB" w:eastAsia="en-US"/>
              </w:rPr>
              <w:t>requires;</w:t>
            </w:r>
            <w:proofErr w:type="gramEnd"/>
          </w:p>
          <w:p w14:paraId="06F0972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distribute the residue of his estate and effects according to law; and</w:t>
            </w:r>
          </w:p>
          <w:p w14:paraId="56E40E1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render a just and true account of my (our) administration when I (we) am (are) lawfully required.</w:t>
            </w:r>
          </w:p>
          <w:p w14:paraId="05FE189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GUID=4a8ebd0c-49e2-4545-ade7-98ca8fd3e893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bl>
            <w:tblPr>
              <w:tblW w:w="7140" w:type="dxa"/>
              <w:jc w:val="center"/>
              <w:tblLook w:val="04A0" w:firstRow="1" w:lastRow="0" w:firstColumn="1" w:lastColumn="0" w:noHBand="0" w:noVBand="1"/>
            </w:tblPr>
            <w:tblGrid>
              <w:gridCol w:w="1085"/>
              <w:gridCol w:w="3516"/>
              <w:gridCol w:w="2539"/>
            </w:tblGrid>
            <w:tr w:rsidR="006F2CA2" w:rsidRPr="006F2CA2" w14:paraId="0B9FC41D" w14:textId="77777777" w:rsidTr="006F2CA2">
              <w:trPr>
                <w:cantSplit/>
                <w:jc w:val="center"/>
              </w:trPr>
              <w:tc>
                <w:tcPr>
                  <w:tcW w:w="7140" w:type="dxa"/>
                  <w:gridSpan w:val="3"/>
                </w:tcPr>
                <w:p w14:paraId="00016F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0E5A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GUID=87fea29c-c0ae-4163-ab34-fcc4c21068b8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55</w:t>
                  </w:r>
                </w:p>
              </w:tc>
            </w:tr>
            <w:tr w:rsidR="006F2CA2" w:rsidRPr="006F2CA2" w14:paraId="1C1E390D" w14:textId="77777777" w:rsidTr="006F2CA2">
              <w:trPr>
                <w:cantSplit/>
                <w:jc w:val="center"/>
              </w:trPr>
              <w:tc>
                <w:tcPr>
                  <w:tcW w:w="1085" w:type="dxa"/>
                </w:tcPr>
                <w:p w14:paraId="0B33558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GUID=148cd534-3f4f-41fc-ad42-2b8d52310d09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R.236</w:t>
                  </w:r>
                </w:p>
              </w:tc>
              <w:tc>
                <w:tcPr>
                  <w:tcW w:w="3516" w:type="dxa"/>
                </w:tcPr>
                <w:p w14:paraId="4B647FA5"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p>
                <w:p w14:paraId="6981BCD9"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GUID=1b430482-7e63-4e99-8dc0-37e2df09c8d7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ADMINISTRATION BOND</w:t>
                  </w:r>
                </w:p>
              </w:tc>
              <w:tc>
                <w:tcPr>
                  <w:tcW w:w="2539" w:type="dxa"/>
                </w:tcPr>
                <w:p w14:paraId="3136BD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GUID=c9d116ba-dff9-4ae9-a9a9-0c4dcd1a47f9 </w:instrText>
                  </w:r>
                  <w:r w:rsidRPr="006F2CA2">
                    <w:rPr>
                      <w:rFonts w:ascii="Times New Roman" w:hAnsi="Times New Roman" w:cs="Times New Roman"/>
                      <w:sz w:val="22"/>
                      <w:szCs w:val="20"/>
                      <w:lang w:val="en-GB" w:eastAsia="en-US"/>
                    </w:rPr>
                    <w:fldChar w:fldCharType="end"/>
                  </w:r>
                </w:p>
              </w:tc>
            </w:tr>
            <w:tr w:rsidR="006F2CA2" w:rsidRPr="006F2CA2" w14:paraId="2956445E" w14:textId="77777777" w:rsidTr="006F2CA2">
              <w:trPr>
                <w:cantSplit/>
                <w:jc w:val="center"/>
              </w:trPr>
              <w:tc>
                <w:tcPr>
                  <w:tcW w:w="7140" w:type="dxa"/>
                  <w:gridSpan w:val="3"/>
                </w:tcPr>
                <w:p w14:paraId="4E7F6DE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GUID=d4611184-6076-48e2-86d8-98b440a83457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(I)</w:t>
                  </w:r>
                </w:p>
                <w:p w14:paraId="09A924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GUID=b69ba98f-d277-484e-a2fa-0b5fada05deb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8F83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GUID=1ce13842-7790-4862-9795-de7308149d07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25792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GUID=51a81bad-3df6-4aa4-bc15-a1019bcd87b3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w:t>
                  </w:r>
                </w:p>
                <w:p w14:paraId="34F19A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GUID=5e0b2e6e-f2fc-46f7-bab4-03d919b68d1d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3C42D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GUID=bf115d8d-0a08-426b-af32-50cde89bbdb4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are jointly and severally bound unto the Registrar of the Family Justice Courts, in the sum of Dollars                ($       ) to be paid to the said Registrar for which payment we (I) bind ourselves (myself) and each of us our (my) heirs, executors and administrators sealed with our (my) seals this [date].</w:t>
                  </w:r>
                </w:p>
                <w:p w14:paraId="081F06D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GUID=3515d9db-8fdc-4315-be61-674e6dcbd563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CONDITION of this obligation is that if the abovenamed               </w:t>
                  </w:r>
                  <w:r w:rsidRPr="006F2CA2">
                    <w:rPr>
                      <w:rFonts w:ascii="Times New Roman" w:hAnsi="Times New Roman" w:cs="Times New Roman"/>
                      <w:sz w:val="22"/>
                      <w:szCs w:val="20"/>
                      <w:lang w:val="en-GB" w:eastAsia="en-US"/>
                    </w:rPr>
                    <w:br/>
                    <w:t>the Administrator of the Estate and Effects of            late of                         deceased who died on the        day of                          20     , do administer according to law the movable and immovable property of the said deceased which has or shall come to                     hands, possession or knowledge or into the hands and possession of any other person for                           then this obligation to be void and of no effect but otherwise to remain in full force and effect.</w:t>
                  </w:r>
                </w:p>
              </w:tc>
            </w:tr>
            <w:tr w:rsidR="006F2CA2" w:rsidRPr="006F2CA2" w14:paraId="55DE074A" w14:textId="77777777" w:rsidTr="006F2CA2">
              <w:trPr>
                <w:cantSplit/>
                <w:trHeight w:val="1080"/>
                <w:jc w:val="center"/>
              </w:trPr>
              <w:tc>
                <w:tcPr>
                  <w:tcW w:w="4601" w:type="dxa"/>
                  <w:gridSpan w:val="2"/>
                </w:tcPr>
                <w:p w14:paraId="6D8990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GUID=8639e6b3-21c2-4f09-a291-5216fa3755d7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Truly translated to the</w:t>
                  </w:r>
                  <w:r w:rsidRPr="006F2CA2">
                    <w:rPr>
                      <w:rFonts w:ascii="Times New Roman" w:hAnsi="Times New Roman" w:cs="Times New Roman"/>
                      <w:sz w:val="22"/>
                      <w:szCs w:val="20"/>
                      <w:lang w:val="en-GB" w:eastAsia="en-US"/>
                    </w:rPr>
                    <w:br/>
                    <w:t>Obligors</w:t>
                  </w:r>
                  <w:r w:rsidRPr="006F2CA2">
                    <w:rPr>
                      <w:rFonts w:ascii="Times New Roman" w:hAnsi="Times New Roman" w:cs="Times New Roman"/>
                      <w:sz w:val="22"/>
                      <w:szCs w:val="20"/>
                      <w:lang w:val="en-GB" w:eastAsia="en-US"/>
                    </w:rPr>
                    <w:br/>
                    <w:t>Through the interpretation</w:t>
                  </w:r>
                  <w:r w:rsidRPr="006F2CA2">
                    <w:rPr>
                      <w:rFonts w:ascii="Times New Roman" w:hAnsi="Times New Roman" w:cs="Times New Roman"/>
                      <w:sz w:val="22"/>
                      <w:szCs w:val="20"/>
                      <w:lang w:val="en-GB" w:eastAsia="en-US"/>
                    </w:rPr>
                    <w:br/>
                    <w:t>of</w:t>
                  </w:r>
                </w:p>
              </w:tc>
              <w:tc>
                <w:tcPr>
                  <w:tcW w:w="2539" w:type="dxa"/>
                </w:tcPr>
                <w:p w14:paraId="518AD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GUID=a1618b9f-fee9-451b-b8d4-e49531367a15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p>
              </w:tc>
            </w:tr>
            <w:tr w:rsidR="006F2CA2" w:rsidRPr="006F2CA2" w14:paraId="59C821B1" w14:textId="77777777" w:rsidTr="006F2CA2">
              <w:trPr>
                <w:cantSplit/>
                <w:jc w:val="center"/>
              </w:trPr>
              <w:tc>
                <w:tcPr>
                  <w:tcW w:w="7140" w:type="dxa"/>
                  <w:gridSpan w:val="3"/>
                </w:tcPr>
                <w:p w14:paraId="41CA84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GUID=c586d953-023f-4c05-bb4a-50d476ef4b5e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11384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GUID=f057d9b7-f332-4d52-b904-402ec73d24d3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37B62F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GUID=6f2125ae-2fee-4475-bd25-502c262c9ef1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635BF4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GUID=2b980131-3128-47e7-81bb-505567af4e3d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tc>
            </w:tr>
            <w:tr w:rsidR="006F2CA2" w:rsidRPr="006F2CA2" w14:paraId="60733EC7" w14:textId="77777777" w:rsidTr="006F2CA2">
              <w:trPr>
                <w:cantSplit/>
                <w:jc w:val="center"/>
              </w:trPr>
              <w:tc>
                <w:tcPr>
                  <w:tcW w:w="4601" w:type="dxa"/>
                  <w:gridSpan w:val="2"/>
                </w:tcPr>
                <w:p w14:paraId="6DC1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GUID=54c914a6-7ef4-4879-9065-79737d91c2f8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me,</w:t>
                  </w:r>
                  <w:r w:rsidRPr="006F2CA2">
                    <w:rPr>
                      <w:rFonts w:ascii="Times New Roman" w:hAnsi="Times New Roman" w:cs="Times New Roman"/>
                      <w:sz w:val="22"/>
                      <w:szCs w:val="20"/>
                      <w:lang w:val="en-GB" w:eastAsia="en-US"/>
                    </w:rPr>
                    <w:br/>
                  </w:r>
                  <w:r w:rsidRPr="006F2CA2">
                    <w:rPr>
                      <w:rFonts w:ascii="Times New Roman" w:hAnsi="Times New Roman" w:cs="Times New Roman"/>
                      <w:i/>
                      <w:sz w:val="22"/>
                      <w:szCs w:val="20"/>
                      <w:lang w:val="en-GB" w:eastAsia="en-US"/>
                    </w:rPr>
                    <w:t>Commissioner for Oaths</w:t>
                  </w:r>
                  <w:r w:rsidRPr="006F2CA2">
                    <w:rPr>
                      <w:rFonts w:ascii="Times New Roman" w:hAnsi="Times New Roman" w:cs="Times New Roman"/>
                      <w:sz w:val="22"/>
                      <w:szCs w:val="20"/>
                      <w:lang w:val="en-GB" w:eastAsia="en-US"/>
                    </w:rPr>
                    <w:t>.</w:t>
                  </w:r>
                </w:p>
                <w:p w14:paraId="2E3BBE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066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539" w:type="dxa"/>
                </w:tcPr>
                <w:p w14:paraId="215F4F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GUID=2eec473c-32dd-48f3-9fe2-6bb2e3ceb054 </w:instrText>
                  </w:r>
                  <w:r w:rsidRPr="006F2CA2">
                    <w:rPr>
                      <w:rFonts w:ascii="Times New Roman" w:hAnsi="Times New Roman" w:cs="Times New Roman"/>
                      <w:sz w:val="22"/>
                      <w:szCs w:val="20"/>
                      <w:lang w:val="en-GB" w:eastAsia="en-US"/>
                    </w:rPr>
                    <w:fldChar w:fldCharType="end"/>
                  </w:r>
                </w:p>
              </w:tc>
            </w:tr>
          </w:tbl>
          <w:p w14:paraId="403C3C6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5AF82C02" w14:textId="77777777" w:rsidTr="006F2CA2">
        <w:trPr>
          <w:gridAfter w:val="1"/>
          <w:divId w:val="2116439976"/>
          <w:wAfter w:w="439" w:type="dxa"/>
          <w:cantSplit/>
          <w:jc w:val="center"/>
        </w:trPr>
        <w:tc>
          <w:tcPr>
            <w:tcW w:w="7397" w:type="dxa"/>
            <w:gridSpan w:val="8"/>
          </w:tcPr>
          <w:p w14:paraId="4B27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C61B2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GUID=2099ea80-c293-464b-8ad1-5753e66b4b52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56</w:t>
            </w:r>
          </w:p>
        </w:tc>
      </w:tr>
      <w:tr w:rsidR="006F2CA2" w:rsidRPr="006F2CA2" w14:paraId="296A4031" w14:textId="77777777" w:rsidTr="006F2CA2">
        <w:trPr>
          <w:gridAfter w:val="1"/>
          <w:divId w:val="2116439976"/>
          <w:wAfter w:w="439" w:type="dxa"/>
          <w:cantSplit/>
          <w:jc w:val="center"/>
        </w:trPr>
        <w:tc>
          <w:tcPr>
            <w:tcW w:w="1365" w:type="dxa"/>
            <w:gridSpan w:val="2"/>
          </w:tcPr>
          <w:p w14:paraId="7DBD24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GUID=4b4b7ff5-e063-4929-b93b-169853e67782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R.237</w:t>
            </w:r>
          </w:p>
        </w:tc>
        <w:tc>
          <w:tcPr>
            <w:tcW w:w="4778" w:type="dxa"/>
            <w:gridSpan w:val="4"/>
          </w:tcPr>
          <w:p w14:paraId="5C3462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0B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GUID=7972e5b2-098c-4c9b-acbd-f7d6c7d64e03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GRANTS</w:t>
            </w:r>
          </w:p>
        </w:tc>
        <w:tc>
          <w:tcPr>
            <w:tcW w:w="1254" w:type="dxa"/>
            <w:gridSpan w:val="2"/>
          </w:tcPr>
          <w:p w14:paraId="33C1B5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GUID=1b308991-2dd6-40c3-9251-42cd1840bad9 </w:instrText>
            </w:r>
            <w:r w:rsidRPr="006F2CA2">
              <w:rPr>
                <w:rFonts w:ascii="Times New Roman" w:hAnsi="Times New Roman" w:cs="Times New Roman"/>
                <w:sz w:val="22"/>
                <w:szCs w:val="20"/>
                <w:lang w:val="en-GB" w:eastAsia="en-US"/>
              </w:rPr>
              <w:fldChar w:fldCharType="end"/>
            </w:r>
          </w:p>
        </w:tc>
      </w:tr>
      <w:tr w:rsidR="006F2CA2" w:rsidRPr="006F2CA2" w14:paraId="7131BDC3" w14:textId="77777777" w:rsidTr="006F2CA2">
        <w:trPr>
          <w:gridAfter w:val="1"/>
          <w:divId w:val="2116439976"/>
          <w:wAfter w:w="439" w:type="dxa"/>
          <w:cantSplit/>
          <w:jc w:val="center"/>
        </w:trPr>
        <w:tc>
          <w:tcPr>
            <w:tcW w:w="7397" w:type="dxa"/>
            <w:gridSpan w:val="8"/>
          </w:tcPr>
          <w:p w14:paraId="6C2D63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GUID=1aa3766d-6d4c-4e7a-a4dd-61587800f625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243CEB7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GUID=b9455763-6425-4178-8961-897f4112cd39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Probate</w:t>
            </w:r>
            <w:r w:rsidRPr="006F2CA2">
              <w:rPr>
                <w:rFonts w:ascii="Times New Roman" w:hAnsi="Times New Roman" w:cs="Times New Roman"/>
                <w:sz w:val="22"/>
                <w:szCs w:val="20"/>
                <w:lang w:val="en-GB" w:eastAsia="en-US"/>
              </w:rPr>
              <w:t>.</w:t>
            </w:r>
          </w:p>
          <w:p w14:paraId="5022320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GUID=33d4247d-02c2-481b-8632-78c4f0173fd4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Probate of the Last Will and Testament (with codicils if such is the case) (a copy of which is annexed) of              late of               , deceased who died on [date] at            , is granted by this Court to             as the sole executor (or one of the executors or as the case may be) named in the Will.</w:t>
            </w:r>
          </w:p>
          <w:p w14:paraId="4AE65C2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GUID=430390fb-9cd4-409c-be88-e649142413f8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2696E8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GUID=a5757ed6-3f13-48b0-b302-c906611f800e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of issue: </w:t>
            </w:r>
          </w:p>
          <w:p w14:paraId="21C1F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GUID=c45853a3-641b-4de7-b98a-7cee8f3642a7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9EDA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GUID=e6af9dd6-608f-477d-9a99-c6843902e16c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E19AAB" w14:textId="77777777" w:rsidTr="006F2CA2">
        <w:trPr>
          <w:gridAfter w:val="1"/>
          <w:divId w:val="2116439976"/>
          <w:wAfter w:w="439" w:type="dxa"/>
          <w:cantSplit/>
          <w:jc w:val="center"/>
        </w:trPr>
        <w:tc>
          <w:tcPr>
            <w:tcW w:w="7397" w:type="dxa"/>
            <w:gridSpan w:val="8"/>
          </w:tcPr>
          <w:p w14:paraId="1C49C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GUID=008ecb3f-93aa-4837-bbf2-4352ce41c9a1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w:t>
            </w:r>
            <w:r w:rsidRPr="006F2CA2">
              <w:rPr>
                <w:rFonts w:ascii="Times New Roman" w:hAnsi="Times New Roman" w:cs="Times New Roman"/>
                <w:sz w:val="22"/>
                <w:szCs w:val="20"/>
                <w:lang w:val="en-GB" w:eastAsia="en-US"/>
              </w:rPr>
              <w:t>.</w:t>
            </w:r>
          </w:p>
          <w:p w14:paraId="55E81A6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GUID=119c6ba8-d6dc-48f3-9267-7a02c07c3306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Letters of Administration of the estate and effects of                late of                                                                                        </w:t>
            </w:r>
            <w:proofErr w:type="gramStart"/>
            <w:r w:rsidRPr="006F2CA2">
              <w:rPr>
                <w:rFonts w:ascii="Times New Roman" w:hAnsi="Times New Roman" w:cs="Times New Roman"/>
                <w:sz w:val="22"/>
                <w:szCs w:val="20"/>
                <w:lang w:val="en-GB" w:eastAsia="en-US"/>
              </w:rPr>
              <w:t xml:space="preserve">  </w:t>
            </w:r>
            <w:r w:rsidRPr="006F2CA2">
              <w:rPr>
                <w:rFonts w:ascii="Times New Roman" w:hAnsi="Times New Roman" w:cs="Times New Roman"/>
                <w:color w:val="FFFFFF"/>
                <w:sz w:val="22"/>
                <w:szCs w:val="20"/>
                <w:lang w:val="en-GB" w:eastAsia="en-US"/>
              </w:rPr>
              <w:t>,</w:t>
            </w:r>
            <w:proofErr w:type="gramEnd"/>
            <w:r w:rsidRPr="006F2CA2">
              <w:rPr>
                <w:rFonts w:ascii="Times New Roman" w:hAnsi="Times New Roman" w:cs="Times New Roman"/>
                <w:color w:val="FFFFFF"/>
                <w:sz w:val="22"/>
                <w:szCs w:val="20"/>
                <w:lang w:val="en-GB" w:eastAsia="en-US"/>
              </w:rPr>
              <w:t xml:space="preserve"> </w:t>
            </w:r>
            <w:r w:rsidRPr="006F2CA2">
              <w:rPr>
                <w:rFonts w:ascii="Times New Roman" w:hAnsi="Times New Roman" w:cs="Times New Roman"/>
                <w:sz w:val="22"/>
                <w:szCs w:val="20"/>
                <w:lang w:val="en-GB" w:eastAsia="en-US"/>
              </w:rPr>
              <w:t xml:space="preserve">                    , deceased who died on [date] are granted to (insert the name and character in which the Grant is taken).</w:t>
            </w:r>
          </w:p>
          <w:p w14:paraId="4449DA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GUID=9a94f5c6-e8ba-4af2-a914-b05cae80dd04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0618DF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GUID=4c0502b3-ac4d-4854-9425-e906a4708fce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98F45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GUID=d48d4a84-e328-4b1d-894d-5eef350e871e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67F9A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GUID=95d41eac-0a0c-4d6a-a40e-24bf88ebef26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F74B51C" w14:textId="77777777" w:rsidTr="006F2CA2">
        <w:trPr>
          <w:gridAfter w:val="1"/>
          <w:divId w:val="2116439976"/>
          <w:wAfter w:w="439" w:type="dxa"/>
          <w:cantSplit/>
          <w:jc w:val="center"/>
        </w:trPr>
        <w:tc>
          <w:tcPr>
            <w:tcW w:w="7397" w:type="dxa"/>
            <w:gridSpan w:val="8"/>
          </w:tcPr>
          <w:p w14:paraId="64F7568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GUID=e8e4fa52-2524-42d5-9764-b3ea9e7085a3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 xml:space="preserve">Of Letters of Administration for </w:t>
            </w:r>
            <w:proofErr w:type="spellStart"/>
            <w:r w:rsidRPr="006F2CA2">
              <w:rPr>
                <w:rFonts w:ascii="Times New Roman" w:hAnsi="Times New Roman" w:cs="Times New Roman"/>
                <w:i/>
                <w:sz w:val="22"/>
                <w:szCs w:val="20"/>
                <w:lang w:val="en-GB" w:eastAsia="en-US"/>
              </w:rPr>
              <w:t>unadministered</w:t>
            </w:r>
            <w:proofErr w:type="spellEnd"/>
            <w:r w:rsidRPr="006F2CA2">
              <w:rPr>
                <w:rFonts w:ascii="Times New Roman" w:hAnsi="Times New Roman" w:cs="Times New Roman"/>
                <w:i/>
                <w:sz w:val="22"/>
                <w:szCs w:val="20"/>
                <w:lang w:val="en-GB" w:eastAsia="en-US"/>
              </w:rPr>
              <w:t xml:space="preserve"> estate</w:t>
            </w:r>
            <w:r w:rsidRPr="006F2CA2">
              <w:rPr>
                <w:rFonts w:ascii="Times New Roman" w:hAnsi="Times New Roman" w:cs="Times New Roman"/>
                <w:sz w:val="22"/>
                <w:szCs w:val="20"/>
                <w:lang w:val="en-GB" w:eastAsia="en-US"/>
              </w:rPr>
              <w:t>.</w:t>
            </w:r>
          </w:p>
          <w:p w14:paraId="7FBF7306"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                    late of                      deceased died intestate on [date]. </w:t>
            </w:r>
          </w:p>
          <w:p w14:paraId="6EACA24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FDAED7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his estate and effects were previously granted by the High Court/Family Justice Courts/State Courts/Subordinate Courts to (insert the name and character in which the Grant was taken)                 who after taking such administration died on [date], leaving part of the estate </w:t>
            </w:r>
            <w:proofErr w:type="spellStart"/>
            <w:r w:rsidRPr="006F2CA2">
              <w:rPr>
                <w:rFonts w:ascii="Times New Roman" w:eastAsia="Calibri" w:hAnsi="Times New Roman" w:cs="Times New Roman"/>
                <w:color w:val="000000"/>
                <w:sz w:val="22"/>
                <w:szCs w:val="22"/>
                <w:lang w:val="en-GB" w:eastAsia="en-US"/>
              </w:rPr>
              <w:t>unadministered</w:t>
            </w:r>
            <w:proofErr w:type="spellEnd"/>
            <w:r w:rsidRPr="006F2CA2">
              <w:rPr>
                <w:rFonts w:ascii="Times New Roman" w:eastAsia="Calibri" w:hAnsi="Times New Roman" w:cs="Times New Roman"/>
                <w:color w:val="000000"/>
                <w:sz w:val="22"/>
                <w:szCs w:val="22"/>
                <w:lang w:val="en-GB" w:eastAsia="en-US"/>
              </w:rPr>
              <w:t xml:space="preserve">.  </w:t>
            </w:r>
          </w:p>
          <w:p w14:paraId="3CD5B0F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CF21A57"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the said estate and effects so left </w:t>
            </w:r>
            <w:proofErr w:type="spellStart"/>
            <w:r w:rsidRPr="006F2CA2">
              <w:rPr>
                <w:rFonts w:ascii="Times New Roman" w:eastAsia="Calibri" w:hAnsi="Times New Roman" w:cs="Times New Roman"/>
                <w:color w:val="000000"/>
                <w:sz w:val="22"/>
                <w:szCs w:val="22"/>
                <w:lang w:val="en-GB" w:eastAsia="en-US"/>
              </w:rPr>
              <w:t>unadministered</w:t>
            </w:r>
            <w:proofErr w:type="spellEnd"/>
            <w:r w:rsidRPr="006F2CA2">
              <w:rPr>
                <w:rFonts w:ascii="Times New Roman" w:eastAsia="Calibri" w:hAnsi="Times New Roman" w:cs="Times New Roman"/>
                <w:color w:val="000000"/>
                <w:sz w:val="22"/>
                <w:szCs w:val="22"/>
                <w:lang w:val="en-GB" w:eastAsia="en-US"/>
              </w:rPr>
              <w:t xml:space="preserve"> were granted by this Court on [date] to (insert the name and character in which Grant was taken). </w:t>
            </w:r>
          </w:p>
          <w:p w14:paraId="1EE961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GUID=54b39a50-e289-4ca6-9c3e-2da72b4675ab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A3D543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GUID=5d4d7de3-9026-46ec-a9be-b145ffd974ad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DD3AA2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GUID=cb9f6929-2640-434f-8440-f1b6bceedcaa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5C345A2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GUID=fd85275b-3921-41e7-a10f-3243f6a2fae2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A106358" w14:textId="77777777" w:rsidTr="006F2CA2">
        <w:trPr>
          <w:gridAfter w:val="1"/>
          <w:divId w:val="2116439976"/>
          <w:wAfter w:w="439" w:type="dxa"/>
          <w:cantSplit/>
          <w:jc w:val="center"/>
        </w:trPr>
        <w:tc>
          <w:tcPr>
            <w:tcW w:w="7397" w:type="dxa"/>
            <w:gridSpan w:val="8"/>
          </w:tcPr>
          <w:p w14:paraId="1B54CC9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GUID=ffe7452b-ac09-4584-9d87-78513121fcb5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 xml:space="preserve">Of Letters of Administration for </w:t>
            </w:r>
            <w:proofErr w:type="spellStart"/>
            <w:r w:rsidRPr="006F2CA2">
              <w:rPr>
                <w:rFonts w:ascii="Times New Roman" w:hAnsi="Times New Roman" w:cs="Times New Roman"/>
                <w:i/>
                <w:sz w:val="22"/>
                <w:szCs w:val="20"/>
                <w:lang w:val="en-GB" w:eastAsia="en-US"/>
              </w:rPr>
              <w:t>unadministered</w:t>
            </w:r>
            <w:proofErr w:type="spellEnd"/>
            <w:r w:rsidRPr="006F2CA2">
              <w:rPr>
                <w:rFonts w:ascii="Times New Roman" w:hAnsi="Times New Roman" w:cs="Times New Roman"/>
                <w:i/>
                <w:sz w:val="22"/>
                <w:szCs w:val="20"/>
                <w:lang w:val="en-GB" w:eastAsia="en-US"/>
              </w:rPr>
              <w:t xml:space="preserve"> estate with will annexed</w:t>
            </w:r>
            <w:r w:rsidRPr="006F2CA2">
              <w:rPr>
                <w:rFonts w:ascii="Times New Roman" w:hAnsi="Times New Roman" w:cs="Times New Roman"/>
                <w:sz w:val="22"/>
                <w:szCs w:val="20"/>
                <w:lang w:val="en-GB" w:eastAsia="en-US"/>
              </w:rPr>
              <w:t>.</w:t>
            </w:r>
          </w:p>
          <w:p w14:paraId="1F387E8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The Last Will and Testament (with codicils if such is the case) (a copy of which is annexed) of            late of            </w:t>
            </w:r>
            <w:r w:rsidRPr="006F2CA2">
              <w:rPr>
                <w:rFonts w:ascii="Times New Roman" w:eastAsia="Calibri" w:hAnsi="Times New Roman" w:cs="Times New Roman"/>
                <w:color w:val="000000"/>
                <w:sz w:val="22"/>
                <w:szCs w:val="22"/>
                <w:lang w:val="en-GB" w:eastAsia="en-US"/>
              </w:rPr>
              <w:tab/>
              <w:t xml:space="preserve">deceased, was on [date] proved in the Family Justice Courts/High Court/State Courts and Probate was previously granted to                           the Executor (or one of the executors) named in the will who after taking such Probate died leaving the administration of the estate of the deceased incomplete and without having by his will appointed any executor. </w:t>
            </w:r>
          </w:p>
          <w:p w14:paraId="555B3FE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8AEB37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with the will annexed of the estate and effects of the deceased left </w:t>
            </w:r>
            <w:proofErr w:type="spellStart"/>
            <w:r w:rsidRPr="006F2CA2">
              <w:rPr>
                <w:rFonts w:ascii="Times New Roman" w:eastAsia="Calibri" w:hAnsi="Times New Roman" w:cs="Times New Roman"/>
                <w:color w:val="000000"/>
                <w:sz w:val="22"/>
                <w:szCs w:val="22"/>
                <w:lang w:val="en-GB" w:eastAsia="en-US"/>
              </w:rPr>
              <w:t>unadministered</w:t>
            </w:r>
            <w:proofErr w:type="spellEnd"/>
            <w:r w:rsidRPr="006F2CA2">
              <w:rPr>
                <w:rFonts w:ascii="Times New Roman" w:eastAsia="Calibri" w:hAnsi="Times New Roman" w:cs="Times New Roman"/>
                <w:color w:val="000000"/>
                <w:sz w:val="22"/>
                <w:szCs w:val="22"/>
                <w:lang w:val="en-GB" w:eastAsia="en-US"/>
              </w:rPr>
              <w:t xml:space="preserve"> were on [date], granted by this Court to (insert the name and character in which the Grant was taken). </w:t>
            </w:r>
          </w:p>
          <w:p w14:paraId="5126D6E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049C03E8" w14:textId="77777777" w:rsidTr="006F2CA2">
        <w:trPr>
          <w:gridAfter w:val="1"/>
          <w:divId w:val="2116439976"/>
          <w:wAfter w:w="439" w:type="dxa"/>
          <w:cantSplit/>
          <w:jc w:val="center"/>
        </w:trPr>
        <w:tc>
          <w:tcPr>
            <w:tcW w:w="7397" w:type="dxa"/>
            <w:gridSpan w:val="8"/>
          </w:tcPr>
          <w:p w14:paraId="41BFFC9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GUID=f307142e-76aa-4f8f-a5cf-6e6ffd54edb5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D4ADE1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GUID=1dacf504-3f2e-4449-896b-145207b8ffbc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3C37D8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GUID=f3e67307-d1a1-462e-9a19-6e798ee48f6c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57A6C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GUID=e7fea8e6-ebe5-489e-866f-610d943f47a8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28A32337" w14:textId="77777777" w:rsidTr="006F2CA2">
        <w:trPr>
          <w:gridAfter w:val="1"/>
          <w:divId w:val="2116439976"/>
          <w:wAfter w:w="439" w:type="dxa"/>
          <w:cantSplit/>
          <w:jc w:val="center"/>
        </w:trPr>
        <w:tc>
          <w:tcPr>
            <w:tcW w:w="7397" w:type="dxa"/>
            <w:gridSpan w:val="8"/>
          </w:tcPr>
          <w:p w14:paraId="704E7FC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GUID=288db957-93f6-4171-8749-31c102a8814b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an Attorney</w:t>
            </w:r>
            <w:r w:rsidRPr="006F2CA2">
              <w:rPr>
                <w:rFonts w:ascii="Times New Roman" w:hAnsi="Times New Roman" w:cs="Times New Roman"/>
                <w:sz w:val="22"/>
                <w:szCs w:val="20"/>
                <w:lang w:val="en-GB" w:eastAsia="en-US"/>
              </w:rPr>
              <w:t>.</w:t>
            </w:r>
          </w:p>
          <w:p w14:paraId="0E88940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GUID=72b654ff-6911-4c28-84fd-3c3f5b3e4a6a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 the duly constituted attorney of            (one of the lawful children and next-of-kin of the deceased or as may be) for the use and benefit of                           until he shall obtain a grant of Letters of Administration to himself.</w:t>
            </w:r>
          </w:p>
        </w:tc>
      </w:tr>
      <w:tr w:rsidR="006F2CA2" w:rsidRPr="006F2CA2" w14:paraId="477CF1B9" w14:textId="77777777" w:rsidTr="006F2CA2">
        <w:trPr>
          <w:gridAfter w:val="1"/>
          <w:divId w:val="2116439976"/>
          <w:wAfter w:w="439" w:type="dxa"/>
          <w:cantSplit/>
          <w:jc w:val="center"/>
        </w:trPr>
        <w:tc>
          <w:tcPr>
            <w:tcW w:w="7397" w:type="dxa"/>
            <w:gridSpan w:val="8"/>
          </w:tcPr>
          <w:p w14:paraId="158AAC9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GUID=fd31d280-9a63-43e9-92f7-72995d01b632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 Guardian</w:t>
            </w:r>
            <w:r w:rsidRPr="006F2CA2">
              <w:rPr>
                <w:rFonts w:ascii="Times New Roman" w:hAnsi="Times New Roman" w:cs="Times New Roman"/>
                <w:sz w:val="22"/>
                <w:szCs w:val="20"/>
                <w:lang w:val="en-GB" w:eastAsia="en-US"/>
              </w:rPr>
              <w:t>.</w:t>
            </w:r>
          </w:p>
          <w:p w14:paraId="040B7B1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GUID=3cd3c744-a2a2-492b-855f-b251dd280d1f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the legal guardian of                    the lawful infant children and next-of-kin of the deceased, limited until one of the infants shall obtain a grant to himself.</w:t>
            </w:r>
          </w:p>
        </w:tc>
      </w:tr>
      <w:tr w:rsidR="006F2CA2" w:rsidRPr="006F2CA2" w14:paraId="7003CCE2" w14:textId="77777777" w:rsidTr="006F2CA2">
        <w:trPr>
          <w:gridAfter w:val="1"/>
          <w:divId w:val="2116439976"/>
          <w:wAfter w:w="439" w:type="dxa"/>
          <w:cantSplit/>
          <w:jc w:val="center"/>
        </w:trPr>
        <w:tc>
          <w:tcPr>
            <w:tcW w:w="7397" w:type="dxa"/>
            <w:gridSpan w:val="8"/>
          </w:tcPr>
          <w:p w14:paraId="1F52290A"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GUID=83f96e1c-0d28-4966-b7fe-0961b72f68f6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Double Probate.</w:t>
            </w:r>
          </w:p>
          <w:p w14:paraId="2DFD2E83"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[date], the Last Will and Testament (with codicil(s) if such is the case)                                (a copy of which is annexed) of            late of            , deceased who died on [date] at               </w:t>
            </w:r>
            <w:r w:rsidRPr="006F2CA2">
              <w:rPr>
                <w:rFonts w:ascii="Times New Roman" w:eastAsia="Calibri" w:hAnsi="Times New Roman" w:cs="Times New Roman"/>
                <w:color w:val="000000"/>
                <w:sz w:val="22"/>
                <w:szCs w:val="22"/>
                <w:lang w:val="en-GB" w:eastAsia="en-US"/>
              </w:rPr>
              <w:tab/>
              <w:t>was proved before this Court, and Administration of the estate was previously granted by this Court to                  as                    of the executors named in the Will, power being reserved of making the like grant to                    the other executor(s) named in the Will.</w:t>
            </w:r>
          </w:p>
          <w:p w14:paraId="64EE352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17AD42B"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the date stated below, the Will of the deceased (with Codicil annexed) was also proved in this Court, and that the like administration of the estate and effects of the deceased was granted by this Court to                   the other executor(s) named in the Will. </w:t>
            </w:r>
          </w:p>
          <w:p w14:paraId="002A40C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44264885" w14:textId="77777777" w:rsidTr="006F2CA2">
        <w:trPr>
          <w:gridAfter w:val="1"/>
          <w:divId w:val="2116439976"/>
          <w:wAfter w:w="439" w:type="dxa"/>
          <w:cantSplit/>
          <w:jc w:val="center"/>
        </w:trPr>
        <w:tc>
          <w:tcPr>
            <w:tcW w:w="7397" w:type="dxa"/>
            <w:gridSpan w:val="8"/>
          </w:tcPr>
          <w:p w14:paraId="5CD7FB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GUID=1e146d19-c654-43a5-97b9-7d9bf2ff404f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4E99F9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GUID=e5eed806-c7c6-4cde-a4b1-67f7ec76366b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719D8AB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GUID=64613839-b4c3-41ee-99bb-5df15ea2d679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3E0C8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GUID=6ceacd79-4460-4097-9faa-0eb7001eb4e2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bl>
            <w:tblPr>
              <w:tblW w:w="7160" w:type="dxa"/>
              <w:jc w:val="center"/>
              <w:tblLook w:val="04A0" w:firstRow="1" w:lastRow="0" w:firstColumn="1" w:lastColumn="0" w:noHBand="0" w:noVBand="1"/>
            </w:tblPr>
            <w:tblGrid>
              <w:gridCol w:w="1480"/>
              <w:gridCol w:w="4180"/>
              <w:gridCol w:w="1500"/>
            </w:tblGrid>
            <w:tr w:rsidR="006F2CA2" w:rsidRPr="006F2CA2" w14:paraId="1432F53F" w14:textId="77777777" w:rsidTr="006F2CA2">
              <w:trPr>
                <w:cantSplit/>
                <w:jc w:val="center"/>
              </w:trPr>
              <w:tc>
                <w:tcPr>
                  <w:tcW w:w="7160" w:type="dxa"/>
                  <w:gridSpan w:val="3"/>
                </w:tcPr>
                <w:p w14:paraId="217803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555F081A" w14:textId="77777777" w:rsidTr="006F2CA2">
              <w:trPr>
                <w:cantSplit/>
                <w:jc w:val="center"/>
              </w:trPr>
              <w:tc>
                <w:tcPr>
                  <w:tcW w:w="1480" w:type="dxa"/>
                </w:tcPr>
                <w:p w14:paraId="01F7381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c>
                <w:tcPr>
                  <w:tcW w:w="4180" w:type="dxa"/>
                </w:tcPr>
                <w:p w14:paraId="042FD2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500" w:type="dxa"/>
                </w:tcPr>
                <w:p w14:paraId="399CF4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155449F6" w14:textId="77777777" w:rsidTr="006F2CA2">
              <w:trPr>
                <w:cantSplit/>
                <w:jc w:val="center"/>
              </w:trPr>
              <w:tc>
                <w:tcPr>
                  <w:tcW w:w="7160" w:type="dxa"/>
                  <w:gridSpan w:val="3"/>
                </w:tcPr>
                <w:p w14:paraId="39C6A9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5DA621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p w14:paraId="495E5D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0EE3507A" w14:textId="77777777" w:rsidTr="006F2CA2">
        <w:trPr>
          <w:gridBefore w:val="1"/>
          <w:gridAfter w:val="2"/>
          <w:divId w:val="2116439976"/>
          <w:wBefore w:w="108" w:type="dxa"/>
          <w:wAfter w:w="647" w:type="dxa"/>
          <w:cantSplit/>
          <w:jc w:val="center"/>
        </w:trPr>
        <w:tc>
          <w:tcPr>
            <w:tcW w:w="7081" w:type="dxa"/>
            <w:gridSpan w:val="6"/>
          </w:tcPr>
          <w:p w14:paraId="0BB8F8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GUID=5a589be3-2f4a-426e-89f3-4c550df78ad9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57</w:t>
            </w:r>
          </w:p>
          <w:p w14:paraId="5218723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R.239</w:t>
            </w:r>
          </w:p>
        </w:tc>
      </w:tr>
      <w:tr w:rsidR="006F2CA2" w:rsidRPr="006F2CA2" w14:paraId="7643E3EE" w14:textId="77777777" w:rsidTr="006F2CA2">
        <w:trPr>
          <w:gridBefore w:val="1"/>
          <w:gridAfter w:val="4"/>
          <w:divId w:val="2116439976"/>
          <w:wBefore w:w="108" w:type="dxa"/>
          <w:wAfter w:w="3747" w:type="dxa"/>
          <w:cantSplit/>
          <w:jc w:val="center"/>
        </w:trPr>
        <w:tc>
          <w:tcPr>
            <w:tcW w:w="2640" w:type="dxa"/>
            <w:gridSpan w:val="2"/>
          </w:tcPr>
          <w:p w14:paraId="41930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GUID=ba3c6f6d-4052-43f7-ad40-1ec3352b47dc </w:instrText>
            </w:r>
            <w:r w:rsidRPr="006F2CA2">
              <w:rPr>
                <w:rFonts w:ascii="Times New Roman" w:hAnsi="Times New Roman" w:cs="Times New Roman"/>
                <w:sz w:val="22"/>
                <w:szCs w:val="20"/>
                <w:lang w:val="en-GB" w:eastAsia="en-US"/>
              </w:rPr>
              <w:fldChar w:fldCharType="end"/>
            </w:r>
          </w:p>
        </w:tc>
        <w:tc>
          <w:tcPr>
            <w:tcW w:w="1341" w:type="dxa"/>
            <w:gridSpan w:val="2"/>
          </w:tcPr>
          <w:p w14:paraId="3FCB5335" w14:textId="77777777" w:rsidR="006F2CA2" w:rsidRPr="006F2CA2" w:rsidRDefault="006F2CA2" w:rsidP="006F2CA2">
            <w:pPr>
              <w:spacing w:before="60" w:after="60" w:line="240" w:lineRule="auto"/>
              <w:ind w:left="23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CAVEAT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GUID=c4143b16-8780-449e-b5b6-dfea48816c7b </w:instrText>
            </w:r>
            <w:r w:rsidRPr="006F2CA2">
              <w:rPr>
                <w:rFonts w:ascii="Times New Roman" w:hAnsi="Times New Roman" w:cs="Times New Roman"/>
                <w:sz w:val="22"/>
                <w:szCs w:val="20"/>
                <w:lang w:val="en-GB" w:eastAsia="en-US"/>
              </w:rPr>
              <w:fldChar w:fldCharType="end"/>
            </w:r>
          </w:p>
        </w:tc>
      </w:tr>
      <w:tr w:rsidR="006F2CA2" w:rsidRPr="006F2CA2" w14:paraId="2847DB86" w14:textId="77777777" w:rsidTr="006F2CA2">
        <w:trPr>
          <w:gridBefore w:val="1"/>
          <w:gridAfter w:val="2"/>
          <w:divId w:val="2116439976"/>
          <w:wBefore w:w="108" w:type="dxa"/>
          <w:wAfter w:w="647" w:type="dxa"/>
          <w:cantSplit/>
          <w:jc w:val="center"/>
        </w:trPr>
        <w:tc>
          <w:tcPr>
            <w:tcW w:w="7081" w:type="dxa"/>
            <w:gridSpan w:val="6"/>
          </w:tcPr>
          <w:p w14:paraId="258C0C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GUID=9df9d8f8-a54f-4475-81f9-f225a9260443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08D52C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GUID=b1bf68aa-5575-4014-ab31-71687a0bcc55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no grant be sealed in the estate of            late of                  deceased, who died on [date] at                       without notice to                    of                     having interest as (here describe the nature of the interest).</w:t>
            </w:r>
          </w:p>
          <w:p w14:paraId="75175F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GUID=08e3f78f-e80f-4be6-8dc9-92608afc1472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1CBC05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7429A0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Issued by:</w:t>
            </w:r>
          </w:p>
          <w:p w14:paraId="7BF306A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roofErr w:type="spellStart"/>
            <w:r w:rsidRPr="006F2CA2">
              <w:rPr>
                <w:rFonts w:ascii="Times New Roman" w:hAnsi="Times New Roman" w:cs="Times New Roman"/>
                <w:sz w:val="22"/>
                <w:szCs w:val="20"/>
                <w:lang w:val="en-GB" w:eastAsia="en-US"/>
              </w:rPr>
              <w:t>Caveator</w:t>
            </w:r>
            <w:proofErr w:type="spellEnd"/>
          </w:p>
          <w:p w14:paraId="355273D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 Solicitor for the </w:t>
            </w:r>
            <w:proofErr w:type="spellStart"/>
            <w:r w:rsidRPr="006F2CA2">
              <w:rPr>
                <w:rFonts w:ascii="Times New Roman" w:hAnsi="Times New Roman" w:cs="Times New Roman"/>
                <w:sz w:val="22"/>
                <w:szCs w:val="20"/>
                <w:lang w:val="en-GB" w:eastAsia="en-US"/>
              </w:rPr>
              <w:t>Caveator</w:t>
            </w:r>
            <w:proofErr w:type="spellEnd"/>
            <w:r w:rsidRPr="006F2CA2">
              <w:rPr>
                <w:rFonts w:ascii="Times New Roman" w:hAnsi="Times New Roman" w:cs="Times New Roman"/>
                <w:sz w:val="22"/>
                <w:szCs w:val="20"/>
                <w:lang w:val="en-GB" w:eastAsia="en-US"/>
              </w:rPr>
              <w:t>)</w:t>
            </w:r>
          </w:p>
          <w:p w14:paraId="37336D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4B0C0C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My address for service is                     </w:t>
            </w:r>
          </w:p>
        </w:tc>
      </w:tr>
      <w:tr w:rsidR="006F2CA2" w:rsidRPr="006F2CA2" w14:paraId="6F5C170C" w14:textId="77777777" w:rsidTr="006F2CA2">
        <w:trPr>
          <w:gridBefore w:val="1"/>
          <w:gridAfter w:val="2"/>
          <w:divId w:val="2116439976"/>
          <w:wBefore w:w="108" w:type="dxa"/>
          <w:wAfter w:w="647" w:type="dxa"/>
          <w:cantSplit/>
          <w:jc w:val="center"/>
        </w:trPr>
        <w:tc>
          <w:tcPr>
            <w:tcW w:w="3940" w:type="dxa"/>
            <w:gridSpan w:val="3"/>
          </w:tcPr>
          <w:p w14:paraId="67BD5B6D"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c>
          <w:tcPr>
            <w:tcW w:w="3141" w:type="dxa"/>
            <w:gridSpan w:val="3"/>
          </w:tcPr>
          <w:p w14:paraId="666943D4"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r>
      <w:tr w:rsidR="006F2CA2" w:rsidRPr="006F2CA2" w14:paraId="32C98276" w14:textId="77777777" w:rsidTr="006F2CA2">
        <w:trPr>
          <w:gridBefore w:val="1"/>
          <w:gridAfter w:val="2"/>
          <w:divId w:val="2116439976"/>
          <w:wBefore w:w="108" w:type="dxa"/>
          <w:wAfter w:w="647" w:type="dxa"/>
          <w:cantSplit/>
          <w:jc w:val="center"/>
        </w:trPr>
        <w:tc>
          <w:tcPr>
            <w:tcW w:w="7081" w:type="dxa"/>
            <w:gridSpan w:val="6"/>
          </w:tcPr>
          <w:p w14:paraId="3AED0AF1" w14:textId="77777777" w:rsidR="006F2CA2" w:rsidRPr="006F2CA2" w:rsidRDefault="006F2CA2" w:rsidP="006F2CA2">
            <w:pPr>
              <w:spacing w:before="60" w:after="60"/>
              <w:jc w:val="center"/>
              <w:rPr>
                <w:rFonts w:ascii="Times New Roman" w:hAnsi="Times New Roman" w:cs="Times New Roman"/>
                <w:sz w:val="22"/>
                <w:szCs w:val="20"/>
                <w:lang w:val="en-GB" w:eastAsia="en-US"/>
              </w:rPr>
            </w:pPr>
          </w:p>
        </w:tc>
      </w:tr>
    </w:tbl>
    <w:p w14:paraId="779ECA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180"/>
        <w:gridCol w:w="1440"/>
      </w:tblGrid>
      <w:tr w:rsidR="006F2CA2" w:rsidRPr="006F2CA2" w14:paraId="00277C96" w14:textId="77777777" w:rsidTr="006F2CA2">
        <w:trPr>
          <w:divId w:val="2116439976"/>
          <w:cantSplit/>
          <w:jc w:val="center"/>
        </w:trPr>
        <w:tc>
          <w:tcPr>
            <w:tcW w:w="7000" w:type="dxa"/>
            <w:gridSpan w:val="3"/>
          </w:tcPr>
          <w:p w14:paraId="21CE3D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GUID=92a3ffe4-763b-49ec-ba28-e45744af3d0e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58</w:t>
            </w:r>
          </w:p>
        </w:tc>
      </w:tr>
      <w:tr w:rsidR="006F2CA2" w:rsidRPr="006F2CA2" w14:paraId="31868A0E" w14:textId="77777777" w:rsidTr="006F2CA2">
        <w:trPr>
          <w:divId w:val="2116439976"/>
          <w:cantSplit/>
          <w:jc w:val="center"/>
        </w:trPr>
        <w:tc>
          <w:tcPr>
            <w:tcW w:w="1380" w:type="dxa"/>
          </w:tcPr>
          <w:p w14:paraId="05E336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GUID=a352e249-8350-41da-a918-a4b3799ddc93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w:t>
            </w:r>
          </w:p>
        </w:tc>
        <w:tc>
          <w:tcPr>
            <w:tcW w:w="4180" w:type="dxa"/>
          </w:tcPr>
          <w:p w14:paraId="78A6D7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396F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GUID=9ad11695-0fd9-4181-b5eb-532d540ad591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WARNING TO CAVEATOR</w:t>
            </w:r>
          </w:p>
        </w:tc>
        <w:tc>
          <w:tcPr>
            <w:tcW w:w="1440" w:type="dxa"/>
          </w:tcPr>
          <w:p w14:paraId="40DB2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GUID=b86959a1-7ef7-4b87-b40d-f9126e90dbc3 </w:instrText>
            </w:r>
            <w:r w:rsidRPr="006F2CA2">
              <w:rPr>
                <w:rFonts w:ascii="Times New Roman" w:hAnsi="Times New Roman" w:cs="Times New Roman"/>
                <w:sz w:val="22"/>
                <w:szCs w:val="20"/>
                <w:lang w:val="en-GB" w:eastAsia="en-US"/>
              </w:rPr>
              <w:fldChar w:fldCharType="end"/>
            </w:r>
          </w:p>
        </w:tc>
      </w:tr>
      <w:tr w:rsidR="006F2CA2" w:rsidRPr="006F2CA2" w14:paraId="737B9B7C" w14:textId="77777777" w:rsidTr="006F2CA2">
        <w:trPr>
          <w:divId w:val="2116439976"/>
          <w:cantSplit/>
          <w:jc w:val="center"/>
        </w:trPr>
        <w:tc>
          <w:tcPr>
            <w:tcW w:w="7000" w:type="dxa"/>
            <w:gridSpan w:val="3"/>
          </w:tcPr>
          <w:p w14:paraId="116B01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GUID=5e60bfa1-2ec5-4842-8f2c-1c664580a7a4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the action)</w:t>
            </w:r>
          </w:p>
          <w:p w14:paraId="511D7B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GUID=162f0632-4544-41e3-a884-6d767196a82d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w:t>
            </w:r>
            <w:proofErr w:type="gramStart"/>
            <w:r w:rsidRPr="006F2CA2">
              <w:rPr>
                <w:rFonts w:ascii="Times New Roman" w:hAnsi="Times New Roman" w:cs="Times New Roman"/>
                <w:sz w:val="22"/>
                <w:szCs w:val="20"/>
                <w:lang w:val="en-GB" w:eastAsia="en-US"/>
              </w:rPr>
              <w:t>  .</w:t>
            </w:r>
            <w:proofErr w:type="gramEnd"/>
          </w:p>
          <w:p w14:paraId="731D94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GUID=402d0e52-1ac6-4433-afbd-aa302116ade4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warned within 8 days after service upon you to file an Appearance to Warning either in person or by your solicitor at the Registry of the Family Justice Courts:</w:t>
            </w:r>
          </w:p>
          <w:p w14:paraId="50DAB71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GUID=39ca2c95-41d0-4ca3-b5bc-15b16a2ef1c0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setting forth what interest you have in the estate of the abovenamed                of            deceased, contrary to that of the party at whose instance this warning is issued; or</w:t>
            </w:r>
          </w:p>
          <w:p w14:paraId="71AF54A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GUID=e5b9afc3-aa6d-480d-ac2c-7148780ec2fc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setting forth your brief grounds if you have no contrary interest but wish to show cause against the sealing of a grant to such party.</w:t>
            </w:r>
          </w:p>
          <w:p w14:paraId="6E4FA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GUID=7ad6edd1-ea51-4fe6-9bbf-d2dacd0b561e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Court may proceed to issue a grant of probate or administration in the said estate notwithstanding your caveat.</w:t>
            </w:r>
          </w:p>
          <w:p w14:paraId="00B9CE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GUID=1c05e1c7-5281-4f8d-becf-d271d2877c92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73416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GUID=cb464dfa-dca2-4780-9e9e-b818cb59d9a6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(Set out the name and interest including the date of the will, if any, under which the interest arises) of the party warning, (the name of his solicitor and the address for service). (If the party warning is acting in person, this must be stated.)</w:t>
            </w:r>
          </w:p>
          <w:p w14:paraId="302E18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GUID=c2e68d65-d4ff-40eb-8947-c0cdc6f1d938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808EAC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80" w:type="dxa"/>
        <w:jc w:val="center"/>
        <w:tblLook w:val="04A0" w:firstRow="1" w:lastRow="0" w:firstColumn="1" w:lastColumn="0" w:noHBand="0" w:noVBand="1"/>
      </w:tblPr>
      <w:tblGrid>
        <w:gridCol w:w="1480"/>
        <w:gridCol w:w="3960"/>
        <w:gridCol w:w="1540"/>
      </w:tblGrid>
      <w:tr w:rsidR="006F2CA2" w:rsidRPr="006F2CA2" w14:paraId="1B06BF5B" w14:textId="77777777" w:rsidTr="006F2CA2">
        <w:trPr>
          <w:divId w:val="2116439976"/>
          <w:cantSplit/>
          <w:jc w:val="center"/>
        </w:trPr>
        <w:tc>
          <w:tcPr>
            <w:tcW w:w="6980" w:type="dxa"/>
            <w:gridSpan w:val="3"/>
          </w:tcPr>
          <w:p w14:paraId="392351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GUID=0fb303e0-df62-4b0a-9d31-5a0b5068e25a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59</w:t>
            </w:r>
          </w:p>
        </w:tc>
      </w:tr>
      <w:tr w:rsidR="006F2CA2" w:rsidRPr="006F2CA2" w14:paraId="612810E1" w14:textId="77777777" w:rsidTr="006F2CA2">
        <w:trPr>
          <w:divId w:val="2116439976"/>
          <w:cantSplit/>
          <w:jc w:val="center"/>
        </w:trPr>
        <w:tc>
          <w:tcPr>
            <w:tcW w:w="1480" w:type="dxa"/>
          </w:tcPr>
          <w:p w14:paraId="6CE7C6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GUID=f0fda0eb-422c-4acd-bdb5-7f491aa0f603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R.239(9), (11), (12), (14)</w:t>
            </w:r>
            <w:r w:rsidRPr="006F2CA2">
              <w:rPr>
                <w:rFonts w:ascii="Times New Roman" w:hAnsi="Times New Roman" w:cs="Times New Roman"/>
                <w:sz w:val="18"/>
                <w:szCs w:val="18"/>
                <w:lang w:val="en-GB" w:eastAsia="en-US"/>
              </w:rPr>
              <w:br/>
              <w:t>R.243(7), R.244(5)</w:t>
            </w:r>
          </w:p>
        </w:tc>
        <w:tc>
          <w:tcPr>
            <w:tcW w:w="3960" w:type="dxa"/>
          </w:tcPr>
          <w:p w14:paraId="12AE3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0B8AF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83F25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GUID=5a617e56-4809-4b72-95c0-cb20aad939b4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TO </w:t>
            </w:r>
            <w:r w:rsidRPr="006F2CA2">
              <w:rPr>
                <w:rFonts w:ascii="Times New Roman" w:hAnsi="Times New Roman" w:cs="Times New Roman"/>
                <w:sz w:val="22"/>
                <w:szCs w:val="20"/>
                <w:lang w:val="en-GB" w:eastAsia="en-US"/>
              </w:rPr>
              <w:br/>
              <w:t>WARNING OR CITATION</w:t>
            </w:r>
          </w:p>
          <w:p w14:paraId="7997EB4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GUID=d9ec7c26-0bcd-4378-9695-dae1406a85a9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540" w:type="dxa"/>
          </w:tcPr>
          <w:p w14:paraId="5429C2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GUID=8be0dcfb-53a5-41ba-bde3-4ec2fe86781d </w:instrText>
            </w:r>
            <w:r w:rsidRPr="006F2CA2">
              <w:rPr>
                <w:rFonts w:ascii="Times New Roman" w:hAnsi="Times New Roman" w:cs="Times New Roman"/>
                <w:sz w:val="22"/>
                <w:szCs w:val="20"/>
                <w:lang w:val="en-GB" w:eastAsia="en-US"/>
              </w:rPr>
              <w:fldChar w:fldCharType="end"/>
            </w:r>
          </w:p>
        </w:tc>
      </w:tr>
      <w:tr w:rsidR="006F2CA2" w:rsidRPr="006F2CA2" w14:paraId="3A755A16" w14:textId="77777777" w:rsidTr="006F2CA2">
        <w:trPr>
          <w:divId w:val="2116439976"/>
          <w:cantSplit/>
          <w:jc w:val="center"/>
        </w:trPr>
        <w:tc>
          <w:tcPr>
            <w:tcW w:w="6980" w:type="dxa"/>
            <w:gridSpan w:val="3"/>
          </w:tcPr>
          <w:p w14:paraId="591C81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GUID=e0e6225b-7cfb-4e67-9936-b734c9d02af2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and the person warning (or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35A3A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GUID=619c3ac2-b124-4b50-a3b2-63eda6c838bd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party in this matter —</w:t>
            </w:r>
          </w:p>
          <w:p w14:paraId="62060D6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GUID=be1875d9-17bf-456d-aa88-e23a3b8f27a6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Appearing party type: </w:t>
            </w:r>
            <w:proofErr w:type="spellStart"/>
            <w:r w:rsidRPr="006F2CA2">
              <w:rPr>
                <w:rFonts w:ascii="Times New Roman" w:hAnsi="Times New Roman" w:cs="Times New Roman"/>
                <w:sz w:val="22"/>
                <w:szCs w:val="20"/>
                <w:lang w:val="en-GB" w:eastAsia="en-US"/>
              </w:rPr>
              <w:t>Caveator</w:t>
            </w:r>
            <w:proofErr w:type="spellEnd"/>
            <w:r w:rsidRPr="006F2CA2">
              <w:rPr>
                <w:rFonts w:ascii="Times New Roman" w:hAnsi="Times New Roman" w:cs="Times New Roman"/>
                <w:sz w:val="22"/>
                <w:szCs w:val="20"/>
                <w:lang w:val="en-GB" w:eastAsia="en-US"/>
              </w:rPr>
              <w:t xml:space="preserve"> (or person cited)</w:t>
            </w:r>
          </w:p>
          <w:p w14:paraId="1D3C8A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GUID=fc16dced-b9dd-426e-8d7f-b75b5ac8d982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name:</w:t>
            </w:r>
          </w:p>
          <w:p w14:paraId="3689BF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GUID=a8fe643a-0383-42a7-b18d-6216bb5812b2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contact details:</w:t>
            </w:r>
          </w:p>
          <w:p w14:paraId="5D7494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GUID=2bd52351-9dc6-4c9d-9b33-3106ac7f3de6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warning</w:t>
            </w:r>
          </w:p>
          <w:p w14:paraId="5C6151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GUID=56691be7-170d-4827-b293-717a3a4c3d31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is entered in respect of the following warning to </w:t>
            </w:r>
            <w:proofErr w:type="spellStart"/>
            <w:r w:rsidRPr="006F2CA2">
              <w:rPr>
                <w:rFonts w:ascii="Times New Roman" w:hAnsi="Times New Roman" w:cs="Times New Roman"/>
                <w:sz w:val="22"/>
                <w:szCs w:val="20"/>
                <w:lang w:val="en-GB" w:eastAsia="en-US"/>
              </w:rPr>
              <w:t>caveator</w:t>
            </w:r>
            <w:proofErr w:type="spellEnd"/>
            <w:r w:rsidRPr="006F2CA2">
              <w:rPr>
                <w:rFonts w:ascii="Times New Roman" w:hAnsi="Times New Roman" w:cs="Times New Roman"/>
                <w:sz w:val="22"/>
                <w:szCs w:val="20"/>
                <w:lang w:val="en-GB" w:eastAsia="en-US"/>
              </w:rPr>
              <w:t> —</w:t>
            </w:r>
          </w:p>
          <w:p w14:paraId="1C8648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GUID=f616789e-6225-4472-92a3-4821cc0cc416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6A04E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GUID=07822c54-2b13-42dc-9c21-968e4e2cecfe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dated:</w:t>
            </w:r>
          </w:p>
          <w:p w14:paraId="2EE3E8F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GUID=317da3e6-8cc1-47bc-8cec-32fa191f98d5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786C42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GUID=0a8d5623-818d-4a08-8ba2-4730ebb5b254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6C330C3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GUID=6cc9ce41-afba-452c-a173-464e403eceaf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warning:</w:t>
            </w:r>
          </w:p>
          <w:p w14:paraId="7D6874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GUID=abffc15d-3f66-48d9-8015-6a2f6f949a51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person warning:</w:t>
            </w:r>
          </w:p>
          <w:p w14:paraId="2B47100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GUID=9728f4ec-63c4-4131-ab62-ee12fe94f3eb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is claiming an interest contrary to that of the person warning (or showing cause against the making of a grant to the person warning).</w:t>
            </w:r>
          </w:p>
          <w:p w14:paraId="603DB5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GUID=c38d181f-1026-4935-9588-1c0d2c6d3c31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state particulars of contrary interest or brief grounds for showing cause.)</w:t>
            </w:r>
          </w:p>
        </w:tc>
      </w:tr>
      <w:tr w:rsidR="006F2CA2" w:rsidRPr="006F2CA2" w14:paraId="425C0A08" w14:textId="77777777" w:rsidTr="006F2CA2">
        <w:trPr>
          <w:divId w:val="2116439976"/>
          <w:cantSplit/>
          <w:jc w:val="center"/>
        </w:trPr>
        <w:tc>
          <w:tcPr>
            <w:tcW w:w="6980" w:type="dxa"/>
            <w:gridSpan w:val="3"/>
          </w:tcPr>
          <w:p w14:paraId="430DD03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GUID=a4a8bb3f-dcc2-4a23-bc6e-7218bcec3c2f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citation</w:t>
            </w:r>
          </w:p>
          <w:p w14:paraId="03F8A53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GUID=910b9ea0-eaba-4198-a178-d97375023924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citation —</w:t>
            </w:r>
          </w:p>
          <w:p w14:paraId="74E8134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GUID=102a6c7a-1dc8-4a2b-98f5-59255db4634d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No.: (if any)</w:t>
            </w:r>
          </w:p>
          <w:p w14:paraId="0637E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GUID=65f7df58-b12f-4616-a58a-674ae8ea985f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dated:</w:t>
            </w:r>
          </w:p>
          <w:p w14:paraId="298267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GUID=0714aee2-33cd-4360-8fdf-edf747756255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0ABA48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GUID=168e3a6b-8a56-4857-8e91-e5a3a193e983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277B70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GUID=05647974-5ede-429f-abac-bace13064ebe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Name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4587572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GUID=32c270b7-fd84-4563-8297-2a0b6a620c32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Contact details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742658B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GUID=d5dfaacf-4d14-45f9-b00e-359e113a3325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E273C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GUID=e91fbb39-5e77-4e3d-a5b7-24fbe3e93002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5FF9B76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40" w:type="dxa"/>
        <w:jc w:val="center"/>
        <w:tblLook w:val="04A0" w:firstRow="1" w:lastRow="0" w:firstColumn="1" w:lastColumn="0" w:noHBand="0" w:noVBand="1"/>
      </w:tblPr>
      <w:tblGrid>
        <w:gridCol w:w="1600"/>
        <w:gridCol w:w="3580"/>
        <w:gridCol w:w="1760"/>
      </w:tblGrid>
      <w:tr w:rsidR="006F2CA2" w:rsidRPr="006F2CA2" w14:paraId="3FF2CF27" w14:textId="77777777" w:rsidTr="006F2CA2">
        <w:trPr>
          <w:divId w:val="2116439976"/>
          <w:cantSplit/>
          <w:jc w:val="center"/>
        </w:trPr>
        <w:tc>
          <w:tcPr>
            <w:tcW w:w="1600" w:type="dxa"/>
          </w:tcPr>
          <w:p w14:paraId="09FF18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A4ABF2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GUID=59764550-3f5e-45f2-b513-6ff6dc456844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R.243</w:t>
            </w:r>
          </w:p>
        </w:tc>
        <w:tc>
          <w:tcPr>
            <w:tcW w:w="3580" w:type="dxa"/>
          </w:tcPr>
          <w:p w14:paraId="409434DA"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60</w:t>
            </w:r>
          </w:p>
          <w:p w14:paraId="10BC6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FF50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GUID=b3c561a7-2ed9-49f0-b523-76110479bc61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CITATIONS</w:t>
            </w:r>
          </w:p>
        </w:tc>
        <w:tc>
          <w:tcPr>
            <w:tcW w:w="1760" w:type="dxa"/>
          </w:tcPr>
          <w:p w14:paraId="2BD25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GUID=80d3d156-34a1-4f01-ba55-9e4c49842f71 </w:instrText>
            </w:r>
            <w:r w:rsidRPr="006F2CA2">
              <w:rPr>
                <w:rFonts w:ascii="Times New Roman" w:hAnsi="Times New Roman" w:cs="Times New Roman"/>
                <w:sz w:val="22"/>
                <w:szCs w:val="20"/>
                <w:lang w:val="en-GB" w:eastAsia="en-US"/>
              </w:rPr>
              <w:fldChar w:fldCharType="end"/>
            </w:r>
          </w:p>
        </w:tc>
      </w:tr>
      <w:tr w:rsidR="006F2CA2" w:rsidRPr="006F2CA2" w14:paraId="6C16BEB7" w14:textId="77777777" w:rsidTr="006F2CA2">
        <w:trPr>
          <w:divId w:val="2116439976"/>
          <w:cantSplit/>
          <w:jc w:val="center"/>
        </w:trPr>
        <w:tc>
          <w:tcPr>
            <w:tcW w:w="6940" w:type="dxa"/>
            <w:gridSpan w:val="3"/>
          </w:tcPr>
          <w:p w14:paraId="6101F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GUID=5fe06ecd-c7ca-44cb-ade1-9b3aa7269b7b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22D7B716"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GUID=3d40f246-692b-4ad5-9c59-d68b53fdbfbc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by brother to father to accept or refuse Administration.</w:t>
            </w:r>
          </w:p>
          <w:p w14:paraId="489798E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GUID=5b63a630-738e-4bf8-9fbe-f68f4b2535ef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7AD12AC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GUID=813e061c-8992-439f-a27f-6380a36c5433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w:t>
            </w:r>
            <w:proofErr w:type="gramStart"/>
            <w:r w:rsidRPr="006F2CA2">
              <w:rPr>
                <w:rFonts w:ascii="Times New Roman" w:hAnsi="Times New Roman" w:cs="Times New Roman"/>
                <w:sz w:val="22"/>
                <w:szCs w:val="20"/>
                <w:lang w:val="en-GB" w:eastAsia="en-US"/>
              </w:rPr>
              <w:t>date]  that</w:t>
            </w:r>
            <w:proofErr w:type="gramEnd"/>
            <w:r w:rsidRPr="006F2CA2">
              <w:rPr>
                <w:rFonts w:ascii="Times New Roman" w:hAnsi="Times New Roman" w:cs="Times New Roman"/>
                <w:sz w:val="22"/>
                <w:szCs w:val="20"/>
                <w:lang w:val="en-GB" w:eastAsia="en-US"/>
              </w:rPr>
              <w:t>                                of                          died there on [date] a bachelor without a mother and intestate, leaving you,                            his lawful father and next-of-kin:</w:t>
            </w:r>
          </w:p>
          <w:p w14:paraId="45623CB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GUID=2124d6af-2ae6-4312-bccd-9dcbd8669674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also appears that                          is the lawful brother of the deceased, and lawful son of you          </w:t>
            </w:r>
            <w:proofErr w:type="gramStart"/>
            <w:r w:rsidRPr="006F2CA2">
              <w:rPr>
                <w:rFonts w:ascii="Times New Roman" w:hAnsi="Times New Roman" w:cs="Times New Roman"/>
                <w:sz w:val="22"/>
                <w:szCs w:val="20"/>
                <w:lang w:val="en-GB" w:eastAsia="en-US"/>
              </w:rPr>
              <w:t>  :</w:t>
            </w:r>
            <w:proofErr w:type="gramEnd"/>
          </w:p>
          <w:p w14:paraId="64BF925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GUID=1f7bca12-b73d-4028-8dc6-80ca9115c8b2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you do cause an appearance to be entered by you in the Registry of the Family Justice Courts, and accept or refuse Letters of Administration of the estate of the deceased or show cause why the same should not be granted to                     .</w:t>
            </w:r>
          </w:p>
          <w:p w14:paraId="245E02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GUID=1556959e-46fa-40ab-be18-2688aaa75199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Letters of Administration the Court will proceed in the premises according to law, your absence notwithstanding.</w:t>
            </w:r>
          </w:p>
          <w:p w14:paraId="458CFC0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GUID=c917ed99-decf-45c8-b257-553d3aecb5c8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CAC8CE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GUID=4a1161d9-db33-4aec-b1a1-f5cc36640179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12A5576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GUID=8fb43ace-e02d-491a-912f-067637c7bd3f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639C249A" w14:textId="77777777" w:rsidTr="006F2CA2">
        <w:trPr>
          <w:divId w:val="2116439976"/>
          <w:cantSplit/>
          <w:jc w:val="center"/>
        </w:trPr>
        <w:tc>
          <w:tcPr>
            <w:tcW w:w="6940" w:type="dxa"/>
            <w:gridSpan w:val="3"/>
          </w:tcPr>
          <w:p w14:paraId="3F9F6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GUID=1e9930b9-19ff-4ca7-81c5-f4c2b331f785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accept or refuse Probate</w:t>
            </w:r>
            <w:r w:rsidRPr="006F2CA2">
              <w:rPr>
                <w:rFonts w:ascii="Times New Roman" w:hAnsi="Times New Roman" w:cs="Times New Roman"/>
                <w:sz w:val="22"/>
                <w:szCs w:val="20"/>
                <w:lang w:val="en-GB" w:eastAsia="en-US"/>
              </w:rPr>
              <w:t>.</w:t>
            </w:r>
          </w:p>
          <w:p w14:paraId="61C3438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GUID=65ed3f87-298b-4911-9702-f3cb8c8fd723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B032B2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GUID=cd7f36b4-2b6e-47b9-a1aa-fafdbf4e4d1f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 deceased, died on [date], at                              having made and duly executed his Last Will and Testament bearing [date] and therein appointed you,                            , the sole executor (or sole executor and residuary legatee and devisee or as may be):</w:t>
            </w:r>
          </w:p>
        </w:tc>
      </w:tr>
      <w:tr w:rsidR="006F2CA2" w:rsidRPr="006F2CA2" w14:paraId="5239D6C8" w14:textId="77777777" w:rsidTr="006F2CA2">
        <w:trPr>
          <w:divId w:val="2116439976"/>
          <w:cantSplit/>
          <w:jc w:val="center"/>
        </w:trPr>
        <w:tc>
          <w:tcPr>
            <w:tcW w:w="6940" w:type="dxa"/>
            <w:gridSpan w:val="3"/>
          </w:tcPr>
          <w:p w14:paraId="78351E2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GUID=cdcfeacd-dff2-4bd4-9786-b01f8f60cf42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said affidavit that                         is a creditor (or a legatee named in the Will or as may be):</w:t>
            </w:r>
          </w:p>
          <w:p w14:paraId="28D3BCA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GUID=ae0bc231-ca49-484d-b3b9-9bda98060d5b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you do cause an appearance to be entered by you in the Registry of the Family Justice Courts, and accept or refuse probate and execution of the Will (or as may be) of the said deceased, or show cause why the same should not be granted to                      as creditor of the deceased (or as may be):</w:t>
            </w:r>
          </w:p>
          <w:p w14:paraId="5DFA1D5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GUID=9a4732ab-df60-4557-b0e7-dc805c52c822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probate of the Will, the Court will proceed in the premises according to law, your absence notwithstanding.</w:t>
            </w:r>
          </w:p>
          <w:p w14:paraId="5F43E93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GUID=96e5d17c-9c69-4299-b253-9848a6406872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B57E58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GUID=8ad556ff-1ee5-4a53-adb9-dad4ddb8647b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60D95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GUID=7c0a06e9-58df-49eb-9493-eb5e02c088fb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4EE7BDD9" w14:textId="77777777" w:rsidTr="006F2CA2">
        <w:trPr>
          <w:divId w:val="2116439976"/>
          <w:cantSplit/>
          <w:jc w:val="center"/>
        </w:trPr>
        <w:tc>
          <w:tcPr>
            <w:tcW w:w="6940" w:type="dxa"/>
            <w:gridSpan w:val="3"/>
          </w:tcPr>
          <w:p w14:paraId="0FF19EA9"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GUID=84d6b5b4-4bf4-4957-976e-de3b0e84b7d7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(Another Will set up).</w:t>
            </w:r>
          </w:p>
          <w:p w14:paraId="4360715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GUID=93c1e3ec-6630-4941-8917-d356fa2fa555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5E9F0E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GUID=7be1e070-04ff-4565-8d66-110c60c08e6a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[date] that probate of the alleged Last Will and Testament of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was, granted to you by the Court on [date]:</w:t>
            </w:r>
          </w:p>
          <w:p w14:paraId="5ACC7C6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GUID=f07ba2bb-e472-43fe-80e2-42865685c2c9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made and duly executed his Last Will and Testament, dated [date], and appointed            , executor (or as may be) and that probate ought to be called in, revoked, and declared null and void at law:</w:t>
            </w:r>
          </w:p>
          <w:p w14:paraId="71CD601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GUID=17ee5f1e-988a-4f41-ba16-05e4cf8d023f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bring into and leave in the Registry of the Family Justice Courts, the probate in order that                          may proceed in due course of law for the revocation of the same.</w:t>
            </w:r>
          </w:p>
          <w:p w14:paraId="6EED63E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GUID=e9f00f3f-0a8b-4524-bdbe-49ad949066b1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41E31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GUID=946b0eb3-750a-485b-bc73-f7b0f1b2debc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6DC3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GUID=a85f0ab3-2b77-4c90-93d9-8113a7a91d69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DC7D6F9" w14:textId="77777777" w:rsidTr="006F2CA2">
        <w:trPr>
          <w:divId w:val="2116439976"/>
          <w:cantSplit/>
          <w:jc w:val="center"/>
        </w:trPr>
        <w:tc>
          <w:tcPr>
            <w:tcW w:w="6940" w:type="dxa"/>
            <w:gridSpan w:val="3"/>
          </w:tcPr>
          <w:p w14:paraId="2B6AFAA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GUID=afe26f18-3c45-4192-9410-8001d68b6b20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(Intestacy alleged).</w:t>
            </w:r>
          </w:p>
          <w:p w14:paraId="421DF9A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GUID=68a212c7-63f8-4967-a70d-be2998ca1fa3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2FF95F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GUID=dad057cf-4e9f-49be-b381-713c39fae794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probate of the alleged Last Will and Testament of                        of                        , deceased, was granted to you by the Court on [date], and that the deceased died a bachelor, leaving           , his lawful father and next-of-kin:</w:t>
            </w:r>
          </w:p>
          <w:p w14:paraId="72283EA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GUID=54d35dcf-9c87-4fed-b64d-6ebf0fe84b0a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died intestate, and that the probate ought to be called in, revoked, and declared null and void at law:</w:t>
            </w:r>
          </w:p>
          <w:p w14:paraId="0CF963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GUID=7f18d3e4-2190-4783-829a-11d50527ea69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bring into and leave in the Registry of the Family Justice Courts, the probate in order that                    may proceed in due course of law for the revocation of the same.</w:t>
            </w:r>
          </w:p>
          <w:p w14:paraId="567AE59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GUID=a205f9cc-4519-41f2-9371-c8644cf5d260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3C6CD0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GUID=7209b3bc-531e-45bd-8fa0-4d378cd2904b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CB4C3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GUID=2db36d9e-b7d5-4ca2-a8af-1e7b1e0a991c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1258AF9" w14:textId="77777777" w:rsidTr="006F2CA2">
        <w:trPr>
          <w:divId w:val="2116439976"/>
          <w:cantSplit/>
          <w:jc w:val="center"/>
        </w:trPr>
        <w:tc>
          <w:tcPr>
            <w:tcW w:w="6940" w:type="dxa"/>
            <w:gridSpan w:val="3"/>
          </w:tcPr>
          <w:p w14:paraId="768F104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GUID=78640020-c9d5-4f43-9e6b-fcd0138a92b9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(Will set up).</w:t>
            </w:r>
          </w:p>
          <w:p w14:paraId="6971784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GUID=5d0cc509-6e92-4d5a-80f3-36f79af52d64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120CE1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GUID=21621504-1608-4302-8521-1c6499dbf294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of                              , deceased, were granted to you by the Court on [date]:</w:t>
            </w:r>
          </w:p>
          <w:p w14:paraId="228FBB2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GUID=8a702fe0-4871-433e-8fb4-e693dc30e114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affidavit that the deceased made and duly executed his Last Will and Testament, dated [date], and appointed                         , executor (or as may be), and that the Letters of Administration ought to be called in, revoked and declared null and void at law:</w:t>
            </w:r>
          </w:p>
          <w:p w14:paraId="7F0A81E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GUID=b619cd68-3d74-4c5e-b19a-5048df08d0b1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on you, you do bring into and leave in the Registry of the Family Justice Courts, the Letters of Administration in order that                                   may proceed in due course of law for the revocation of the same.</w:t>
            </w:r>
          </w:p>
        </w:tc>
      </w:tr>
      <w:tr w:rsidR="006F2CA2" w:rsidRPr="006F2CA2" w14:paraId="42989AC8" w14:textId="77777777" w:rsidTr="006F2CA2">
        <w:trPr>
          <w:divId w:val="2116439976"/>
          <w:cantSplit/>
          <w:jc w:val="center"/>
        </w:trPr>
        <w:tc>
          <w:tcPr>
            <w:tcW w:w="6940" w:type="dxa"/>
            <w:gridSpan w:val="3"/>
          </w:tcPr>
          <w:p w14:paraId="2851649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GUID=92ffe28b-d83c-4282-9936-96bc3b261d2a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58C276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GUID=9469a696-4b3b-4bce-8799-89d08d221462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7CCF95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GUID=ad60538e-af29-4e92-a616-00c41f480e50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4889BCD" w14:textId="77777777" w:rsidTr="006F2CA2">
        <w:trPr>
          <w:divId w:val="2116439976"/>
          <w:cantSplit/>
          <w:jc w:val="center"/>
        </w:trPr>
        <w:tc>
          <w:tcPr>
            <w:tcW w:w="6940" w:type="dxa"/>
            <w:gridSpan w:val="3"/>
          </w:tcPr>
          <w:p w14:paraId="7376C04C"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GUID=99b4df15-4172-4488-af06-2ba6aaecadb8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(Administrator alleged not to be entitled).</w:t>
            </w:r>
          </w:p>
          <w:p w14:paraId="2DBC150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GUID=501c776f-4e0a-4631-8ea5-f8d16f59314a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23806DD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GUID=d309279d-9d86-4951-a89c-545bcfe5dae2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Letters of Administration of all the estate of                           of                          , deceased, were granted to you by the Court, as the lawful brother and one of the next-of-kin of the said deceased on [date]:</w:t>
            </w:r>
          </w:p>
          <w:p w14:paraId="11037E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GUID=70bb51b2-7829-4e69-91b8-e8e82a63f031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are not one of the next-of-kin of the deceased, and that                 is the lawful son and only next-of-kin (or as may be) and that the Letters of Administration ought to be called in, revoked, and declared null and void in law:</w:t>
            </w:r>
          </w:p>
          <w:p w14:paraId="4E178A8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GUID=cae4688d-192b-432d-8dce-70d8a5b425ad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on you, you do bring into and leave in the Registry of the Family Justice Courts, the Letters of Administration in order that                                     may proceed in due course of law for the revocation of the same.</w:t>
            </w:r>
          </w:p>
          <w:p w14:paraId="7829203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GUID=1bc0c6c7-ad35-4f8e-b3a6-53aca5a8b125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CC60EB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GUID=2a07e1b1-99c9-4dc6-82ed-8423c9a0faab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302F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GUID=8b131640-524c-4028-8e3b-56417929bcd5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0391D5" w14:textId="77777777" w:rsidTr="006F2CA2">
        <w:trPr>
          <w:divId w:val="2116439976"/>
          <w:cantSplit/>
          <w:jc w:val="center"/>
        </w:trPr>
        <w:tc>
          <w:tcPr>
            <w:tcW w:w="6940" w:type="dxa"/>
            <w:gridSpan w:val="3"/>
          </w:tcPr>
          <w:p w14:paraId="57CDB7CD"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GUID=6365eccd-4018-46fb-8d34-703f4886b581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see proceedings</w:t>
            </w:r>
            <w:r w:rsidRPr="006F2CA2">
              <w:rPr>
                <w:rFonts w:ascii="Times New Roman" w:hAnsi="Times New Roman" w:cs="Times New Roman"/>
                <w:sz w:val="22"/>
                <w:szCs w:val="20"/>
                <w:lang w:val="en-GB" w:eastAsia="en-US"/>
              </w:rPr>
              <w:t>.</w:t>
            </w:r>
          </w:p>
          <w:p w14:paraId="0A11136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GUID=03c40fbd-452e-41a0-b35b-f93c0bb5a554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215D4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GUID=7b2c084a-b0b0-4163-bb42-c48e5b6989c9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there is now pending in the Court, Probate suit entitled                             and another against                           ,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 the plaintiffs are proceeding to prove in solemn form of law the alleged Last Will and Testament, dated [date], at                    .</w:t>
            </w:r>
          </w:p>
        </w:tc>
      </w:tr>
      <w:tr w:rsidR="006F2CA2" w:rsidRPr="006F2CA2" w14:paraId="4BE1DB07" w14:textId="77777777" w:rsidTr="006F2CA2">
        <w:trPr>
          <w:divId w:val="2116439976"/>
          <w:cantSplit/>
          <w:jc w:val="center"/>
        </w:trPr>
        <w:tc>
          <w:tcPr>
            <w:tcW w:w="6940" w:type="dxa"/>
            <w:gridSpan w:val="3"/>
          </w:tcPr>
          <w:p w14:paraId="1EFE5E9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GUID=6daa4d5c-1c2b-4820-a652-f9747d7cd91c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affidavit that you are the lawful                         and one of the next-of-kin of the deceased (or a legatee under the alleged will, dated                    or as may be).</w:t>
            </w:r>
          </w:p>
          <w:p w14:paraId="1F7F81E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GUID=a1577f5d-65cb-4ed6-a991-7038be882f41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give notice to you,                          , to appear in the suit either personally or by your solicitor, should you think it for your interest so to do, at any time during the dependence of the suit and before final judgment shall be given.</w:t>
            </w:r>
          </w:p>
          <w:p w14:paraId="79A7337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GUID=66682488-a9e0-431d-b6d4-1ec5fe8b6505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said Court will proceed to hear the Will proved in solemn form of law and pronounce judgment in the suit, your absence notwithstanding.</w:t>
            </w:r>
          </w:p>
          <w:p w14:paraId="1E6F219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GUID=36da7ae5-246d-4c11-805e-fee0dcbb9c6d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867ABE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GUID=c30c8ad3-e3fb-48bc-93c6-6aa5ac36f3f5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2C3A191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GUID=69796b7d-bc35-4487-994d-a7b615e59dd4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B2CD233" w14:textId="77777777" w:rsidTr="006F2CA2">
        <w:trPr>
          <w:divId w:val="2116439976"/>
          <w:cantSplit/>
          <w:jc w:val="center"/>
        </w:trPr>
        <w:tc>
          <w:tcPr>
            <w:tcW w:w="6940" w:type="dxa"/>
            <w:gridSpan w:val="3"/>
          </w:tcPr>
          <w:p w14:paraId="329C7A8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GUID=398d96e8-3ef4-45b2-b261-7b994440e34a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against executor who has intermeddled</w:t>
            </w:r>
            <w:r w:rsidRPr="006F2CA2">
              <w:rPr>
                <w:rFonts w:ascii="Times New Roman" w:hAnsi="Times New Roman" w:cs="Times New Roman"/>
                <w:sz w:val="22"/>
                <w:szCs w:val="20"/>
                <w:lang w:val="en-GB" w:eastAsia="en-US"/>
              </w:rPr>
              <w:t>.</w:t>
            </w:r>
          </w:p>
          <w:p w14:paraId="381659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GUID=fc8011b6-b252-429c-aae4-b4c10492dbeb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6E9B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GUID=09e6286d-1dc3-4e1f-80f9-c765cf5fea35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 filed on [date] that,               of            , deceased, died on [date] at            having made and duly executed his Last Will and Testament bearing [date] and appointed you,            , the sole executor (or sole executor and residuary legatee and devisee or as may be):</w:t>
            </w:r>
          </w:p>
          <w:p w14:paraId="4A47B48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GUID=a9c58b1d-e78b-4858-991c-2989a52acac3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have intermeddled in the estate of the deceased:</w:t>
            </w:r>
          </w:p>
          <w:p w14:paraId="3BE49E2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GUID=907aef43-7d48-47ce-acc9-63c653ef2705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that, within 8 days after service on you, you do cause an appearance to be entered by you in the Registry of the Family Justice Courts and show cause why you should not be ordered to take probate of the Will under pain of the law and contempt thereof.</w:t>
            </w:r>
          </w:p>
          <w:p w14:paraId="4C94A1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GUID=400faa33-9ace-4138-8b1e-828e03e1ccd1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complying with the requirements of this citation the Court will proceed in the premises according to law, your absence notwithstanding.</w:t>
            </w:r>
          </w:p>
          <w:p w14:paraId="7CFBE9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GUID=80b2fcb2-6613-42f3-a953-c0c8be8b133a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738A82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GUID=5e46c954-fd53-4854-bdf3-83ad21044fe7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397373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GUID=e57703f4-87ac-4d29-9a84-c601315f9439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0DD19FB1" w14:textId="77777777" w:rsidTr="006F2CA2">
        <w:trPr>
          <w:divId w:val="2116439976"/>
          <w:cantSplit/>
          <w:jc w:val="center"/>
        </w:trPr>
        <w:tc>
          <w:tcPr>
            <w:tcW w:w="6940" w:type="dxa"/>
            <w:gridSpan w:val="3"/>
          </w:tcPr>
          <w:p w14:paraId="6188DD58" w14:textId="77777777" w:rsidR="006F2CA2" w:rsidRPr="006F2CA2" w:rsidRDefault="006F2CA2" w:rsidP="006172E9">
            <w:pPr>
              <w:numPr>
                <w:ilvl w:val="0"/>
                <w:numId w:val="22"/>
              </w:num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GUID=4f664c7c-d67b-4a95-929c-993b07a23ff0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Citation to propound a Will</w:t>
            </w:r>
            <w:r w:rsidRPr="006F2CA2">
              <w:rPr>
                <w:rFonts w:ascii="Times New Roman" w:hAnsi="Times New Roman" w:cs="Times New Roman"/>
                <w:sz w:val="22"/>
                <w:szCs w:val="20"/>
                <w:lang w:val="en-GB" w:eastAsia="en-US"/>
              </w:rPr>
              <w:t>.</w:t>
            </w:r>
          </w:p>
          <w:p w14:paraId="5AA06B9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GUID=253f9f76-e998-4520-8be3-4d5b48722ebb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574D16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GUID=7475f693-71ce-461d-8115-f3fec743b70d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died on [</w:t>
            </w:r>
            <w:proofErr w:type="gramStart"/>
            <w:r w:rsidRPr="006F2CA2">
              <w:rPr>
                <w:rFonts w:ascii="Times New Roman" w:hAnsi="Times New Roman" w:cs="Times New Roman"/>
                <w:sz w:val="22"/>
                <w:szCs w:val="20"/>
                <w:lang w:val="en-GB" w:eastAsia="en-US"/>
              </w:rPr>
              <w:t>date]   </w:t>
            </w:r>
            <w:proofErr w:type="gramEnd"/>
            <w:r w:rsidRPr="006F2CA2">
              <w:rPr>
                <w:rFonts w:ascii="Times New Roman" w:hAnsi="Times New Roman" w:cs="Times New Roman"/>
                <w:sz w:val="22"/>
                <w:szCs w:val="20"/>
                <w:lang w:val="en-GB" w:eastAsia="en-US"/>
              </w:rPr>
              <w:t>  at            , intestate a widower leaving             , his lawful son the only person entitled to his estate:</w:t>
            </w:r>
          </w:p>
          <w:p w14:paraId="43544E3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GUID=0d702b30-0193-4fca-a3fb-3f04e192cf4d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left a certain paper writing dated [date], purporting to be a will where he appointed you                     sole executor (or sole executor and residuary legatee and devisee or as may be):</w:t>
            </w:r>
          </w:p>
          <w:p w14:paraId="144944C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GUID=44f7e2b7-7a25-417b-8b68-2aae15c51c00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propound the will or paper writing should you think it in your interest to do so.</w:t>
            </w:r>
          </w:p>
          <w:p w14:paraId="59DFA9D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GUID=2cac7e9d-f5c7-4c43-a9d9-d0031644594a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complying with the requirements of this citation the Court will proceed to grant Letters of Administration of the estate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your absence notwithstanding.</w:t>
            </w:r>
          </w:p>
          <w:p w14:paraId="748324A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GUID=08ba50d7-fc48-48c7-adbd-c50474bd36c0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622C19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GUID=42b9b3ef-8ca0-40f2-9522-26bfc0caef66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5E696EE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GUID=e133642b-b247-48a9-9847-fa466c8af312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DE80D1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97" w:type="dxa"/>
        <w:jc w:val="center"/>
        <w:tblLook w:val="04A0" w:firstRow="1" w:lastRow="0" w:firstColumn="1" w:lastColumn="0" w:noHBand="0" w:noVBand="1"/>
      </w:tblPr>
      <w:tblGrid>
        <w:gridCol w:w="1496"/>
        <w:gridCol w:w="2646"/>
        <w:gridCol w:w="338"/>
        <w:gridCol w:w="1269"/>
        <w:gridCol w:w="1391"/>
        <w:gridCol w:w="57"/>
      </w:tblGrid>
      <w:tr w:rsidR="006F2CA2" w:rsidRPr="006F2CA2" w14:paraId="4431EFB1" w14:textId="77777777" w:rsidTr="006F2CA2">
        <w:trPr>
          <w:gridAfter w:val="1"/>
          <w:divId w:val="2116439976"/>
          <w:wAfter w:w="57" w:type="dxa"/>
          <w:cantSplit/>
          <w:jc w:val="center"/>
        </w:trPr>
        <w:tc>
          <w:tcPr>
            <w:tcW w:w="7140" w:type="dxa"/>
            <w:gridSpan w:val="5"/>
          </w:tcPr>
          <w:p w14:paraId="0A4BD3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GUID=c0f32750-8b30-4199-a6b4-28d151e137a0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61</w:t>
            </w:r>
          </w:p>
          <w:p w14:paraId="1A081C4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R.251</w:t>
            </w:r>
          </w:p>
        </w:tc>
      </w:tr>
      <w:tr w:rsidR="006F2CA2" w:rsidRPr="006F2CA2" w14:paraId="081A16D8" w14:textId="77777777" w:rsidTr="006F2CA2">
        <w:trPr>
          <w:gridAfter w:val="3"/>
          <w:divId w:val="2116439976"/>
          <w:wAfter w:w="2717" w:type="dxa"/>
          <w:cantSplit/>
          <w:jc w:val="center"/>
        </w:trPr>
        <w:tc>
          <w:tcPr>
            <w:tcW w:w="4480" w:type="dxa"/>
            <w:gridSpan w:val="3"/>
          </w:tcPr>
          <w:p w14:paraId="4AC5249A" w14:textId="77777777" w:rsidR="006F2CA2" w:rsidRPr="006F2CA2" w:rsidRDefault="006F2CA2" w:rsidP="006F2CA2">
            <w:pPr>
              <w:spacing w:before="60" w:after="60" w:line="240" w:lineRule="auto"/>
              <w:ind w:left="24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GUID=df502002-1b17-466e-a2a4-cb2c2ef3461f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RESEALING</w:t>
            </w:r>
          </w:p>
        </w:tc>
      </w:tr>
      <w:tr w:rsidR="006F2CA2" w:rsidRPr="006F2CA2" w14:paraId="7079C939" w14:textId="77777777" w:rsidTr="006F2CA2">
        <w:trPr>
          <w:gridAfter w:val="1"/>
          <w:divId w:val="2116439976"/>
          <w:wAfter w:w="57" w:type="dxa"/>
          <w:cantSplit/>
          <w:jc w:val="center"/>
        </w:trPr>
        <w:tc>
          <w:tcPr>
            <w:tcW w:w="7140" w:type="dxa"/>
            <w:gridSpan w:val="5"/>
          </w:tcPr>
          <w:p w14:paraId="6BEB09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GUID=883301c3-f54f-4877-9a77-279d45da18ff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2D293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The applicant [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having filed a certified true copy of the [foreign grant</w:t>
            </w:r>
            <w:r w:rsidRPr="006F2CA2">
              <w:rPr>
                <w:rFonts w:ascii="Times New Roman" w:hAnsi="Times New Roman" w:cs="Times New Roman"/>
                <w:sz w:val="22"/>
                <w:szCs w:val="20"/>
                <w:lang w:val="en-GB" w:eastAsia="en-US"/>
              </w:rPr>
              <w:tab/>
              <w:t>] with this Court, the Grant is now sealed on [date] pursuant to the Probate and Administration Act (Cap 251).</w:t>
            </w:r>
          </w:p>
          <w:p w14:paraId="538355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GUID=f21359b9-d308-4a98-a7d6-84d651889369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198B7E6" w14:textId="77777777" w:rsidTr="006F2CA2">
        <w:trPr>
          <w:divId w:val="2116439976"/>
          <w:cantSplit/>
          <w:jc w:val="center"/>
        </w:trPr>
        <w:tc>
          <w:tcPr>
            <w:tcW w:w="7197" w:type="dxa"/>
            <w:gridSpan w:val="6"/>
          </w:tcPr>
          <w:p w14:paraId="0B297C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19D1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GUID=b1ccd033-348a-4368-9252-51ea91dc012d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62</w:t>
            </w:r>
          </w:p>
        </w:tc>
      </w:tr>
      <w:tr w:rsidR="006F2CA2" w:rsidRPr="006F2CA2" w14:paraId="328A5C84" w14:textId="77777777" w:rsidTr="006F2CA2">
        <w:trPr>
          <w:divId w:val="2116439976"/>
          <w:cantSplit/>
          <w:jc w:val="center"/>
        </w:trPr>
        <w:tc>
          <w:tcPr>
            <w:tcW w:w="1496" w:type="dxa"/>
          </w:tcPr>
          <w:p w14:paraId="2AD3A8B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GUID=88740602-d8f4-43f4-8123-d6e6a04ba2ef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R.251</w:t>
            </w:r>
          </w:p>
        </w:tc>
        <w:tc>
          <w:tcPr>
            <w:tcW w:w="4253" w:type="dxa"/>
            <w:gridSpan w:val="3"/>
          </w:tcPr>
          <w:p w14:paraId="14FCC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174B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GUID=30da4540-e82a-498f-b4ba-8eb675d0abc3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FOR NOTICE OF RESEALING</w:t>
            </w:r>
          </w:p>
        </w:tc>
        <w:tc>
          <w:tcPr>
            <w:tcW w:w="1448" w:type="dxa"/>
            <w:gridSpan w:val="2"/>
          </w:tcPr>
          <w:p w14:paraId="35590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GUID=c8edd839-9f80-4c02-9797-2d00ca0e08c5 </w:instrText>
            </w:r>
            <w:r w:rsidRPr="006F2CA2">
              <w:rPr>
                <w:rFonts w:ascii="Times New Roman" w:hAnsi="Times New Roman" w:cs="Times New Roman"/>
                <w:sz w:val="22"/>
                <w:szCs w:val="20"/>
                <w:lang w:val="en-GB" w:eastAsia="en-US"/>
              </w:rPr>
              <w:fldChar w:fldCharType="end"/>
            </w:r>
          </w:p>
        </w:tc>
      </w:tr>
      <w:tr w:rsidR="006F2CA2" w:rsidRPr="006F2CA2" w14:paraId="2EA95A87" w14:textId="77777777" w:rsidTr="006F2CA2">
        <w:trPr>
          <w:divId w:val="2116439976"/>
          <w:cantSplit/>
          <w:jc w:val="center"/>
        </w:trPr>
        <w:tc>
          <w:tcPr>
            <w:tcW w:w="7197" w:type="dxa"/>
            <w:gridSpan w:val="6"/>
          </w:tcPr>
          <w:p w14:paraId="010BF3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GUID=0afe774b-458d-456b-81c2-1c6392710760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REGISTRY, FAMILY JUSTICE COURTS, SINGAPORE, 20  </w:t>
            </w:r>
            <w:proofErr w:type="gramStart"/>
            <w:r w:rsidRPr="006F2CA2">
              <w:rPr>
                <w:rFonts w:ascii="Times New Roman" w:hAnsi="Times New Roman" w:cs="Times New Roman"/>
                <w:sz w:val="22"/>
                <w:szCs w:val="20"/>
                <w:lang w:val="en-GB" w:eastAsia="en-US"/>
              </w:rPr>
              <w:t>  .</w:t>
            </w:r>
            <w:proofErr w:type="gramEnd"/>
          </w:p>
          <w:p w14:paraId="4277C4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GUID=67f3c553-a75c-41dc-adba-8c89c4e2d3a1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HCF/P.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07BD95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GUID=51135771-8586-44d2-ae21-9cbe4278143b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RESEALING OF GRANT</w:t>
            </w:r>
          </w:p>
          <w:p w14:paraId="0F154B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GUID=8a0a5000-25b4-473f-8fb1-9871fa25b9e6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SIR,</w:t>
            </w:r>
          </w:p>
          <w:p w14:paraId="3F03B3E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GUID=c5f2df39-5a87-4baf-b44a-1bab6f04634a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undermentioned Grant, which was issued under the seal of your Court, was, on the date stated, resealed in the Family Division of the High Court of the Republic of Singapore.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3487"/>
              <w:gridCol w:w="2322"/>
            </w:tblGrid>
            <w:tr w:rsidR="006F2CA2" w:rsidRPr="00632015" w14:paraId="6E673FF3" w14:textId="77777777" w:rsidTr="00632015">
              <w:tc>
                <w:tcPr>
                  <w:tcW w:w="1156" w:type="dxa"/>
                  <w:shd w:val="clear" w:color="auto" w:fill="auto"/>
                  <w:vAlign w:val="center"/>
                </w:tcPr>
                <w:p w14:paraId="0C19C99D"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GUID=8941c75b-c4b4-4dab-82ff-778e0a4ff80d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Name of Deceased</w:t>
                  </w:r>
                </w:p>
              </w:tc>
              <w:tc>
                <w:tcPr>
                  <w:tcW w:w="3487" w:type="dxa"/>
                  <w:shd w:val="clear" w:color="auto" w:fill="auto"/>
                  <w:vAlign w:val="center"/>
                </w:tcPr>
                <w:p w14:paraId="545848F3"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GUID=a33d7aa7-446a-4850-8077-2b4ff68a3fa4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Nature and Date of Grant</w:t>
                  </w:r>
                </w:p>
              </w:tc>
              <w:tc>
                <w:tcPr>
                  <w:tcW w:w="2322" w:type="dxa"/>
                  <w:shd w:val="clear" w:color="auto" w:fill="auto"/>
                  <w:vAlign w:val="center"/>
                </w:tcPr>
                <w:p w14:paraId="59F385F7"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GUID=bb9ea48e-6f00-4c36-85d3-c579d327028d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Date of Resealing</w:t>
                  </w:r>
                </w:p>
              </w:tc>
            </w:tr>
            <w:tr w:rsidR="006F2CA2" w:rsidRPr="00632015" w14:paraId="5555FFCC" w14:textId="77777777" w:rsidTr="00632015">
              <w:tc>
                <w:tcPr>
                  <w:tcW w:w="1156" w:type="dxa"/>
                  <w:shd w:val="clear" w:color="auto" w:fill="auto"/>
                </w:tcPr>
                <w:p w14:paraId="0A0D4AB6"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3487" w:type="dxa"/>
                  <w:shd w:val="clear" w:color="auto" w:fill="auto"/>
                </w:tcPr>
                <w:p w14:paraId="3AF7DE4A"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5217A33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FDE1347"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35968CDF"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BA70713"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2322" w:type="dxa"/>
                  <w:shd w:val="clear" w:color="auto" w:fill="auto"/>
                </w:tcPr>
                <w:p w14:paraId="01C7495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r>
          </w:tbl>
          <w:p w14:paraId="5F4329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2AE8D393" w14:textId="77777777" w:rsidTr="006F2CA2">
        <w:trPr>
          <w:divId w:val="2116439976"/>
          <w:cantSplit/>
          <w:jc w:val="center"/>
        </w:trPr>
        <w:tc>
          <w:tcPr>
            <w:tcW w:w="7197" w:type="dxa"/>
            <w:gridSpan w:val="6"/>
          </w:tcPr>
          <w:p w14:paraId="3202A7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A7FA1B4" w14:textId="77777777" w:rsidTr="006F2CA2">
        <w:trPr>
          <w:divId w:val="2116439976"/>
          <w:cantSplit/>
          <w:jc w:val="center"/>
        </w:trPr>
        <w:tc>
          <w:tcPr>
            <w:tcW w:w="4142" w:type="dxa"/>
            <w:gridSpan w:val="2"/>
          </w:tcPr>
          <w:p w14:paraId="41097B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GUID=f0561d09-d779-484d-b558-844d545f1b49 </w:instrText>
            </w:r>
            <w:r w:rsidRPr="006F2CA2">
              <w:rPr>
                <w:rFonts w:ascii="Times New Roman" w:hAnsi="Times New Roman" w:cs="Times New Roman"/>
                <w:sz w:val="22"/>
                <w:szCs w:val="20"/>
                <w:lang w:val="en-GB" w:eastAsia="en-US"/>
              </w:rPr>
              <w:fldChar w:fldCharType="end"/>
            </w:r>
          </w:p>
        </w:tc>
        <w:tc>
          <w:tcPr>
            <w:tcW w:w="3055" w:type="dxa"/>
            <w:gridSpan w:val="4"/>
          </w:tcPr>
          <w:p w14:paraId="23DF59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GUID=df379355-4924-4830-85e8-90e433c7027f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Registrar, </w:t>
            </w:r>
            <w:r w:rsidRPr="006F2CA2">
              <w:rPr>
                <w:rFonts w:ascii="Times New Roman" w:hAnsi="Times New Roman" w:cs="Times New Roman"/>
                <w:i/>
                <w:sz w:val="22"/>
                <w:szCs w:val="20"/>
                <w:lang w:val="en-GB" w:eastAsia="en-US"/>
              </w:rPr>
              <w:br/>
              <w:t>Family Justice Courts,</w:t>
            </w:r>
            <w:r w:rsidRPr="006F2CA2">
              <w:rPr>
                <w:rFonts w:ascii="Times New Roman" w:hAnsi="Times New Roman" w:cs="Times New Roman"/>
                <w:i/>
                <w:sz w:val="22"/>
                <w:szCs w:val="20"/>
                <w:lang w:val="en-GB" w:eastAsia="en-US"/>
              </w:rPr>
              <w:br/>
              <w:t>Republic of Singapore.</w:t>
            </w:r>
          </w:p>
        </w:tc>
      </w:tr>
    </w:tbl>
    <w:p w14:paraId="1D6B532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3961D41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100"/>
        <w:gridCol w:w="1300"/>
        <w:gridCol w:w="40"/>
        <w:gridCol w:w="4080"/>
        <w:gridCol w:w="120"/>
        <w:gridCol w:w="1480"/>
        <w:gridCol w:w="240"/>
      </w:tblGrid>
      <w:tr w:rsidR="006F2CA2" w:rsidRPr="006F2CA2" w14:paraId="25351CAA" w14:textId="77777777" w:rsidTr="006F2CA2">
        <w:trPr>
          <w:gridAfter w:val="1"/>
          <w:divId w:val="2116439976"/>
          <w:wAfter w:w="240" w:type="dxa"/>
          <w:cantSplit/>
          <w:jc w:val="center"/>
        </w:trPr>
        <w:tc>
          <w:tcPr>
            <w:tcW w:w="7120" w:type="dxa"/>
            <w:gridSpan w:val="6"/>
          </w:tcPr>
          <w:p w14:paraId="79113BE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GUID=279114cb-8d0f-498f-b667-634f922b93b2 </w:instrText>
            </w:r>
            <w:r w:rsidRPr="006F2CA2">
              <w:rPr>
                <w:rFonts w:ascii="Times New Roman" w:hAnsi="Times New Roman" w:cs="Times New Roman"/>
                <w:color w:val="000000"/>
                <w:sz w:val="22"/>
                <w:szCs w:val="20"/>
                <w:lang w:val="en-GB" w:eastAsia="en-US"/>
              </w:rPr>
              <w:fldChar w:fldCharType="end"/>
            </w:r>
            <w:r w:rsidR="00ED7FA2">
              <w:rPr>
                <w:rFonts w:ascii="Times New Roman" w:hAnsi="Times New Roman" w:cs="Times New Roman"/>
                <w:color w:val="000000"/>
                <w:sz w:val="22"/>
                <w:szCs w:val="20"/>
                <w:lang w:val="en-GB" w:eastAsia="en-US"/>
              </w:rPr>
              <w:t>FORM</w:t>
            </w:r>
            <w:r w:rsidRPr="006F2CA2">
              <w:rPr>
                <w:rFonts w:ascii="Times New Roman" w:hAnsi="Times New Roman" w:cs="Times New Roman"/>
                <w:color w:val="000000"/>
                <w:sz w:val="22"/>
                <w:szCs w:val="20"/>
                <w:lang w:val="en-GB" w:eastAsia="en-US"/>
              </w:rPr>
              <w:t xml:space="preserve"> 63</w:t>
            </w:r>
          </w:p>
        </w:tc>
      </w:tr>
      <w:tr w:rsidR="006F2CA2" w:rsidRPr="006F2CA2" w14:paraId="08750FFD" w14:textId="77777777" w:rsidTr="006F2CA2">
        <w:trPr>
          <w:gridAfter w:val="1"/>
          <w:divId w:val="2116439976"/>
          <w:wAfter w:w="240" w:type="dxa"/>
          <w:cantSplit/>
          <w:jc w:val="center"/>
        </w:trPr>
        <w:tc>
          <w:tcPr>
            <w:tcW w:w="1400" w:type="dxa"/>
            <w:gridSpan w:val="2"/>
          </w:tcPr>
          <w:p w14:paraId="01995B56"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GUID=ce00c9ce-4456-4fd9-94d3-4c9aa648e4d8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R.276</w:t>
            </w:r>
          </w:p>
        </w:tc>
        <w:tc>
          <w:tcPr>
            <w:tcW w:w="4120" w:type="dxa"/>
            <w:gridSpan w:val="2"/>
          </w:tcPr>
          <w:p w14:paraId="7351A0D8"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p>
          <w:p w14:paraId="1D947DE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GUID=8540d131-46d1-4103-9fd3-7f968d27806d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STATEMENT</w:t>
            </w:r>
          </w:p>
          <w:p w14:paraId="64AFAB1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GUID=e84bd59b-690e-40cd-beab-a91ab06adb5c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600" w:type="dxa"/>
            <w:gridSpan w:val="2"/>
          </w:tcPr>
          <w:p w14:paraId="424266F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GUID=4ee2e702-d09c-4a96-8cbc-6b6a0cceff81 </w:instrText>
            </w:r>
            <w:r w:rsidRPr="006F2CA2">
              <w:rPr>
                <w:rFonts w:ascii="Times New Roman" w:hAnsi="Times New Roman" w:cs="Times New Roman"/>
                <w:color w:val="000000"/>
                <w:sz w:val="22"/>
                <w:szCs w:val="20"/>
                <w:lang w:val="en-GB" w:eastAsia="en-US"/>
              </w:rPr>
              <w:fldChar w:fldCharType="end"/>
            </w:r>
          </w:p>
        </w:tc>
      </w:tr>
      <w:tr w:rsidR="006F2CA2" w:rsidRPr="006F2CA2" w14:paraId="4127535F" w14:textId="77777777" w:rsidTr="006F2CA2">
        <w:trPr>
          <w:gridAfter w:val="1"/>
          <w:divId w:val="2116439976"/>
          <w:wAfter w:w="240" w:type="dxa"/>
          <w:cantSplit/>
          <w:jc w:val="center"/>
        </w:trPr>
        <w:tc>
          <w:tcPr>
            <w:tcW w:w="7120" w:type="dxa"/>
            <w:gridSpan w:val="6"/>
          </w:tcPr>
          <w:p w14:paraId="0DF312D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GUID=fd884216-ab2d-4c73-af58-4fecae882143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3EEA8BBE" w14:textId="77777777" w:rsidTr="006F2CA2">
        <w:trPr>
          <w:gridAfter w:val="1"/>
          <w:divId w:val="2116439976"/>
          <w:wAfter w:w="240" w:type="dxa"/>
          <w:cantSplit/>
          <w:jc w:val="center"/>
        </w:trPr>
        <w:tc>
          <w:tcPr>
            <w:tcW w:w="7120" w:type="dxa"/>
            <w:gridSpan w:val="6"/>
          </w:tcPr>
          <w:p w14:paraId="1CB62800"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GUID=59584d32-8b01-4bad-8357-761531956274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Applicant/Plaintiff:</w:t>
            </w:r>
          </w:p>
          <w:p w14:paraId="13293C3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GUID=3cf83d1e-25b3-44d5-b3c2-877b7c6c19ed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2FF847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GUID=831075f1-0010-465a-b0c3-850296a622e7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62E374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GUID=4b2d7593-cb24-4584-9971-54ce4f6a207a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AFBD70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GUID=dd3fec6e-2b3d-462d-9cba-b26e109715f5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3A745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GUID=23645f99-930c-4224-ba18-1f30952f37de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D203A0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GUID=355c30d4-a389-486b-a122-5ed58f9dde2b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85E78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GUID=1c8053a1-ab5f-45a3-a064-fe62f66da69f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B4975A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GUID=526f3223-3375-4e02-a5c5-6bfe4d7cf963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2C33164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GUID=54f41c7d-f1a3-4d6a-a17d-b0e4359cb2c9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78AA2FA" w14:textId="77777777" w:rsidTr="006F2CA2">
        <w:trPr>
          <w:gridAfter w:val="1"/>
          <w:divId w:val="2116439976"/>
          <w:wAfter w:w="240" w:type="dxa"/>
          <w:cantSplit/>
          <w:jc w:val="center"/>
        </w:trPr>
        <w:tc>
          <w:tcPr>
            <w:tcW w:w="7120" w:type="dxa"/>
            <w:gridSpan w:val="6"/>
          </w:tcPr>
          <w:p w14:paraId="46FFCBB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GUID=449614a0-6b1a-4d75-a149-6852422dd8e5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person (other than Applicant/Plaintiff) who is treated or claiming to be treated as parent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E37278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GUID=08a37a15-d4a8-4e2b-b8fb-e8d1ce6cf93c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4F5915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GUID=16bbdff6-4b19-4d6d-8545-8692ec3ecac5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5BD64C4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GUID=1c971778-11c0-43de-bdf3-f5f53ccb7e71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73992D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GUID=34182ca8-ce94-43b7-9ec5-8d782b99826b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06C41C4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GUID=8f5a05ae-8c08-4b48-9264-031765dbdc38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2C7D8A2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GUID=3bb7aafc-7ecf-411b-a085-a7479a2ab642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72A33D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GUID=401477b5-373a-4b80-bf7a-3e8925112f4d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9139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GUID=b61df097-a53a-42e0-9f1d-87e9431a9704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607A869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GUID=efdf1088-321a-4c09-9369-08c9c8d44f40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198C16CF" w14:textId="77777777" w:rsidTr="006F2CA2">
        <w:trPr>
          <w:gridAfter w:val="1"/>
          <w:divId w:val="2116439976"/>
          <w:wAfter w:w="240" w:type="dxa"/>
          <w:cantSplit/>
          <w:jc w:val="center"/>
        </w:trPr>
        <w:tc>
          <w:tcPr>
            <w:tcW w:w="7120" w:type="dxa"/>
            <w:gridSpan w:val="6"/>
          </w:tcPr>
          <w:p w14:paraId="7C9B3346"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GUID=8fcf62ed-4ec6-45af-9a43-312da62d1f99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3.</w:t>
            </w:r>
            <w:r w:rsidRPr="006F2CA2">
              <w:rPr>
                <w:rFonts w:ascii="Times New Roman" w:hAnsi="Times New Roman" w:cs="Times New Roman"/>
                <w:color w:val="000000"/>
                <w:sz w:val="22"/>
                <w:szCs w:val="20"/>
                <w:lang w:val="en-GB" w:eastAsia="en-US"/>
              </w:rPr>
              <w:tab/>
              <w:t>Where section 9 of the Status of Children (Assisted Reproduction Technology) Act 2013 applies, particulars of person whose egg, sperm or embryo was used in the fertilisation procedure undergone by gestational mother by reason of any mistake, negligence, recklessness or fraud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90AF83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GUID=a11eaeba-34bb-41a7-b39f-2a83934e6234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4E0621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GUID=2253338b-8d08-4e7a-b9b6-e055b706235d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0F1F001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GUID=986c3ede-35f2-443b-97d9-427f95633f74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33534AF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GUID=75778cf0-44ae-4515-b780-bc7b0d49da3c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D70EDE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GUID=f23f530b-8934-48a4-ab6a-79839d2536f0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063ABE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GUID=eb94455a-7615-4bbd-955f-b199e19e3ac8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5AC5C55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GUID=33e4fa21-306b-4d08-96d5-ed3d94b62878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70302B9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GUID=b8c87f45-488d-42dd-be02-f00550bb5702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030608C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GUID=69989bf3-3808-4a41-9b79-96de7f0481ae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798FFFC7" w14:textId="77777777" w:rsidTr="006F2CA2">
        <w:trPr>
          <w:gridAfter w:val="1"/>
          <w:divId w:val="2116439976"/>
          <w:wAfter w:w="240" w:type="dxa"/>
          <w:cantSplit/>
          <w:jc w:val="center"/>
        </w:trPr>
        <w:tc>
          <w:tcPr>
            <w:tcW w:w="7120" w:type="dxa"/>
            <w:gridSpan w:val="6"/>
          </w:tcPr>
          <w:p w14:paraId="2E53CC7C"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GUID=b4b867ba-727d-4772-bb47-c7cc28656582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4.</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gestational mother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FD86DE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GUID=253cdd44-f416-4700-b952-2de7f92ffac6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CFC8A30"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GUID=5a69ac6e-d477-4e09-96ac-de969dd17abd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4F4E1C6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GUID=fb8279a7-f9e4-436d-b7af-e4e09bc4f969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02A50B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GUID=551d9a93-1cf7-4c82-9f14-0beb7b2661aa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0B97339"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GUID=5c758c78-ccac-4469-b986-5092250eab84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3586185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GUID=cb83a7f3-f932-4abc-bb4c-746a3635f2b4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461A3A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GUID=907d325a-1e0f-4cb5-89ad-24ace4433087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0CFAE1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GUID=c6188f37-4365-4678-9b1a-d8d0aaf833dc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1A563D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GUID=362fb64f-14d9-4c41-8660-174c250c29b2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FE8B999" w14:textId="77777777" w:rsidTr="006F2CA2">
        <w:trPr>
          <w:gridAfter w:val="1"/>
          <w:divId w:val="2116439976"/>
          <w:wAfter w:w="240" w:type="dxa"/>
          <w:cantSplit/>
          <w:jc w:val="center"/>
        </w:trPr>
        <w:tc>
          <w:tcPr>
            <w:tcW w:w="7120" w:type="dxa"/>
            <w:gridSpan w:val="6"/>
          </w:tcPr>
          <w:p w14:paraId="245473D9"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GUID=1cf0ff7e-5572-4d28-988a-4df2cc8e5b74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5.</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6ED1DB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GUID=e9ca9bc7-b4d5-4320-bdfb-002dce35beb5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19A56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GUID=826ea90c-95e0-43b7-a9e5-d13e52af7c0b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7903448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GUID=08e1accd-d4ee-47d1-a8bc-7052b5554404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Gender:</w:t>
            </w:r>
          </w:p>
          <w:p w14:paraId="0D6822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GUID=2d41f450-aea8-4b3d-9dbc-d4d6c822ddf0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EFF172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GUID=8b01683c-82bd-4065-8817-737eb46f4cef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Time of birth:</w:t>
            </w:r>
          </w:p>
          <w:p w14:paraId="4B2830E6"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GUID=4a3931e9-338f-48cf-848b-8a1aefaa20fa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Birth registration no.:</w:t>
            </w:r>
          </w:p>
        </w:tc>
      </w:tr>
      <w:tr w:rsidR="006F2CA2" w:rsidRPr="006F2CA2" w14:paraId="3D97CBDD" w14:textId="77777777" w:rsidTr="006F2CA2">
        <w:trPr>
          <w:gridAfter w:val="1"/>
          <w:divId w:val="2116439976"/>
          <w:wAfter w:w="240" w:type="dxa"/>
          <w:cantSplit/>
          <w:jc w:val="center"/>
        </w:trPr>
        <w:tc>
          <w:tcPr>
            <w:tcW w:w="7120" w:type="dxa"/>
            <w:gridSpan w:val="6"/>
          </w:tcPr>
          <w:p w14:paraId="7E251EC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GUID=dfa816cd-7ba6-4016-aaac-2e2b0869b75d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Passport number to be stated where person is not a citizen or permanent resident of Singapore)</w:t>
            </w:r>
          </w:p>
          <w:p w14:paraId="711BF18B" w14:textId="77777777" w:rsid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GUID=a6ef3546-0392-40c1-bcd8-031d71acb444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 xml:space="preserve">To fill in </w:t>
            </w:r>
            <w:proofErr w:type="gramStart"/>
            <w:r w:rsidRPr="006F2CA2">
              <w:rPr>
                <w:rFonts w:ascii="Times New Roman" w:hAnsi="Times New Roman" w:cs="Times New Roman"/>
                <w:color w:val="000000"/>
                <w:sz w:val="18"/>
                <w:szCs w:val="18"/>
                <w:lang w:val="en-GB" w:eastAsia="en-US"/>
              </w:rPr>
              <w:t>particulars if</w:t>
            </w:r>
            <w:proofErr w:type="gramEnd"/>
            <w:r w:rsidRPr="006F2CA2">
              <w:rPr>
                <w:rFonts w:ascii="Times New Roman" w:hAnsi="Times New Roman" w:cs="Times New Roman"/>
                <w:color w:val="000000"/>
                <w:sz w:val="18"/>
                <w:szCs w:val="18"/>
                <w:lang w:val="en-GB" w:eastAsia="en-US"/>
              </w:rPr>
              <w:t xml:space="preserve"> known)</w:t>
            </w:r>
          </w:p>
          <w:p w14:paraId="580E558F"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F536BA"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41470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D4DA52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6C51D42"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3005C4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FDFACB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2F0A09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44D0091"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91B9A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FDAA8B"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488458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83E8E4D"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E5E163"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045C65"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A5968D5"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73177A8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6C5AF37"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8DFC724"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BE79B13"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F35106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1C40E5A"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967439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99A1C0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8332824" w14:textId="77777777" w:rsidR="001720DF" w:rsidRPr="006F2CA2" w:rsidRDefault="001720DF" w:rsidP="006F2CA2">
            <w:pPr>
              <w:spacing w:before="60" w:after="60" w:line="240" w:lineRule="auto"/>
              <w:rPr>
                <w:rFonts w:ascii="Times New Roman" w:hAnsi="Times New Roman" w:cs="Times New Roman"/>
                <w:color w:val="000000"/>
                <w:sz w:val="22"/>
                <w:szCs w:val="20"/>
                <w:lang w:val="en-GB" w:eastAsia="en-US"/>
              </w:rPr>
            </w:pPr>
          </w:p>
        </w:tc>
      </w:tr>
      <w:tr w:rsidR="006F2CA2" w:rsidRPr="006F2CA2" w14:paraId="2DE02789" w14:textId="77777777" w:rsidTr="006F2CA2">
        <w:tblPrEx>
          <w:jc w:val="left"/>
        </w:tblPrEx>
        <w:trPr>
          <w:gridBefore w:val="1"/>
          <w:divId w:val="2116439976"/>
          <w:wBefore w:w="100" w:type="dxa"/>
          <w:cantSplit/>
          <w:trHeight w:val="80"/>
        </w:trPr>
        <w:tc>
          <w:tcPr>
            <w:tcW w:w="1340" w:type="dxa"/>
            <w:gridSpan w:val="2"/>
          </w:tcPr>
          <w:p w14:paraId="0374AE83" w14:textId="77777777" w:rsidR="001720DF" w:rsidRPr="001720DF" w:rsidRDefault="001720DF" w:rsidP="001720DF">
            <w:pPr>
              <w:spacing w:before="60" w:after="60" w:line="240" w:lineRule="auto"/>
              <w:ind w:right="-86" w:firstLine="359"/>
              <w:jc w:val="right"/>
              <w:rPr>
                <w:rFonts w:ascii="Times New Roman" w:hAnsi="Times New Roman" w:cs="Times New Roman"/>
                <w:color w:val="000000"/>
                <w:sz w:val="22"/>
                <w:szCs w:val="22"/>
                <w:lang w:val="en-GB" w:eastAsia="en-US"/>
              </w:rPr>
            </w:pPr>
            <w:r>
              <w:rPr>
                <w:rFonts w:ascii="Times New Roman" w:hAnsi="Times New Roman" w:cs="Times New Roman"/>
                <w:color w:val="000000"/>
                <w:sz w:val="18"/>
                <w:szCs w:val="18"/>
                <w:lang w:val="en-GB" w:eastAsia="en-US"/>
              </w:rPr>
              <w:lastRenderedPageBreak/>
              <w:t xml:space="preserve">                                           </w:t>
            </w:r>
          </w:p>
          <w:p w14:paraId="2E57872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EE96392"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GUID=1a2ceb7c-d578-4557-a2c4-ab0e9adbb43f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R.283</w:t>
            </w:r>
          </w:p>
        </w:tc>
        <w:tc>
          <w:tcPr>
            <w:tcW w:w="4200" w:type="dxa"/>
            <w:gridSpan w:val="2"/>
          </w:tcPr>
          <w:p w14:paraId="0A9DC7E9"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r>
              <w:rPr>
                <w:rFonts w:ascii="Times New Roman" w:hAnsi="Times New Roman" w:cs="Times New Roman"/>
                <w:color w:val="000000"/>
                <w:sz w:val="22"/>
                <w:szCs w:val="20"/>
                <w:lang w:val="en-GB" w:eastAsia="en-US"/>
              </w:rPr>
              <w:t>FORM 64</w:t>
            </w:r>
          </w:p>
          <w:p w14:paraId="620AF076"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58B7CF42"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1E97028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GUID=ed6e971b-13c8-4869-bda1-dd4f55529221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ORDER OF COURT</w:t>
            </w:r>
          </w:p>
          <w:p w14:paraId="2247B514"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GUID=1a67e78a-5a1d-400d-8457-80a1995d5999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720" w:type="dxa"/>
            <w:gridSpan w:val="2"/>
          </w:tcPr>
          <w:p w14:paraId="33FA8C2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GUID=4d3acb7f-4e1f-4950-89d1-e7452b2833f7 </w:instrText>
            </w:r>
            <w:r w:rsidRPr="006F2CA2">
              <w:rPr>
                <w:rFonts w:ascii="Times New Roman" w:hAnsi="Times New Roman" w:cs="Times New Roman"/>
                <w:color w:val="000000"/>
                <w:sz w:val="22"/>
                <w:szCs w:val="20"/>
                <w:lang w:val="en-GB" w:eastAsia="en-US"/>
              </w:rPr>
              <w:fldChar w:fldCharType="end"/>
            </w:r>
          </w:p>
        </w:tc>
      </w:tr>
      <w:tr w:rsidR="006F2CA2" w:rsidRPr="006F2CA2" w14:paraId="0546106B" w14:textId="77777777" w:rsidTr="006F2CA2">
        <w:tblPrEx>
          <w:jc w:val="left"/>
        </w:tblPrEx>
        <w:trPr>
          <w:gridBefore w:val="1"/>
          <w:divId w:val="2116439976"/>
          <w:wBefore w:w="100" w:type="dxa"/>
          <w:cantSplit/>
          <w:trHeight w:val="80"/>
        </w:trPr>
        <w:tc>
          <w:tcPr>
            <w:tcW w:w="7260" w:type="dxa"/>
            <w:gridSpan w:val="6"/>
            <w:vAlign w:val="center"/>
          </w:tcPr>
          <w:p w14:paraId="0B598B6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GUID=e701c666-e36c-4843-8037-4bdf83729928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0495D768" w14:textId="77777777" w:rsidTr="006F2CA2">
        <w:tblPrEx>
          <w:jc w:val="left"/>
        </w:tblPrEx>
        <w:trPr>
          <w:gridBefore w:val="1"/>
          <w:divId w:val="2116439976"/>
          <w:wBefore w:w="100" w:type="dxa"/>
          <w:cantSplit/>
          <w:trHeight w:val="80"/>
        </w:trPr>
        <w:tc>
          <w:tcPr>
            <w:tcW w:w="7260" w:type="dxa"/>
            <w:gridSpan w:val="6"/>
            <w:vAlign w:val="center"/>
          </w:tcPr>
          <w:p w14:paraId="6BF0811B"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GUID=74a0ee86-22fe-4635-a192-d25f9873ad6f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t>Parties present at the hearing:</w:t>
            </w:r>
          </w:p>
        </w:tc>
      </w:tr>
      <w:tr w:rsidR="006F2CA2" w:rsidRPr="006F2CA2" w14:paraId="4A2982EC" w14:textId="77777777" w:rsidTr="006F2CA2">
        <w:tblPrEx>
          <w:jc w:val="left"/>
        </w:tblPrEx>
        <w:trPr>
          <w:gridBefore w:val="1"/>
          <w:divId w:val="2116439976"/>
          <w:wBefore w:w="100" w:type="dxa"/>
          <w:cantSplit/>
          <w:trHeight w:val="80"/>
        </w:trPr>
        <w:tc>
          <w:tcPr>
            <w:tcW w:w="7260" w:type="dxa"/>
            <w:gridSpan w:val="6"/>
            <w:vAlign w:val="center"/>
          </w:tcPr>
          <w:p w14:paraId="0375682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GUID=687b1a1c-eb2a-466d-97f6-f999cf295db5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t>Orders made:</w:t>
            </w:r>
          </w:p>
        </w:tc>
      </w:tr>
      <w:tr w:rsidR="006F2CA2" w:rsidRPr="006F2CA2" w14:paraId="03B20B70" w14:textId="77777777" w:rsidTr="006F2CA2">
        <w:tblPrEx>
          <w:jc w:val="left"/>
        </w:tblPrEx>
        <w:trPr>
          <w:gridBefore w:val="1"/>
          <w:divId w:val="2116439976"/>
          <w:wBefore w:w="100" w:type="dxa"/>
          <w:cantSplit/>
          <w:trHeight w:val="80"/>
        </w:trPr>
        <w:tc>
          <w:tcPr>
            <w:tcW w:w="7260" w:type="dxa"/>
            <w:gridSpan w:val="6"/>
            <w:vAlign w:val="center"/>
          </w:tcPr>
          <w:p w14:paraId="3590810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GUID=0aff6c14-c17d-49e2-a67e-4cccfabe855c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 This form requires sealing by the Court and the signature of the Registrar.</w:t>
            </w:r>
          </w:p>
        </w:tc>
      </w:tr>
      <w:tr w:rsidR="006F2CA2" w:rsidRPr="006F2CA2" w14:paraId="624BD53D" w14:textId="77777777" w:rsidTr="006F2CA2">
        <w:tblPrEx>
          <w:jc w:val="left"/>
        </w:tblPrEx>
        <w:trPr>
          <w:gridBefore w:val="1"/>
          <w:divId w:val="2116439976"/>
          <w:wBefore w:w="100" w:type="dxa"/>
          <w:cantSplit/>
          <w:trHeight w:val="80"/>
        </w:trPr>
        <w:tc>
          <w:tcPr>
            <w:tcW w:w="7260" w:type="dxa"/>
            <w:gridSpan w:val="6"/>
            <w:vAlign w:val="center"/>
          </w:tcPr>
          <w:p w14:paraId="606D75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GUID=1b85c40e-9f15-4c51-a4aa-afb7c036e759 </w:instrText>
            </w:r>
            <w:r w:rsidRPr="006F2CA2">
              <w:rPr>
                <w:rFonts w:ascii="Times New Roman" w:hAnsi="Times New Roman" w:cs="Times New Roman"/>
                <w:color w:val="000000"/>
                <w:sz w:val="22"/>
                <w:szCs w:val="20"/>
                <w:lang w:val="en-GB" w:eastAsia="en-US"/>
              </w:rPr>
              <w:fldChar w:fldCharType="end"/>
            </w:r>
          </w:p>
        </w:tc>
      </w:tr>
      <w:tr w:rsidR="006F2CA2" w:rsidRPr="006F2CA2" w14:paraId="4EB0E4D2" w14:textId="77777777" w:rsidTr="006F2CA2">
        <w:tblPrEx>
          <w:jc w:val="left"/>
        </w:tblPrEx>
        <w:trPr>
          <w:gridBefore w:val="1"/>
          <w:divId w:val="2116439976"/>
          <w:wBefore w:w="100" w:type="dxa"/>
          <w:cantSplit/>
          <w:trHeight w:val="80"/>
        </w:trPr>
        <w:tc>
          <w:tcPr>
            <w:tcW w:w="7260" w:type="dxa"/>
            <w:gridSpan w:val="6"/>
            <w:vAlign w:val="center"/>
          </w:tcPr>
          <w:p w14:paraId="12407AB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GUID=e452763f-3548-4961-b48c-a277d06baf6a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THE SCHEDULE</w:t>
            </w:r>
          </w:p>
        </w:tc>
      </w:tr>
      <w:tr w:rsidR="006F2CA2" w:rsidRPr="006F2CA2" w14:paraId="0CF301A1" w14:textId="77777777" w:rsidTr="006F2CA2">
        <w:tblPrEx>
          <w:jc w:val="left"/>
        </w:tblPrEx>
        <w:trPr>
          <w:gridBefore w:val="1"/>
          <w:divId w:val="2116439976"/>
          <w:wBefore w:w="100" w:type="dxa"/>
          <w:cantSplit/>
          <w:trHeight w:val="80"/>
        </w:trPr>
        <w:tc>
          <w:tcPr>
            <w:tcW w:w="7260" w:type="dxa"/>
            <w:gridSpan w:val="6"/>
            <w:vAlign w:val="center"/>
          </w:tcPr>
          <w:p w14:paraId="73472F6B"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GUID=a13d6aaf-5d27-43ee-b6b2-74c83fe14688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PARENTHOOD DETERMINED OR DECLARED</w:t>
            </w:r>
            <w:r w:rsidRPr="006F2CA2">
              <w:rPr>
                <w:rFonts w:ascii="Times New Roman" w:hAnsi="Times New Roman" w:cs="Times New Roman"/>
                <w:color w:val="000000"/>
                <w:sz w:val="22"/>
                <w:szCs w:val="20"/>
                <w:lang w:val="en-GB" w:eastAsia="en-US"/>
              </w:rPr>
              <w:br/>
              <w:t>UNDER SECTION 10 OR 15 OF</w:t>
            </w:r>
            <w:r w:rsidRPr="006F2CA2">
              <w:rPr>
                <w:rFonts w:ascii="Times New Roman" w:hAnsi="Times New Roman" w:cs="Times New Roman"/>
                <w:color w:val="000000"/>
                <w:sz w:val="22"/>
                <w:szCs w:val="20"/>
                <w:lang w:val="en-GB" w:eastAsia="en-US"/>
              </w:rPr>
              <w:br/>
              <w:t>STATUS OF CHILDREN (ASSISTED REPRODUCTION TECHNOLOGY) ACT 2013</w:t>
            </w:r>
          </w:p>
        </w:tc>
      </w:tr>
    </w:tbl>
    <w:p w14:paraId="61922460" w14:textId="77777777" w:rsidR="006F2CA2" w:rsidRPr="006F2CA2" w:rsidRDefault="006F2CA2" w:rsidP="006F2CA2">
      <w:pPr>
        <w:spacing w:before="120" w:after="0" w:line="240" w:lineRule="auto"/>
        <w:jc w:val="both"/>
        <w:divId w:val="2116439976"/>
        <w:rPr>
          <w:rFonts w:ascii="Times New Roman" w:hAnsi="Times New Roman" w:cs="Times New Roman"/>
          <w:color w:val="000000"/>
          <w:sz w:val="26"/>
          <w:szCs w:val="20"/>
          <w:lang w:val="en-GB" w:eastAsia="en-US"/>
        </w:rPr>
      </w:pPr>
    </w:p>
    <w:tbl>
      <w:tblPr>
        <w:tblW w:w="9050" w:type="dxa"/>
        <w:jc w:val="center"/>
        <w:tblLook w:val="04A0" w:firstRow="1" w:lastRow="0" w:firstColumn="1" w:lastColumn="0" w:noHBand="0" w:noVBand="1"/>
      </w:tblPr>
      <w:tblGrid>
        <w:gridCol w:w="1289"/>
        <w:gridCol w:w="852"/>
        <w:gridCol w:w="670"/>
        <w:gridCol w:w="867"/>
        <w:gridCol w:w="695"/>
        <w:gridCol w:w="493"/>
        <w:gridCol w:w="409"/>
        <w:gridCol w:w="1230"/>
        <w:gridCol w:w="1123"/>
        <w:gridCol w:w="1422"/>
      </w:tblGrid>
      <w:tr w:rsidR="005A22FC" w14:paraId="39C9865C" w14:textId="77777777" w:rsidTr="00B71185">
        <w:trPr>
          <w:divId w:val="2116439976"/>
          <w:cantSplit/>
          <w:trHeight w:val="740"/>
          <w:jc w:val="center"/>
        </w:trPr>
        <w:tc>
          <w:tcPr>
            <w:tcW w:w="2141" w:type="dxa"/>
            <w:gridSpan w:val="2"/>
            <w:textDirection w:val="btLr"/>
            <w:vAlign w:val="center"/>
          </w:tcPr>
          <w:p w14:paraId="3E8A5B2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CHILD’S</w:t>
            </w:r>
            <w:r w:rsidRPr="006F2CA2">
              <w:rPr>
                <w:rFonts w:ascii="Times New Roman" w:hAnsi="Times New Roman" w:cs="Times New Roman"/>
                <w:color w:val="000000"/>
                <w:sz w:val="14"/>
                <w:szCs w:val="14"/>
                <w:lang w:val="en-GB" w:eastAsia="en-US"/>
              </w:rPr>
              <w:br/>
              <w:t>PARTICULARS</w:t>
            </w:r>
          </w:p>
        </w:tc>
        <w:tc>
          <w:tcPr>
            <w:tcW w:w="6909" w:type="dxa"/>
            <w:gridSpan w:val="8"/>
          </w:tcPr>
          <w:p w14:paraId="5CD6DC2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GUID=b5222d45-a9f7-4aa8-b735-4a6482f1f98f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Full name</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r>
      <w:tr w:rsidR="00CE5E00" w14:paraId="2BB0846C" w14:textId="77777777" w:rsidTr="00B71185">
        <w:trPr>
          <w:divId w:val="2116439976"/>
          <w:cantSplit/>
          <w:trHeight w:val="560"/>
          <w:jc w:val="center"/>
        </w:trPr>
        <w:tc>
          <w:tcPr>
            <w:tcW w:w="2141" w:type="dxa"/>
            <w:gridSpan w:val="2"/>
            <w:textDirection w:val="btLr"/>
            <w:vAlign w:val="center"/>
          </w:tcPr>
          <w:p w14:paraId="0334535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p>
        </w:tc>
        <w:tc>
          <w:tcPr>
            <w:tcW w:w="670" w:type="dxa"/>
          </w:tcPr>
          <w:p w14:paraId="096EC56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GUID=093c7985-15ad-410e-a320-17f6ad905560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Sex</w:t>
            </w:r>
            <w:r w:rsidRPr="006F2CA2">
              <w:rPr>
                <w:rFonts w:ascii="Times New Roman" w:hAnsi="Times New Roman" w:cs="Times New Roman"/>
                <w:color w:val="000000"/>
                <w:sz w:val="14"/>
                <w:szCs w:val="14"/>
                <w:lang w:val="en-GB" w:eastAsia="en-US"/>
              </w:rPr>
              <w:br/>
            </w:r>
          </w:p>
        </w:tc>
        <w:tc>
          <w:tcPr>
            <w:tcW w:w="867" w:type="dxa"/>
          </w:tcPr>
          <w:p w14:paraId="7997666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GUID=acf72bc5-b139-4dea-848f-6530754d7ec4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695" w:type="dxa"/>
          </w:tcPr>
          <w:p w14:paraId="4041069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GUID=f7b98c23-72e3-48b1-a035-c689f61b0c7f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Day</w:t>
            </w:r>
            <w:r w:rsidRPr="006F2CA2">
              <w:rPr>
                <w:rFonts w:ascii="Times New Roman" w:hAnsi="Times New Roman" w:cs="Times New Roman"/>
                <w:color w:val="000000"/>
                <w:sz w:val="14"/>
                <w:szCs w:val="14"/>
                <w:lang w:val="en-GB" w:eastAsia="en-US"/>
              </w:rPr>
              <w:br/>
            </w:r>
          </w:p>
        </w:tc>
        <w:tc>
          <w:tcPr>
            <w:tcW w:w="902" w:type="dxa"/>
            <w:gridSpan w:val="2"/>
          </w:tcPr>
          <w:p w14:paraId="19A6461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GUID=cefee76b-bb89-41e5-ac76-010cd512c262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Month</w:t>
            </w:r>
            <w:r w:rsidRPr="006F2CA2">
              <w:rPr>
                <w:rFonts w:ascii="Times New Roman" w:hAnsi="Times New Roman" w:cs="Times New Roman"/>
                <w:color w:val="000000"/>
                <w:sz w:val="14"/>
                <w:szCs w:val="14"/>
                <w:lang w:val="en-GB" w:eastAsia="en-US"/>
              </w:rPr>
              <w:br/>
            </w:r>
          </w:p>
        </w:tc>
        <w:tc>
          <w:tcPr>
            <w:tcW w:w="1230" w:type="dxa"/>
          </w:tcPr>
          <w:p w14:paraId="1ADBB08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GUID=771c2480-6c6d-4351-b704-35030615a38f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Year</w:t>
            </w:r>
            <w:r w:rsidRPr="006F2CA2">
              <w:rPr>
                <w:rFonts w:ascii="Times New Roman" w:hAnsi="Times New Roman" w:cs="Times New Roman"/>
                <w:color w:val="000000"/>
                <w:sz w:val="14"/>
                <w:szCs w:val="14"/>
                <w:lang w:val="en-GB" w:eastAsia="en-US"/>
              </w:rPr>
              <w:br/>
            </w:r>
          </w:p>
        </w:tc>
        <w:tc>
          <w:tcPr>
            <w:tcW w:w="1123" w:type="dxa"/>
          </w:tcPr>
          <w:p w14:paraId="7910128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GUID=ff981754-fec5-4414-b626-25c513e8d46c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Place of birth</w:t>
            </w:r>
            <w:r w:rsidRPr="006F2CA2">
              <w:rPr>
                <w:rFonts w:ascii="Times New Roman" w:hAnsi="Times New Roman" w:cs="Times New Roman"/>
                <w:color w:val="000000"/>
                <w:sz w:val="14"/>
                <w:szCs w:val="14"/>
                <w:lang w:val="en-GB" w:eastAsia="en-US"/>
              </w:rPr>
              <w:br/>
            </w:r>
          </w:p>
        </w:tc>
        <w:tc>
          <w:tcPr>
            <w:tcW w:w="1422" w:type="dxa"/>
          </w:tcPr>
          <w:p w14:paraId="78A34C3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GUID=fe92c363-8d50-44a9-a881-988a2b281c9f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Birth Register No.</w:t>
            </w:r>
            <w:r w:rsidRPr="006F2CA2">
              <w:rPr>
                <w:rFonts w:ascii="Times New Roman" w:hAnsi="Times New Roman" w:cs="Times New Roman"/>
                <w:color w:val="000000"/>
                <w:sz w:val="14"/>
                <w:szCs w:val="14"/>
                <w:lang w:val="en-GB" w:eastAsia="en-US"/>
              </w:rPr>
              <w:br/>
            </w:r>
          </w:p>
        </w:tc>
      </w:tr>
      <w:tr w:rsidR="005A22FC" w14:paraId="40881952" w14:textId="77777777" w:rsidTr="00B71185">
        <w:trPr>
          <w:divId w:val="2116439976"/>
          <w:cantSplit/>
          <w:jc w:val="center"/>
        </w:trPr>
        <w:tc>
          <w:tcPr>
            <w:tcW w:w="2141" w:type="dxa"/>
            <w:gridSpan w:val="2"/>
            <w:textDirection w:val="btLr"/>
            <w:vAlign w:val="center"/>
          </w:tcPr>
          <w:p w14:paraId="2DD4E8F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before Order made under section 10 or 15 of the Act</w:t>
            </w:r>
          </w:p>
        </w:tc>
        <w:tc>
          <w:tcPr>
            <w:tcW w:w="2725" w:type="dxa"/>
            <w:gridSpan w:val="4"/>
          </w:tcPr>
          <w:p w14:paraId="5BFB363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GUID=3e2f43c0-22ad-4fba-a896-372309080d31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Father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4F5C6D1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GUID=fafa3837-f690-4ee3-a158-b73d0f3b90a6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Father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27D20EA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GUID=5714ea3b-7e1e-4c12-9dc9-73e2482d542e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64581F8B" w14:textId="77777777" w:rsidTr="00B71185">
        <w:trPr>
          <w:divId w:val="2116439976"/>
          <w:cantSplit/>
          <w:jc w:val="center"/>
        </w:trPr>
        <w:tc>
          <w:tcPr>
            <w:tcW w:w="2141" w:type="dxa"/>
            <w:gridSpan w:val="2"/>
            <w:textDirection w:val="btLr"/>
            <w:vAlign w:val="center"/>
          </w:tcPr>
          <w:p w14:paraId="404028A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p>
        </w:tc>
        <w:tc>
          <w:tcPr>
            <w:tcW w:w="2725" w:type="dxa"/>
            <w:gridSpan w:val="4"/>
          </w:tcPr>
          <w:p w14:paraId="786505B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GUID=fef49e43-cee2-44f6-af8e-6d80d5503965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Mother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5698C59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GUID=3b6d6014-9a01-4111-ab2a-43518ff330e1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Mother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3DE0638E"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GUID=0a53b747-33f8-4478-b88d-eb43ba6f114d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D264DC" w14:paraId="33E0B39B" w14:textId="77777777" w:rsidTr="00B71185">
        <w:trPr>
          <w:divId w:val="2116439976"/>
          <w:cantSplit/>
          <w:jc w:val="center"/>
        </w:trPr>
        <w:tc>
          <w:tcPr>
            <w:tcW w:w="1289" w:type="dxa"/>
            <w:textDirection w:val="btLr"/>
            <w:vAlign w:val="center"/>
          </w:tcPr>
          <w:p w14:paraId="23BEF2FC"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DETERMINED OR DECLARED UNDER SECTION 10 OR 15 OF THE ACT</w:t>
            </w:r>
          </w:p>
        </w:tc>
        <w:tc>
          <w:tcPr>
            <w:tcW w:w="852" w:type="dxa"/>
            <w:textDirection w:val="btLr"/>
            <w:vAlign w:val="center"/>
          </w:tcPr>
          <w:p w14:paraId="6F7C7F1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Father</w:t>
            </w:r>
          </w:p>
        </w:tc>
        <w:tc>
          <w:tcPr>
            <w:tcW w:w="3134" w:type="dxa"/>
            <w:gridSpan w:val="5"/>
          </w:tcPr>
          <w:p w14:paraId="1623A0F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GUID=2a6cc305-b070-462a-b3f7-f77300b243ff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and Surname</w:t>
            </w:r>
            <w:r w:rsidRPr="006F2CA2">
              <w:rPr>
                <w:rFonts w:ascii="Times New Roman" w:hAnsi="Times New Roman" w:cs="Times New Roman"/>
                <w:color w:val="000000"/>
                <w:sz w:val="14"/>
                <w:szCs w:val="14"/>
                <w:lang w:val="en-GB" w:eastAsia="en-US"/>
              </w:rPr>
              <w:br/>
            </w:r>
          </w:p>
        </w:tc>
        <w:tc>
          <w:tcPr>
            <w:tcW w:w="2353" w:type="dxa"/>
            <w:gridSpan w:val="2"/>
          </w:tcPr>
          <w:p w14:paraId="6FE406D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GUID=fe14721c-596b-496c-b9fe-e320b8ee01d8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19E651E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GUID=062d51f7-b121-428f-8705-54d488eaea37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24499DF" w14:textId="77777777" w:rsidTr="00B71185">
        <w:trPr>
          <w:divId w:val="2116439976"/>
          <w:cantSplit/>
          <w:jc w:val="center"/>
        </w:trPr>
        <w:tc>
          <w:tcPr>
            <w:tcW w:w="1289" w:type="dxa"/>
            <w:textDirection w:val="btLr"/>
            <w:vAlign w:val="center"/>
          </w:tcPr>
          <w:p w14:paraId="4E570CF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C9A0AE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CA1BE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GUID=75d76a18-e5af-4b57-ac38-61bd60f4f631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24113D0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GUID=3a72e4cf-118b-41cc-a246-6019329193c6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445EC1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GUID=2d872b57-ae85-4ca4-bfaa-7810346031ff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433AC5B2" w14:textId="77777777" w:rsidTr="00B71185">
        <w:trPr>
          <w:divId w:val="2116439976"/>
          <w:cantSplit/>
          <w:jc w:val="center"/>
        </w:trPr>
        <w:tc>
          <w:tcPr>
            <w:tcW w:w="1289" w:type="dxa"/>
            <w:textDirection w:val="btLr"/>
            <w:vAlign w:val="center"/>
          </w:tcPr>
          <w:p w14:paraId="1CCFB1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66E3770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F5B568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GUID=7f236098-22c2-4e9f-ae1b-d9b2c793fa4a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E13A8A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GUID=ec75587d-3355-4df3-91b6-ef3c2a2c9390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D264DC" w14:paraId="743624E5" w14:textId="77777777" w:rsidTr="00B71185">
        <w:trPr>
          <w:divId w:val="2116439976"/>
          <w:cantSplit/>
          <w:jc w:val="center"/>
        </w:trPr>
        <w:tc>
          <w:tcPr>
            <w:tcW w:w="1289" w:type="dxa"/>
            <w:textDirection w:val="btLr"/>
            <w:vAlign w:val="center"/>
          </w:tcPr>
          <w:p w14:paraId="40BF172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DE7222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Mother</w:t>
            </w:r>
          </w:p>
        </w:tc>
        <w:tc>
          <w:tcPr>
            <w:tcW w:w="3134" w:type="dxa"/>
            <w:gridSpan w:val="5"/>
          </w:tcPr>
          <w:p w14:paraId="27172CB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GUID=0a2a4d0b-47a1-494b-b6bd-92b10dfa204f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Maiden Name</w:t>
            </w:r>
            <w:r w:rsidRPr="006F2CA2">
              <w:rPr>
                <w:rFonts w:ascii="Times New Roman" w:hAnsi="Times New Roman" w:cs="Times New Roman"/>
                <w:color w:val="000000"/>
                <w:sz w:val="14"/>
                <w:szCs w:val="14"/>
                <w:lang w:val="en-GB" w:eastAsia="en-US"/>
              </w:rPr>
              <w:br/>
            </w:r>
          </w:p>
        </w:tc>
        <w:tc>
          <w:tcPr>
            <w:tcW w:w="2353" w:type="dxa"/>
            <w:gridSpan w:val="2"/>
          </w:tcPr>
          <w:p w14:paraId="3F1AE81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GUID=1ccb1453-18f9-4e17-8d85-92a1f50e8dce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0647312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GUID=b55a756f-56cd-45f0-833e-a02e56c5026b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5BDE56A" w14:textId="77777777" w:rsidTr="00B71185">
        <w:trPr>
          <w:divId w:val="2116439976"/>
          <w:cantSplit/>
          <w:jc w:val="center"/>
        </w:trPr>
        <w:tc>
          <w:tcPr>
            <w:tcW w:w="1289" w:type="dxa"/>
            <w:textDirection w:val="btLr"/>
            <w:vAlign w:val="center"/>
          </w:tcPr>
          <w:p w14:paraId="5C32631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140F89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315E79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GUID=c6d3edbf-e990-4127-82cc-2ea87b840702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6A61684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GUID=6f1427e6-24cc-4881-b3e8-457261263b33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35EAA4B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GUID=6ebd3488-65a4-488e-a205-382128c8176b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2B4DF926" w14:textId="77777777" w:rsidTr="00B71185">
        <w:trPr>
          <w:divId w:val="2116439976"/>
          <w:cantSplit/>
          <w:jc w:val="center"/>
        </w:trPr>
        <w:tc>
          <w:tcPr>
            <w:tcW w:w="1289" w:type="dxa"/>
            <w:textDirection w:val="btLr"/>
            <w:vAlign w:val="center"/>
          </w:tcPr>
          <w:p w14:paraId="6116BA5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3FF6B91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7726ED3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GUID=5976452a-5cab-4f2b-80fb-55e467be4949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B670C4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GUID=5f32921e-f1bb-4a87-bba8-dba05b5cdff6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5A22FC" w14:paraId="28296C47" w14:textId="77777777" w:rsidTr="00B71185">
        <w:trPr>
          <w:divId w:val="2116439976"/>
          <w:cantSplit/>
          <w:jc w:val="center"/>
        </w:trPr>
        <w:tc>
          <w:tcPr>
            <w:tcW w:w="2141" w:type="dxa"/>
            <w:gridSpan w:val="2"/>
          </w:tcPr>
          <w:p w14:paraId="695BF0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0738C6A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GUID=774ef3dc-0477-4a26-8854-a184dabbe6bf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Order made under section 10 or 15 of the Act</w:t>
            </w:r>
          </w:p>
        </w:tc>
      </w:tr>
      <w:tr w:rsidR="005A22FC" w14:paraId="31AB1A50" w14:textId="77777777" w:rsidTr="00B71185">
        <w:trPr>
          <w:divId w:val="2116439976"/>
          <w:cantSplit/>
          <w:jc w:val="center"/>
        </w:trPr>
        <w:tc>
          <w:tcPr>
            <w:tcW w:w="2141" w:type="dxa"/>
            <w:gridSpan w:val="2"/>
          </w:tcPr>
          <w:p w14:paraId="582BAC7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1E83644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GUID=caf0c912-c183-4f9d-8ffc-eff9ee2e61a0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Description of Court by which made</w:t>
            </w:r>
          </w:p>
        </w:tc>
      </w:tr>
      <w:tr w:rsidR="005A22FC" w14:paraId="21F7C873" w14:textId="77777777" w:rsidTr="00B71185">
        <w:trPr>
          <w:divId w:val="2116439976"/>
          <w:cantSplit/>
          <w:jc w:val="center"/>
        </w:trPr>
        <w:tc>
          <w:tcPr>
            <w:tcW w:w="2141" w:type="dxa"/>
            <w:gridSpan w:val="2"/>
          </w:tcPr>
          <w:p w14:paraId="0C1D481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5A62F90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GUID=236ebd46-8fbf-4e1a-a6e4-cecd86d0429b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t xml:space="preserve"> Passport number to be stated where person is not a citizen or permanent resident of Singapore)</w:t>
            </w:r>
          </w:p>
        </w:tc>
      </w:tr>
    </w:tbl>
    <w:p w14:paraId="39D1ADE2" w14:textId="77777777" w:rsidR="00B71185" w:rsidRDefault="00B71185">
      <w:pPr>
        <w:divId w:val="2116439976"/>
      </w:pPr>
      <w:r>
        <w:br w:type="page"/>
      </w:r>
    </w:p>
    <w:tbl>
      <w:tblPr>
        <w:tblW w:w="9050" w:type="dxa"/>
        <w:jc w:val="center"/>
        <w:tblLook w:val="04A0" w:firstRow="1" w:lastRow="0" w:firstColumn="1" w:lastColumn="0" w:noHBand="0" w:noVBand="1"/>
      </w:tblPr>
      <w:tblGrid>
        <w:gridCol w:w="9050"/>
      </w:tblGrid>
      <w:tr w:rsidR="006F2CA2" w:rsidRPr="006F2CA2" w14:paraId="03FE9467" w14:textId="77777777" w:rsidTr="00ED0FE9">
        <w:trPr>
          <w:divId w:val="2116439976"/>
          <w:cantSplit/>
          <w:jc w:val="center"/>
        </w:trPr>
        <w:tc>
          <w:tcPr>
            <w:tcW w:w="9050" w:type="dxa"/>
            <w:shd w:val="clear" w:color="auto" w:fill="auto"/>
          </w:tcPr>
          <w:p w14:paraId="3C08833B"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lastRenderedPageBreak/>
              <w:t>FORM 64-1</w:t>
            </w:r>
          </w:p>
          <w:p w14:paraId="2D9F36E4"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5009951B" w14:textId="77777777" w:rsidR="00F52108" w:rsidRPr="00B71185"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B71185">
              <w:rPr>
                <w:rFonts w:ascii="Times New Roman" w:hAnsi="Times New Roman" w:cs="Times New Roman"/>
                <w:sz w:val="22"/>
                <w:szCs w:val="22"/>
              </w:rPr>
              <w:t>LIMITED CIVIL RESTRAINT ORDER)</w:t>
            </w:r>
          </w:p>
          <w:p w14:paraId="1AAA0334"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 xml:space="preserve">IN THE FAMILY JUSTICE COURTS OF THE REPUBLIC OF </w:t>
            </w:r>
          </w:p>
          <w:p w14:paraId="0749A5E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SINGAPORE</w:t>
            </w:r>
          </w:p>
          <w:p w14:paraId="2F6F4C3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xml:space="preserve">Case No. </w:t>
            </w:r>
            <w:r w:rsidRPr="00B71185">
              <w:rPr>
                <w:rFonts w:ascii="Times New Roman" w:hAnsi="Times New Roman" w:cs="Times New Roman"/>
                <w:sz w:val="22"/>
                <w:szCs w:val="22"/>
              </w:rPr>
              <w:tab/>
            </w:r>
          </w:p>
          <w:p w14:paraId="5BCCA384"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Date of Order:</w:t>
            </w:r>
          </w:p>
          <w:p w14:paraId="54A9D33F"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Made By:</w:t>
            </w:r>
          </w:p>
          <w:p w14:paraId="1219FEF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B71185" w14:paraId="6E1EE08F" w14:textId="77777777" w:rsidTr="00F52108">
              <w:trPr>
                <w:cantSplit/>
                <w:jc w:val="center"/>
              </w:trPr>
              <w:tc>
                <w:tcPr>
                  <w:tcW w:w="7120" w:type="dxa"/>
                </w:tcPr>
                <w:p w14:paraId="0A58075B"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GUID=4c938f20-bd96-447b-8b98-ccb6e0a0b2ba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Plaintiff/Appellant*</w:t>
                  </w:r>
                </w:p>
              </w:tc>
            </w:tr>
            <w:tr w:rsidR="00F52108" w:rsidRPr="00B71185" w14:paraId="713965EF" w14:textId="77777777" w:rsidTr="00F52108">
              <w:trPr>
                <w:cantSplit/>
                <w:jc w:val="center"/>
              </w:trPr>
              <w:tc>
                <w:tcPr>
                  <w:tcW w:w="7120" w:type="dxa"/>
                </w:tcPr>
                <w:p w14:paraId="3199B820" w14:textId="77777777" w:rsidR="00F52108" w:rsidRPr="00B71185" w:rsidRDefault="00F52108" w:rsidP="00F52108">
                  <w:pPr>
                    <w:spacing w:before="60" w:after="60" w:line="240" w:lineRule="auto"/>
                    <w:jc w:val="center"/>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GUID=02314eda-eeaa-48cd-8cc1-2e538de57773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And</w:t>
                  </w:r>
                </w:p>
              </w:tc>
            </w:tr>
            <w:tr w:rsidR="00F52108" w:rsidRPr="00B71185" w14:paraId="5A0408A3" w14:textId="77777777" w:rsidTr="00F52108">
              <w:trPr>
                <w:cantSplit/>
                <w:jc w:val="center"/>
              </w:trPr>
              <w:tc>
                <w:tcPr>
                  <w:tcW w:w="7120" w:type="dxa"/>
                </w:tcPr>
                <w:p w14:paraId="42087883"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GUID=7997e846-6396-4293-8681-5dd094de165f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Defendant/Respondent*</w:t>
                  </w:r>
                </w:p>
              </w:tc>
            </w:tr>
            <w:tr w:rsidR="00F52108" w:rsidRPr="00B71185" w14:paraId="22D673FD" w14:textId="77777777" w:rsidTr="00F52108">
              <w:trPr>
                <w:cantSplit/>
                <w:jc w:val="center"/>
              </w:trPr>
              <w:tc>
                <w:tcPr>
                  <w:tcW w:w="7120" w:type="dxa"/>
                </w:tcPr>
                <w:p w14:paraId="67CC4741" w14:textId="77777777" w:rsidR="00F52108" w:rsidRPr="00B71185" w:rsidRDefault="00F52108" w:rsidP="00F52108">
                  <w:pPr>
                    <w:spacing w:before="60" w:after="60" w:line="240" w:lineRule="auto"/>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GUID=77778f03-36e3-498e-9e9a-98c583d001bf </w:instrText>
                  </w:r>
                  <w:r w:rsidRPr="00B71185">
                    <w:rPr>
                      <w:rFonts w:ascii="Times New Roman" w:hAnsi="Times New Roman" w:cs="Times New Roman"/>
                      <w:sz w:val="22"/>
                      <w:szCs w:val="22"/>
                      <w:lang w:val="en-GB" w:eastAsia="en-US"/>
                    </w:rPr>
                    <w:fldChar w:fldCharType="end"/>
                  </w:r>
                </w:p>
              </w:tc>
            </w:tr>
          </w:tbl>
          <w:p w14:paraId="182C6F8E"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Nature of Hearing in Open Court</w:t>
            </w:r>
          </w:p>
          <w:p w14:paraId="7BC0485D" w14:textId="77777777" w:rsidR="00F52108" w:rsidRPr="00B71185" w:rsidRDefault="00F52108" w:rsidP="00F52108">
            <w:pPr>
              <w:tabs>
                <w:tab w:val="left" w:pos="7088"/>
              </w:tabs>
              <w:rPr>
                <w:rFonts w:ascii="Times New Roman" w:hAnsi="Times New Roman" w:cs="Times New Roman"/>
                <w:b/>
                <w:sz w:val="22"/>
                <w:szCs w:val="22"/>
              </w:rPr>
            </w:pPr>
          </w:p>
          <w:p w14:paraId="1AA51751"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Parties Present at the Hearing</w:t>
            </w:r>
          </w:p>
          <w:p w14:paraId="4A7C37E5" w14:textId="77777777" w:rsidR="00F52108" w:rsidRPr="00B71185" w:rsidRDefault="00F52108" w:rsidP="00F52108">
            <w:pPr>
              <w:tabs>
                <w:tab w:val="left" w:pos="7088"/>
              </w:tabs>
              <w:rPr>
                <w:rFonts w:ascii="Times New Roman" w:hAnsi="Times New Roman" w:cs="Times New Roman"/>
                <w:b/>
                <w:sz w:val="22"/>
                <w:szCs w:val="22"/>
              </w:rPr>
            </w:pPr>
          </w:p>
          <w:p w14:paraId="1A79323F"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Orders Made:</w:t>
            </w:r>
          </w:p>
          <w:p w14:paraId="36895D80"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The (party) is restrained from making any further application in (the legal proceedings in respect of which this order is made) without the leave of the Court. </w:t>
            </w:r>
          </w:p>
          <w:p w14:paraId="4ED4BD55"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The (party) may apply to amend, </w:t>
            </w:r>
            <w:proofErr w:type="gramStart"/>
            <w:r w:rsidRPr="00B71185">
              <w:rPr>
                <w:sz w:val="22"/>
                <w:szCs w:val="22"/>
              </w:rPr>
              <w:t>vary</w:t>
            </w:r>
            <w:proofErr w:type="gramEnd"/>
            <w:r w:rsidRPr="00B71185">
              <w:rPr>
                <w:sz w:val="22"/>
                <w:szCs w:val="22"/>
              </w:rPr>
              <w:t xml:space="preserve"> or discharge this order, only if the (party) has the leave of the Court to make the application.</w:t>
            </w:r>
          </w:p>
          <w:p w14:paraId="52704ACE"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This order remains in force for the duration of (the legal proceedings in respect of which this order is made) / until (date). </w:t>
            </w:r>
          </w:p>
          <w:p w14:paraId="38F2B460"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(state the order on costs or any other orders made by the Court).</w:t>
            </w:r>
          </w:p>
          <w:p w14:paraId="51FEA429" w14:textId="77777777" w:rsidR="00F52108" w:rsidRPr="00B71185" w:rsidRDefault="00F52108" w:rsidP="00F52108">
            <w:pPr>
              <w:pStyle w:val="ListParagraph"/>
              <w:tabs>
                <w:tab w:val="left" w:pos="7088"/>
              </w:tabs>
              <w:spacing w:after="160" w:line="259" w:lineRule="auto"/>
              <w:contextualSpacing/>
              <w:jc w:val="both"/>
              <w:rPr>
                <w:sz w:val="22"/>
                <w:szCs w:val="22"/>
              </w:rPr>
            </w:pPr>
          </w:p>
          <w:p w14:paraId="30EC9834" w14:textId="77777777" w:rsidR="00F52108" w:rsidRPr="00B71185" w:rsidRDefault="00F52108" w:rsidP="00F52108">
            <w:pPr>
              <w:tabs>
                <w:tab w:val="left" w:pos="7088"/>
              </w:tabs>
              <w:jc w:val="both"/>
              <w:rPr>
                <w:rFonts w:ascii="Times New Roman" w:hAnsi="Times New Roman" w:cs="Times New Roman"/>
                <w:b/>
                <w:sz w:val="22"/>
                <w:szCs w:val="22"/>
              </w:rPr>
            </w:pPr>
            <w:r w:rsidRPr="00B71185">
              <w:rPr>
                <w:rFonts w:ascii="Times New Roman" w:hAnsi="Times New Roman" w:cs="Times New Roman"/>
                <w:b/>
                <w:sz w:val="22"/>
                <w:szCs w:val="22"/>
              </w:rPr>
              <w:t>Important Message:</w:t>
            </w:r>
          </w:p>
          <w:p w14:paraId="7F97DE86"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You must obey the directions contained in this order. If you disobey any direction contained in this order, you will be guilty of contempt of court and may be sent to prison or fined.</w:t>
            </w:r>
          </w:p>
          <w:p w14:paraId="0040C081" w14:textId="77777777" w:rsidR="00ED0FE9" w:rsidRPr="00B71185" w:rsidRDefault="00ED0FE9" w:rsidP="00ED0FE9">
            <w:pPr>
              <w:pStyle w:val="ListParagraph"/>
              <w:ind w:left="1210"/>
              <w:jc w:val="both"/>
              <w:rPr>
                <w:sz w:val="22"/>
                <w:szCs w:val="22"/>
              </w:rPr>
            </w:pPr>
          </w:p>
          <w:p w14:paraId="4F25D839"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If you apply for leave to make an application in the legal proceedings mentioned in this order, you must serve the application for leave, and the supporting affidavit, on every intended respondent to the application and, if this order was made on the application of the Attorney</w:t>
            </w:r>
            <w:r w:rsidRPr="00B71185">
              <w:rPr>
                <w:sz w:val="22"/>
                <w:szCs w:val="22"/>
              </w:rPr>
              <w:noBreakHyphen/>
              <w:t>General, on the Attorney-General.</w:t>
            </w:r>
          </w:p>
          <w:p w14:paraId="79E4E7DC" w14:textId="77777777" w:rsidR="00ED0FE9" w:rsidRPr="00B71185" w:rsidRDefault="00ED0FE9" w:rsidP="00B71185">
            <w:pPr>
              <w:pStyle w:val="ListParagraph"/>
              <w:ind w:left="709" w:hanging="709"/>
              <w:jc w:val="both"/>
              <w:rPr>
                <w:sz w:val="22"/>
                <w:szCs w:val="22"/>
              </w:rPr>
            </w:pPr>
          </w:p>
          <w:p w14:paraId="5D9FD363"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lastRenderedPageBreak/>
              <w:t>If you apply for leave to make an application to amend, vary or discharge this order, you must serve the application for leave, and the supporting affidavit, on every party to the application pursuant to which this order was made.</w:t>
            </w:r>
          </w:p>
          <w:p w14:paraId="577D6F87" w14:textId="77777777" w:rsidR="00ED0FE9" w:rsidRPr="00B71185" w:rsidRDefault="00ED0FE9" w:rsidP="00B71185">
            <w:pPr>
              <w:pStyle w:val="ListParagraph"/>
              <w:ind w:left="709" w:hanging="709"/>
              <w:jc w:val="both"/>
              <w:rPr>
                <w:sz w:val="22"/>
                <w:szCs w:val="22"/>
              </w:rPr>
            </w:pPr>
          </w:p>
          <w:p w14:paraId="022C83D6"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If you attempt to make an application in the legal proceedings mentioned in this order, or attempt to make an application to amend, vary or discharge this order, without first obtaining the leave of the Court, your application will be treated as dismissed without the Court having to make any further order, and without the need for any other party to be heard on the merits of your application.</w:t>
            </w:r>
          </w:p>
          <w:p w14:paraId="00CA4A8A" w14:textId="77777777" w:rsidR="00ED0FE9" w:rsidRPr="00B71185" w:rsidRDefault="00ED0FE9" w:rsidP="00B71185">
            <w:pPr>
              <w:pStyle w:val="ListParagraph"/>
              <w:ind w:left="709" w:hanging="709"/>
              <w:jc w:val="both"/>
              <w:rPr>
                <w:sz w:val="22"/>
                <w:szCs w:val="22"/>
              </w:rPr>
            </w:pPr>
          </w:p>
          <w:p w14:paraId="6B9A4089" w14:textId="77777777" w:rsidR="00F52108" w:rsidRPr="00B71185" w:rsidRDefault="00F52108" w:rsidP="006172E9">
            <w:pPr>
              <w:pStyle w:val="ListParagraph"/>
              <w:numPr>
                <w:ilvl w:val="0"/>
                <w:numId w:val="134"/>
              </w:numPr>
              <w:ind w:left="709" w:hanging="709"/>
              <w:jc w:val="both"/>
              <w:rPr>
                <w:sz w:val="22"/>
                <w:szCs w:val="22"/>
              </w:rPr>
            </w:pPr>
            <w:r w:rsidRPr="00B71185">
              <w:rPr>
                <w:sz w:val="22"/>
                <w:szCs w:val="22"/>
              </w:rPr>
              <w:t>If you do not understand anything in this order, you should consult a solicitor as soon as possible.</w:t>
            </w:r>
          </w:p>
          <w:p w14:paraId="17AAC5A5" w14:textId="77777777" w:rsidR="00F52108" w:rsidRPr="00B71185" w:rsidRDefault="00F52108" w:rsidP="00F52108">
            <w:pPr>
              <w:jc w:val="both"/>
              <w:rPr>
                <w:rFonts w:ascii="Times New Roman" w:hAnsi="Times New Roman" w:cs="Times New Roman"/>
                <w:sz w:val="22"/>
                <w:szCs w:val="22"/>
              </w:rPr>
            </w:pPr>
          </w:p>
          <w:p w14:paraId="0D6D17BF" w14:textId="77777777" w:rsidR="00F52108" w:rsidRPr="00B71185" w:rsidRDefault="00F52108" w:rsidP="00F52108">
            <w:pPr>
              <w:jc w:val="both"/>
              <w:rPr>
                <w:rFonts w:ascii="Times New Roman" w:hAnsi="Times New Roman" w:cs="Times New Roman"/>
                <w:sz w:val="22"/>
                <w:szCs w:val="22"/>
              </w:rPr>
            </w:pPr>
          </w:p>
          <w:p w14:paraId="2D34B4D5" w14:textId="77777777" w:rsidR="00F52108" w:rsidRPr="00B71185" w:rsidRDefault="00F52108" w:rsidP="00F52108">
            <w:pPr>
              <w:jc w:val="both"/>
              <w:rPr>
                <w:rFonts w:ascii="Times New Roman" w:hAnsi="Times New Roman" w:cs="Times New Roman"/>
                <w:sz w:val="22"/>
                <w:szCs w:val="22"/>
              </w:rPr>
            </w:pPr>
          </w:p>
          <w:p w14:paraId="5A0A1CE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This form requires sealing by the Court and the signature of the Registrar.</w:t>
            </w:r>
          </w:p>
          <w:p w14:paraId="5104B039"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*Delete as appropriate</w:t>
            </w:r>
          </w:p>
          <w:p w14:paraId="3BE96BC6" w14:textId="77777777" w:rsidR="00F52108" w:rsidRPr="00B71185" w:rsidRDefault="00F52108" w:rsidP="00F52108">
            <w:pPr>
              <w:rPr>
                <w:rFonts w:ascii="Times New Roman" w:hAnsi="Times New Roman" w:cs="Times New Roman"/>
                <w:sz w:val="22"/>
                <w:szCs w:val="22"/>
              </w:rPr>
            </w:pPr>
            <w:r w:rsidRPr="00B71185">
              <w:rPr>
                <w:rFonts w:ascii="Times New Roman" w:hAnsi="Times New Roman" w:cs="Times New Roman"/>
                <w:sz w:val="22"/>
                <w:szCs w:val="22"/>
              </w:rPr>
              <w:br w:type="page"/>
            </w:r>
          </w:p>
          <w:p w14:paraId="04D86872" w14:textId="77777777" w:rsidR="00F52108" w:rsidRDefault="00F52108" w:rsidP="00F52108">
            <w:pPr>
              <w:jc w:val="center"/>
              <w:rPr>
                <w:rFonts w:ascii="Times New Roman" w:hAnsi="Times New Roman" w:cs="Times New Roman"/>
              </w:rPr>
            </w:pPr>
            <w:bookmarkStart w:id="7" w:name="Form642"/>
            <w:bookmarkEnd w:id="7"/>
          </w:p>
          <w:p w14:paraId="7D2B84E6" w14:textId="77777777" w:rsidR="00F52108" w:rsidRDefault="00F52108" w:rsidP="00F52108">
            <w:pPr>
              <w:jc w:val="center"/>
              <w:rPr>
                <w:rFonts w:ascii="Times New Roman" w:hAnsi="Times New Roman" w:cs="Times New Roman"/>
              </w:rPr>
            </w:pPr>
          </w:p>
          <w:p w14:paraId="09966132" w14:textId="77777777" w:rsidR="00F52108" w:rsidRDefault="00F52108" w:rsidP="00F52108">
            <w:pPr>
              <w:jc w:val="center"/>
              <w:rPr>
                <w:rFonts w:ascii="Times New Roman" w:hAnsi="Times New Roman" w:cs="Times New Roman"/>
              </w:rPr>
            </w:pPr>
          </w:p>
          <w:p w14:paraId="691B7588" w14:textId="77777777" w:rsidR="00F52108" w:rsidRDefault="00F52108" w:rsidP="00F52108">
            <w:pPr>
              <w:jc w:val="center"/>
              <w:rPr>
                <w:rFonts w:ascii="Times New Roman" w:hAnsi="Times New Roman" w:cs="Times New Roman"/>
              </w:rPr>
            </w:pPr>
          </w:p>
          <w:p w14:paraId="5D78CF5A" w14:textId="77777777" w:rsidR="00F52108" w:rsidRDefault="00F52108" w:rsidP="00F52108">
            <w:pPr>
              <w:jc w:val="center"/>
              <w:rPr>
                <w:rFonts w:ascii="Times New Roman" w:hAnsi="Times New Roman" w:cs="Times New Roman"/>
              </w:rPr>
            </w:pPr>
          </w:p>
          <w:p w14:paraId="7EB78D94" w14:textId="77777777" w:rsidR="00F52108" w:rsidRDefault="00F52108" w:rsidP="00F52108">
            <w:pPr>
              <w:jc w:val="center"/>
              <w:rPr>
                <w:rFonts w:ascii="Times New Roman" w:hAnsi="Times New Roman" w:cs="Times New Roman"/>
              </w:rPr>
            </w:pPr>
          </w:p>
          <w:p w14:paraId="62BF5775" w14:textId="77777777" w:rsidR="00F52108" w:rsidRDefault="00F52108" w:rsidP="00F52108">
            <w:pPr>
              <w:jc w:val="center"/>
              <w:rPr>
                <w:rFonts w:ascii="Times New Roman" w:hAnsi="Times New Roman" w:cs="Times New Roman"/>
              </w:rPr>
            </w:pPr>
          </w:p>
          <w:p w14:paraId="618B0489" w14:textId="77777777" w:rsidR="00ED0FE9" w:rsidRDefault="00ED0FE9" w:rsidP="00F52108">
            <w:pPr>
              <w:jc w:val="center"/>
              <w:rPr>
                <w:rFonts w:ascii="Times New Roman" w:hAnsi="Times New Roman" w:cs="Times New Roman"/>
              </w:rPr>
            </w:pPr>
          </w:p>
          <w:p w14:paraId="2D39DE3A" w14:textId="77777777" w:rsidR="00ED0FE9" w:rsidRDefault="00ED0FE9" w:rsidP="00F52108">
            <w:pPr>
              <w:jc w:val="center"/>
              <w:rPr>
                <w:rFonts w:ascii="Times New Roman" w:hAnsi="Times New Roman" w:cs="Times New Roman"/>
              </w:rPr>
            </w:pPr>
          </w:p>
          <w:p w14:paraId="200F2479" w14:textId="77777777" w:rsidR="00ED0FE9" w:rsidRDefault="00ED0FE9" w:rsidP="00F52108">
            <w:pPr>
              <w:jc w:val="center"/>
              <w:rPr>
                <w:rFonts w:ascii="Times New Roman" w:hAnsi="Times New Roman" w:cs="Times New Roman"/>
              </w:rPr>
            </w:pPr>
          </w:p>
          <w:p w14:paraId="7FF701C8" w14:textId="77777777" w:rsidR="003D47BB" w:rsidRDefault="003D47BB" w:rsidP="00F52108">
            <w:pPr>
              <w:jc w:val="center"/>
              <w:rPr>
                <w:rFonts w:ascii="Times New Roman" w:hAnsi="Times New Roman" w:cs="Times New Roman"/>
                <w:sz w:val="22"/>
                <w:szCs w:val="22"/>
              </w:rPr>
            </w:pPr>
          </w:p>
          <w:p w14:paraId="420C4EF7" w14:textId="77777777" w:rsidR="003D47BB" w:rsidRDefault="003D47BB" w:rsidP="00F52108">
            <w:pPr>
              <w:jc w:val="center"/>
              <w:rPr>
                <w:rFonts w:ascii="Times New Roman" w:hAnsi="Times New Roman" w:cs="Times New Roman"/>
                <w:sz w:val="22"/>
                <w:szCs w:val="22"/>
              </w:rPr>
            </w:pPr>
          </w:p>
          <w:p w14:paraId="6D3E3690" w14:textId="77777777" w:rsidR="003D47BB" w:rsidRDefault="003D47BB" w:rsidP="00F52108">
            <w:pPr>
              <w:jc w:val="center"/>
              <w:rPr>
                <w:rFonts w:ascii="Times New Roman" w:hAnsi="Times New Roman" w:cs="Times New Roman"/>
                <w:sz w:val="22"/>
                <w:szCs w:val="22"/>
              </w:rPr>
            </w:pPr>
          </w:p>
          <w:p w14:paraId="06C0348B"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lastRenderedPageBreak/>
              <w:t>FORM 64-2</w:t>
            </w:r>
          </w:p>
          <w:p w14:paraId="16AC6049"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6DF6954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(EXTENDED CIVIL RESTRAINT ORDER)</w:t>
            </w:r>
          </w:p>
          <w:p w14:paraId="27CAA170"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239FFFE9"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4C29464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667A6B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01681BAC"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1FA573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510216C0" w14:textId="77777777" w:rsidTr="00F52108">
              <w:trPr>
                <w:cantSplit/>
                <w:jc w:val="center"/>
              </w:trPr>
              <w:tc>
                <w:tcPr>
                  <w:tcW w:w="7120" w:type="dxa"/>
                </w:tcPr>
                <w:p w14:paraId="4BEFFE78"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355E9FCC" w14:textId="77777777" w:rsidTr="00F52108">
              <w:trPr>
                <w:cantSplit/>
                <w:jc w:val="center"/>
              </w:trPr>
              <w:tc>
                <w:tcPr>
                  <w:tcW w:w="7120" w:type="dxa"/>
                </w:tcPr>
                <w:p w14:paraId="582F9B1E"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CD7F0DC" w14:textId="77777777" w:rsidTr="00F52108">
              <w:trPr>
                <w:cantSplit/>
                <w:jc w:val="center"/>
              </w:trPr>
              <w:tc>
                <w:tcPr>
                  <w:tcW w:w="7120" w:type="dxa"/>
                </w:tcPr>
                <w:p w14:paraId="0A251D0B"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179F1DE3" w14:textId="77777777" w:rsidTr="00F52108">
              <w:trPr>
                <w:cantSplit/>
                <w:jc w:val="center"/>
              </w:trPr>
              <w:tc>
                <w:tcPr>
                  <w:tcW w:w="7120" w:type="dxa"/>
                </w:tcPr>
                <w:p w14:paraId="133FF4CD"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E4A56E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14F46955" w14:textId="77777777" w:rsidR="00F52108" w:rsidRPr="00742440" w:rsidRDefault="00F52108" w:rsidP="00F52108">
            <w:pPr>
              <w:tabs>
                <w:tab w:val="left" w:pos="7088"/>
              </w:tabs>
              <w:rPr>
                <w:rFonts w:ascii="Times New Roman" w:hAnsi="Times New Roman" w:cs="Times New Roman"/>
                <w:b/>
                <w:sz w:val="22"/>
                <w:szCs w:val="22"/>
              </w:rPr>
            </w:pPr>
          </w:p>
          <w:p w14:paraId="7F79A90F"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795793B7" w14:textId="77777777" w:rsidR="00F52108" w:rsidRPr="00742440" w:rsidRDefault="00F52108" w:rsidP="00F52108">
            <w:pPr>
              <w:tabs>
                <w:tab w:val="left" w:pos="7088"/>
              </w:tabs>
              <w:rPr>
                <w:rFonts w:ascii="Times New Roman" w:hAnsi="Times New Roman" w:cs="Times New Roman"/>
                <w:b/>
                <w:sz w:val="22"/>
                <w:szCs w:val="22"/>
              </w:rPr>
            </w:pPr>
          </w:p>
          <w:p w14:paraId="2FCAC9A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1A683A7"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concerning any matter involving, relating to, touching upon or leading to (the legal proceedings in respect to which this order is made) without the leave of the Court.</w:t>
            </w:r>
          </w:p>
          <w:p w14:paraId="3C1566CC"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1584BE"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00921E55"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00A243ED" w14:textId="77777777" w:rsidR="00F52108" w:rsidRPr="00742440" w:rsidRDefault="00F52108" w:rsidP="00F52108">
            <w:pPr>
              <w:tabs>
                <w:tab w:val="left" w:pos="7088"/>
              </w:tabs>
              <w:jc w:val="both"/>
              <w:rPr>
                <w:rFonts w:ascii="Times New Roman" w:hAnsi="Times New Roman" w:cs="Times New Roman"/>
                <w:sz w:val="22"/>
                <w:szCs w:val="22"/>
              </w:rPr>
            </w:pPr>
          </w:p>
          <w:p w14:paraId="6C14928B"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6C46D3B7" w14:textId="77777777" w:rsidR="00F5210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743516AD" w14:textId="77777777" w:rsidR="00471B88" w:rsidRPr="00742440" w:rsidRDefault="00471B88" w:rsidP="00ED0FE9">
            <w:pPr>
              <w:spacing w:before="0" w:after="0" w:line="240" w:lineRule="auto"/>
              <w:ind w:left="851" w:hanging="851"/>
              <w:jc w:val="both"/>
              <w:rPr>
                <w:rFonts w:ascii="Times New Roman" w:hAnsi="Times New Roman" w:cs="Times New Roman"/>
                <w:sz w:val="22"/>
                <w:szCs w:val="22"/>
              </w:rPr>
            </w:pPr>
          </w:p>
          <w:p w14:paraId="33B3ED26"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If you apply for leave to commence an action or make an application, in a court specified in this order, concerning any matter involving, relating to, touching upon or leading to the legal proceedings mentioned in this order, you must serve the application for leave, and the supporting affidavit, on every intended defendant to the action or every intended respondent to the application (as the case may be) and, if this order was made on the application of the Attorney-General, on the Attorney-General.</w:t>
            </w:r>
          </w:p>
          <w:p w14:paraId="189D9FDA"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720A27E3" w14:textId="77777777" w:rsidR="00ED0FE9"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AA92A6D"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16CD4DEC"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concerning any matter involving, relating to, touching upon or leading to the legal proceedings mentioned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5D3324A9"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0E123DA4"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6CD372AD" w14:textId="77777777" w:rsidR="00F52108" w:rsidRPr="00742440" w:rsidRDefault="00F52108" w:rsidP="00F52108">
            <w:pPr>
              <w:jc w:val="both"/>
              <w:rPr>
                <w:rFonts w:ascii="Times New Roman" w:hAnsi="Times New Roman" w:cs="Times New Roman"/>
                <w:sz w:val="22"/>
                <w:szCs w:val="22"/>
              </w:rPr>
            </w:pPr>
          </w:p>
          <w:p w14:paraId="06E3363C" w14:textId="77777777" w:rsidR="00F52108" w:rsidRPr="00742440" w:rsidRDefault="00F52108" w:rsidP="00F52108">
            <w:pPr>
              <w:jc w:val="both"/>
              <w:rPr>
                <w:rFonts w:ascii="Times New Roman" w:hAnsi="Times New Roman" w:cs="Times New Roman"/>
                <w:sz w:val="22"/>
                <w:szCs w:val="22"/>
              </w:rPr>
            </w:pPr>
          </w:p>
          <w:p w14:paraId="55A4581D" w14:textId="77777777" w:rsidR="00F52108" w:rsidRPr="00742440" w:rsidRDefault="00F52108" w:rsidP="00F52108">
            <w:pPr>
              <w:jc w:val="both"/>
              <w:rPr>
                <w:rFonts w:ascii="Times New Roman" w:hAnsi="Times New Roman" w:cs="Times New Roman"/>
                <w:sz w:val="22"/>
                <w:szCs w:val="22"/>
              </w:rPr>
            </w:pPr>
          </w:p>
          <w:p w14:paraId="1CD532D8"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3A0C47EF"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04306FE6" w14:textId="77777777" w:rsidR="00F52108" w:rsidRDefault="00F52108" w:rsidP="00F52108">
            <w:pPr>
              <w:jc w:val="center"/>
              <w:rPr>
                <w:rFonts w:ascii="Times New Roman" w:hAnsi="Times New Roman" w:cs="Times New Roman"/>
              </w:rPr>
            </w:pPr>
            <w:r w:rsidRPr="001C4C78">
              <w:rPr>
                <w:rFonts w:ascii="Times New Roman" w:hAnsi="Times New Roman" w:cs="Times New Roman"/>
              </w:rPr>
              <w:br w:type="page"/>
            </w:r>
            <w:bookmarkStart w:id="8" w:name="Form643"/>
            <w:bookmarkEnd w:id="8"/>
          </w:p>
          <w:p w14:paraId="51417663" w14:textId="77777777" w:rsidR="00F52108" w:rsidRDefault="00F52108" w:rsidP="00F52108">
            <w:pPr>
              <w:jc w:val="center"/>
              <w:rPr>
                <w:rFonts w:ascii="Times New Roman" w:hAnsi="Times New Roman" w:cs="Times New Roman"/>
              </w:rPr>
            </w:pPr>
          </w:p>
          <w:p w14:paraId="576797C5" w14:textId="77777777" w:rsidR="00ED0FE9" w:rsidRDefault="00ED0FE9" w:rsidP="00F52108">
            <w:pPr>
              <w:jc w:val="center"/>
              <w:rPr>
                <w:rFonts w:ascii="Times New Roman" w:hAnsi="Times New Roman" w:cs="Times New Roman"/>
              </w:rPr>
            </w:pPr>
          </w:p>
          <w:p w14:paraId="3C36384F" w14:textId="77777777" w:rsidR="00ED0FE9" w:rsidRDefault="00ED0FE9" w:rsidP="00F52108">
            <w:pPr>
              <w:jc w:val="center"/>
              <w:rPr>
                <w:rFonts w:ascii="Times New Roman" w:hAnsi="Times New Roman" w:cs="Times New Roman"/>
              </w:rPr>
            </w:pPr>
          </w:p>
          <w:p w14:paraId="071AFD14" w14:textId="77777777" w:rsidR="00ED0FE9" w:rsidRDefault="00ED0FE9" w:rsidP="00F52108">
            <w:pPr>
              <w:jc w:val="center"/>
              <w:rPr>
                <w:rFonts w:ascii="Times New Roman" w:hAnsi="Times New Roman" w:cs="Times New Roman"/>
              </w:rPr>
            </w:pPr>
          </w:p>
          <w:p w14:paraId="316B9B98" w14:textId="77777777" w:rsidR="00ED0FE9" w:rsidRDefault="00ED0FE9" w:rsidP="00F52108">
            <w:pPr>
              <w:jc w:val="center"/>
              <w:rPr>
                <w:rFonts w:ascii="Times New Roman" w:hAnsi="Times New Roman" w:cs="Times New Roman"/>
              </w:rPr>
            </w:pPr>
          </w:p>
          <w:p w14:paraId="083CD9F5" w14:textId="77777777" w:rsidR="00ED0FE9" w:rsidRDefault="00ED0FE9" w:rsidP="00F52108">
            <w:pPr>
              <w:jc w:val="center"/>
              <w:rPr>
                <w:rFonts w:ascii="Times New Roman" w:hAnsi="Times New Roman" w:cs="Times New Roman"/>
              </w:rPr>
            </w:pPr>
          </w:p>
          <w:p w14:paraId="21824746" w14:textId="77777777" w:rsidR="00ED0FE9" w:rsidRDefault="00ED0FE9" w:rsidP="00F52108">
            <w:pPr>
              <w:jc w:val="center"/>
              <w:rPr>
                <w:rFonts w:ascii="Times New Roman" w:hAnsi="Times New Roman" w:cs="Times New Roman"/>
              </w:rPr>
            </w:pPr>
          </w:p>
          <w:p w14:paraId="1DF515E8" w14:textId="77777777" w:rsidR="00ED0FE9" w:rsidRDefault="00ED0FE9" w:rsidP="00F52108">
            <w:pPr>
              <w:jc w:val="center"/>
              <w:rPr>
                <w:rFonts w:ascii="Times New Roman" w:hAnsi="Times New Roman" w:cs="Times New Roman"/>
              </w:rPr>
            </w:pPr>
          </w:p>
          <w:p w14:paraId="5E563813" w14:textId="77777777" w:rsidR="003D47BB" w:rsidRDefault="003D47BB" w:rsidP="00F52108">
            <w:pPr>
              <w:jc w:val="center"/>
              <w:rPr>
                <w:rFonts w:ascii="Times New Roman" w:hAnsi="Times New Roman" w:cs="Times New Roman"/>
                <w:sz w:val="22"/>
                <w:szCs w:val="22"/>
              </w:rPr>
            </w:pPr>
          </w:p>
          <w:p w14:paraId="2CB22617" w14:textId="77777777" w:rsidR="003D47BB" w:rsidRDefault="003D47BB" w:rsidP="00F52108">
            <w:pPr>
              <w:jc w:val="center"/>
              <w:rPr>
                <w:rFonts w:ascii="Times New Roman" w:hAnsi="Times New Roman" w:cs="Times New Roman"/>
                <w:sz w:val="22"/>
                <w:szCs w:val="22"/>
              </w:rPr>
            </w:pPr>
          </w:p>
          <w:p w14:paraId="496C1D7E" w14:textId="77777777" w:rsidR="003D47BB" w:rsidRDefault="003D47BB" w:rsidP="00F52108">
            <w:pPr>
              <w:jc w:val="center"/>
              <w:rPr>
                <w:rFonts w:ascii="Times New Roman" w:hAnsi="Times New Roman" w:cs="Times New Roman"/>
                <w:sz w:val="22"/>
                <w:szCs w:val="22"/>
              </w:rPr>
            </w:pPr>
          </w:p>
          <w:p w14:paraId="53B43C25" w14:textId="77777777" w:rsidR="003D47BB" w:rsidRDefault="003D47BB" w:rsidP="00F52108">
            <w:pPr>
              <w:jc w:val="center"/>
              <w:rPr>
                <w:rFonts w:ascii="Times New Roman" w:hAnsi="Times New Roman" w:cs="Times New Roman"/>
                <w:sz w:val="22"/>
                <w:szCs w:val="22"/>
              </w:rPr>
            </w:pPr>
          </w:p>
          <w:p w14:paraId="44743B52"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64-3</w:t>
            </w:r>
          </w:p>
          <w:p w14:paraId="3A149780"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4304D3C1" w14:textId="77777777" w:rsidR="00F52108" w:rsidRPr="00742440"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742440">
              <w:rPr>
                <w:rFonts w:ascii="Times New Roman" w:hAnsi="Times New Roman" w:cs="Times New Roman"/>
                <w:sz w:val="22"/>
                <w:szCs w:val="22"/>
              </w:rPr>
              <w:t>GENERAL CIVIL RESTRAINT ORDER)</w:t>
            </w:r>
          </w:p>
          <w:p w14:paraId="2B3C6D2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48353DE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3D957A20"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2A7AECF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48E1F4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F5ACB9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7AB37030" w14:textId="77777777" w:rsidTr="00F52108">
              <w:trPr>
                <w:cantSplit/>
                <w:jc w:val="center"/>
              </w:trPr>
              <w:tc>
                <w:tcPr>
                  <w:tcW w:w="7120" w:type="dxa"/>
                </w:tcPr>
                <w:p w14:paraId="79422C89"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5062AD30" w14:textId="77777777" w:rsidTr="00F52108">
              <w:trPr>
                <w:cantSplit/>
                <w:jc w:val="center"/>
              </w:trPr>
              <w:tc>
                <w:tcPr>
                  <w:tcW w:w="7120" w:type="dxa"/>
                </w:tcPr>
                <w:p w14:paraId="50E3DB58"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7650DCA9" w14:textId="77777777" w:rsidTr="00F52108">
              <w:trPr>
                <w:cantSplit/>
                <w:jc w:val="center"/>
              </w:trPr>
              <w:tc>
                <w:tcPr>
                  <w:tcW w:w="7120" w:type="dxa"/>
                </w:tcPr>
                <w:p w14:paraId="749AEBB1"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60960D01" w14:textId="77777777" w:rsidTr="00F52108">
              <w:trPr>
                <w:cantSplit/>
                <w:jc w:val="center"/>
              </w:trPr>
              <w:tc>
                <w:tcPr>
                  <w:tcW w:w="7120" w:type="dxa"/>
                </w:tcPr>
                <w:p w14:paraId="172E26E0"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777DD0F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30C60891" w14:textId="77777777" w:rsidR="00F52108" w:rsidRPr="00742440" w:rsidRDefault="00F52108" w:rsidP="00F52108">
            <w:pPr>
              <w:tabs>
                <w:tab w:val="left" w:pos="7088"/>
              </w:tabs>
              <w:rPr>
                <w:rFonts w:ascii="Times New Roman" w:hAnsi="Times New Roman" w:cs="Times New Roman"/>
                <w:b/>
                <w:sz w:val="22"/>
                <w:szCs w:val="22"/>
              </w:rPr>
            </w:pPr>
          </w:p>
          <w:p w14:paraId="38437A1E"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FB0A9C4" w14:textId="77777777" w:rsidR="00F52108" w:rsidRPr="00742440" w:rsidRDefault="00F52108" w:rsidP="00F52108">
            <w:pPr>
              <w:tabs>
                <w:tab w:val="left" w:pos="7088"/>
              </w:tabs>
              <w:rPr>
                <w:rFonts w:ascii="Times New Roman" w:hAnsi="Times New Roman" w:cs="Times New Roman"/>
                <w:b/>
                <w:sz w:val="22"/>
                <w:szCs w:val="22"/>
              </w:rPr>
            </w:pPr>
          </w:p>
          <w:p w14:paraId="076D880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007C3B1"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without the leave of the Court.</w:t>
            </w:r>
          </w:p>
          <w:p w14:paraId="14EB26A9"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36CE34"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7D916C31"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4EF082B2" w14:textId="77777777" w:rsidR="00F52108" w:rsidRPr="00742440" w:rsidRDefault="00F52108" w:rsidP="00F52108">
            <w:pPr>
              <w:tabs>
                <w:tab w:val="left" w:pos="7088"/>
              </w:tabs>
              <w:jc w:val="both"/>
              <w:rPr>
                <w:rFonts w:ascii="Times New Roman" w:hAnsi="Times New Roman" w:cs="Times New Roman"/>
                <w:sz w:val="22"/>
                <w:szCs w:val="22"/>
              </w:rPr>
            </w:pPr>
          </w:p>
          <w:p w14:paraId="7BD2B9E8"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5E32F1EA" w14:textId="77777777" w:rsidR="00F52108"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637788EE" w14:textId="77777777" w:rsidR="00471B88" w:rsidRPr="00742440" w:rsidRDefault="00471B88" w:rsidP="005234F1">
            <w:pPr>
              <w:spacing w:before="0" w:after="0" w:line="240" w:lineRule="auto"/>
              <w:ind w:left="851" w:hanging="851"/>
              <w:jc w:val="both"/>
              <w:rPr>
                <w:rFonts w:ascii="Times New Roman" w:hAnsi="Times New Roman" w:cs="Times New Roman"/>
                <w:sz w:val="22"/>
                <w:szCs w:val="22"/>
              </w:rPr>
            </w:pPr>
          </w:p>
          <w:p w14:paraId="7BCCF404"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If you apply for leave to commence an action or make an application in a court specified in this order, you must serve the application for leave, and the supporting affidavit, on every intended defendant to the action or every intended respondent to the application (as the case may be) and, if this order was made on the application of the Attorney-General, on the Attorney-General.</w:t>
            </w:r>
          </w:p>
          <w:p w14:paraId="00BA2A54"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p>
          <w:p w14:paraId="00F68926"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CF825DD" w14:textId="77777777" w:rsidR="000B4424" w:rsidRPr="00742440" w:rsidRDefault="000B4424" w:rsidP="005234F1">
            <w:pPr>
              <w:spacing w:before="0" w:after="0" w:line="240" w:lineRule="auto"/>
              <w:ind w:left="851" w:hanging="851"/>
              <w:jc w:val="both"/>
              <w:rPr>
                <w:rFonts w:ascii="Times New Roman" w:hAnsi="Times New Roman" w:cs="Times New Roman"/>
                <w:sz w:val="22"/>
                <w:szCs w:val="22"/>
              </w:rPr>
            </w:pPr>
          </w:p>
          <w:p w14:paraId="26D150F6"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471BA503" w14:textId="77777777" w:rsidR="00F52108" w:rsidRPr="00742440" w:rsidRDefault="00F52108" w:rsidP="000B4424">
            <w:pPr>
              <w:spacing w:before="0" w:after="0" w:line="240" w:lineRule="auto"/>
              <w:jc w:val="both"/>
              <w:rPr>
                <w:rFonts w:ascii="Times New Roman" w:hAnsi="Times New Roman" w:cs="Times New Roman"/>
                <w:sz w:val="22"/>
                <w:szCs w:val="22"/>
              </w:rPr>
            </w:pPr>
          </w:p>
          <w:p w14:paraId="0A9634F1"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3F79B4A7" w14:textId="77777777" w:rsidR="00F52108" w:rsidRPr="00742440" w:rsidRDefault="00F52108" w:rsidP="00F52108">
            <w:pPr>
              <w:jc w:val="both"/>
              <w:rPr>
                <w:rFonts w:ascii="Times New Roman" w:hAnsi="Times New Roman" w:cs="Times New Roman"/>
                <w:sz w:val="22"/>
                <w:szCs w:val="22"/>
              </w:rPr>
            </w:pPr>
          </w:p>
          <w:p w14:paraId="3B143FDD" w14:textId="77777777" w:rsidR="00F52108" w:rsidRPr="00742440" w:rsidRDefault="00F52108" w:rsidP="00F52108">
            <w:pPr>
              <w:jc w:val="both"/>
              <w:rPr>
                <w:rFonts w:ascii="Times New Roman" w:hAnsi="Times New Roman" w:cs="Times New Roman"/>
                <w:sz w:val="22"/>
                <w:szCs w:val="22"/>
              </w:rPr>
            </w:pPr>
          </w:p>
          <w:p w14:paraId="12E2C8EB" w14:textId="77777777" w:rsidR="00F52108" w:rsidRPr="00742440" w:rsidRDefault="00F52108" w:rsidP="00F52108">
            <w:pPr>
              <w:jc w:val="both"/>
              <w:rPr>
                <w:rFonts w:ascii="Times New Roman" w:hAnsi="Times New Roman" w:cs="Times New Roman"/>
                <w:sz w:val="22"/>
                <w:szCs w:val="22"/>
              </w:rPr>
            </w:pPr>
          </w:p>
          <w:p w14:paraId="2142ABB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15C2B592"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69BC61F3" w14:textId="77777777" w:rsidR="00F52108" w:rsidRDefault="00F52108" w:rsidP="00F52108">
            <w:pPr>
              <w:jc w:val="center"/>
              <w:rPr>
                <w:rFonts w:ascii="Times New Roman" w:hAnsi="Times New Roman" w:cs="Times New Roman"/>
              </w:rPr>
            </w:pPr>
            <w:r>
              <w:rPr>
                <w:rFonts w:ascii="Times New Roman" w:hAnsi="Times New Roman" w:cs="Times New Roman"/>
              </w:rPr>
              <w:br w:type="page"/>
            </w:r>
            <w:bookmarkStart w:id="9" w:name="Form644"/>
            <w:bookmarkEnd w:id="9"/>
          </w:p>
          <w:p w14:paraId="7B06A527" w14:textId="77777777" w:rsidR="00F52108" w:rsidRDefault="00F52108" w:rsidP="00F52108">
            <w:pPr>
              <w:jc w:val="center"/>
              <w:rPr>
                <w:rFonts w:ascii="Times New Roman" w:hAnsi="Times New Roman" w:cs="Times New Roman"/>
              </w:rPr>
            </w:pPr>
          </w:p>
          <w:p w14:paraId="48FACF5D" w14:textId="77777777" w:rsidR="00F52108" w:rsidRDefault="00F52108" w:rsidP="00F52108">
            <w:pPr>
              <w:jc w:val="center"/>
              <w:rPr>
                <w:rFonts w:ascii="Times New Roman" w:hAnsi="Times New Roman" w:cs="Times New Roman"/>
              </w:rPr>
            </w:pPr>
          </w:p>
          <w:p w14:paraId="58F208E9" w14:textId="77777777" w:rsidR="00F52108" w:rsidRDefault="00F52108" w:rsidP="00F52108">
            <w:pPr>
              <w:jc w:val="center"/>
              <w:rPr>
                <w:rFonts w:ascii="Times New Roman" w:hAnsi="Times New Roman" w:cs="Times New Roman"/>
              </w:rPr>
            </w:pPr>
          </w:p>
          <w:p w14:paraId="584CC296" w14:textId="77777777" w:rsidR="00F52108" w:rsidRDefault="00F52108" w:rsidP="00F52108">
            <w:pPr>
              <w:jc w:val="center"/>
              <w:rPr>
                <w:rFonts w:ascii="Times New Roman" w:hAnsi="Times New Roman" w:cs="Times New Roman"/>
              </w:rPr>
            </w:pPr>
          </w:p>
          <w:p w14:paraId="13D1DC92" w14:textId="77777777" w:rsidR="00F52108" w:rsidRDefault="00F52108" w:rsidP="00F52108">
            <w:pPr>
              <w:jc w:val="center"/>
              <w:rPr>
                <w:rFonts w:ascii="Times New Roman" w:hAnsi="Times New Roman" w:cs="Times New Roman"/>
              </w:rPr>
            </w:pPr>
          </w:p>
          <w:p w14:paraId="75078BFA" w14:textId="77777777" w:rsidR="00F52108" w:rsidRDefault="00F52108" w:rsidP="00F52108">
            <w:pPr>
              <w:jc w:val="center"/>
              <w:rPr>
                <w:rFonts w:ascii="Times New Roman" w:hAnsi="Times New Roman" w:cs="Times New Roman"/>
              </w:rPr>
            </w:pPr>
          </w:p>
          <w:p w14:paraId="3D91E5D7" w14:textId="77777777" w:rsidR="000B4424" w:rsidRDefault="000B4424" w:rsidP="00F52108">
            <w:pPr>
              <w:jc w:val="center"/>
              <w:rPr>
                <w:rFonts w:ascii="Times New Roman" w:hAnsi="Times New Roman" w:cs="Times New Roman"/>
              </w:rPr>
            </w:pPr>
          </w:p>
          <w:p w14:paraId="212B31DD" w14:textId="77777777" w:rsidR="000B4424" w:rsidRDefault="000B4424" w:rsidP="00F52108">
            <w:pPr>
              <w:jc w:val="center"/>
              <w:rPr>
                <w:rFonts w:ascii="Times New Roman" w:hAnsi="Times New Roman" w:cs="Times New Roman"/>
              </w:rPr>
            </w:pPr>
          </w:p>
          <w:p w14:paraId="1124AD13" w14:textId="77777777" w:rsidR="000B4424" w:rsidRDefault="000B4424" w:rsidP="00F52108">
            <w:pPr>
              <w:jc w:val="center"/>
              <w:rPr>
                <w:rFonts w:ascii="Times New Roman" w:hAnsi="Times New Roman" w:cs="Times New Roman"/>
              </w:rPr>
            </w:pPr>
          </w:p>
          <w:p w14:paraId="471077CF" w14:textId="77777777" w:rsidR="000B4424" w:rsidRDefault="000B4424" w:rsidP="00F52108">
            <w:pPr>
              <w:jc w:val="center"/>
              <w:rPr>
                <w:rFonts w:ascii="Times New Roman" w:hAnsi="Times New Roman" w:cs="Times New Roman"/>
              </w:rPr>
            </w:pPr>
          </w:p>
          <w:p w14:paraId="5DD12C18" w14:textId="77777777" w:rsidR="003D47BB" w:rsidRDefault="003D47BB" w:rsidP="00F52108">
            <w:pPr>
              <w:jc w:val="center"/>
              <w:rPr>
                <w:rFonts w:ascii="Times New Roman" w:hAnsi="Times New Roman" w:cs="Times New Roman"/>
                <w:sz w:val="22"/>
                <w:szCs w:val="22"/>
              </w:rPr>
            </w:pPr>
          </w:p>
          <w:p w14:paraId="3C958423" w14:textId="77777777" w:rsidR="003D47BB" w:rsidRDefault="003D47BB" w:rsidP="00F52108">
            <w:pPr>
              <w:jc w:val="center"/>
              <w:rPr>
                <w:rFonts w:ascii="Times New Roman" w:hAnsi="Times New Roman" w:cs="Times New Roman"/>
                <w:sz w:val="22"/>
                <w:szCs w:val="22"/>
              </w:rPr>
            </w:pPr>
          </w:p>
          <w:p w14:paraId="4EFB1060" w14:textId="77777777" w:rsidR="003D47BB" w:rsidRDefault="003D47BB" w:rsidP="00F52108">
            <w:pPr>
              <w:jc w:val="center"/>
              <w:rPr>
                <w:rFonts w:ascii="Times New Roman" w:hAnsi="Times New Roman" w:cs="Times New Roman"/>
                <w:sz w:val="22"/>
                <w:szCs w:val="22"/>
              </w:rPr>
            </w:pPr>
          </w:p>
          <w:p w14:paraId="10B00EAA"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64-4</w:t>
            </w:r>
          </w:p>
          <w:p w14:paraId="4D2F56CA"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286H</w:t>
            </w:r>
          </w:p>
          <w:p w14:paraId="2C2164B7"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(ORDER UNDER SECTION 74(1) OF SUPREME COURT OF JUDICATURE ACT)</w:t>
            </w:r>
          </w:p>
          <w:p w14:paraId="1821987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5BE230B1"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0F72E9FE"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46877A2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5665416B"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058B824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29C9410E" w14:textId="77777777" w:rsidTr="00F52108">
              <w:trPr>
                <w:cantSplit/>
                <w:jc w:val="center"/>
              </w:trPr>
              <w:tc>
                <w:tcPr>
                  <w:tcW w:w="7120" w:type="dxa"/>
                </w:tcPr>
                <w:p w14:paraId="5410F664"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0AB666D5" w14:textId="77777777" w:rsidTr="00F52108">
              <w:trPr>
                <w:cantSplit/>
                <w:jc w:val="center"/>
              </w:trPr>
              <w:tc>
                <w:tcPr>
                  <w:tcW w:w="7120" w:type="dxa"/>
                </w:tcPr>
                <w:p w14:paraId="28D1910D"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885E645" w14:textId="77777777" w:rsidTr="00F52108">
              <w:trPr>
                <w:cantSplit/>
                <w:jc w:val="center"/>
              </w:trPr>
              <w:tc>
                <w:tcPr>
                  <w:tcW w:w="7120" w:type="dxa"/>
                </w:tcPr>
                <w:p w14:paraId="1293BB52"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4B242B03" w14:textId="77777777" w:rsidTr="00F52108">
              <w:trPr>
                <w:cantSplit/>
                <w:jc w:val="center"/>
              </w:trPr>
              <w:tc>
                <w:tcPr>
                  <w:tcW w:w="7120" w:type="dxa"/>
                </w:tcPr>
                <w:p w14:paraId="53DFC8B8"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592E8B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2FF640B2" w14:textId="77777777" w:rsidR="00F52108" w:rsidRPr="00742440" w:rsidRDefault="00F52108" w:rsidP="00F52108">
            <w:pPr>
              <w:tabs>
                <w:tab w:val="left" w:pos="7088"/>
              </w:tabs>
              <w:rPr>
                <w:rFonts w:ascii="Times New Roman" w:hAnsi="Times New Roman" w:cs="Times New Roman"/>
                <w:b/>
                <w:sz w:val="22"/>
                <w:szCs w:val="22"/>
              </w:rPr>
            </w:pPr>
          </w:p>
          <w:p w14:paraId="151CB772"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9B64E89" w14:textId="77777777" w:rsidR="00F52108" w:rsidRPr="00742440" w:rsidRDefault="00F52108" w:rsidP="00F52108">
            <w:pPr>
              <w:tabs>
                <w:tab w:val="left" w:pos="7088"/>
              </w:tabs>
              <w:rPr>
                <w:rFonts w:ascii="Times New Roman" w:hAnsi="Times New Roman" w:cs="Times New Roman"/>
                <w:b/>
                <w:sz w:val="22"/>
                <w:szCs w:val="22"/>
              </w:rPr>
            </w:pPr>
          </w:p>
          <w:p w14:paraId="31EF8123"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4C39EB5D"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 xml:space="preserve">No legal proceedings are to be instituted without the leave of the Family Division of the High Court by (the person against whom this order is made) in </w:t>
            </w:r>
            <w:r w:rsidRPr="00742440">
              <w:rPr>
                <w:color w:val="000000"/>
                <w:sz w:val="22"/>
                <w:szCs w:val="22"/>
              </w:rPr>
              <w:t>(specify the court or subordinate court)</w:t>
            </w:r>
            <w:r w:rsidRPr="00742440">
              <w:rPr>
                <w:sz w:val="22"/>
                <w:szCs w:val="22"/>
              </w:rPr>
              <w:t>.</w:t>
            </w:r>
          </w:p>
          <w:p w14:paraId="65072BD8"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 xml:space="preserve">Any legal proceedings instituted by (the person against whom this order is made) in </w:t>
            </w:r>
            <w:r w:rsidRPr="00742440">
              <w:rPr>
                <w:color w:val="000000"/>
                <w:sz w:val="22"/>
                <w:szCs w:val="22"/>
              </w:rPr>
              <w:t xml:space="preserve">(specify the court or subordinate court) </w:t>
            </w:r>
            <w:r w:rsidRPr="00742440">
              <w:rPr>
                <w:sz w:val="22"/>
                <w:szCs w:val="22"/>
              </w:rPr>
              <w:t>before the making of this order must not be continued by him/her/it* without the leave of the Family Division of the High Court.</w:t>
            </w:r>
          </w:p>
          <w:p w14:paraId="5F29EE3C"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(state the order on costs or any other orders made by the Court).</w:t>
            </w:r>
          </w:p>
          <w:p w14:paraId="66A55BCC" w14:textId="77777777" w:rsidR="00200EEC" w:rsidRPr="00742440" w:rsidRDefault="00200EEC" w:rsidP="00200EEC">
            <w:pPr>
              <w:pStyle w:val="ListParagraph"/>
              <w:spacing w:after="160" w:line="259" w:lineRule="auto"/>
              <w:contextualSpacing/>
              <w:rPr>
                <w:sz w:val="22"/>
                <w:szCs w:val="22"/>
              </w:rPr>
            </w:pPr>
          </w:p>
          <w:p w14:paraId="70BF7F71"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7D890630" w14:textId="77777777" w:rsidR="000B4424" w:rsidRPr="00742440" w:rsidRDefault="00F52108" w:rsidP="006172E9">
            <w:pPr>
              <w:pStyle w:val="ListParagraph"/>
              <w:numPr>
                <w:ilvl w:val="0"/>
                <w:numId w:val="135"/>
              </w:numPr>
              <w:ind w:left="709" w:hanging="709"/>
              <w:jc w:val="both"/>
              <w:rPr>
                <w:sz w:val="22"/>
                <w:szCs w:val="22"/>
              </w:rPr>
            </w:pPr>
            <w:r w:rsidRPr="00742440">
              <w:rPr>
                <w:sz w:val="22"/>
                <w:szCs w:val="22"/>
              </w:rPr>
              <w:t>You must obey the directions contained in this order. If you disobey any direction contained in this order, you will be guilty of contempt of court and may be sent to prison or fined.</w:t>
            </w:r>
          </w:p>
          <w:p w14:paraId="0CBF4E43" w14:textId="77777777" w:rsidR="00F52108" w:rsidRPr="00742440" w:rsidRDefault="00F52108" w:rsidP="00FE6D56">
            <w:pPr>
              <w:pStyle w:val="ListParagraph"/>
              <w:ind w:left="1210"/>
              <w:jc w:val="both"/>
              <w:rPr>
                <w:sz w:val="22"/>
                <w:szCs w:val="22"/>
              </w:rPr>
            </w:pPr>
          </w:p>
          <w:p w14:paraId="222A0655"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2.</w:t>
            </w:r>
            <w:r w:rsidRPr="00742440">
              <w:rPr>
                <w:rFonts w:ascii="Times New Roman" w:hAnsi="Times New Roman" w:cs="Times New Roman"/>
                <w:sz w:val="22"/>
                <w:szCs w:val="22"/>
              </w:rPr>
              <w:tab/>
              <w:t>If you apply for leave to institute any legal proceedings, or to continue any legal proceedings instituted by you before the making of this order, you must serve the application for leave, and the supporting affidavit, on the Attorney-General and on every party to the legal proceedings to be instituted or continued.</w:t>
            </w:r>
          </w:p>
          <w:p w14:paraId="4141A1E0" w14:textId="77777777" w:rsidR="005720A8" w:rsidRPr="00742440" w:rsidRDefault="005720A8" w:rsidP="00471B88">
            <w:pPr>
              <w:spacing w:before="0" w:after="0" w:line="240" w:lineRule="auto"/>
              <w:ind w:left="709" w:hanging="709"/>
              <w:jc w:val="both"/>
              <w:rPr>
                <w:rFonts w:ascii="Times New Roman" w:hAnsi="Times New Roman" w:cs="Times New Roman"/>
                <w:sz w:val="22"/>
                <w:szCs w:val="22"/>
              </w:rPr>
            </w:pPr>
          </w:p>
          <w:p w14:paraId="0DEBF4A8" w14:textId="77777777" w:rsidR="005720A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 xml:space="preserve">3. </w:t>
            </w:r>
            <w:r w:rsidRPr="00742440">
              <w:rPr>
                <w:rFonts w:ascii="Times New Roman" w:hAnsi="Times New Roman" w:cs="Times New Roman"/>
                <w:sz w:val="22"/>
                <w:szCs w:val="22"/>
              </w:rPr>
              <w:tab/>
              <w:t>If you attempt to institute any legal proceedings, or to continue any legal proceedings instituted by you before the making of this order, without first obtaining the leave of the Family Division of the High Court, any other party to those legal proceedings, or to the application pursuant to which this order was made, may apply for those legal proceedings to be struck out. The Court may also on its own motion strike out those legal proceedings.</w:t>
            </w:r>
          </w:p>
          <w:p w14:paraId="3015822F"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p>
          <w:p w14:paraId="443024E8"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4.</w:t>
            </w:r>
            <w:r w:rsidRPr="00742440">
              <w:rPr>
                <w:rFonts w:ascii="Times New Roman" w:hAnsi="Times New Roman" w:cs="Times New Roman"/>
                <w:sz w:val="22"/>
                <w:szCs w:val="22"/>
              </w:rPr>
              <w:tab/>
              <w:t>If you do not understand anything in this order, you should consult a solicitor as soon as possible.</w:t>
            </w:r>
          </w:p>
          <w:p w14:paraId="0604BE56" w14:textId="77777777" w:rsidR="00F52108" w:rsidRPr="00742440" w:rsidRDefault="00F52108" w:rsidP="00F52108">
            <w:pPr>
              <w:jc w:val="both"/>
              <w:rPr>
                <w:rFonts w:ascii="Times New Roman" w:hAnsi="Times New Roman" w:cs="Times New Roman"/>
                <w:sz w:val="22"/>
                <w:szCs w:val="22"/>
              </w:rPr>
            </w:pPr>
          </w:p>
          <w:p w14:paraId="7F06ABDA" w14:textId="77777777" w:rsidR="00F52108" w:rsidRPr="00742440" w:rsidRDefault="00F52108" w:rsidP="00F52108">
            <w:pPr>
              <w:jc w:val="both"/>
              <w:rPr>
                <w:rFonts w:ascii="Times New Roman" w:hAnsi="Times New Roman" w:cs="Times New Roman"/>
                <w:sz w:val="22"/>
                <w:szCs w:val="22"/>
              </w:rPr>
            </w:pPr>
          </w:p>
          <w:p w14:paraId="3DFBB664" w14:textId="77777777" w:rsidR="00F52108" w:rsidRPr="00742440" w:rsidRDefault="00F52108" w:rsidP="00F52108">
            <w:pPr>
              <w:jc w:val="both"/>
              <w:rPr>
                <w:rFonts w:ascii="Times New Roman" w:hAnsi="Times New Roman" w:cs="Times New Roman"/>
                <w:sz w:val="22"/>
                <w:szCs w:val="22"/>
              </w:rPr>
            </w:pPr>
          </w:p>
          <w:p w14:paraId="7C90FF41"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619D5427"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tbl>
            <w:tblPr>
              <w:tblW w:w="9006" w:type="dxa"/>
              <w:jc w:val="center"/>
              <w:tblLook w:val="04A0" w:firstRow="1" w:lastRow="0" w:firstColumn="1" w:lastColumn="0" w:noHBand="0" w:noVBand="1"/>
            </w:tblPr>
            <w:tblGrid>
              <w:gridCol w:w="2769"/>
              <w:gridCol w:w="3149"/>
              <w:gridCol w:w="551"/>
              <w:gridCol w:w="2287"/>
              <w:gridCol w:w="78"/>
            </w:tblGrid>
            <w:tr w:rsidR="00CE5E00" w14:paraId="3B1A0786" w14:textId="77777777" w:rsidTr="000D3C6D">
              <w:trPr>
                <w:cantSplit/>
                <w:jc w:val="center"/>
              </w:trPr>
              <w:tc>
                <w:tcPr>
                  <w:tcW w:w="9006" w:type="dxa"/>
                  <w:gridSpan w:val="5"/>
                </w:tcPr>
                <w:p w14:paraId="6BB2399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tbl>
                  <w:tblPr>
                    <w:tblW w:w="9006" w:type="dxa"/>
                    <w:jc w:val="center"/>
                    <w:tblLook w:val="04A0" w:firstRow="1" w:lastRow="0" w:firstColumn="1" w:lastColumn="0" w:noHBand="0" w:noVBand="1"/>
                  </w:tblPr>
                  <w:tblGrid>
                    <w:gridCol w:w="2711"/>
                    <w:gridCol w:w="3170"/>
                    <w:gridCol w:w="579"/>
                    <w:gridCol w:w="2507"/>
                    <w:gridCol w:w="39"/>
                  </w:tblGrid>
                  <w:tr w:rsidR="000D3C6D" w14:paraId="010B8FBB" w14:textId="77777777" w:rsidTr="000D3C6D">
                    <w:trPr>
                      <w:gridAfter w:val="1"/>
                      <w:wAfter w:w="39" w:type="dxa"/>
                      <w:cantSplit/>
                      <w:jc w:val="center"/>
                    </w:trPr>
                    <w:tc>
                      <w:tcPr>
                        <w:tcW w:w="8967" w:type="dxa"/>
                        <w:gridSpan w:val="4"/>
                        <w:hideMark/>
                      </w:tcPr>
                      <w:p w14:paraId="1B2BF966" w14:textId="77777777" w:rsidR="000D3C6D" w:rsidRPr="000D3C6D" w:rsidRDefault="000D3C6D" w:rsidP="000D3C6D">
                        <w:pPr>
                          <w:pStyle w:val="Heading1"/>
                          <w:jc w:val="center"/>
                          <w:rPr>
                            <w:rFonts w:ascii="Times New Roman" w:hAnsi="Times New Roman"/>
                            <w:b w:val="0"/>
                            <w:bCs w:val="0"/>
                            <w:sz w:val="22"/>
                            <w:szCs w:val="22"/>
                          </w:rPr>
                        </w:pPr>
                        <w:r w:rsidRPr="000D3C6D">
                          <w:rPr>
                            <w:rFonts w:ascii="Times New Roman" w:hAnsi="Times New Roman"/>
                            <w:b w:val="0"/>
                            <w:bCs w:val="0"/>
                            <w:color w:val="auto"/>
                            <w:sz w:val="22"/>
                            <w:szCs w:val="22"/>
                          </w:rPr>
                          <w:t>FORM 64A</w:t>
                        </w:r>
                      </w:p>
                    </w:tc>
                  </w:tr>
                  <w:tr w:rsidR="000D3C6D" w14:paraId="0FF2CA99" w14:textId="77777777" w:rsidTr="000D3C6D">
                    <w:trPr>
                      <w:gridAfter w:val="2"/>
                      <w:wAfter w:w="2546" w:type="dxa"/>
                      <w:cantSplit/>
                      <w:jc w:val="center"/>
                    </w:trPr>
                    <w:tc>
                      <w:tcPr>
                        <w:tcW w:w="6460" w:type="dxa"/>
                        <w:gridSpan w:val="3"/>
                        <w:hideMark/>
                      </w:tcPr>
                      <w:p w14:paraId="3395ABF6"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G(</w:t>
                        </w:r>
                        <w:proofErr w:type="gramEnd"/>
                        <w:r>
                          <w:rPr>
                            <w:rFonts w:ascii="Times New Roman" w:hAnsi="Times New Roman" w:cs="Times New Roman"/>
                            <w:sz w:val="18"/>
                            <w:szCs w:val="18"/>
                          </w:rPr>
                          <w:t>2)</w:t>
                        </w:r>
                      </w:p>
                    </w:tc>
                  </w:tr>
                  <w:tr w:rsidR="000D3C6D" w14:paraId="3B45FC95" w14:textId="77777777" w:rsidTr="000D3C6D">
                    <w:trPr>
                      <w:gridAfter w:val="1"/>
                      <w:wAfter w:w="39" w:type="dxa"/>
                      <w:cantSplit/>
                      <w:jc w:val="center"/>
                    </w:trPr>
                    <w:tc>
                      <w:tcPr>
                        <w:tcW w:w="8967" w:type="dxa"/>
                        <w:gridSpan w:val="4"/>
                      </w:tcPr>
                      <w:p w14:paraId="70530078" w14:textId="77777777" w:rsidR="000D3C6D" w:rsidRDefault="000D3C6D" w:rsidP="000D3C6D">
                        <w:pPr>
                          <w:spacing w:after="0" w:line="240" w:lineRule="auto"/>
                          <w:jc w:val="center"/>
                          <w:rPr>
                            <w:rFonts w:ascii="Times New Roman" w:hAnsi="Times New Roman" w:cs="Times New Roman"/>
                            <w:b/>
                            <w:lang w:val="en-US"/>
                          </w:rPr>
                        </w:pPr>
                      </w:p>
                    </w:tc>
                  </w:tr>
                  <w:tr w:rsidR="000D3C6D" w14:paraId="69C5A3D5" w14:textId="77777777" w:rsidTr="000D3C6D">
                    <w:trPr>
                      <w:gridAfter w:val="1"/>
                      <w:wAfter w:w="39" w:type="dxa"/>
                      <w:cantSplit/>
                      <w:jc w:val="center"/>
                    </w:trPr>
                    <w:tc>
                      <w:tcPr>
                        <w:tcW w:w="8967" w:type="dxa"/>
                        <w:gridSpan w:val="4"/>
                        <w:hideMark/>
                      </w:tcPr>
                      <w:p w14:paraId="06F7C177" w14:textId="77777777" w:rsidR="000D3C6D" w:rsidRDefault="000D3C6D" w:rsidP="000D3C6D">
                        <w:pPr>
                          <w:spacing w:after="0" w:line="240" w:lineRule="auto"/>
                          <w:rPr>
                            <w:rFonts w:ascii="Times New Roman" w:hAnsi="Times New Roman" w:cs="Times New Roman"/>
                            <w:b/>
                            <w:lang w:val="en-US"/>
                          </w:rPr>
                        </w:pPr>
                        <w:r>
                          <w:rPr>
                            <w:rFonts w:ascii="Times New Roman" w:eastAsiaTheme="minorEastAsia" w:hAnsi="Times New Roman" w:cs="Times New Roman"/>
                            <w:b/>
                            <w:lang w:val="en-US" w:eastAsia="zh-CN"/>
                          </w:rPr>
                          <w:t>(</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For applications for Orders under sections 14 or 15 by a person mentioned in section 12(2)(a)(</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xml:space="preserve">) Vulnerable Adults Act </w:t>
                        </w:r>
                      </w:p>
                    </w:tc>
                  </w:tr>
                  <w:tr w:rsidR="000D3C6D" w14:paraId="3384F1B9" w14:textId="77777777" w:rsidTr="000D3C6D">
                    <w:trPr>
                      <w:gridAfter w:val="1"/>
                      <w:wAfter w:w="39" w:type="dxa"/>
                      <w:cantSplit/>
                      <w:jc w:val="center"/>
                    </w:trPr>
                    <w:tc>
                      <w:tcPr>
                        <w:tcW w:w="8967" w:type="dxa"/>
                        <w:gridSpan w:val="4"/>
                      </w:tcPr>
                      <w:p w14:paraId="5E2B05A8" w14:textId="77777777" w:rsidR="000D3C6D" w:rsidRDefault="000D3C6D" w:rsidP="000D3C6D">
                        <w:pPr>
                          <w:spacing w:after="0" w:line="240" w:lineRule="auto"/>
                          <w:jc w:val="center"/>
                          <w:rPr>
                            <w:rFonts w:ascii="Times New Roman" w:hAnsi="Times New Roman" w:cs="Times New Roman"/>
                            <w:b/>
                            <w:lang w:val="en-US"/>
                          </w:rPr>
                        </w:pPr>
                      </w:p>
                    </w:tc>
                  </w:tr>
                  <w:tr w:rsidR="000D3C6D" w14:paraId="63C7623E" w14:textId="77777777" w:rsidTr="000D3C6D">
                    <w:trPr>
                      <w:gridAfter w:val="1"/>
                      <w:wAfter w:w="39" w:type="dxa"/>
                      <w:cantSplit/>
                      <w:jc w:val="center"/>
                    </w:trPr>
                    <w:tc>
                      <w:tcPr>
                        <w:tcW w:w="8967" w:type="dxa"/>
                        <w:gridSpan w:val="4"/>
                        <w:hideMark/>
                      </w:tcPr>
                      <w:p w14:paraId="0E3A0B12" w14:textId="77777777" w:rsidR="000D3C6D" w:rsidRDefault="000D3C6D" w:rsidP="000D3C6D">
                        <w:pPr>
                          <w:spacing w:after="0" w:line="240" w:lineRule="auto"/>
                          <w:jc w:val="center"/>
                          <w:rPr>
                            <w:rFonts w:ascii="Times New Roman" w:hAnsi="Times New Roman" w:cs="Times New Roman"/>
                            <w:b/>
                            <w:lang w:val="en-US"/>
                          </w:rPr>
                        </w:pPr>
                        <w:r>
                          <w:rPr>
                            <w:rFonts w:ascii="Times New Roman" w:eastAsiaTheme="minorEastAsia" w:hAnsi="Times New Roman" w:cs="Times New Roman"/>
                            <w:b/>
                            <w:lang w:val="en-US" w:eastAsia="zh-CN"/>
                          </w:rPr>
                          <w:t>MENTAL CAPACITY ASSESSMENT REPORT</w:t>
                        </w:r>
                      </w:p>
                    </w:tc>
                  </w:tr>
                  <w:tr w:rsidR="000D3C6D" w14:paraId="64C5830F" w14:textId="77777777" w:rsidTr="000D3C6D">
                    <w:trPr>
                      <w:cantSplit/>
                      <w:jc w:val="center"/>
                    </w:trPr>
                    <w:tc>
                      <w:tcPr>
                        <w:tcW w:w="9006" w:type="dxa"/>
                        <w:gridSpan w:val="5"/>
                      </w:tcPr>
                      <w:p w14:paraId="7310C0E8" w14:textId="77777777" w:rsidR="000D3C6D" w:rsidRDefault="000D3C6D" w:rsidP="000D3C6D">
                        <w:pPr>
                          <w:spacing w:after="0" w:line="240" w:lineRule="auto"/>
                          <w:jc w:val="center"/>
                          <w:rPr>
                            <w:rFonts w:ascii="Times New Roman" w:hAnsi="Times New Roman" w:cs="Times New Roman"/>
                            <w:b/>
                            <w:lang w:val="en-US"/>
                          </w:rPr>
                        </w:pPr>
                      </w:p>
                    </w:tc>
                  </w:tr>
                  <w:tr w:rsidR="000D3C6D" w14:paraId="4D735FEC" w14:textId="77777777" w:rsidTr="000D3C6D">
                    <w:trPr>
                      <w:cantSplit/>
                      <w:jc w:val="center"/>
                    </w:trPr>
                    <w:tc>
                      <w:tcPr>
                        <w:tcW w:w="2711" w:type="dxa"/>
                      </w:tcPr>
                      <w:p w14:paraId="0841BD2E" w14:textId="77777777" w:rsidR="000D3C6D" w:rsidRDefault="000D3C6D" w:rsidP="000D3C6D">
                        <w:pPr>
                          <w:spacing w:after="0" w:line="240" w:lineRule="auto"/>
                          <w:jc w:val="center"/>
                          <w:rPr>
                            <w:rFonts w:ascii="Times New Roman" w:hAnsi="Times New Roman" w:cs="Times New Roman"/>
                            <w:i/>
                            <w:lang w:val="en-US"/>
                          </w:rPr>
                        </w:pPr>
                      </w:p>
                    </w:tc>
                    <w:tc>
                      <w:tcPr>
                        <w:tcW w:w="3170" w:type="dxa"/>
                      </w:tcPr>
                      <w:p w14:paraId="5D03424F" w14:textId="77777777" w:rsidR="000D3C6D" w:rsidRDefault="000D3C6D" w:rsidP="000D3C6D">
                        <w:pPr>
                          <w:spacing w:after="0" w:line="240" w:lineRule="auto"/>
                          <w:jc w:val="center"/>
                          <w:rPr>
                            <w:rFonts w:ascii="Times New Roman" w:hAnsi="Times New Roman" w:cs="Times New Roman"/>
                            <w:i/>
                            <w:lang w:val="en-US"/>
                          </w:rPr>
                        </w:pPr>
                      </w:p>
                    </w:tc>
                    <w:tc>
                      <w:tcPr>
                        <w:tcW w:w="3125" w:type="dxa"/>
                        <w:gridSpan w:val="3"/>
                      </w:tcPr>
                      <w:p w14:paraId="6113BE2B" w14:textId="77777777" w:rsidR="000D3C6D" w:rsidRDefault="000D3C6D" w:rsidP="000D3C6D">
                        <w:pPr>
                          <w:spacing w:after="0" w:line="240" w:lineRule="auto"/>
                          <w:jc w:val="center"/>
                          <w:rPr>
                            <w:rFonts w:ascii="Times New Roman" w:hAnsi="Times New Roman" w:cs="Times New Roman"/>
                            <w:i/>
                            <w:lang w:val="en-US"/>
                          </w:rPr>
                        </w:pPr>
                      </w:p>
                    </w:tc>
                  </w:tr>
                  <w:tr w:rsidR="000D3C6D" w14:paraId="00A3756D" w14:textId="77777777" w:rsidTr="000D3C6D">
                    <w:trPr>
                      <w:cantSplit/>
                      <w:jc w:val="center"/>
                    </w:trPr>
                    <w:tc>
                      <w:tcPr>
                        <w:tcW w:w="9006" w:type="dxa"/>
                        <w:gridSpan w:val="5"/>
                        <w:hideMark/>
                      </w:tcPr>
                      <w:p w14:paraId="5E33B494" w14:textId="77777777" w:rsidR="000D3C6D" w:rsidRDefault="000D3C6D" w:rsidP="000D3C6D">
                        <w:pPr>
                          <w:spacing w:after="0" w:line="240" w:lineRule="auto"/>
                          <w:jc w:val="center"/>
                          <w:rPr>
                            <w:rFonts w:ascii="Times New Roman" w:hAnsi="Times New Roman" w:cs="Times New Roman"/>
                            <w:i/>
                            <w:sz w:val="20"/>
                            <w:szCs w:val="20"/>
                            <w:lang w:val="en-US"/>
                          </w:rPr>
                        </w:pPr>
                        <w:r>
                          <w:rPr>
                            <w:rFonts w:ascii="Times New Roman" w:eastAsiaTheme="minorEastAsia" w:hAnsi="Times New Roman" w:cs="Times New Roman"/>
                            <w:i/>
                            <w:sz w:val="20"/>
                            <w:szCs w:val="20"/>
                            <w:lang w:val="en-US" w:eastAsia="zh-CN"/>
                          </w:rPr>
                          <w:t xml:space="preserve">To be filled in by a mental capacity assessor as appointed by the </w:t>
                        </w:r>
                        <w:ins w:id="10" w:author="Aziziyah MD HAMBALI (FJCOURTS)" w:date="2020-04-24T16:14:00Z">
                          <w:r>
                            <w:rPr>
                              <w:rFonts w:ascii="Times New Roman" w:eastAsiaTheme="minorEastAsia" w:hAnsi="Times New Roman" w:cs="Times New Roman"/>
                              <w:i/>
                              <w:sz w:val="20"/>
                              <w:szCs w:val="20"/>
                              <w:lang w:val="en-US" w:eastAsia="zh-CN"/>
                            </w:rPr>
                            <w:t xml:space="preserve">Director-General </w:t>
                          </w:r>
                        </w:ins>
                        <w:r>
                          <w:rPr>
                            <w:rFonts w:ascii="Times New Roman" w:eastAsiaTheme="minorEastAsia" w:hAnsi="Times New Roman" w:cs="Times New Roman"/>
                            <w:i/>
                            <w:sz w:val="20"/>
                            <w:szCs w:val="20"/>
                            <w:lang w:val="en-US" w:eastAsia="zh-CN"/>
                          </w:rPr>
                          <w:t>of Social Welfare under the Vulnerable Adults Act 2018</w:t>
                        </w:r>
                      </w:p>
                    </w:tc>
                  </w:tr>
                  <w:tr w:rsidR="000D3C6D" w14:paraId="3A42A840" w14:textId="77777777" w:rsidTr="000D3C6D">
                    <w:trPr>
                      <w:cantSplit/>
                      <w:jc w:val="center"/>
                    </w:trPr>
                    <w:tc>
                      <w:tcPr>
                        <w:tcW w:w="9006" w:type="dxa"/>
                        <w:gridSpan w:val="5"/>
                      </w:tcPr>
                      <w:p w14:paraId="19DC7A0B" w14:textId="77777777" w:rsidR="000D3C6D" w:rsidRDefault="000D3C6D" w:rsidP="000D3C6D">
                        <w:pPr>
                          <w:spacing w:after="0" w:line="240" w:lineRule="auto"/>
                          <w:rPr>
                            <w:rFonts w:ascii="Times New Roman" w:hAnsi="Times New Roman" w:cs="Times New Roman"/>
                            <w:i/>
                            <w:sz w:val="22"/>
                            <w:szCs w:val="22"/>
                            <w:lang w:val="en-US"/>
                          </w:rPr>
                        </w:pPr>
                      </w:p>
                    </w:tc>
                  </w:tr>
                  <w:tr w:rsidR="000D3C6D" w14:paraId="14F1F6C5" w14:textId="77777777" w:rsidTr="000D3C6D">
                    <w:trPr>
                      <w:cantSplit/>
                      <w:jc w:val="center"/>
                    </w:trPr>
                    <w:tc>
                      <w:tcPr>
                        <w:tcW w:w="9006" w:type="dxa"/>
                        <w:gridSpan w:val="5"/>
                      </w:tcPr>
                      <w:p w14:paraId="2A3D83B1" w14:textId="77777777" w:rsidR="000D3C6D" w:rsidRDefault="000D3C6D" w:rsidP="000D3C6D">
                        <w:pPr>
                          <w:spacing w:after="0" w:line="240" w:lineRule="auto"/>
                          <w:jc w:val="center"/>
                          <w:rPr>
                            <w:rFonts w:ascii="Times New Roman" w:hAnsi="Times New Roman" w:cs="Times New Roman"/>
                            <w:b/>
                            <w:lang w:val="en-US"/>
                          </w:rPr>
                        </w:pPr>
                      </w:p>
                    </w:tc>
                  </w:tr>
                </w:tbl>
                <w:tbl>
                  <w:tblPr>
                    <w:tblStyle w:val="TableGrid81"/>
                    <w:tblpPr w:leftFromText="180" w:rightFromText="180" w:vertAnchor="text" w:horzAnchor="margin" w:tblpY="1"/>
                    <w:tblOverlap w:val="never"/>
                    <w:tblW w:w="8608" w:type="dxa"/>
                    <w:tblCellMar>
                      <w:top w:w="113" w:type="dxa"/>
                      <w:bottom w:w="113" w:type="dxa"/>
                    </w:tblCellMar>
                    <w:tblLook w:val="04A0" w:firstRow="1" w:lastRow="0" w:firstColumn="1" w:lastColumn="0" w:noHBand="0" w:noVBand="1"/>
                  </w:tblPr>
                  <w:tblGrid>
                    <w:gridCol w:w="1603"/>
                    <w:gridCol w:w="3393"/>
                    <w:gridCol w:w="1470"/>
                    <w:gridCol w:w="2142"/>
                  </w:tblGrid>
                  <w:tr w:rsidR="000D3C6D" w14:paraId="5BC11AAF" w14:textId="77777777" w:rsidTr="000D3C6D">
                    <w:trPr>
                      <w:trHeight w:val="303"/>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21949266" w14:textId="77777777" w:rsidR="000D3C6D" w:rsidRDefault="000D3C6D" w:rsidP="000D3C6D">
                        <w:pPr>
                          <w:rPr>
                            <w:rFonts w:ascii="Times New Roman" w:eastAsiaTheme="minorEastAsia" w:hAnsi="Times New Roman" w:cs="Times New Roman"/>
                            <w:b/>
                            <w:color w:val="FFFFFF" w:themeColor="background1"/>
                            <w:sz w:val="22"/>
                            <w:szCs w:val="22"/>
                            <w:lang w:eastAsia="zh-CN"/>
                          </w:rPr>
                        </w:pPr>
                        <w:r>
                          <w:rPr>
                            <w:rFonts w:ascii="Times New Roman" w:eastAsiaTheme="minorEastAsia" w:hAnsi="Times New Roman" w:cs="Times New Roman"/>
                            <w:b/>
                            <w:color w:val="FFFFFF" w:themeColor="background1"/>
                            <w:lang w:eastAsia="zh-CN"/>
                          </w:rPr>
                          <w:t>(A) INDIVIDUAL’S PARTICULARS</w:t>
                        </w:r>
                      </w:p>
                    </w:tc>
                  </w:tr>
                  <w:tr w:rsidR="000D3C6D" w14:paraId="08576EA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299E4B"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49AA5A3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2754E2CD" w14:textId="77777777" w:rsidR="000D3C6D" w:rsidRDefault="000D3C6D" w:rsidP="000D3C6D">
                        <w:pPr>
                          <w:rPr>
                            <w:rFonts w:ascii="Times New Roman" w:eastAsiaTheme="minorEastAsia" w:hAnsi="Times New Roman" w:cs="Times New Roman"/>
                            <w:lang w:eastAsia="zh-CN"/>
                          </w:rPr>
                        </w:pPr>
                      </w:p>
                      <w:p w14:paraId="7E8DA9FC" w14:textId="77777777" w:rsidR="000D3C6D" w:rsidRDefault="000D3C6D" w:rsidP="000D3C6D">
                        <w:pPr>
                          <w:rPr>
                            <w:rFonts w:ascii="Times New Roman" w:eastAsiaTheme="minorEastAsia" w:hAnsi="Times New Roman" w:cs="Times New Roman"/>
                            <w:lang w:eastAsia="zh-CN"/>
                          </w:rPr>
                        </w:pPr>
                      </w:p>
                      <w:p w14:paraId="1BBF2EBF" w14:textId="77777777" w:rsidR="000D3C6D" w:rsidRDefault="000D3C6D" w:rsidP="000D3C6D">
                        <w:pPr>
                          <w:rPr>
                            <w:rFonts w:ascii="Times New Roman" w:eastAsiaTheme="minorEastAsia" w:hAnsi="Times New Roman" w:cs="Times New Roman"/>
                            <w:lang w:eastAsia="zh-CN"/>
                          </w:rPr>
                        </w:pPr>
                      </w:p>
                      <w:p w14:paraId="10711527"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4542BF"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Gender:</w:t>
                        </w:r>
                      </w:p>
                    </w:tc>
                    <w:tc>
                      <w:tcPr>
                        <w:tcW w:w="2317" w:type="dxa"/>
                        <w:tcBorders>
                          <w:top w:val="single" w:sz="4" w:space="0" w:color="auto"/>
                          <w:left w:val="single" w:sz="4" w:space="0" w:color="auto"/>
                          <w:bottom w:val="single" w:sz="4" w:space="0" w:color="auto"/>
                          <w:right w:val="single" w:sz="4" w:space="0" w:color="auto"/>
                        </w:tcBorders>
                        <w:vAlign w:val="center"/>
                        <w:hideMark/>
                      </w:tcPr>
                      <w:p w14:paraId="451E8176"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23990291"/>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Male</w:t>
                        </w:r>
                      </w:p>
                      <w:p w14:paraId="3E59712C" w14:textId="77777777" w:rsidR="000D3C6D" w:rsidRDefault="00973BFC" w:rsidP="000D3C6D">
                        <w:pPr>
                          <w:rPr>
                            <w:rFonts w:ascii="Times New Roman" w:eastAsiaTheme="minorEastAsia" w:hAnsi="Times New Roman" w:cs="Times New Roman"/>
                            <w:b/>
                            <w:lang w:eastAsia="zh-CN"/>
                          </w:rPr>
                        </w:pPr>
                        <w:sdt>
                          <w:sdtPr>
                            <w:rPr>
                              <w:rFonts w:ascii="Times New Roman" w:eastAsiaTheme="minorEastAsia" w:hAnsi="Times New Roman" w:cs="Times New Roman"/>
                              <w:lang w:eastAsia="zh-CN"/>
                            </w:rPr>
                            <w:id w:val="860014556"/>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Female</w:t>
                        </w:r>
                      </w:p>
                    </w:tc>
                  </w:tr>
                  <w:tr w:rsidR="000D3C6D" w14:paraId="05A1DA63" w14:textId="77777777" w:rsidTr="000D3C6D">
                    <w:trPr>
                      <w:trHeight w:val="815"/>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3C524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t>NRIC / FIN / Passport no.:</w:t>
                        </w:r>
                      </w:p>
                    </w:tc>
                    <w:tc>
                      <w:tcPr>
                        <w:tcW w:w="3393" w:type="dxa"/>
                        <w:vMerge w:val="restart"/>
                        <w:tcBorders>
                          <w:top w:val="single" w:sz="4" w:space="0" w:color="auto"/>
                          <w:left w:val="single" w:sz="4" w:space="0" w:color="auto"/>
                          <w:bottom w:val="single" w:sz="4" w:space="0" w:color="auto"/>
                          <w:right w:val="single" w:sz="4" w:space="0" w:color="auto"/>
                        </w:tcBorders>
                        <w:vAlign w:val="center"/>
                        <w:hideMark/>
                      </w:tcPr>
                      <w:p w14:paraId="2E2C8F29"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68208021"/>
                            <w14:checkbox>
                              <w14:checked w14:val="0"/>
                              <w14:checkedState w14:val="2612" w14:font="MS Gothic"/>
                              <w14:uncheckedState w14:val="2610" w14:font="MS Gothic"/>
                            </w14:checkbox>
                          </w:sdtPr>
                          <w:sdtEndPr/>
                          <w:sdtContent>
                            <w:r w:rsidR="000D3C6D">
                              <w:rPr>
                                <w:rFonts w:ascii="MS Gothic" w:eastAsia="MS Gothic" w:hAnsi="MS Gothic" w:cs="Times New Roman" w:hint="eastAsia"/>
                                <w:lang w:eastAsia="zh-CN"/>
                              </w:rPr>
                              <w:t>☐</w:t>
                            </w:r>
                          </w:sdtContent>
                        </w:sdt>
                        <w:r w:rsidR="000D3C6D">
                          <w:rPr>
                            <w:rFonts w:ascii="Times New Roman" w:eastAsiaTheme="minorEastAsia" w:hAnsi="Times New Roman" w:cs="Times New Roman"/>
                            <w:lang w:eastAsia="zh-CN"/>
                          </w:rPr>
                          <w:t xml:space="preserve"> NRIC (Pink)  </w:t>
                        </w:r>
                        <w:sdt>
                          <w:sdtPr>
                            <w:rPr>
                              <w:rFonts w:ascii="Times New Roman" w:eastAsiaTheme="minorEastAsia" w:hAnsi="Times New Roman" w:cs="Times New Roman"/>
                              <w:lang w:eastAsia="zh-CN"/>
                            </w:rPr>
                            <w:id w:val="1039090453"/>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NRIC (Blue)</w:t>
                        </w:r>
                      </w:p>
                      <w:p w14:paraId="7E7CE1EC"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069413037"/>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FIN                </w:t>
                        </w:r>
                        <w:sdt>
                          <w:sdtPr>
                            <w:rPr>
                              <w:rFonts w:ascii="Times New Roman" w:eastAsiaTheme="minorEastAsia" w:hAnsi="Times New Roman" w:cs="Times New Roman"/>
                              <w:lang w:eastAsia="zh-CN"/>
                            </w:rPr>
                            <w:id w:val="-202223290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Passport</w:t>
                        </w:r>
                      </w:p>
                      <w:p w14:paraId="17F40642"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5189064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Other (please specify: ______</w:t>
                        </w:r>
                        <w:proofErr w:type="gramStart"/>
                        <w:r w:rsidR="000D3C6D">
                          <w:rPr>
                            <w:rFonts w:ascii="Times New Roman" w:eastAsiaTheme="minorEastAsia" w:hAnsi="Times New Roman" w:cs="Times New Roman"/>
                            <w:lang w:eastAsia="zh-CN"/>
                          </w:rPr>
                          <w:t xml:space="preserve">_)   </w:t>
                        </w:r>
                        <w:proofErr w:type="gramEnd"/>
                        <w:r w:rsidR="000D3C6D">
                          <w:rPr>
                            <w:rFonts w:ascii="Times New Roman" w:eastAsiaTheme="minorEastAsia" w:hAnsi="Times New Roman" w:cs="Times New Roman"/>
                            <w:lang w:eastAsia="zh-CN"/>
                          </w:rPr>
                          <w:t xml:space="preserve">      </w:t>
                        </w: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A0DEA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Birth:</w:t>
                        </w:r>
                      </w:p>
                      <w:p w14:paraId="4189995C"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56CD343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1958FAF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sz w:val="18"/>
                            <w:lang w:eastAsia="zh-CN"/>
                          </w:rPr>
                          <w:t xml:space="preserve"> DD      MM     YYYY</w:t>
                        </w:r>
                      </w:p>
                    </w:tc>
                  </w:tr>
                  <w:tr w:rsidR="000D3C6D" w14:paraId="05B11666" w14:textId="77777777" w:rsidTr="000D3C6D">
                    <w:trPr>
                      <w:trHeight w:val="33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43C1F6"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74C479"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A22215" w14:textId="77777777" w:rsidR="000D3C6D" w:rsidRDefault="000D3C6D" w:rsidP="000D3C6D">
                        <w:pPr>
                          <w:rPr>
                            <w:rFonts w:ascii="Times New Roman" w:eastAsiaTheme="minorEastAsia" w:hAnsi="Times New Roman" w:cs="Times New Roman"/>
                            <w:b/>
                            <w:lang w:eastAsia="zh-CN"/>
                          </w:rPr>
                        </w:pPr>
                      </w:p>
                      <w:p w14:paraId="0C026E74" w14:textId="77777777" w:rsidR="000D3C6D" w:rsidRDefault="000D3C6D" w:rsidP="000D3C6D">
                        <w:pPr>
                          <w:rPr>
                            <w:rFonts w:ascii="Times New Roman" w:eastAsiaTheme="minorEastAsia" w:hAnsi="Times New Roman" w:cs="Times New Roman"/>
                            <w:b/>
                            <w:lang w:eastAsia="zh-CN"/>
                          </w:rPr>
                        </w:pPr>
                      </w:p>
                      <w:p w14:paraId="5453FE0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Place of Assessment:</w:t>
                        </w:r>
                      </w:p>
                      <w:p w14:paraId="3546357B" w14:textId="77777777" w:rsidR="000D3C6D" w:rsidRDefault="000D3C6D" w:rsidP="000D3C6D">
                        <w:pPr>
                          <w:rPr>
                            <w:rFonts w:ascii="Times New Roman" w:eastAsiaTheme="minorEastAsia" w:hAnsi="Times New Roman" w:cs="Times New Roman"/>
                            <w:b/>
                            <w:lang w:eastAsia="zh-CN"/>
                          </w:rPr>
                        </w:pPr>
                      </w:p>
                      <w:p w14:paraId="617E73B7" w14:textId="77777777" w:rsidR="000D3C6D" w:rsidRDefault="000D3C6D" w:rsidP="000D3C6D">
                        <w:pPr>
                          <w:rPr>
                            <w:rFonts w:ascii="Times New Roman" w:eastAsiaTheme="minorEastAsia" w:hAnsi="Times New Roman" w:cs="Times New Roman"/>
                            <w:b/>
                            <w:lang w:eastAsia="zh-CN"/>
                          </w:rPr>
                        </w:pPr>
                      </w:p>
                      <w:p w14:paraId="4B2A30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assessment:</w:t>
                        </w:r>
                      </w:p>
                      <w:p w14:paraId="2CA616E7" w14:textId="77777777" w:rsidR="000D3C6D" w:rsidRDefault="000D3C6D" w:rsidP="000D3C6D">
                        <w:pPr>
                          <w:rPr>
                            <w:rFonts w:ascii="Times New Roman" w:eastAsiaTheme="minorEastAsia" w:hAnsi="Times New Roman" w:cs="Times New Roman"/>
                            <w:b/>
                            <w:lang w:eastAsia="zh-CN"/>
                          </w:rPr>
                        </w:pPr>
                      </w:p>
                      <w:p w14:paraId="7AC97036" w14:textId="77777777" w:rsidR="000D3C6D" w:rsidRDefault="000D3C6D" w:rsidP="000D3C6D">
                        <w:pPr>
                          <w:rPr>
                            <w:rFonts w:ascii="Times New Roman" w:eastAsiaTheme="minorEastAsia" w:hAnsi="Times New Roman" w:cs="Times New Roman"/>
                            <w:b/>
                            <w:lang w:eastAsia="zh-CN"/>
                          </w:rPr>
                        </w:pPr>
                      </w:p>
                      <w:p w14:paraId="1CE2AEB9" w14:textId="77777777" w:rsidR="000D3C6D" w:rsidRDefault="000D3C6D" w:rsidP="000D3C6D">
                        <w:pPr>
                          <w:rPr>
                            <w:rFonts w:ascii="Times New Roman" w:eastAsiaTheme="minorEastAsia" w:hAnsi="Times New Roman" w:cs="Times New Roman"/>
                            <w:b/>
                            <w:lang w:eastAsia="zh-CN"/>
                          </w:rPr>
                        </w:pPr>
                      </w:p>
                      <w:p w14:paraId="3F55A049" w14:textId="77777777" w:rsidR="000D3C6D" w:rsidRDefault="000D3C6D" w:rsidP="000D3C6D">
                        <w:pPr>
                          <w:rPr>
                            <w:rFonts w:ascii="Times New Roman" w:eastAsiaTheme="minorEastAsia" w:hAnsi="Times New Roman" w:cs="Times New Roman"/>
                            <w:b/>
                            <w:lang w:eastAsia="zh-CN"/>
                          </w:rPr>
                        </w:pPr>
                      </w:p>
                      <w:p w14:paraId="52F2E962" w14:textId="77777777" w:rsidR="000D3C6D" w:rsidRDefault="000D3C6D" w:rsidP="000D3C6D">
                        <w:pPr>
                          <w:rPr>
                            <w:rFonts w:ascii="Times New Roman" w:eastAsiaTheme="minorEastAsia" w:hAnsi="Times New Roman" w:cs="Times New Roman"/>
                            <w:b/>
                            <w:lang w:eastAsia="zh-CN"/>
                          </w:rPr>
                        </w:pPr>
                      </w:p>
                      <w:p w14:paraId="4BF03EC6" w14:textId="77777777" w:rsidR="000D3C6D" w:rsidRDefault="000D3C6D" w:rsidP="000D3C6D">
                        <w:pPr>
                          <w:rPr>
                            <w:rFonts w:ascii="Times New Roman" w:eastAsiaTheme="minorEastAsia" w:hAnsi="Times New Roman" w:cs="Times New Roman"/>
                            <w:b/>
                            <w:lang w:eastAsia="zh-CN"/>
                          </w:rPr>
                        </w:pPr>
                      </w:p>
                      <w:p w14:paraId="5AA51A87"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0AF79CC4"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5845B80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18"/>
                            <w:lang w:eastAsia="zh-CN"/>
                          </w:rPr>
                          <w:t xml:space="preserve"> DD    MM      YYYY</w:t>
                        </w:r>
                      </w:p>
                    </w:tc>
                  </w:tr>
                  <w:tr w:rsidR="000D3C6D" w14:paraId="386402F4" w14:textId="77777777" w:rsidTr="000D3C6D">
                    <w:trPr>
                      <w:trHeight w:val="22"/>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75B4E93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lang w:eastAsia="zh-CN"/>
                          </w:rPr>
                          <w:t>(B) ASSESSOR’S PARTICULARS</w:t>
                        </w:r>
                      </w:p>
                    </w:tc>
                  </w:tr>
                  <w:tr w:rsidR="000D3C6D" w14:paraId="7AF28CA2" w14:textId="77777777" w:rsidTr="000D3C6D">
                    <w:trPr>
                      <w:trHeight w:val="961"/>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D21C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6AAEE14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5205A388"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5F757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t>Contact no.:</w:t>
                        </w:r>
                      </w:p>
                    </w:tc>
                    <w:tc>
                      <w:tcPr>
                        <w:tcW w:w="2317" w:type="dxa"/>
                        <w:tcBorders>
                          <w:top w:val="single" w:sz="4" w:space="0" w:color="auto"/>
                          <w:left w:val="single" w:sz="4" w:space="0" w:color="auto"/>
                          <w:bottom w:val="single" w:sz="4" w:space="0" w:color="auto"/>
                          <w:right w:val="single" w:sz="4" w:space="0" w:color="auto"/>
                        </w:tcBorders>
                        <w:vAlign w:val="center"/>
                      </w:tcPr>
                      <w:p w14:paraId="122A4700" w14:textId="77777777" w:rsidR="000D3C6D" w:rsidRDefault="000D3C6D" w:rsidP="000D3C6D">
                        <w:pPr>
                          <w:rPr>
                            <w:rFonts w:ascii="Times New Roman" w:eastAsiaTheme="minorEastAsia" w:hAnsi="Times New Roman" w:cs="Times New Roman"/>
                            <w:lang w:eastAsia="zh-CN"/>
                          </w:rPr>
                        </w:pPr>
                      </w:p>
                    </w:tc>
                  </w:tr>
                  <w:tr w:rsidR="000D3C6D" w14:paraId="15A11A2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0A278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MCR/SRP no.:</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0E9C1A14" w14:textId="77777777" w:rsidR="000D3C6D" w:rsidRDefault="000D3C6D" w:rsidP="000D3C6D">
                        <w:pPr>
                          <w:rPr>
                            <w:rFonts w:ascii="Times New Roman" w:eastAsiaTheme="minorEastAsia" w:hAnsi="Times New Roman" w:cs="Times New Roman"/>
                            <w:lang w:eastAsia="zh-CN"/>
                          </w:rPr>
                        </w:pPr>
                      </w:p>
                    </w:tc>
                  </w:tr>
                  <w:tr w:rsidR="000D3C6D" w14:paraId="069936BA"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7610E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Designation and Department:</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C745979" w14:textId="77777777" w:rsidR="000D3C6D" w:rsidRDefault="000D3C6D" w:rsidP="000D3C6D">
                        <w:pPr>
                          <w:rPr>
                            <w:rFonts w:ascii="Times New Roman" w:eastAsiaTheme="minorEastAsia" w:hAnsi="Times New Roman" w:cs="Times New Roman"/>
                            <w:lang w:eastAsia="zh-CN"/>
                          </w:rPr>
                        </w:pPr>
                      </w:p>
                    </w:tc>
                  </w:tr>
                  <w:tr w:rsidR="000D3C6D" w14:paraId="1D465314" w14:textId="77777777" w:rsidTr="000D3C6D">
                    <w:trPr>
                      <w:trHeight w:val="2279"/>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D520C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Assessor’s qualifications and experience in assessing mental capacity:</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157A719" w14:textId="77777777" w:rsidR="000D3C6D" w:rsidRDefault="000D3C6D" w:rsidP="000D3C6D">
                        <w:pPr>
                          <w:rPr>
                            <w:rFonts w:ascii="Times New Roman" w:eastAsiaTheme="minorEastAsia" w:hAnsi="Times New Roman" w:cs="Times New Roman"/>
                            <w:lang w:eastAsia="zh-CN"/>
                          </w:rPr>
                        </w:pPr>
                      </w:p>
                      <w:p w14:paraId="6AB22905" w14:textId="77777777" w:rsidR="000D3C6D" w:rsidRDefault="000D3C6D" w:rsidP="000D3C6D">
                        <w:pPr>
                          <w:rPr>
                            <w:rFonts w:ascii="Times New Roman" w:eastAsiaTheme="minorEastAsia" w:hAnsi="Times New Roman" w:cs="Times New Roman"/>
                            <w:lang w:eastAsia="zh-CN"/>
                          </w:rPr>
                        </w:pPr>
                      </w:p>
                      <w:p w14:paraId="4FDC94D5" w14:textId="77777777" w:rsidR="000D3C6D" w:rsidRDefault="000D3C6D" w:rsidP="000D3C6D">
                        <w:pPr>
                          <w:rPr>
                            <w:rFonts w:ascii="Times New Roman" w:eastAsiaTheme="minorEastAsia" w:hAnsi="Times New Roman" w:cs="Times New Roman"/>
                            <w:lang w:eastAsia="zh-CN"/>
                          </w:rPr>
                        </w:pPr>
                      </w:p>
                      <w:p w14:paraId="5C469E6C" w14:textId="77777777" w:rsidR="000D3C6D" w:rsidRDefault="000D3C6D" w:rsidP="000D3C6D">
                        <w:pPr>
                          <w:rPr>
                            <w:rFonts w:ascii="Times New Roman" w:eastAsiaTheme="minorEastAsia" w:hAnsi="Times New Roman" w:cs="Times New Roman"/>
                            <w:lang w:eastAsia="zh-CN"/>
                          </w:rPr>
                        </w:pPr>
                      </w:p>
                      <w:p w14:paraId="1C38766B" w14:textId="77777777" w:rsidR="000D3C6D" w:rsidRDefault="000D3C6D" w:rsidP="000D3C6D">
                        <w:pPr>
                          <w:rPr>
                            <w:rFonts w:ascii="Times New Roman" w:eastAsiaTheme="minorEastAsia" w:hAnsi="Times New Roman" w:cs="Times New Roman"/>
                            <w:lang w:eastAsia="zh-CN"/>
                          </w:rPr>
                        </w:pPr>
                      </w:p>
                      <w:p w14:paraId="3D23B0E7" w14:textId="77777777" w:rsidR="000D3C6D" w:rsidRDefault="000D3C6D" w:rsidP="000D3C6D">
                        <w:pPr>
                          <w:rPr>
                            <w:rFonts w:ascii="Times New Roman" w:eastAsiaTheme="minorEastAsia" w:hAnsi="Times New Roman" w:cs="Times New Roman"/>
                            <w:lang w:eastAsia="zh-CN"/>
                          </w:rPr>
                        </w:pPr>
                      </w:p>
                    </w:tc>
                  </w:tr>
                  <w:tr w:rsidR="000D3C6D" w14:paraId="65585980" w14:textId="77777777" w:rsidTr="000D3C6D">
                    <w:trPr>
                      <w:trHeight w:val="1308"/>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EDF2D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Hospital / clinic / organisation and address:</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C8A1460" w14:textId="77777777" w:rsidR="000D3C6D" w:rsidRDefault="000D3C6D" w:rsidP="000D3C6D">
                        <w:pPr>
                          <w:rPr>
                            <w:rFonts w:ascii="Times New Roman" w:eastAsiaTheme="minorEastAsia" w:hAnsi="Times New Roman" w:cs="Times New Roman"/>
                            <w:lang w:eastAsia="zh-CN"/>
                          </w:rPr>
                        </w:pPr>
                      </w:p>
                      <w:p w14:paraId="783C5A6C" w14:textId="77777777" w:rsidR="000D3C6D" w:rsidRDefault="000D3C6D" w:rsidP="000D3C6D">
                        <w:pPr>
                          <w:rPr>
                            <w:rFonts w:ascii="Times New Roman" w:eastAsiaTheme="minorEastAsia" w:hAnsi="Times New Roman" w:cs="Times New Roman"/>
                            <w:lang w:eastAsia="zh-CN"/>
                          </w:rPr>
                        </w:pPr>
                      </w:p>
                      <w:p w14:paraId="3E65E03D" w14:textId="77777777" w:rsidR="000D3C6D" w:rsidRDefault="000D3C6D" w:rsidP="000D3C6D">
                        <w:pPr>
                          <w:rPr>
                            <w:rFonts w:ascii="Times New Roman" w:eastAsiaTheme="minorEastAsia" w:hAnsi="Times New Roman" w:cs="Times New Roman"/>
                            <w:lang w:eastAsia="zh-CN"/>
                          </w:rPr>
                        </w:pPr>
                      </w:p>
                    </w:tc>
                  </w:tr>
                  <w:tr w:rsidR="000D3C6D" w14:paraId="57855C0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96E7F6F" w14:textId="77777777" w:rsidR="000D3C6D" w:rsidRDefault="000D3C6D" w:rsidP="000D3C6D">
                        <w:pPr>
                          <w:rPr>
                            <w:rFonts w:ascii="Times New Roman" w:eastAsiaTheme="minorEastAsia" w:hAnsi="Times New Roman" w:cs="Times New Roman"/>
                            <w:i/>
                            <w:lang w:eastAsia="zh-CN"/>
                          </w:rPr>
                        </w:pPr>
                        <w:r>
                          <w:rPr>
                            <w:rFonts w:ascii="Times New Roman" w:eastAsiaTheme="minorEastAsia" w:hAnsi="Times New Roman" w:cs="Times New Roman"/>
                            <w:b/>
                            <w:i/>
                            <w:lang w:eastAsia="zh-CN"/>
                          </w:rPr>
                          <w:t>Relationship with VA</w:t>
                        </w:r>
                        <w:proofErr w:type="gramStart"/>
                        <w:r>
                          <w:rPr>
                            <w:rFonts w:ascii="Times New Roman" w:eastAsiaTheme="minorEastAsia" w:hAnsi="Times New Roman" w:cs="Times New Roman"/>
                            <w:b/>
                            <w:i/>
                            <w:lang w:eastAsia="zh-CN"/>
                          </w:rPr>
                          <w:t xml:space="preserve">:  </w:t>
                        </w:r>
                        <w:r>
                          <w:rPr>
                            <w:rFonts w:ascii="Times New Roman" w:eastAsiaTheme="minorEastAsia" w:hAnsi="Times New Roman" w:cs="Times New Roman"/>
                            <w:i/>
                            <w:lang w:eastAsia="zh-CN"/>
                          </w:rPr>
                          <w:t>(</w:t>
                        </w:r>
                        <w:proofErr w:type="gramEnd"/>
                        <w:r>
                          <w:rPr>
                            <w:rFonts w:ascii="Times New Roman" w:eastAsiaTheme="minorEastAsia" w:hAnsi="Times New Roman" w:cs="Times New Roman"/>
                            <w:i/>
                            <w:lang w:eastAsia="zh-CN"/>
                          </w:rPr>
                          <w:t>please tick where applicable)</w:t>
                        </w:r>
                      </w:p>
                    </w:tc>
                    <w:tc>
                      <w:tcPr>
                        <w:tcW w:w="7075" w:type="dxa"/>
                        <w:gridSpan w:val="3"/>
                        <w:tcBorders>
                          <w:top w:val="single" w:sz="4" w:space="0" w:color="auto"/>
                          <w:left w:val="single" w:sz="4" w:space="0" w:color="auto"/>
                          <w:bottom w:val="single" w:sz="4" w:space="0" w:color="auto"/>
                          <w:right w:val="single" w:sz="4" w:space="0" w:color="auto"/>
                        </w:tcBorders>
                        <w:vAlign w:val="center"/>
                        <w:hideMark/>
                      </w:tcPr>
                      <w:p w14:paraId="6F1B896E" w14:textId="77777777" w:rsidR="000D3C6D" w:rsidRDefault="00973BFC"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681428617"/>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w:t>
                        </w:r>
                        <w:r w:rsidR="000D3C6D">
                          <w:rPr>
                            <w:rFonts w:ascii="Times New Roman" w:eastAsiaTheme="minorEastAsia" w:hAnsi="Times New Roman" w:cs="Times New Roman"/>
                            <w:i/>
                            <w:lang w:eastAsia="zh-CN"/>
                          </w:rPr>
                          <w:t xml:space="preserve">I have been seeing the VA regularly over </w:t>
                        </w:r>
                        <w:proofErr w:type="gramStart"/>
                        <w:r w:rsidR="000D3C6D">
                          <w:rPr>
                            <w:rFonts w:ascii="Times New Roman" w:eastAsiaTheme="minorEastAsia" w:hAnsi="Times New Roman" w:cs="Times New Roman"/>
                            <w:i/>
                            <w:lang w:eastAsia="zh-CN"/>
                          </w:rPr>
                          <w:t>a period of time</w:t>
                        </w:r>
                        <w:proofErr w:type="gramEnd"/>
                      </w:p>
                      <w:p w14:paraId="0E744570"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first consultation/assessment: __________________________</w:t>
                        </w:r>
                      </w:p>
                      <w:p w14:paraId="1D98928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Frequency of consultation/assessment: _________________________</w:t>
                        </w:r>
                      </w:p>
                      <w:p w14:paraId="013B4C9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last examination/assessment: __________________________</w:t>
                        </w:r>
                      </w:p>
                      <w:p w14:paraId="5AF72CFA" w14:textId="77777777" w:rsidR="000D3C6D" w:rsidRDefault="00973BFC"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90367321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w:t>
                        </w:r>
                        <w:r w:rsidR="000D3C6D">
                          <w:rPr>
                            <w:rFonts w:ascii="Times New Roman" w:eastAsiaTheme="minorEastAsia" w:hAnsi="Times New Roman" w:cs="Times New Roman"/>
                            <w:i/>
                            <w:lang w:eastAsia="zh-CN"/>
                          </w:rPr>
                          <w:t>I am seeing the VA for this mental capacity assessment only.</w:t>
                        </w:r>
                      </w:p>
                    </w:tc>
                  </w:tr>
                  <w:tr w:rsidR="000D3C6D" w14:paraId="46481A5D"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32281205" w14:textId="77777777" w:rsidR="000D3C6D" w:rsidRDefault="000D3C6D" w:rsidP="000D3C6D">
                        <w:pPr>
                          <w:rPr>
                            <w:rFonts w:ascii="Times New Roman" w:eastAsiaTheme="minorEastAsia" w:hAnsi="Times New Roman" w:cs="Times New Roman"/>
                            <w:b/>
                            <w:color w:val="FFFFFF" w:themeColor="background1"/>
                            <w:lang w:eastAsia="zh-CN"/>
                          </w:rPr>
                        </w:pPr>
                        <w:r>
                          <w:rPr>
                            <w:rFonts w:ascii="Times New Roman" w:eastAsiaTheme="minorEastAsia" w:hAnsi="Times New Roman" w:cs="Times New Roman"/>
                            <w:b/>
                            <w:color w:val="FFFFFF" w:themeColor="background1"/>
                            <w:sz w:val="28"/>
                            <w:lang w:eastAsia="zh-CN"/>
                          </w:rPr>
                          <w:t>(C) INDIVIDUAL’S MEDICAL INFORMATION</w:t>
                        </w:r>
                      </w:p>
                    </w:tc>
                  </w:tr>
                  <w:tr w:rsidR="000D3C6D" w14:paraId="1BA2C73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2845B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Past medical history (if any)</w:t>
                        </w:r>
                      </w:p>
                    </w:tc>
                    <w:tc>
                      <w:tcPr>
                        <w:tcW w:w="7075" w:type="dxa"/>
                        <w:gridSpan w:val="3"/>
                        <w:tcBorders>
                          <w:top w:val="single" w:sz="4" w:space="0" w:color="auto"/>
                          <w:left w:val="single" w:sz="4" w:space="0" w:color="auto"/>
                          <w:bottom w:val="single" w:sz="4" w:space="0" w:color="auto"/>
                          <w:right w:val="single" w:sz="4" w:space="0" w:color="auto"/>
                        </w:tcBorders>
                      </w:tcPr>
                      <w:p w14:paraId="3F08495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Past Diagnosis:</w:t>
                        </w:r>
                      </w:p>
                      <w:p w14:paraId="3BF254BD" w14:textId="77777777" w:rsidR="000D3C6D" w:rsidRDefault="000D3C6D" w:rsidP="000D3C6D">
                        <w:pPr>
                          <w:rPr>
                            <w:rFonts w:ascii="Times New Roman" w:eastAsiaTheme="minorEastAsia" w:hAnsi="Times New Roman" w:cs="Times New Roman"/>
                            <w:lang w:eastAsia="zh-CN"/>
                          </w:rPr>
                        </w:pPr>
                      </w:p>
                      <w:p w14:paraId="5AA9B119" w14:textId="77777777" w:rsidR="000D3C6D" w:rsidRDefault="000D3C6D" w:rsidP="000D3C6D">
                        <w:pPr>
                          <w:rPr>
                            <w:rFonts w:ascii="Times New Roman" w:eastAsiaTheme="minorEastAsia" w:hAnsi="Times New Roman" w:cs="Times New Roman"/>
                            <w:lang w:eastAsia="zh-CN"/>
                          </w:rPr>
                        </w:pPr>
                      </w:p>
                      <w:p w14:paraId="3AFBEF2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assessment:</w:t>
                        </w:r>
                      </w:p>
                      <w:p w14:paraId="6E11F07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Source of information: </w:t>
                        </w:r>
                      </w:p>
                      <w:p w14:paraId="41442FB9"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Medical records/report – please specify doctor &amp; clinic/hospital: _____________________________________________________</w:t>
                        </w:r>
                      </w:p>
                      <w:p w14:paraId="6FE7A226"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Vulnerable adult</w:t>
                        </w:r>
                      </w:p>
                      <w:p w14:paraId="244472C2"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Others – please specify:</w:t>
                        </w:r>
                      </w:p>
                      <w:p w14:paraId="70F34621"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Name: __________________________________________</w:t>
                        </w:r>
                      </w:p>
                      <w:p w14:paraId="3FD64F0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Relationship: _____________________________________</w:t>
                        </w:r>
                      </w:p>
                    </w:tc>
                  </w:tr>
                  <w:tr w:rsidR="000D3C6D" w14:paraId="018CD389"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C24720"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Current Diagnosis:</w:t>
                        </w:r>
                      </w:p>
                    </w:tc>
                    <w:tc>
                      <w:tcPr>
                        <w:tcW w:w="7075" w:type="dxa"/>
                        <w:gridSpan w:val="3"/>
                        <w:tcBorders>
                          <w:top w:val="single" w:sz="4" w:space="0" w:color="auto"/>
                          <w:left w:val="single" w:sz="4" w:space="0" w:color="auto"/>
                          <w:bottom w:val="single" w:sz="4" w:space="0" w:color="auto"/>
                          <w:right w:val="single" w:sz="4" w:space="0" w:color="auto"/>
                        </w:tcBorders>
                      </w:tcPr>
                      <w:p w14:paraId="0E2F79E9"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Please state what the individual is suffering from.</w:t>
                        </w:r>
                      </w:p>
                      <w:p w14:paraId="4E64869B" w14:textId="77777777" w:rsidR="000D3C6D" w:rsidRDefault="000D3C6D" w:rsidP="000D3C6D">
                        <w:pPr>
                          <w:rPr>
                            <w:rFonts w:ascii="Times New Roman" w:eastAsiaTheme="minorEastAsia" w:hAnsi="Times New Roman" w:cs="Times New Roman"/>
                            <w:lang w:eastAsia="zh-CN"/>
                          </w:rPr>
                        </w:pPr>
                      </w:p>
                    </w:tc>
                  </w:tr>
                  <w:tr w:rsidR="000D3C6D" w14:paraId="02F8C633"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9BDF7A" w14:textId="77777777" w:rsidR="000D3C6D" w:rsidRDefault="000D3C6D" w:rsidP="000D3C6D">
                        <w:pPr>
                          <w:rPr>
                            <w:rFonts w:ascii="Times New Roman" w:eastAsiaTheme="minorEastAsia" w:hAnsi="Times New Roman" w:cs="Times New Roman"/>
                            <w:b/>
                            <w:lang w:eastAsia="zh-CN"/>
                          </w:rPr>
                        </w:pPr>
                        <w:proofErr w:type="gramStart"/>
                        <w:r>
                          <w:rPr>
                            <w:rFonts w:ascii="Times New Roman" w:eastAsiaTheme="minorEastAsia" w:hAnsi="Times New Roman" w:cs="Times New Roman"/>
                            <w:b/>
                            <w:lang w:eastAsia="zh-CN"/>
                          </w:rPr>
                          <w:t>Symptoms  in</w:t>
                        </w:r>
                        <w:proofErr w:type="gramEnd"/>
                        <w:r>
                          <w:rPr>
                            <w:rFonts w:ascii="Times New Roman" w:eastAsiaTheme="minorEastAsia" w:hAnsi="Times New Roman" w:cs="Times New Roman"/>
                            <w:b/>
                            <w:lang w:eastAsia="zh-CN"/>
                          </w:rPr>
                          <w:t xml:space="preserve"> relation to mental capacity:</w:t>
                        </w:r>
                      </w:p>
                    </w:tc>
                    <w:tc>
                      <w:tcPr>
                        <w:tcW w:w="7075" w:type="dxa"/>
                        <w:gridSpan w:val="3"/>
                        <w:tcBorders>
                          <w:top w:val="single" w:sz="4" w:space="0" w:color="auto"/>
                          <w:left w:val="single" w:sz="4" w:space="0" w:color="auto"/>
                          <w:bottom w:val="single" w:sz="4" w:space="0" w:color="auto"/>
                          <w:right w:val="single" w:sz="4" w:space="0" w:color="auto"/>
                        </w:tcBorders>
                      </w:tcPr>
                      <w:p w14:paraId="00D90159" w14:textId="77777777" w:rsidR="000D3C6D" w:rsidRDefault="000D3C6D" w:rsidP="000D3C6D">
                        <w:pPr>
                          <w:rPr>
                            <w:rFonts w:ascii="Times New Roman" w:hAnsi="Times New Roman" w:cs="Times New Roman"/>
                            <w:i/>
                            <w:sz w:val="20"/>
                            <w:lang w:val="en-GB" w:eastAsia="en-GB"/>
                          </w:rPr>
                        </w:pPr>
                        <w:r>
                          <w:rPr>
                            <w:rFonts w:ascii="Times New Roman" w:eastAsiaTheme="minorEastAsia" w:hAnsi="Times New Roman" w:cs="Times New Roman"/>
                            <w:lang w:eastAsia="zh-CN"/>
                          </w:rPr>
                          <w:t>Is there a current impairment of or disturbance in the functioning of the person’s mind or brain?</w:t>
                        </w:r>
                        <w:r>
                          <w:rPr>
                            <w:rFonts w:ascii="Times New Roman" w:eastAsiaTheme="minorEastAsia" w:hAnsi="Times New Roman" w:cs="Times New Roman"/>
                            <w:i/>
                            <w:lang w:eastAsia="zh-CN"/>
                          </w:rPr>
                          <w:t xml:space="preserve"> </w:t>
                        </w:r>
                        <w:r>
                          <w:rPr>
                            <w:rFonts w:ascii="Times New Roman" w:eastAsiaTheme="minorEastAsia" w:hAnsi="Times New Roman" w:cs="Times New Roman"/>
                            <w:i/>
                            <w:lang w:eastAsia="zh-CN"/>
                          </w:rPr>
                          <w:br/>
                        </w:r>
                        <w:r>
                          <w:rPr>
                            <w:rFonts w:ascii="Times New Roman" w:hAnsi="Times New Roman" w:cs="Times New Roman"/>
                            <w:i/>
                            <w:sz w:val="20"/>
                            <w:lang w:val="en-GB" w:eastAsia="en-GB"/>
                          </w:rPr>
                          <w:t>(e.g., symptoms of alcohol or drug use, delirium, concussion, head injury, conditions associated with mental illness, dementia, significant learning disability, brain damage, confusion, drowsiness, or loss of consciousness due to a physical or medical condition)</w:t>
                        </w:r>
                      </w:p>
                      <w:p w14:paraId="201570E3" w14:textId="77777777" w:rsidR="000D3C6D" w:rsidRDefault="000D3C6D" w:rsidP="000D3C6D">
                        <w:pPr>
                          <w:rPr>
                            <w:rFonts w:ascii="Times New Roman" w:eastAsiaTheme="minorEastAsia" w:hAnsi="Times New Roman" w:cs="Times New Roman"/>
                            <w:i/>
                            <w:sz w:val="22"/>
                            <w:u w:val="single"/>
                            <w:lang w:eastAsia="zh-CN"/>
                          </w:rPr>
                        </w:pPr>
                      </w:p>
                      <w:p w14:paraId="7198837A" w14:textId="77777777" w:rsidR="000D3C6D" w:rsidRDefault="000D3C6D" w:rsidP="000D3C6D">
                        <w:pPr>
                          <w:rPr>
                            <w:rFonts w:ascii="Times New Roman" w:eastAsiaTheme="minorEastAsia" w:hAnsi="Times New Roman" w:cs="Times New Roman"/>
                            <w:u w:val="single"/>
                            <w:lang w:eastAsia="zh-CN"/>
                          </w:rPr>
                        </w:pPr>
                        <w:r>
                          <w:rPr>
                            <w:rFonts w:ascii="Times New Roman" w:eastAsiaTheme="minorEastAsia" w:hAnsi="Times New Roman" w:cs="Times New Roman"/>
                            <w:sz w:val="20"/>
                            <w:u w:val="single"/>
                            <w:lang w:eastAsia="zh-CN"/>
                          </w:rPr>
                          <w:t xml:space="preserve">Note: If there is no indication of impairment of or disturbance in the functioning of the person’s mind or brain, the person will not lack capacity within the meaning of s4 </w:t>
                        </w:r>
                        <w:proofErr w:type="gramStart"/>
                        <w:r>
                          <w:rPr>
                            <w:rFonts w:ascii="Times New Roman" w:eastAsiaTheme="minorEastAsia" w:hAnsi="Times New Roman" w:cs="Times New Roman"/>
                            <w:sz w:val="20"/>
                            <w:u w:val="single"/>
                            <w:lang w:eastAsia="zh-CN"/>
                          </w:rPr>
                          <w:t>of  the</w:t>
                        </w:r>
                        <w:proofErr w:type="gramEnd"/>
                        <w:r>
                          <w:rPr>
                            <w:rFonts w:ascii="Times New Roman" w:eastAsiaTheme="minorEastAsia" w:hAnsi="Times New Roman" w:cs="Times New Roman"/>
                            <w:sz w:val="20"/>
                            <w:u w:val="single"/>
                            <w:lang w:eastAsia="zh-CN"/>
                          </w:rPr>
                          <w:t xml:space="preserve"> Mental Capacity Act.</w:t>
                        </w:r>
                      </w:p>
                    </w:tc>
                  </w:tr>
                  <w:tr w:rsidR="000D3C6D" w14:paraId="32470BEA"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CD85524" w14:textId="77777777" w:rsidR="000D3C6D" w:rsidRDefault="000D3C6D" w:rsidP="000D3C6D">
                        <w:pPr>
                          <w:rPr>
                            <w:rFonts w:ascii="Times New Roman" w:eastAsiaTheme="minorEastAsia" w:hAnsi="Times New Roman" w:cs="Times New Roman"/>
                            <w:b/>
                            <w:u w:val="single"/>
                            <w:lang w:eastAsia="zh-CN"/>
                          </w:rPr>
                        </w:pPr>
                        <w:r>
                          <w:rPr>
                            <w:rFonts w:ascii="Times New Roman" w:eastAsiaTheme="minorEastAsia" w:hAnsi="Times New Roman" w:cs="Times New Roman"/>
                            <w:b/>
                            <w:color w:val="FFFFFF" w:themeColor="background1"/>
                            <w:sz w:val="28"/>
                            <w:lang w:eastAsia="zh-CN"/>
                          </w:rPr>
                          <w:t>(D) ASSESSMENT OF VULNERABLE ADULT’S MENTAL CAPACITY</w:t>
                        </w:r>
                      </w:p>
                    </w:tc>
                  </w:tr>
                  <w:tr w:rsidR="000D3C6D" w14:paraId="215339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AA0E593"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A person lacks mental capacity in relation to a matter if at the material time he is unable to make a decision for himself in relation to the matter, because of an impairment of, or a disturbance in the functioning of, the mind or brain.</w:t>
                        </w:r>
                      </w:p>
                      <w:p w14:paraId="399422E0" w14:textId="77777777" w:rsidR="000D3C6D" w:rsidRDefault="000D3C6D" w:rsidP="000D3C6D">
                        <w:pPr>
                          <w:jc w:val="both"/>
                          <w:rPr>
                            <w:rFonts w:ascii="Times New Roman" w:eastAsiaTheme="minorEastAsia" w:hAnsi="Times New Roman" w:cs="Times New Roman"/>
                            <w:i/>
                            <w:sz w:val="20"/>
                            <w:szCs w:val="20"/>
                            <w:lang w:eastAsia="zh-CN"/>
                          </w:rPr>
                        </w:pPr>
                      </w:p>
                      <w:p w14:paraId="030AC97D"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4FE07948"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understand the information relevant to the </w:t>
                        </w:r>
                        <w:proofErr w:type="gramStart"/>
                        <w:r>
                          <w:rPr>
                            <w:rFonts w:ascii="Times New Roman" w:eastAsiaTheme="minorEastAsia" w:hAnsi="Times New Roman" w:cs="Times New Roman"/>
                            <w:i/>
                            <w:sz w:val="20"/>
                            <w:szCs w:val="20"/>
                            <w:lang w:val="en-GB" w:eastAsia="zh-CN"/>
                          </w:rPr>
                          <w:t>decision;</w:t>
                        </w:r>
                        <w:proofErr w:type="gramEnd"/>
                      </w:p>
                      <w:p w14:paraId="719993D3"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retain that </w:t>
                        </w:r>
                        <w:proofErr w:type="gramStart"/>
                        <w:r>
                          <w:rPr>
                            <w:rFonts w:ascii="Times New Roman" w:eastAsiaTheme="minorEastAsia" w:hAnsi="Times New Roman" w:cs="Times New Roman"/>
                            <w:i/>
                            <w:sz w:val="20"/>
                            <w:szCs w:val="20"/>
                            <w:lang w:val="en-GB" w:eastAsia="zh-CN"/>
                          </w:rPr>
                          <w:t>information;</w:t>
                        </w:r>
                        <w:proofErr w:type="gramEnd"/>
                      </w:p>
                      <w:p w14:paraId="2BC9003D"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use or weigh that information as part of the process of making the decision; </w:t>
                        </w:r>
                        <w:r>
                          <w:rPr>
                            <w:rFonts w:ascii="Times New Roman" w:eastAsiaTheme="minorEastAsia" w:hAnsi="Times New Roman" w:cs="Times New Roman"/>
                            <w:i/>
                            <w:sz w:val="20"/>
                            <w:szCs w:val="20"/>
                            <w:u w:val="single"/>
                            <w:lang w:val="en-GB" w:eastAsia="zh-CN"/>
                          </w:rPr>
                          <w:t>or</w:t>
                        </w:r>
                      </w:p>
                      <w:p w14:paraId="591ADDEE"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To communicate his decision (whether by talking, using sign language or any other means).</w:t>
                        </w:r>
                      </w:p>
                      <w:p w14:paraId="76C0CF05"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5DD2F1AB"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The information relevant to a decision includes information about the reasonably foreseeable consequences of —</w:t>
                        </w:r>
                      </w:p>
                      <w:p w14:paraId="008E1AE5" w14:textId="77777777" w:rsidR="000D3C6D" w:rsidRDefault="000D3C6D" w:rsidP="006172E9">
                        <w:pPr>
                          <w:numPr>
                            <w:ilvl w:val="0"/>
                            <w:numId w:val="141"/>
                          </w:numPr>
                          <w:autoSpaceDE w:val="0"/>
                          <w:autoSpaceDN w:val="0"/>
                          <w:adjustRightInd w:val="0"/>
                          <w:spacing w:before="0" w:after="0" w:line="240" w:lineRule="auto"/>
                          <w:ind w:left="322"/>
                          <w:contextualSpacing/>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Deciding one way or another; </w:t>
                        </w:r>
                        <w:r>
                          <w:rPr>
                            <w:rFonts w:ascii="Times New Roman" w:eastAsiaTheme="minorEastAsia" w:hAnsi="Times New Roman" w:cs="Times New Roman"/>
                            <w:i/>
                            <w:sz w:val="20"/>
                            <w:szCs w:val="20"/>
                            <w:u w:val="single"/>
                            <w:lang w:val="en-GB" w:eastAsia="zh-CN"/>
                          </w:rPr>
                          <w:t>or</w:t>
                        </w:r>
                      </w:p>
                      <w:p w14:paraId="66AA7AA3" w14:textId="77777777" w:rsidR="000D3C6D" w:rsidRDefault="000D3C6D" w:rsidP="006172E9">
                        <w:pPr>
                          <w:numPr>
                            <w:ilvl w:val="0"/>
                            <w:numId w:val="141"/>
                          </w:numPr>
                          <w:spacing w:before="0" w:after="0" w:line="240" w:lineRule="auto"/>
                          <w:ind w:left="322"/>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Failing to make the decision.</w:t>
                        </w:r>
                      </w:p>
                      <w:p w14:paraId="352FA8F1" w14:textId="77777777" w:rsidR="000D3C6D" w:rsidRDefault="000D3C6D" w:rsidP="000D3C6D">
                        <w:pPr>
                          <w:ind w:left="360"/>
                          <w:jc w:val="both"/>
                          <w:rPr>
                            <w:rFonts w:ascii="Times New Roman" w:eastAsiaTheme="minorEastAsia" w:hAnsi="Times New Roman" w:cs="Times New Roman"/>
                            <w:sz w:val="20"/>
                            <w:szCs w:val="20"/>
                            <w:lang w:eastAsia="zh-CN"/>
                          </w:rPr>
                        </w:pPr>
                      </w:p>
                      <w:p w14:paraId="0070EFCF" w14:textId="77777777" w:rsidR="000D3C6D" w:rsidRDefault="000D3C6D" w:rsidP="000D3C6D">
                        <w:pPr>
                          <w:ind w:left="360"/>
                          <w:jc w:val="both"/>
                          <w:rPr>
                            <w:rFonts w:ascii="Times New Roman" w:eastAsiaTheme="minorEastAsia" w:hAnsi="Times New Roman" w:cs="Times New Roman"/>
                            <w:sz w:val="20"/>
                            <w:szCs w:val="20"/>
                            <w:lang w:eastAsia="zh-CN"/>
                          </w:rPr>
                        </w:pPr>
                      </w:p>
                      <w:p w14:paraId="07AC8BE7"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 </w:t>
                        </w:r>
                      </w:p>
                      <w:p w14:paraId="017FDD23" w14:textId="77777777" w:rsidR="000D3C6D" w:rsidRDefault="000D3C6D" w:rsidP="000D3C6D">
                        <w:pPr>
                          <w:jc w:val="both"/>
                          <w:rPr>
                            <w:rFonts w:ascii="Times New Roman" w:eastAsiaTheme="minorEastAsia" w:hAnsi="Times New Roman" w:cs="Times New Roman"/>
                            <w:sz w:val="22"/>
                            <w:szCs w:val="22"/>
                            <w:lang w:eastAsia="zh-CN"/>
                          </w:rPr>
                        </w:pPr>
                      </w:p>
                    </w:tc>
                  </w:tr>
                  <w:tr w:rsidR="000D3C6D" w14:paraId="20706C29" w14:textId="77777777" w:rsidTr="000D3C6D">
                    <w:trPr>
                      <w:trHeight w:val="144"/>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E04ABD" w14:textId="77777777" w:rsidR="000D3C6D" w:rsidRDefault="000D3C6D" w:rsidP="000D3C6D">
                        <w:pPr>
                          <w:autoSpaceDE w:val="0"/>
                          <w:autoSpaceDN w:val="0"/>
                          <w:adjustRightInd w:val="0"/>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b/>
                            <w:bCs/>
                            <w:color w:val="000000"/>
                            <w:sz w:val="23"/>
                            <w:szCs w:val="23"/>
                            <w:lang w:val="en-GB" w:eastAsia="zh-CN"/>
                          </w:rPr>
                          <w:t xml:space="preserve">Mental capacity to consent </w:t>
                        </w:r>
                      </w:p>
                    </w:tc>
                    <w:tc>
                      <w:tcPr>
                        <w:tcW w:w="7075" w:type="dxa"/>
                        <w:gridSpan w:val="3"/>
                        <w:tcBorders>
                          <w:top w:val="single" w:sz="4" w:space="0" w:color="auto"/>
                          <w:left w:val="single" w:sz="4" w:space="0" w:color="auto"/>
                          <w:bottom w:val="single" w:sz="4" w:space="0" w:color="000000" w:themeColor="text1"/>
                          <w:right w:val="single" w:sz="4" w:space="0" w:color="auto"/>
                        </w:tcBorders>
                        <w:vAlign w:val="center"/>
                        <w:hideMark/>
                      </w:tcPr>
                      <w:p w14:paraId="07A001C4" w14:textId="77777777" w:rsidR="000D3C6D" w:rsidRDefault="000D3C6D" w:rsidP="000D3C6D">
                        <w:pPr>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i/>
                            <w:lang w:eastAsia="zh-CN"/>
                          </w:rPr>
                          <w:t xml:space="preserve"> Does the Vulnerable Adult have the mental capacity to consent to the court interventions indicated in sub-</w:t>
                        </w:r>
                        <w:proofErr w:type="gramStart"/>
                        <w:r>
                          <w:rPr>
                            <w:rFonts w:ascii="Times New Roman" w:eastAsiaTheme="minorEastAsia" w:hAnsi="Times New Roman" w:cs="Times New Roman"/>
                            <w:b/>
                            <w:i/>
                            <w:lang w:eastAsia="zh-CN"/>
                          </w:rPr>
                          <w:t>sections ________________________:</w:t>
                        </w:r>
                        <w:proofErr w:type="gramEnd"/>
                        <w:r>
                          <w:rPr>
                            <w:rFonts w:ascii="Times New Roman" w:eastAsiaTheme="minorEastAsia" w:hAnsi="Times New Roman" w:cs="Times New Roman"/>
                            <w:b/>
                            <w:i/>
                            <w:strike/>
                            <w:lang w:eastAsia="zh-CN"/>
                          </w:rPr>
                          <w:t xml:space="preserve"> </w:t>
                        </w:r>
                      </w:p>
                    </w:tc>
                  </w:tr>
                  <w:tr w:rsidR="000D3C6D" w14:paraId="63A5EBEA"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F21DF7"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A7441A1"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temporary care and protection or the care of a fit person for a period not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6906A077"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E46F369"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24272839"/>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42F4D87D"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68716467"/>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462208FA"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01202705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22BF494C" w14:textId="77777777" w:rsidR="000D3C6D" w:rsidRDefault="00973BFC"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52702154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1F6BA05C"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24631144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7EF3A24A" w14:textId="77777777" w:rsidR="000D3C6D" w:rsidRDefault="00973BFC"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71901495"/>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9E16E1F"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5853B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A914A6F"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safety or the care of a fit person for a specified period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22E156F9"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9D24F58"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97598313"/>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543AC859"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62176411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E24CEF4"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599075400"/>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15245191" w14:textId="77777777" w:rsidR="000D3C6D" w:rsidRDefault="00973BFC"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40487730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2D59E2F2"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8545190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C642B63"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5676251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49DD487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4A9086"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F9748C9"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For a person to produce him/her at a medical or dental facility for such medical or dental treatment as may be necessary to enable his/her committal to a place of temporary care and protection, the care of a fit person or a place of safety;</w:t>
                        </w:r>
                      </w:p>
                      <w:p w14:paraId="09D01446" w14:textId="77777777" w:rsidR="000D3C6D" w:rsidRDefault="000D3C6D" w:rsidP="000D3C6D">
                        <w:pPr>
                          <w:spacing w:after="0" w:line="240" w:lineRule="auto"/>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EA67F53"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85659215"/>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46F47FB"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93829074"/>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5C291DD5"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7377136"/>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06A5051" w14:textId="77777777" w:rsidR="000D3C6D" w:rsidRDefault="00973BFC"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6467887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79980864"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8184276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886E3C8" w14:textId="77777777" w:rsidR="000D3C6D" w:rsidRDefault="00973BFC"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95198575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3261DF30"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31209E"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hideMark/>
                      </w:tcPr>
                      <w:p w14:paraId="7CBD3A1E"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placed under the supervision of protector, approved welfare officer or a person appointed by the Court, for a specified period; </w:t>
                        </w: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26B803F"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55842676"/>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7123A15D"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86285852"/>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7EF25AA1"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70735269"/>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28BCE59" w14:textId="77777777" w:rsidR="000D3C6D" w:rsidRDefault="00973BFC"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207950666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3877E98D"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472826745"/>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B47890E" w14:textId="77777777" w:rsidR="000D3C6D" w:rsidRDefault="00973BFC" w:rsidP="000D3C6D">
                        <w:pPr>
                          <w:spacing w:after="0" w:line="240" w:lineRule="auto"/>
                          <w:ind w:left="493" w:hanging="283"/>
                          <w:rPr>
                            <w:rFonts w:ascii="Times New Roman" w:eastAsiaTheme="minorEastAsia" w:hAnsi="Times New Roman" w:cs="Times New Roman"/>
                            <w:lang w:val="en-GB" w:eastAsia="zh-CN"/>
                          </w:rPr>
                        </w:pPr>
                        <w:sdt>
                          <w:sdtPr>
                            <w:rPr>
                              <w:rFonts w:ascii="Times New Roman" w:eastAsia="Calibri" w:hAnsi="Times New Roman" w:cs="Times New Roman"/>
                              <w:lang w:eastAsia="zh-CN"/>
                            </w:rPr>
                            <w:id w:val="268516127"/>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F1B07A8"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BC0D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C4E8D89" w14:textId="77777777" w:rsidR="000D3C6D" w:rsidRDefault="000D3C6D" w:rsidP="006172E9">
                        <w:pPr>
                          <w:pStyle w:val="ListParagraph"/>
                          <w:numPr>
                            <w:ilvl w:val="0"/>
                            <w:numId w:val="142"/>
                          </w:numPr>
                          <w:spacing w:before="60"/>
                          <w:contextualSpacing/>
                          <w:jc w:val="both"/>
                          <w:rPr>
                            <w:rFonts w:eastAsiaTheme="minorEastAsia"/>
                            <w:lang w:val="en-GB" w:eastAsia="en-US"/>
                          </w:rPr>
                        </w:pPr>
                        <w:r>
                          <w:rPr>
                            <w:rFonts w:eastAsiaTheme="minorEastAsia"/>
                            <w:lang w:val="en-GB"/>
                          </w:rPr>
                          <w:t xml:space="preserve">To make his/her place of residence a safe living environment, including removing him/her temporarily for this purpose and disposing of articles or things in the </w:t>
                        </w:r>
                        <w:proofErr w:type="gramStart"/>
                        <w:r>
                          <w:rPr>
                            <w:rFonts w:eastAsiaTheme="minorEastAsia"/>
                            <w:lang w:val="en-GB"/>
                          </w:rPr>
                          <w:t>residence;</w:t>
                        </w:r>
                        <w:proofErr w:type="gramEnd"/>
                        <w:r>
                          <w:rPr>
                            <w:rFonts w:eastAsiaTheme="minorEastAsia"/>
                            <w:lang w:val="en-GB"/>
                          </w:rPr>
                          <w:t xml:space="preserve"> </w:t>
                        </w:r>
                      </w:p>
                      <w:p w14:paraId="0C988F86" w14:textId="77777777" w:rsidR="000D3C6D" w:rsidRDefault="000D3C6D" w:rsidP="000D3C6D">
                        <w:pPr>
                          <w:spacing w:after="0" w:line="240" w:lineRule="auto"/>
                          <w:ind w:left="720"/>
                          <w:jc w:val="both"/>
                          <w:rPr>
                            <w:rFonts w:ascii="Times New Roman" w:eastAsiaTheme="minorEastAsia" w:hAnsi="Times New Roman" w:cs="Times New Roman"/>
                            <w:highlight w:val="yellow"/>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53C6B77C"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17594990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0979E58B"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209325042"/>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2467C2A4"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5607706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BA2C972" w14:textId="77777777" w:rsidR="000D3C6D" w:rsidRDefault="00973BFC"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875852721"/>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6F16F945"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291948537"/>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F65CA9E" w14:textId="77777777" w:rsidR="000D3C6D" w:rsidRDefault="00973BFC"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18008421"/>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B8C3F1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1A654"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956A660"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restrain another person from abusing or further abusing him/her; and</w:t>
                        </w:r>
                      </w:p>
                      <w:p w14:paraId="0C39A41E" w14:textId="77777777" w:rsidR="000D3C6D" w:rsidRDefault="000D3C6D" w:rsidP="000D3C6D">
                        <w:pPr>
                          <w:ind w:left="714"/>
                          <w:jc w:val="both"/>
                          <w:rPr>
                            <w:rFonts w:ascii="Times New Roman" w:eastAsiaTheme="minorEastAsia" w:hAnsi="Times New Roman" w:cs="Times New Roman"/>
                            <w:lang w:val="en-GB" w:eastAsia="zh-CN"/>
                          </w:rPr>
                        </w:pPr>
                      </w:p>
                      <w:p w14:paraId="1A59D477" w14:textId="77777777" w:rsidR="000D3C6D" w:rsidRDefault="000D3C6D" w:rsidP="000D3C6D">
                        <w:pPr>
                          <w:autoSpaceDE w:val="0"/>
                          <w:autoSpaceDN w:val="0"/>
                          <w:adjustRightInd w:val="0"/>
                          <w:ind w:left="714"/>
                          <w:jc w:val="both"/>
                          <w:rPr>
                            <w:rFonts w:ascii="Times New Roman" w:eastAsiaTheme="minorEastAsia" w:hAnsi="Times New Roman" w:cs="Times New Roman"/>
                            <w:color w:val="000000"/>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3388A3D"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75659406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B1BF1B2"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017961733"/>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A140198"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998714026"/>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1C8E2373" w14:textId="77777777" w:rsidR="000D3C6D" w:rsidRDefault="00973BFC"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27374113"/>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13F2B697"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7002826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1538117" w14:textId="77777777" w:rsidR="000D3C6D" w:rsidRDefault="00973BFC"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61712272"/>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CBBDDF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5C8F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FE99735"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color w:val="000000"/>
                            <w:lang w:val="en-GB" w:eastAsia="zh-CN"/>
                          </w:rPr>
                        </w:pPr>
                        <w:r>
                          <w:rPr>
                            <w:rFonts w:ascii="Times New Roman" w:eastAsiaTheme="minorEastAsia" w:hAnsi="Times New Roman" w:cs="Times New Roman"/>
                            <w:color w:val="000000"/>
                            <w:lang w:val="en-GB" w:eastAsia="zh-CN"/>
                          </w:rPr>
                          <w:t xml:space="preserve">To be granted exclusive right of occupation of the premises where he/she ordinarily resides, or part thereof, to the exclusion of another person; and </w:t>
                        </w:r>
                      </w:p>
                      <w:p w14:paraId="2F5A94C9"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p w14:paraId="410AB644"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52FF20F9" w14:textId="77777777" w:rsidR="000D3C6D" w:rsidRDefault="00973BFC" w:rsidP="000D3C6D">
                        <w:pPr>
                          <w:spacing w:before="120"/>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75673908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0A0DB3B"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00262237"/>
                            <w14:checkbox>
                              <w14:checked w14:val="0"/>
                              <w14:checkedState w14:val="2612" w14:font="MS Gothic"/>
                              <w14:uncheckedState w14:val="2610" w14:font="MS Gothic"/>
                            </w14:checkbox>
                          </w:sdtPr>
                          <w:sdtEndPr/>
                          <w:sdtContent>
                            <w:r w:rsidR="000D3C6D">
                              <w:rPr>
                                <w:rFonts w:ascii="MS Gothic" w:eastAsia="MS Gothic" w:hAnsi="MS Gothic" w:cs="Times New Roman" w:hint="eastAsia"/>
                                <w:lang w:eastAsia="zh-CN"/>
                              </w:rPr>
                              <w:t>☐</w:t>
                            </w:r>
                          </w:sdtContent>
                        </w:sdt>
                        <w:r w:rsidR="000D3C6D">
                          <w:rPr>
                            <w:rFonts w:ascii="Times New Roman" w:eastAsiaTheme="minorEastAsia" w:hAnsi="Times New Roman" w:cs="Times New Roman"/>
                            <w:lang w:eastAsia="zh-CN"/>
                          </w:rPr>
                          <w:t xml:space="preserve"> No</w:t>
                        </w:r>
                      </w:p>
                      <w:p w14:paraId="56073A0D"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90346059"/>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6E4AF9D5" w14:textId="77777777" w:rsidR="000D3C6D" w:rsidRDefault="00973BFC"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642087214"/>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4D5F5CE9"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7978623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E7C2C49" w14:textId="77777777" w:rsidR="000D3C6D" w:rsidRDefault="00973BFC"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0864469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728B619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3F005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1FD82AB"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entering and remaining in a specific area outside his/her place of residence or any other place he/she frequents; and</w:t>
                        </w:r>
                      </w:p>
                      <w:p w14:paraId="358AAB45" w14:textId="77777777" w:rsidR="000D3C6D" w:rsidRDefault="000D3C6D" w:rsidP="000D3C6D">
                        <w:pPr>
                          <w:ind w:left="714"/>
                          <w:jc w:val="both"/>
                          <w:rPr>
                            <w:rFonts w:ascii="Times New Roman" w:eastAsiaTheme="minorEastAsia" w:hAnsi="Times New Roman" w:cs="Times New Roman"/>
                            <w:lang w:val="en-GB" w:eastAsia="zh-CN"/>
                          </w:rPr>
                        </w:pPr>
                      </w:p>
                      <w:p w14:paraId="23D9450B"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13A7BB4" w14:textId="77777777" w:rsidR="000D3C6D" w:rsidRDefault="00973BFC" w:rsidP="000D3C6D">
                        <w:pPr>
                          <w:spacing w:before="120"/>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4087424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1BA897E3"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52824754"/>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2DD79DBB"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073660392"/>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43CAE69A" w14:textId="77777777" w:rsidR="000D3C6D" w:rsidRDefault="00973BFC"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52853680"/>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59FD695A"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6276267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9BF7F81" w14:textId="77777777" w:rsidR="000D3C6D" w:rsidRDefault="00973BFC"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81024422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4629E2DB"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2B9CA5"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C25482C"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visiting or communicating with him/her; and</w:t>
                        </w:r>
                      </w:p>
                      <w:p w14:paraId="6D4E9ED7" w14:textId="77777777" w:rsidR="000D3C6D" w:rsidRDefault="000D3C6D" w:rsidP="000D3C6D">
                        <w:pPr>
                          <w:ind w:left="714"/>
                          <w:jc w:val="both"/>
                          <w:rPr>
                            <w:rFonts w:ascii="Times New Roman" w:eastAsiaTheme="minorEastAsia" w:hAnsi="Times New Roman" w:cs="Times New Roman"/>
                            <w:lang w:val="en-GB" w:eastAsia="zh-CN"/>
                          </w:rPr>
                        </w:pPr>
                      </w:p>
                      <w:p w14:paraId="7C309CCE"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FFC9108"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10752971"/>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4754C609"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7614587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1A3E10ED"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58942009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5A1C1CC7" w14:textId="77777777" w:rsidR="000D3C6D" w:rsidRDefault="00973BFC"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90476531"/>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0388DF7B"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9529456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34F2155A" w14:textId="77777777" w:rsidR="000D3C6D" w:rsidRDefault="00973BFC"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33560132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1ECCE756"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F0B822"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0D4E29E" w14:textId="77777777" w:rsidR="000D3C6D" w:rsidRDefault="000D3C6D" w:rsidP="006172E9">
                        <w:pPr>
                          <w:pStyle w:val="ListParagraph"/>
                          <w:numPr>
                            <w:ilvl w:val="0"/>
                            <w:numId w:val="142"/>
                          </w:numPr>
                          <w:spacing w:before="60"/>
                          <w:contextualSpacing/>
                          <w:rPr>
                            <w:rFonts w:eastAsiaTheme="minorEastAsia"/>
                            <w:lang w:val="en-GB" w:eastAsia="en-US"/>
                          </w:rPr>
                        </w:pPr>
                        <w:r>
                          <w:rPr>
                            <w:rFonts w:eastAsiaTheme="minorEastAsia"/>
                            <w:lang w:val="en-GB"/>
                          </w:rPr>
                          <w:t>To be required to attend counselling or any other court directed programmes</w:t>
                        </w:r>
                      </w:p>
                      <w:p w14:paraId="6206A150"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336752B4"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34388674"/>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1DDC98A9"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40223131"/>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32D959FF"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432738146"/>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575E53DE" w14:textId="77777777" w:rsidR="000D3C6D" w:rsidRDefault="00973BFC"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96707364"/>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58C44962"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56020362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7D40175B" w14:textId="77777777" w:rsidR="000D3C6D" w:rsidRDefault="00973BFC"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78148756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395495FD"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D389A9"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0F54F3CF"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placed under the custody, </w:t>
                        </w:r>
                        <w:proofErr w:type="gramStart"/>
                        <w:r>
                          <w:rPr>
                            <w:rFonts w:ascii="Times New Roman" w:eastAsiaTheme="minorEastAsia" w:hAnsi="Times New Roman" w:cs="Times New Roman"/>
                            <w:lang w:val="en-GB" w:eastAsia="zh-CN"/>
                          </w:rPr>
                          <w:t>charge</w:t>
                        </w:r>
                        <w:proofErr w:type="gramEnd"/>
                        <w:r>
                          <w:rPr>
                            <w:rFonts w:ascii="Times New Roman" w:eastAsiaTheme="minorEastAsia" w:hAnsi="Times New Roman" w:cs="Times New Roman"/>
                            <w:lang w:val="en-GB" w:eastAsia="zh-CN"/>
                          </w:rPr>
                          <w:t xml:space="preserve"> and care of the Director</w:t>
                        </w:r>
                        <w:ins w:id="11" w:author="Aziziyah MD HAMBALI (FJCOURTS)" w:date="2020-04-24T16:15:00Z">
                          <w:r>
                            <w:rPr>
                              <w:rFonts w:ascii="Times New Roman" w:eastAsiaTheme="minorEastAsia" w:hAnsi="Times New Roman" w:cs="Times New Roman"/>
                              <w:lang w:val="en-GB" w:eastAsia="zh-CN"/>
                            </w:rPr>
                            <w:t>-General</w:t>
                          </w:r>
                        </w:ins>
                        <w:r>
                          <w:rPr>
                            <w:rFonts w:ascii="Times New Roman" w:eastAsiaTheme="minorEastAsia" w:hAnsi="Times New Roman" w:cs="Times New Roman"/>
                            <w:lang w:val="en-GB" w:eastAsia="zh-CN"/>
                          </w:rPr>
                          <w:t xml:space="preserve"> of Social Welfare/ protector until an application to court under Section 12 is made and determined</w:t>
                        </w:r>
                      </w:p>
                      <w:p w14:paraId="491A16C1" w14:textId="77777777" w:rsidR="000D3C6D" w:rsidRDefault="000D3C6D" w:rsidP="000D3C6D">
                        <w:pPr>
                          <w:pStyle w:val="ListParagraph"/>
                          <w:spacing w:before="60"/>
                          <w:rPr>
                            <w:rFonts w:asciiTheme="minorHAnsi" w:eastAsiaTheme="minorEastAsia" w:hAnsiTheme="minorHAnsi" w:cstheme="minorBidi"/>
                            <w:sz w:val="24"/>
                            <w:szCs w:val="24"/>
                            <w:lang w:val="en-GB" w:eastAsia="en-US"/>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08E7B9B1" w14:textId="77777777" w:rsidR="000D3C6D" w:rsidRDefault="00973BFC" w:rsidP="000D3C6D">
                        <w:pPr>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322665872"/>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3CCB6B08" w14:textId="77777777" w:rsidR="000D3C6D" w:rsidRDefault="00973BFC"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328787489"/>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2D5E06E"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14186991"/>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420FC396" w14:textId="77777777" w:rsidR="000D3C6D" w:rsidRDefault="00973BFC"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326406490"/>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71CF3359" w14:textId="77777777" w:rsidR="000D3C6D" w:rsidRDefault="00973BFC"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90860726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34F1BFB7" w14:textId="77777777" w:rsidR="000D3C6D" w:rsidRDefault="00973BFC"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7858798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716F1C0F"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0AE1D3"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Basis of opinion</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5865078" w14:textId="77777777" w:rsidR="000D3C6D" w:rsidRDefault="000D3C6D" w:rsidP="000D3C6D">
                        <w:pPr>
                          <w:spacing w:before="120" w:after="120"/>
                          <w:jc w:val="both"/>
                          <w:rPr>
                            <w:rFonts w:ascii="Times New Roman" w:eastAsiaTheme="minorEastAsia" w:hAnsi="Times New Roman" w:cs="Times New Roman"/>
                            <w:b/>
                            <w:i/>
                            <w:lang w:eastAsia="zh-CN"/>
                          </w:rPr>
                        </w:pPr>
                      </w:p>
                      <w:p w14:paraId="2CC9C5F7" w14:textId="77777777" w:rsidR="000D3C6D" w:rsidRDefault="000D3C6D" w:rsidP="000D3C6D">
                        <w:pPr>
                          <w:spacing w:before="120" w:after="120"/>
                          <w:jc w:val="both"/>
                          <w:rPr>
                            <w:rFonts w:ascii="Times New Roman" w:eastAsiaTheme="minorEastAsia" w:hAnsi="Times New Roman" w:cs="Times New Roman"/>
                            <w:b/>
                            <w:i/>
                            <w:lang w:eastAsia="zh-CN"/>
                          </w:rPr>
                        </w:pPr>
                      </w:p>
                      <w:p w14:paraId="53BC5B50" w14:textId="77777777" w:rsidR="000D3C6D" w:rsidRDefault="000D3C6D" w:rsidP="000D3C6D">
                        <w:pPr>
                          <w:spacing w:before="120" w:after="120"/>
                          <w:jc w:val="both"/>
                          <w:rPr>
                            <w:rFonts w:ascii="Times New Roman" w:eastAsiaTheme="minorEastAsia" w:hAnsi="Times New Roman" w:cs="Times New Roman"/>
                            <w:lang w:eastAsia="zh-CN"/>
                          </w:rPr>
                        </w:pPr>
                        <w:r>
                          <w:rPr>
                            <w:rFonts w:ascii="Times New Roman" w:eastAsiaTheme="minorEastAsia" w:hAnsi="Times New Roman" w:cs="Times New Roman"/>
                            <w:b/>
                            <w:i/>
                            <w:lang w:eastAsia="zh-CN"/>
                          </w:rPr>
                          <w:t>Supporting information / clinical observations</w:t>
                        </w:r>
                        <w:r>
                          <w:rPr>
                            <w:rFonts w:ascii="Times New Roman" w:eastAsiaTheme="minorEastAsia" w:hAnsi="Times New Roman" w:cs="Times New Roman"/>
                            <w:lang w:eastAsia="zh-CN"/>
                          </w:rPr>
                          <w:t>:</w:t>
                        </w:r>
                      </w:p>
                      <w:p w14:paraId="7C07E9F2" w14:textId="77777777" w:rsidR="000D3C6D" w:rsidRDefault="000D3C6D" w:rsidP="000D3C6D">
                        <w:pPr>
                          <w:spacing w:before="120" w:after="120"/>
                          <w:jc w:val="both"/>
                          <w:rPr>
                            <w:rFonts w:ascii="Times New Roman" w:eastAsiaTheme="minorEastAsia" w:hAnsi="Times New Roman" w:cs="Times New Roman"/>
                            <w:lang w:eastAsia="zh-CN"/>
                          </w:rPr>
                        </w:pPr>
                      </w:p>
                      <w:p w14:paraId="56A6D99B" w14:textId="77777777" w:rsidR="000D3C6D" w:rsidRDefault="000D3C6D" w:rsidP="000D3C6D">
                        <w:pPr>
                          <w:spacing w:before="120" w:after="120"/>
                          <w:jc w:val="both"/>
                          <w:rPr>
                            <w:rFonts w:ascii="Times New Roman" w:eastAsiaTheme="minorEastAsia" w:hAnsi="Times New Roman" w:cs="Times New Roman"/>
                            <w:lang w:eastAsia="zh-CN"/>
                          </w:rPr>
                        </w:pPr>
                      </w:p>
                      <w:p w14:paraId="59F6F057" w14:textId="77777777" w:rsidR="000D3C6D" w:rsidRDefault="000D3C6D" w:rsidP="000D3C6D">
                        <w:pPr>
                          <w:spacing w:before="120" w:after="120"/>
                          <w:jc w:val="both"/>
                          <w:rPr>
                            <w:rFonts w:ascii="Times New Roman" w:eastAsiaTheme="minorEastAsia" w:hAnsi="Times New Roman" w:cs="Times New Roman"/>
                            <w:lang w:eastAsia="zh-CN"/>
                          </w:rPr>
                        </w:pPr>
                      </w:p>
                    </w:tc>
                  </w:tr>
                  <w:tr w:rsidR="000D3C6D" w14:paraId="2D158C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E945F36" w14:textId="77777777" w:rsidR="000D3C6D" w:rsidRDefault="000D3C6D" w:rsidP="000D3C6D">
                        <w:pPr>
                          <w:rPr>
                            <w:rFonts w:ascii="Times New Roman" w:eastAsiaTheme="minorEastAsia" w:hAnsi="Times New Roman" w:cs="Times New Roman"/>
                            <w:b/>
                            <w:color w:val="FFFFFF" w:themeColor="background1"/>
                            <w:sz w:val="28"/>
                            <w:lang w:eastAsia="zh-CN"/>
                          </w:rPr>
                        </w:pPr>
                        <w:r>
                          <w:rPr>
                            <w:rFonts w:ascii="Times New Roman" w:eastAsiaTheme="minorEastAsia" w:hAnsi="Times New Roman" w:cs="Times New Roman"/>
                            <w:b/>
                            <w:color w:val="FFFFFF" w:themeColor="background1"/>
                            <w:sz w:val="28"/>
                            <w:lang w:eastAsia="zh-CN"/>
                          </w:rPr>
                          <w:t>(E) PROGNOSIS</w:t>
                        </w:r>
                      </w:p>
                    </w:tc>
                  </w:tr>
                  <w:tr w:rsidR="000D3C6D" w14:paraId="7E70CC87"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A9404" w14:textId="77777777" w:rsidR="000D3C6D" w:rsidRDefault="000D3C6D" w:rsidP="000D3C6D">
                        <w:pPr>
                          <w:autoSpaceDE w:val="0"/>
                          <w:autoSpaceDN w:val="0"/>
                          <w:adjustRightInd w:val="0"/>
                          <w:jc w:val="both"/>
                          <w:rPr>
                            <w:rFonts w:ascii="Times New Roman" w:eastAsia="Calibri" w:hAnsi="Times New Roman" w:cs="Times New Roman"/>
                            <w:sz w:val="22"/>
                            <w:lang w:eastAsia="zh-CN"/>
                          </w:rPr>
                        </w:pPr>
                        <w:r>
                          <w:rPr>
                            <w:rFonts w:ascii="Times New Roman" w:eastAsia="Calibri" w:hAnsi="Times New Roman" w:cs="Times New Roman"/>
                            <w:lang w:eastAsia="zh-CN"/>
                          </w:rPr>
                          <w:t xml:space="preserve">Where “No” is indicated in any or </w:t>
                        </w:r>
                        <w:proofErr w:type="gramStart"/>
                        <w:r>
                          <w:rPr>
                            <w:rFonts w:ascii="Times New Roman" w:eastAsia="Calibri" w:hAnsi="Times New Roman" w:cs="Times New Roman"/>
                            <w:lang w:eastAsia="zh-CN"/>
                          </w:rPr>
                          <w:t>all of</w:t>
                        </w:r>
                        <w:proofErr w:type="gramEnd"/>
                        <w:r>
                          <w:rPr>
                            <w:rFonts w:ascii="Times New Roman" w:eastAsia="Calibri" w:hAnsi="Times New Roman" w:cs="Times New Roman"/>
                            <w:lang w:eastAsia="zh-CN"/>
                          </w:rPr>
                          <w:t xml:space="preserve"> the above:</w:t>
                        </w:r>
                      </w:p>
                      <w:p w14:paraId="2C9D3618" w14:textId="77777777" w:rsidR="000D3C6D" w:rsidRDefault="000D3C6D" w:rsidP="000D3C6D">
                        <w:pPr>
                          <w:autoSpaceDE w:val="0"/>
                          <w:autoSpaceDN w:val="0"/>
                          <w:adjustRightInd w:val="0"/>
                          <w:jc w:val="both"/>
                          <w:rPr>
                            <w:rFonts w:ascii="Times New Roman" w:eastAsia="Calibri" w:hAnsi="Times New Roman" w:cs="Times New Roman"/>
                            <w:lang w:eastAsia="zh-CN"/>
                          </w:rPr>
                        </w:pPr>
                        <w:r>
                          <w:rPr>
                            <w:rFonts w:ascii="Times New Roman" w:eastAsia="Calibri" w:hAnsi="Times New Roman" w:cs="Times New Roman"/>
                            <w:lang w:eastAsia="zh-CN"/>
                          </w:rPr>
                          <w:t xml:space="preserve">Do you consider there is a prospect that the person might regain or acquire capacity in the future in respect of the decisions to which the application relates? </w:t>
                        </w:r>
                      </w:p>
                      <w:p w14:paraId="26310BFD" w14:textId="77777777" w:rsidR="000D3C6D" w:rsidRDefault="000D3C6D" w:rsidP="000D3C6D">
                        <w:pPr>
                          <w:autoSpaceDE w:val="0"/>
                          <w:autoSpaceDN w:val="0"/>
                          <w:adjustRightInd w:val="0"/>
                          <w:rPr>
                            <w:rFonts w:ascii="Times New Roman" w:eastAsia="Calibri" w:hAnsi="Times New Roman" w:cs="Times New Roman"/>
                            <w:lang w:eastAsia="zh-CN"/>
                          </w:rPr>
                        </w:pPr>
                      </w:p>
                      <w:p w14:paraId="42A5B783" w14:textId="77777777" w:rsidR="000D3C6D" w:rsidRDefault="00973BFC"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910812718"/>
                            <w14:checkbox>
                              <w14:checked w14:val="0"/>
                              <w14:checkedState w14:val="2612" w14:font="Malgun Gothic Semilight"/>
                              <w14:uncheckedState w14:val="2610" w14:font="Malgun Gothic Semilight"/>
                            </w14:checkbox>
                          </w:sdtPr>
                          <w:sdtEndPr/>
                          <w:sdtContent>
                            <w:r w:rsidR="000D3C6D">
                              <w:rPr>
                                <w:rFonts w:ascii="Segoe UI Symbol" w:eastAsia="Calibri" w:hAnsi="Segoe UI Symbol" w:cs="Segoe UI Symbol"/>
                                <w:lang w:eastAsia="zh-CN"/>
                              </w:rPr>
                              <w:t>☐</w:t>
                            </w:r>
                          </w:sdtContent>
                        </w:sdt>
                        <w:r w:rsidR="000D3C6D">
                          <w:rPr>
                            <w:rFonts w:ascii="Times New Roman" w:eastAsia="Calibri" w:hAnsi="Times New Roman" w:cs="Times New Roman"/>
                            <w:lang w:eastAsia="zh-CN"/>
                          </w:rPr>
                          <w:t xml:space="preserve">   Yes. Please state why and given an indication of when this might happen:</w:t>
                        </w:r>
                      </w:p>
                      <w:p w14:paraId="6A7DE4D2" w14:textId="77777777" w:rsidR="000D3C6D" w:rsidRDefault="000D3C6D" w:rsidP="000D3C6D">
                        <w:pPr>
                          <w:autoSpaceDE w:val="0"/>
                          <w:autoSpaceDN w:val="0"/>
                          <w:adjustRightInd w:val="0"/>
                          <w:rPr>
                            <w:rFonts w:ascii="Times New Roman" w:eastAsia="Calibri" w:hAnsi="Times New Roman" w:cs="Times New Roman"/>
                            <w:lang w:eastAsia="zh-CN"/>
                          </w:rPr>
                        </w:pPr>
                        <w:r>
                          <w:rPr>
                            <w:rFonts w:ascii="Times New Roman" w:eastAsia="Calibri" w:hAnsi="Times New Roman" w:cs="Times New Roman"/>
                            <w:lang w:eastAsia="zh-CN"/>
                          </w:rPr>
                          <w:br/>
                        </w:r>
                      </w:p>
                      <w:p w14:paraId="7AC02A05" w14:textId="77777777" w:rsidR="000D3C6D" w:rsidRDefault="00973BFC"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49604440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No. Please state why:</w:t>
                        </w:r>
                      </w:p>
                      <w:p w14:paraId="39190AF0" w14:textId="77777777" w:rsidR="000D3C6D" w:rsidRDefault="000D3C6D" w:rsidP="000D3C6D">
                        <w:pPr>
                          <w:autoSpaceDE w:val="0"/>
                          <w:autoSpaceDN w:val="0"/>
                          <w:adjustRightInd w:val="0"/>
                          <w:rPr>
                            <w:rFonts w:ascii="Times New Roman" w:eastAsia="Calibri" w:hAnsi="Times New Roman" w:cs="Times New Roman"/>
                            <w:lang w:eastAsia="zh-CN"/>
                          </w:rPr>
                        </w:pPr>
                      </w:p>
                      <w:p w14:paraId="10C55C40" w14:textId="77777777" w:rsidR="000D3C6D" w:rsidRDefault="000D3C6D" w:rsidP="000D3C6D">
                        <w:pPr>
                          <w:autoSpaceDE w:val="0"/>
                          <w:autoSpaceDN w:val="0"/>
                          <w:adjustRightInd w:val="0"/>
                          <w:rPr>
                            <w:rFonts w:ascii="Times New Roman" w:eastAsia="Calibri" w:hAnsi="Times New Roman" w:cs="Times New Roman"/>
                            <w:lang w:eastAsia="zh-CN"/>
                          </w:rPr>
                        </w:pPr>
                      </w:p>
                    </w:tc>
                  </w:tr>
                  <w:tr w:rsidR="000D3C6D" w14:paraId="240BB52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863499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sz w:val="28"/>
                            <w:lang w:eastAsia="zh-CN"/>
                          </w:rPr>
                          <w:t>(F) ANY OTHER INFORMATION / REMARKS</w:t>
                        </w:r>
                      </w:p>
                    </w:tc>
                  </w:tr>
                  <w:tr w:rsidR="000D3C6D" w14:paraId="3210CE3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7032281B" w14:textId="77777777" w:rsidR="000D3C6D" w:rsidRDefault="000D3C6D" w:rsidP="000D3C6D">
                        <w:pPr>
                          <w:rPr>
                            <w:rFonts w:ascii="Times New Roman" w:eastAsiaTheme="minorEastAsia" w:hAnsi="Times New Roman" w:cs="Times New Roman"/>
                            <w:lang w:eastAsia="zh-CN"/>
                          </w:rPr>
                        </w:pPr>
                      </w:p>
                      <w:p w14:paraId="4F398CD1" w14:textId="77777777" w:rsidR="000D3C6D" w:rsidRDefault="000D3C6D" w:rsidP="000D3C6D">
                        <w:pPr>
                          <w:rPr>
                            <w:rFonts w:ascii="Times New Roman" w:eastAsiaTheme="minorEastAsia" w:hAnsi="Times New Roman" w:cs="Times New Roman"/>
                            <w:lang w:eastAsia="zh-CN"/>
                          </w:rPr>
                        </w:pPr>
                      </w:p>
                      <w:p w14:paraId="6DDC1540" w14:textId="77777777" w:rsidR="000D3C6D" w:rsidRDefault="000D3C6D" w:rsidP="000D3C6D">
                        <w:pPr>
                          <w:rPr>
                            <w:rFonts w:ascii="Times New Roman" w:eastAsiaTheme="minorEastAsia" w:hAnsi="Times New Roman" w:cs="Times New Roman"/>
                            <w:lang w:eastAsia="zh-CN"/>
                          </w:rPr>
                        </w:pPr>
                      </w:p>
                      <w:p w14:paraId="2F282499" w14:textId="77777777" w:rsidR="000D3C6D" w:rsidRDefault="000D3C6D" w:rsidP="000D3C6D">
                        <w:pPr>
                          <w:rPr>
                            <w:rFonts w:ascii="Times New Roman" w:eastAsiaTheme="minorEastAsia" w:hAnsi="Times New Roman" w:cs="Times New Roman"/>
                            <w:lang w:eastAsia="zh-CN"/>
                          </w:rPr>
                        </w:pPr>
                      </w:p>
                    </w:tc>
                  </w:tr>
                  <w:tr w:rsidR="000D3C6D" w14:paraId="183AC3EB"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9C4A6AB" w14:textId="77777777" w:rsidR="000D3C6D" w:rsidRDefault="000D3C6D" w:rsidP="000D3C6D">
                        <w:pPr>
                          <w:rPr>
                            <w:rFonts w:ascii="Times New Roman" w:eastAsiaTheme="minorEastAsia" w:hAnsi="Times New Roman" w:cs="Times New Roman"/>
                            <w:b/>
                            <w:lang w:eastAsia="zh-CN"/>
                          </w:rPr>
                        </w:pPr>
                        <w:r>
                          <w:rPr>
                            <w:rFonts w:eastAsiaTheme="minorEastAsia"/>
                            <w:lang w:eastAsia="zh-CN"/>
                          </w:rPr>
                          <w:br w:type="page"/>
                        </w:r>
                        <w:r>
                          <w:rPr>
                            <w:rFonts w:ascii="Times New Roman" w:eastAsiaTheme="minorEastAsia" w:hAnsi="Times New Roman" w:cs="Times New Roman"/>
                            <w:b/>
                            <w:color w:val="FFFFFF" w:themeColor="background1"/>
                            <w:sz w:val="28"/>
                            <w:lang w:eastAsia="zh-CN"/>
                          </w:rPr>
                          <w:t>(G) DECLARATION</w:t>
                        </w:r>
                      </w:p>
                    </w:tc>
                  </w:tr>
                  <w:tr w:rsidR="000D3C6D" w14:paraId="16FA9C5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217AC10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7D4BD4EC"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believe in the correctness of the assessment set out herein. </w:t>
                        </w:r>
                      </w:p>
                      <w:p w14:paraId="61346874"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32981AC2"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do not have any family members or friends who have any interest (financial or otherwise) in any matter concerning the person to whom the application relates. </w:t>
                        </w:r>
                      </w:p>
                      <w:p w14:paraId="10475E8B"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1D02BAB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I understand that this report may be used by the Director</w:t>
                        </w:r>
                        <w:ins w:id="12" w:author="Aziziyah MD HAMBALI (FJCOURTS)" w:date="2020-04-24T16:15:00Z">
                          <w:r>
                            <w:rPr>
                              <w:rFonts w:ascii="Times New Roman" w:eastAsiaTheme="minorEastAsia" w:hAnsi="Times New Roman" w:cs="Times New Roman"/>
                              <w:sz w:val="23"/>
                              <w:szCs w:val="23"/>
                              <w:lang w:val="en-GB" w:eastAsia="zh-CN"/>
                            </w:rPr>
                            <w:t>-General</w:t>
                          </w:r>
                        </w:ins>
                        <w:r>
                          <w:rPr>
                            <w:rFonts w:ascii="Times New Roman" w:eastAsiaTheme="minorEastAsia" w:hAnsi="Times New Roman" w:cs="Times New Roman"/>
                            <w:color w:val="FF0000"/>
                            <w:sz w:val="23"/>
                            <w:szCs w:val="23"/>
                            <w:lang w:val="en-GB" w:eastAsia="zh-CN"/>
                          </w:rPr>
                          <w:t xml:space="preserve"> </w:t>
                        </w:r>
                        <w:r>
                          <w:rPr>
                            <w:rFonts w:ascii="Times New Roman" w:eastAsiaTheme="minorEastAsia" w:hAnsi="Times New Roman" w:cs="Times New Roman"/>
                            <w:color w:val="000000"/>
                            <w:sz w:val="23"/>
                            <w:szCs w:val="23"/>
                            <w:lang w:val="en-GB" w:eastAsia="zh-CN"/>
                          </w:rPr>
                          <w:t xml:space="preserve">of Social Welfare or protector in the exercise of statutory powers under the Vulnerable Adults Act, or submitted to the Court in an application for a court order under the Vulnerable Adults Act. </w:t>
                        </w:r>
                      </w:p>
                      <w:p w14:paraId="0CC1A526" w14:textId="77777777" w:rsidR="000D3C6D" w:rsidRDefault="000D3C6D" w:rsidP="000D3C6D">
                        <w:pPr>
                          <w:jc w:val="both"/>
                          <w:rPr>
                            <w:rFonts w:ascii="Times New Roman" w:eastAsiaTheme="minorEastAsia" w:hAnsi="Times New Roman" w:cs="Times New Roman"/>
                            <w:sz w:val="23"/>
                            <w:szCs w:val="23"/>
                            <w:lang w:eastAsia="zh-CN"/>
                          </w:rPr>
                        </w:pPr>
                      </w:p>
                      <w:p w14:paraId="7BE94BCA" w14:textId="77777777" w:rsidR="000D3C6D" w:rsidRDefault="000D3C6D" w:rsidP="000D3C6D">
                        <w:pPr>
                          <w:jc w:val="both"/>
                          <w:rPr>
                            <w:rFonts w:ascii="Times New Roman" w:eastAsiaTheme="minorEastAsia" w:hAnsi="Times New Roman" w:cs="Times New Roman"/>
                            <w:sz w:val="23"/>
                            <w:szCs w:val="23"/>
                            <w:lang w:eastAsia="zh-CN"/>
                          </w:rPr>
                        </w:pPr>
                        <w:r>
                          <w:rPr>
                            <w:rFonts w:ascii="Times New Roman" w:eastAsiaTheme="minorEastAsia" w:hAnsi="Times New Roman" w:cs="Times New Roman"/>
                            <w:sz w:val="23"/>
                            <w:szCs w:val="23"/>
                            <w:lang w:eastAsia="zh-CN"/>
                          </w:rPr>
                          <w:t xml:space="preserve">The assessment of mental capacity is only for decisions covered under this form and cannot be used for any other transactions or purposes at present or in future, </w:t>
                        </w:r>
                        <w:proofErr w:type="gramStart"/>
                        <w:r>
                          <w:rPr>
                            <w:rFonts w:ascii="Times New Roman" w:eastAsiaTheme="minorEastAsia" w:hAnsi="Times New Roman" w:cs="Times New Roman"/>
                            <w:sz w:val="23"/>
                            <w:szCs w:val="23"/>
                            <w:lang w:eastAsia="zh-CN"/>
                          </w:rPr>
                          <w:t>whether or not</w:t>
                        </w:r>
                        <w:proofErr w:type="gramEnd"/>
                        <w:r>
                          <w:rPr>
                            <w:rFonts w:ascii="Times New Roman" w:eastAsiaTheme="minorEastAsia" w:hAnsi="Times New Roman" w:cs="Times New Roman"/>
                            <w:sz w:val="23"/>
                            <w:szCs w:val="23"/>
                            <w:lang w:eastAsia="zh-CN"/>
                          </w:rPr>
                          <w:t xml:space="preserve"> related to the Vulnerable Adults Act. </w:t>
                        </w:r>
                      </w:p>
                      <w:p w14:paraId="400D6BEF" w14:textId="77777777" w:rsidR="000D3C6D" w:rsidRDefault="000D3C6D" w:rsidP="000D3C6D">
                        <w:pPr>
                          <w:jc w:val="both"/>
                          <w:rPr>
                            <w:rFonts w:ascii="Times New Roman" w:eastAsiaTheme="minorEastAsia" w:hAnsi="Times New Roman" w:cs="Times New Roman"/>
                            <w:sz w:val="23"/>
                            <w:szCs w:val="23"/>
                            <w:lang w:eastAsia="zh-CN"/>
                          </w:rPr>
                        </w:pPr>
                      </w:p>
                      <w:p w14:paraId="5DF28ADC" w14:textId="77777777" w:rsidR="000D3C6D" w:rsidRDefault="000D3C6D" w:rsidP="000D3C6D">
                        <w:pPr>
                          <w:autoSpaceDE w:val="0"/>
                          <w:autoSpaceDN w:val="0"/>
                          <w:adjustRightInd w:val="0"/>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lang w:eastAsia="zh-CN"/>
                          </w:rPr>
                          <w:t>Signature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t>_______________________</w:t>
                        </w:r>
                      </w:p>
                      <w:p w14:paraId="3CC60E5C" w14:textId="77777777" w:rsidR="000D3C6D" w:rsidRDefault="000D3C6D" w:rsidP="000D3C6D">
                        <w:pPr>
                          <w:autoSpaceDE w:val="0"/>
                          <w:autoSpaceDN w:val="0"/>
                          <w:adjustRightInd w:val="0"/>
                          <w:jc w:val="both"/>
                          <w:rPr>
                            <w:rFonts w:ascii="Times New Roman" w:eastAsiaTheme="minorEastAsia" w:hAnsi="Times New Roman" w:cs="Times New Roman"/>
                            <w:lang w:eastAsia="zh-CN"/>
                          </w:rPr>
                        </w:pPr>
                      </w:p>
                      <w:p w14:paraId="1521C39B"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Date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4B59BF2A" w14:textId="77777777" w:rsidR="000D3C6D" w:rsidRDefault="000D3C6D" w:rsidP="000D3C6D">
                        <w:pPr>
                          <w:jc w:val="both"/>
                          <w:rPr>
                            <w:rFonts w:ascii="Times New Roman" w:eastAsiaTheme="minorEastAsia" w:hAnsi="Times New Roman" w:cs="Times New Roman"/>
                            <w:lang w:eastAsia="zh-CN"/>
                          </w:rPr>
                        </w:pPr>
                      </w:p>
                      <w:p w14:paraId="4D078E64"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Time:</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35EE6DE4" w14:textId="77777777" w:rsidR="000D3C6D" w:rsidRDefault="000D3C6D" w:rsidP="000D3C6D">
                        <w:pPr>
                          <w:jc w:val="both"/>
                          <w:rPr>
                            <w:rFonts w:ascii="Times New Roman" w:eastAsiaTheme="minorEastAsia" w:hAnsi="Times New Roman" w:cs="Times New Roman"/>
                            <w:b/>
                            <w:lang w:eastAsia="zh-CN"/>
                          </w:rPr>
                        </w:pPr>
                      </w:p>
                    </w:tc>
                  </w:tr>
                </w:tbl>
                <w:p w14:paraId="274BBD1F" w14:textId="77777777" w:rsidR="000D3C6D" w:rsidRDefault="000D3C6D" w:rsidP="000D3C6D">
                  <w:pPr>
                    <w:rPr>
                      <w:rFonts w:asciiTheme="minorHAnsi" w:eastAsiaTheme="minorHAnsi" w:hAnsiTheme="minorHAnsi" w:cstheme="minorBidi"/>
                      <w:sz w:val="22"/>
                      <w:szCs w:val="22"/>
                      <w:lang w:eastAsia="en-US"/>
                    </w:rPr>
                  </w:pPr>
                  <w:r>
                    <w:br w:type="page"/>
                  </w:r>
                </w:p>
                <w:tbl>
                  <w:tblPr>
                    <w:tblW w:w="9006" w:type="dxa"/>
                    <w:jc w:val="center"/>
                    <w:tblLook w:val="04A0" w:firstRow="1" w:lastRow="0" w:firstColumn="1" w:lastColumn="0" w:noHBand="0" w:noVBand="1"/>
                  </w:tblPr>
                  <w:tblGrid>
                    <w:gridCol w:w="8122"/>
                    <w:gridCol w:w="884"/>
                  </w:tblGrid>
                  <w:tr w:rsidR="000D3C6D" w14:paraId="53EFAFA9" w14:textId="77777777" w:rsidTr="000D3C6D">
                    <w:trPr>
                      <w:cantSplit/>
                      <w:jc w:val="center"/>
                    </w:trPr>
                    <w:tc>
                      <w:tcPr>
                        <w:tcW w:w="9006" w:type="dxa"/>
                        <w:gridSpan w:val="2"/>
                      </w:tcPr>
                      <w:p w14:paraId="1FA3251B"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50D3444A" w14:textId="77777777" w:rsidR="000D3C6D" w:rsidRDefault="000D3C6D" w:rsidP="000D3C6D">
                        <w:pPr>
                          <w:spacing w:after="0" w:line="240" w:lineRule="auto"/>
                          <w:rPr>
                            <w:rFonts w:ascii="Times New Roman" w:eastAsiaTheme="minorEastAsia" w:hAnsi="Times New Roman" w:cs="Times New Roman"/>
                            <w:b/>
                            <w:i/>
                            <w:lang w:val="en-US" w:eastAsia="zh-CN"/>
                          </w:rPr>
                        </w:pPr>
                        <w:r>
                          <w:rPr>
                            <w:rFonts w:ascii="Times New Roman" w:eastAsiaTheme="minorEastAsia" w:hAnsi="Times New Roman" w:cs="Times New Roman"/>
                            <w:b/>
                            <w:i/>
                            <w:lang w:val="en-US" w:eastAsia="zh-CN"/>
                          </w:rPr>
                          <w:t>(ii) For applications for Orders under sections 14 and 15 by a person mentioned in section 12(2)(a)(ii) or (iii)</w:t>
                        </w:r>
                      </w:p>
                    </w:tc>
                  </w:tr>
                  <w:tr w:rsidR="000D3C6D" w14:paraId="048CB8D2" w14:textId="77777777" w:rsidTr="000D3C6D">
                    <w:trPr>
                      <w:cantSplit/>
                      <w:trHeight w:val="180"/>
                      <w:jc w:val="center"/>
                    </w:trPr>
                    <w:tc>
                      <w:tcPr>
                        <w:tcW w:w="8122" w:type="dxa"/>
                        <w:hideMark/>
                      </w:tcPr>
                      <w:p w14:paraId="2D32CC00" w14:textId="77777777" w:rsidR="000D3C6D" w:rsidRDefault="000D3C6D" w:rsidP="000D3C6D">
                        <w:pPr>
                          <w:spacing w:after="0" w:line="240" w:lineRule="auto"/>
                          <w:ind w:firstLine="1643"/>
                          <w:rPr>
                            <w:rFonts w:ascii="Times New Roman" w:eastAsiaTheme="minorHAnsi" w:hAnsi="Times New Roman" w:cs="Times New Roman"/>
                            <w:b/>
                            <w:lang w:val="en-US" w:eastAsia="en-US"/>
                          </w:rPr>
                        </w:pPr>
                        <w:r>
                          <w:rPr>
                            <w:rFonts w:ascii="Times New Roman" w:eastAsiaTheme="minorEastAsia" w:hAnsi="Times New Roman" w:cs="Times New Roman"/>
                            <w:b/>
                            <w:lang w:val="en-US" w:eastAsia="zh-CN"/>
                          </w:rPr>
                          <w:t>MENTAL CAPACITY ASSESSMENT REPORT</w:t>
                        </w:r>
                      </w:p>
                    </w:tc>
                    <w:tc>
                      <w:tcPr>
                        <w:tcW w:w="884" w:type="dxa"/>
                      </w:tcPr>
                      <w:p w14:paraId="10C8DB2B" w14:textId="77777777" w:rsidR="000D3C6D" w:rsidRDefault="000D3C6D" w:rsidP="000D3C6D">
                        <w:pPr>
                          <w:spacing w:after="0" w:line="240" w:lineRule="auto"/>
                          <w:jc w:val="center"/>
                          <w:rPr>
                            <w:rFonts w:ascii="Times New Roman" w:hAnsi="Times New Roman" w:cs="Times New Roman"/>
                            <w:b/>
                            <w:lang w:val="en-US"/>
                          </w:rPr>
                        </w:pPr>
                      </w:p>
                    </w:tc>
                  </w:tr>
                  <w:tr w:rsidR="000D3C6D" w14:paraId="460304DD" w14:textId="77777777" w:rsidTr="000D3C6D">
                    <w:trPr>
                      <w:cantSplit/>
                      <w:trHeight w:val="180"/>
                      <w:jc w:val="center"/>
                    </w:trPr>
                    <w:tc>
                      <w:tcPr>
                        <w:tcW w:w="8122" w:type="dxa"/>
                        <w:hideMark/>
                      </w:tcPr>
                      <w:p w14:paraId="259B0C9C" w14:textId="77777777" w:rsidR="000D3C6D" w:rsidRDefault="000D3C6D" w:rsidP="000D3C6D">
                        <w:pPr>
                          <w:spacing w:after="0" w:line="240" w:lineRule="auto"/>
                          <w:ind w:right="-282" w:firstLine="226"/>
                          <w:jc w:val="center"/>
                          <w:rPr>
                            <w:rFonts w:ascii="Times New Roman" w:hAnsi="Times New Roman" w:cs="Times New Roman"/>
                            <w:b/>
                            <w:i/>
                            <w:lang w:val="en-US"/>
                          </w:rPr>
                        </w:pPr>
                        <w:r>
                          <w:rPr>
                            <w:rFonts w:ascii="Times New Roman" w:eastAsiaTheme="minorEastAsia" w:hAnsi="Times New Roman" w:cs="Times New Roman"/>
                            <w:b/>
                            <w:i/>
                            <w:lang w:val="en-US" w:eastAsia="zh-CN"/>
                          </w:rPr>
                          <w:t>(For use in support of a Court application under the Vulnerable Adults Act)</w:t>
                        </w:r>
                      </w:p>
                    </w:tc>
                    <w:tc>
                      <w:tcPr>
                        <w:tcW w:w="884" w:type="dxa"/>
                      </w:tcPr>
                      <w:p w14:paraId="483F789D" w14:textId="77777777" w:rsidR="000D3C6D" w:rsidRDefault="000D3C6D" w:rsidP="000D3C6D">
                        <w:pPr>
                          <w:spacing w:after="0" w:line="240" w:lineRule="auto"/>
                          <w:jc w:val="center"/>
                          <w:rPr>
                            <w:rFonts w:ascii="Times New Roman" w:hAnsi="Times New Roman" w:cs="Times New Roman"/>
                            <w:b/>
                            <w:i/>
                            <w:lang w:val="en-US"/>
                          </w:rPr>
                        </w:pPr>
                      </w:p>
                    </w:tc>
                  </w:tr>
                  <w:tr w:rsidR="000D3C6D" w14:paraId="7B098340" w14:textId="77777777" w:rsidTr="000D3C6D">
                    <w:trPr>
                      <w:cantSplit/>
                      <w:jc w:val="center"/>
                    </w:trPr>
                    <w:tc>
                      <w:tcPr>
                        <w:tcW w:w="9006" w:type="dxa"/>
                        <w:gridSpan w:val="2"/>
                      </w:tcPr>
                      <w:p w14:paraId="7CDE665A" w14:textId="77777777" w:rsidR="000D3C6D" w:rsidRDefault="000D3C6D" w:rsidP="000D3C6D">
                        <w:pPr>
                          <w:spacing w:after="0" w:line="240" w:lineRule="auto"/>
                          <w:ind w:firstLine="1643"/>
                          <w:jc w:val="center"/>
                          <w:rPr>
                            <w:rFonts w:ascii="Times New Roman" w:hAnsi="Times New Roman" w:cs="Times New Roman"/>
                            <w:b/>
                            <w:i/>
                            <w:lang w:val="en-US"/>
                          </w:rPr>
                        </w:pPr>
                      </w:p>
                    </w:tc>
                  </w:tr>
                  <w:tr w:rsidR="000D3C6D" w14:paraId="2B6D188F" w14:textId="77777777" w:rsidTr="000D3C6D">
                    <w:trPr>
                      <w:cantSplit/>
                      <w:jc w:val="center"/>
                    </w:trPr>
                    <w:tc>
                      <w:tcPr>
                        <w:tcW w:w="9006" w:type="dxa"/>
                        <w:gridSpan w:val="2"/>
                        <w:hideMark/>
                      </w:tcPr>
                      <w:p w14:paraId="36FD387E" w14:textId="77777777" w:rsidR="000D3C6D" w:rsidRDefault="000D3C6D" w:rsidP="000D3C6D">
                        <w:pPr>
                          <w:spacing w:after="0" w:line="240" w:lineRule="auto"/>
                          <w:ind w:hanging="62"/>
                          <w:rPr>
                            <w:rFonts w:ascii="Times New Roman" w:hAnsi="Times New Roman" w:cs="Times New Roman"/>
                            <w:b/>
                            <w:lang w:val="en-US"/>
                          </w:rPr>
                        </w:pPr>
                        <w:proofErr w:type="gramStart"/>
                        <w:r>
                          <w:rPr>
                            <w:rFonts w:ascii="Times New Roman" w:eastAsiaTheme="minorEastAsia" w:hAnsi="Times New Roman" w:cs="Times New Roman"/>
                            <w:b/>
                            <w:lang w:val="en-US" w:eastAsia="zh-CN"/>
                          </w:rPr>
                          <w:t>Date:_</w:t>
                        </w:r>
                        <w:proofErr w:type="gramEnd"/>
                        <w:r>
                          <w:rPr>
                            <w:rFonts w:ascii="Times New Roman" w:eastAsiaTheme="minorEastAsia" w:hAnsi="Times New Roman" w:cs="Times New Roman"/>
                            <w:b/>
                            <w:lang w:val="en-US" w:eastAsia="zh-CN"/>
                          </w:rPr>
                          <w:t>__________</w:t>
                        </w:r>
                      </w:p>
                    </w:tc>
                  </w:tr>
                </w:tbl>
                <w:p w14:paraId="1353F72D" w14:textId="77777777" w:rsidR="000D3C6D" w:rsidRDefault="000D3C6D" w:rsidP="000D3C6D">
                  <w:pPr>
                    <w:spacing w:after="0" w:line="240" w:lineRule="auto"/>
                    <w:rPr>
                      <w:rFonts w:ascii="Times New Roman" w:eastAsiaTheme="minorEastAsia" w:hAnsi="Times New Roman" w:cs="Times New Roman"/>
                      <w:b/>
                      <w:sz w:val="22"/>
                      <w:szCs w:val="22"/>
                      <w:lang w:val="en-US" w:eastAsia="zh-CN"/>
                    </w:rPr>
                  </w:pPr>
                </w:p>
                <w:p w14:paraId="173E28EE" w14:textId="77777777" w:rsidR="000D3C6D" w:rsidRDefault="000D3C6D" w:rsidP="000D3C6D">
                  <w:pPr>
                    <w:spacing w:after="0" w:line="240" w:lineRule="auto"/>
                    <w:rPr>
                      <w:rFonts w:ascii="Times New Roman" w:eastAsiaTheme="minorEastAsia" w:hAnsi="Times New Roman" w:cs="Times New Roman"/>
                      <w:b/>
                      <w:lang w:val="en-US" w:eastAsia="zh-CN"/>
                    </w:rPr>
                  </w:pPr>
                </w:p>
                <w:p w14:paraId="46B4F30D"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Full name of Patient:  _____________</w:t>
                  </w:r>
                </w:p>
                <w:p w14:paraId="26DD033B"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NRIC </w:t>
                  </w:r>
                  <w:proofErr w:type="gramStart"/>
                  <w:r>
                    <w:rPr>
                      <w:rFonts w:ascii="Times New Roman" w:eastAsiaTheme="minorEastAsia" w:hAnsi="Times New Roman" w:cs="Times New Roman"/>
                      <w:b/>
                      <w:lang w:val="en-US" w:eastAsia="zh-CN"/>
                    </w:rPr>
                    <w:t>No.:_</w:t>
                  </w:r>
                  <w:proofErr w:type="gramEnd"/>
                  <w:r>
                    <w:rPr>
                      <w:rFonts w:ascii="Times New Roman" w:eastAsiaTheme="minorEastAsia" w:hAnsi="Times New Roman" w:cs="Times New Roman"/>
                      <w:b/>
                      <w:lang w:val="en-US" w:eastAsia="zh-CN"/>
                    </w:rPr>
                    <w:t>__________________</w:t>
                  </w:r>
                </w:p>
                <w:p w14:paraId="07D1A92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Age of Patient at last birthday: ___________</w:t>
                  </w:r>
                </w:p>
                <w:p w14:paraId="11540CC6"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07AD135"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2B8D0D1" w14:textId="77777777" w:rsidR="000D3C6D" w:rsidRDefault="000D3C6D" w:rsidP="000D3C6D">
                  <w:pPr>
                    <w:spacing w:after="0" w:line="240" w:lineRule="auto"/>
                    <w:rPr>
                      <w:rFonts w:ascii="Times New Roman" w:eastAsiaTheme="minorEastAsia" w:hAnsi="Times New Roman" w:cs="Times New Roman"/>
                      <w:lang w:val="en-US" w:eastAsia="zh-CN"/>
                    </w:rPr>
                  </w:pPr>
                  <w:r>
                    <w:rPr>
                      <w:rFonts w:ascii="Times New Roman" w:eastAsiaTheme="minorEastAsia" w:hAnsi="Times New Roman" w:cs="Times New Roman"/>
                      <w:lang w:val="en-US" w:eastAsia="zh-CN"/>
                    </w:rPr>
                    <w:tab/>
                    <w:t xml:space="preserve">This is to certify that: </w:t>
                  </w:r>
                </w:p>
                <w:p w14:paraId="672FD7B6" w14:textId="77777777" w:rsidR="000D3C6D" w:rsidRDefault="000D3C6D" w:rsidP="000D3C6D">
                  <w:pPr>
                    <w:spacing w:after="0" w:line="240" w:lineRule="auto"/>
                    <w:rPr>
                      <w:rFonts w:ascii="Times New Roman" w:eastAsiaTheme="minorEastAsia" w:hAnsi="Times New Roman" w:cs="Times New Roman"/>
                      <w:lang w:val="en-US" w:eastAsia="zh-CN"/>
                    </w:rPr>
                  </w:pPr>
                </w:p>
                <w:p w14:paraId="31734FA3" w14:textId="77777777" w:rsidR="000D3C6D" w:rsidRDefault="000D3C6D" w:rsidP="006172E9">
                  <w:pPr>
                    <w:numPr>
                      <w:ilvl w:val="0"/>
                      <w:numId w:val="143"/>
                    </w:numPr>
                    <w:spacing w:before="0" w:after="0" w:line="240" w:lineRule="auto"/>
                    <w:contextualSpacing/>
                    <w:jc w:val="both"/>
                    <w:rPr>
                      <w:rFonts w:ascii="Times New Roman" w:eastAsiaTheme="minorHAnsi" w:hAnsi="Times New Roman" w:cs="Times New Roman"/>
                      <w:lang w:val="en-US" w:eastAsia="en-US"/>
                    </w:rPr>
                  </w:pPr>
                  <w:r>
                    <w:rPr>
                      <w:rFonts w:ascii="Times New Roman" w:hAnsi="Times New Roman" w:cs="Times New Roman"/>
                      <w:lang w:val="en-US"/>
                    </w:rPr>
                    <w:t xml:space="preserve">the above-named patient does not have the mental capacity to give consent to either an approved welfare officer or his/her </w:t>
                  </w:r>
                  <w:proofErr w:type="spellStart"/>
                  <w:r>
                    <w:rPr>
                      <w:rFonts w:ascii="Times New Roman" w:hAnsi="Times New Roman" w:cs="Times New Roman"/>
                      <w:lang w:val="en-US"/>
                    </w:rPr>
                    <w:t>donee</w:t>
                  </w:r>
                  <w:proofErr w:type="spellEnd"/>
                  <w:r>
                    <w:rPr>
                      <w:rFonts w:ascii="Times New Roman" w:hAnsi="Times New Roman" w:cs="Times New Roman"/>
                      <w:lang w:val="en-US"/>
                    </w:rPr>
                    <w:t>/deputy (if any) or a family member to make an application for any of the Court Orders stated below.</w:t>
                  </w:r>
                </w:p>
                <w:p w14:paraId="2FC2F6FC" w14:textId="77777777" w:rsidR="000D3C6D" w:rsidRDefault="000D3C6D" w:rsidP="000D3C6D">
                  <w:pPr>
                    <w:spacing w:after="0" w:line="240" w:lineRule="auto"/>
                    <w:ind w:left="720"/>
                    <w:contextualSpacing/>
                    <w:jc w:val="both"/>
                    <w:rPr>
                      <w:rFonts w:ascii="Times New Roman" w:hAnsi="Times New Roman" w:cs="Times New Roman"/>
                      <w:lang w:val="en-US"/>
                    </w:rPr>
                  </w:pPr>
                </w:p>
                <w:p w14:paraId="6589E20F" w14:textId="77777777" w:rsidR="000D3C6D" w:rsidRDefault="000D3C6D" w:rsidP="006172E9">
                  <w:pPr>
                    <w:numPr>
                      <w:ilvl w:val="0"/>
                      <w:numId w:val="143"/>
                    </w:numPr>
                    <w:spacing w:before="0" w:after="0" w:line="240" w:lineRule="auto"/>
                    <w:contextualSpacing/>
                    <w:jc w:val="both"/>
                    <w:rPr>
                      <w:rFonts w:ascii="Times New Roman" w:hAnsi="Times New Roman" w:cs="Times New Roman"/>
                      <w:lang w:val="en-US"/>
                    </w:rPr>
                  </w:pPr>
                  <w:r>
                    <w:rPr>
                      <w:rFonts w:ascii="Times New Roman" w:hAnsi="Times New Roman" w:cs="Times New Roman"/>
                      <w:lang w:val="en-US"/>
                    </w:rPr>
                    <w:t>[Optional] Medical diagnosis</w:t>
                  </w:r>
                </w:p>
                <w:p w14:paraId="75B24259" w14:textId="77777777" w:rsidR="000D3C6D" w:rsidRDefault="000D3C6D" w:rsidP="000D3C6D">
                  <w:pPr>
                    <w:spacing w:after="0" w:line="240" w:lineRule="auto"/>
                    <w:ind w:left="720"/>
                    <w:contextualSpacing/>
                    <w:jc w:val="both"/>
                    <w:rPr>
                      <w:rFonts w:ascii="Times New Roman" w:hAnsi="Times New Roman" w:cs="Times New Roman"/>
                      <w:lang w:val="en-US"/>
                    </w:rPr>
                  </w:pPr>
                  <w:r>
                    <w:rPr>
                      <w:rFonts w:ascii="Times New Roman" w:hAnsi="Times New Roman" w:cs="Times New Roman"/>
                      <w:lang w:val="en-US"/>
                    </w:rPr>
                    <w:t>__________________________________________________________________</w:t>
                  </w:r>
                </w:p>
                <w:p w14:paraId="52A8358F" w14:textId="77777777" w:rsidR="000D3C6D" w:rsidRDefault="000D3C6D" w:rsidP="000D3C6D">
                  <w:pPr>
                    <w:spacing w:after="0" w:line="240" w:lineRule="auto"/>
                    <w:ind w:left="720"/>
                    <w:contextualSpacing/>
                    <w:jc w:val="both"/>
                    <w:rPr>
                      <w:rFonts w:ascii="Times New Roman" w:hAnsi="Times New Roman" w:cs="Times New Roman"/>
                      <w:lang w:val="en-US"/>
                    </w:rPr>
                  </w:pPr>
                </w:p>
                <w:tbl>
                  <w:tblPr>
                    <w:tblStyle w:val="TableGrid"/>
                    <w:tblW w:w="8824" w:type="dxa"/>
                    <w:tblCellMar>
                      <w:top w:w="113" w:type="dxa"/>
                      <w:bottom w:w="113" w:type="dxa"/>
                    </w:tblCellMar>
                    <w:tblLook w:val="0600" w:firstRow="0" w:lastRow="0" w:firstColumn="0" w:lastColumn="0" w:noHBand="1" w:noVBand="1"/>
                  </w:tblPr>
                  <w:tblGrid>
                    <w:gridCol w:w="1418"/>
                    <w:gridCol w:w="3153"/>
                    <w:gridCol w:w="4253"/>
                  </w:tblGrid>
                  <w:tr w:rsidR="000D3C6D" w14:paraId="2FA5E4AC" w14:textId="77777777" w:rsidTr="000D3C6D">
                    <w:trPr>
                      <w:trHeight w:val="20"/>
                      <w:tblHeader/>
                    </w:trPr>
                    <w:tc>
                      <w:tcPr>
                        <w:tcW w:w="8824" w:type="dxa"/>
                        <w:gridSpan w:val="3"/>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A1B9814" w14:textId="77777777" w:rsidR="000D3C6D" w:rsidRDefault="000D3C6D" w:rsidP="000D3C6D">
                        <w:pPr>
                          <w:spacing w:after="0" w:line="240" w:lineRule="auto"/>
                          <w:rPr>
                            <w:rFonts w:ascii="Times New Roman" w:eastAsiaTheme="minorHAnsi" w:hAnsi="Times New Roman" w:cs="Times New Roman"/>
                            <w:sz w:val="20"/>
                            <w:szCs w:val="20"/>
                            <w:u w:val="single"/>
                            <w:lang w:eastAsia="en-US"/>
                          </w:rPr>
                        </w:pPr>
                        <w:r>
                          <w:rPr>
                            <w:rFonts w:eastAsiaTheme="minorHAnsi"/>
                            <w:color w:val="FFFFFF" w:themeColor="background1"/>
                            <w:sz w:val="20"/>
                            <w:szCs w:val="20"/>
                            <w:lang w:eastAsia="en-US"/>
                          </w:rPr>
                          <w:t>ASSESSMENT OF VULNERABLE ADULT’S MENTAL CAPACITY</w:t>
                        </w:r>
                      </w:p>
                    </w:tc>
                  </w:tr>
                  <w:tr w:rsidR="000D3C6D" w14:paraId="3B43E0E3" w14:textId="77777777" w:rsidTr="000D3C6D">
                    <w:trPr>
                      <w:trHeight w:val="144"/>
                    </w:trPr>
                    <w:tc>
                      <w:tcPr>
                        <w:tcW w:w="14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42772D" w14:textId="77777777" w:rsidR="000D3C6D" w:rsidRDefault="000D3C6D" w:rsidP="000D3C6D">
                        <w:pPr>
                          <w:autoSpaceDE w:val="0"/>
                          <w:autoSpaceDN w:val="0"/>
                          <w:adjustRightInd w:val="0"/>
                          <w:spacing w:after="0" w:line="240" w:lineRule="auto"/>
                          <w:rPr>
                            <w:rFonts w:eastAsiaTheme="minorHAnsi"/>
                            <w:color w:val="000000"/>
                            <w:sz w:val="20"/>
                            <w:szCs w:val="20"/>
                            <w:lang w:eastAsia="en-US"/>
                          </w:rPr>
                        </w:pPr>
                        <w:r>
                          <w:rPr>
                            <w:rFonts w:eastAsiaTheme="minorHAnsi"/>
                            <w:bCs/>
                            <w:color w:val="000000"/>
                            <w:sz w:val="20"/>
                            <w:szCs w:val="20"/>
                            <w:lang w:eastAsia="en-US"/>
                          </w:rPr>
                          <w:t xml:space="preserve">Mental capacity to consent </w:t>
                        </w:r>
                      </w:p>
                    </w:tc>
                    <w:tc>
                      <w:tcPr>
                        <w:tcW w:w="7406" w:type="dxa"/>
                        <w:gridSpan w:val="2"/>
                        <w:tcBorders>
                          <w:top w:val="single" w:sz="4" w:space="0" w:color="auto"/>
                          <w:left w:val="single" w:sz="4" w:space="0" w:color="auto"/>
                          <w:bottom w:val="single" w:sz="4" w:space="0" w:color="000000" w:themeColor="text1"/>
                          <w:right w:val="single" w:sz="4" w:space="0" w:color="auto"/>
                        </w:tcBorders>
                        <w:vAlign w:val="center"/>
                        <w:hideMark/>
                      </w:tcPr>
                      <w:p w14:paraId="32E2A0E9" w14:textId="77777777" w:rsidR="000D3C6D" w:rsidRDefault="000D3C6D" w:rsidP="000D3C6D">
                        <w:pPr>
                          <w:spacing w:after="0" w:line="240" w:lineRule="auto"/>
                          <w:jc w:val="both"/>
                          <w:rPr>
                            <w:rFonts w:eastAsiaTheme="minorHAnsi"/>
                            <w:sz w:val="20"/>
                            <w:szCs w:val="20"/>
                            <w:lang w:eastAsia="en-US"/>
                          </w:rPr>
                        </w:pPr>
                        <w:r>
                          <w:rPr>
                            <w:rFonts w:eastAsiaTheme="minorHAnsi"/>
                            <w:i/>
                            <w:sz w:val="20"/>
                            <w:szCs w:val="20"/>
                            <w:lang w:eastAsia="en-US"/>
                          </w:rPr>
                          <w:t xml:space="preserve">Does the Vulnerable Adult have the mental capacity to consent to the following court </w:t>
                        </w:r>
                        <w:proofErr w:type="gramStart"/>
                        <w:r>
                          <w:rPr>
                            <w:rFonts w:eastAsiaTheme="minorHAnsi"/>
                            <w:i/>
                            <w:sz w:val="20"/>
                            <w:szCs w:val="20"/>
                            <w:lang w:eastAsia="en-US"/>
                          </w:rPr>
                          <w:t>interventions:</w:t>
                        </w:r>
                        <w:proofErr w:type="gramEnd"/>
                      </w:p>
                    </w:tc>
                  </w:tr>
                  <w:tr w:rsidR="000D3C6D" w14:paraId="7823E7EE"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1740ED"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3522A37B"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14(1)(e)</w:t>
                        </w:r>
                      </w:p>
                      <w:p w14:paraId="0CE6884B"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restrain another person from abusing or further abusing him/her; and/or</w:t>
                        </w:r>
                      </w:p>
                      <w:p w14:paraId="03075A39" w14:textId="77777777" w:rsidR="000D3C6D" w:rsidRDefault="000D3C6D" w:rsidP="000D3C6D">
                        <w:pPr>
                          <w:spacing w:after="0" w:line="240" w:lineRule="auto"/>
                          <w:ind w:left="714"/>
                          <w:jc w:val="both"/>
                          <w:rPr>
                            <w:rFonts w:eastAsiaTheme="minorHAnsi"/>
                            <w:sz w:val="20"/>
                            <w:szCs w:val="20"/>
                            <w:lang w:eastAsia="en-US"/>
                          </w:rPr>
                        </w:pPr>
                      </w:p>
                      <w:p w14:paraId="4C1D004B" w14:textId="77777777" w:rsidR="000D3C6D" w:rsidRDefault="000D3C6D" w:rsidP="000D3C6D">
                        <w:pPr>
                          <w:autoSpaceDE w:val="0"/>
                          <w:autoSpaceDN w:val="0"/>
                          <w:adjustRightInd w:val="0"/>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vAlign w:val="center"/>
                      </w:tcPr>
                      <w:p w14:paraId="0FA110F2" w14:textId="77777777" w:rsidR="000D3C6D" w:rsidRDefault="00973BFC"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805577231"/>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3113DA46" w14:textId="77777777" w:rsidR="000D3C6D" w:rsidRDefault="00973BFC"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703904724"/>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61A97868" w14:textId="77777777" w:rsidR="000D3C6D" w:rsidRDefault="000D3C6D" w:rsidP="000D3C6D">
                        <w:pPr>
                          <w:spacing w:after="0" w:line="240" w:lineRule="auto"/>
                          <w:rPr>
                            <w:rFonts w:eastAsiaTheme="minorHAnsi"/>
                            <w:sz w:val="20"/>
                            <w:szCs w:val="20"/>
                            <w:lang w:eastAsia="en-US"/>
                          </w:rPr>
                        </w:pPr>
                      </w:p>
                      <w:p w14:paraId="3D7D2AD6" w14:textId="77777777" w:rsidR="000D3C6D" w:rsidRDefault="00973BFC"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Arial Unicode MS" w:hAnsi="Times New Roman" w:cs="Times New Roman"/>
                              <w:sz w:val="20"/>
                              <w:szCs w:val="20"/>
                              <w:lang w:eastAsia="zh-CN"/>
                            </w:rPr>
                            <w:id w:val="301205491"/>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5E133A7" w14:textId="77777777" w:rsidR="000D3C6D" w:rsidRDefault="00973BFC" w:rsidP="000D3C6D">
                        <w:pPr>
                          <w:tabs>
                            <w:tab w:val="left" w:pos="1724"/>
                          </w:tabs>
                          <w:autoSpaceDE w:val="0"/>
                          <w:autoSpaceDN w:val="0"/>
                          <w:adjustRightInd w:val="0"/>
                          <w:ind w:left="416" w:hanging="416"/>
                          <w:jc w:val="both"/>
                          <w:rPr>
                            <w:rFonts w:eastAsia="MS Gothic"/>
                            <w:sz w:val="20"/>
                            <w:szCs w:val="20"/>
                            <w:lang w:eastAsia="zh-CN"/>
                          </w:rPr>
                        </w:pPr>
                        <w:sdt>
                          <w:sdtPr>
                            <w:rPr>
                              <w:rFonts w:ascii="Times New Roman" w:eastAsia="Arial Unicode MS" w:hAnsi="Times New Roman" w:cs="Times New Roman"/>
                              <w:sz w:val="20"/>
                              <w:szCs w:val="20"/>
                              <w:lang w:eastAsia="zh-CN"/>
                            </w:rPr>
                            <w:id w:val="133957918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retain information </w:t>
                        </w:r>
                      </w:p>
                      <w:p w14:paraId="2B875454" w14:textId="77777777" w:rsidR="000D3C6D" w:rsidRDefault="00973BFC"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41649631"/>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01BAD903" w14:textId="77777777" w:rsidR="000D3C6D" w:rsidRDefault="00973BFC"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Calibri" w:hAnsi="Times New Roman" w:cs="Times New Roman"/>
                              <w:sz w:val="20"/>
                              <w:szCs w:val="20"/>
                              <w:lang w:eastAsia="zh-CN"/>
                            </w:rPr>
                            <w:id w:val="-159300209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6B9008B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859D3C"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64EDD672" w14:textId="77777777" w:rsidR="000D3C6D" w:rsidRDefault="000D3C6D" w:rsidP="006172E9">
                        <w:pPr>
                          <w:numPr>
                            <w:ilvl w:val="0"/>
                            <w:numId w:val="144"/>
                          </w:numPr>
                          <w:spacing w:before="60" w:after="0" w:line="240" w:lineRule="auto"/>
                          <w:jc w:val="both"/>
                          <w:rPr>
                            <w:rFonts w:eastAsiaTheme="minorHAnsi"/>
                            <w:color w:val="000000"/>
                            <w:sz w:val="20"/>
                            <w:szCs w:val="20"/>
                            <w:lang w:eastAsia="en-US"/>
                          </w:rPr>
                        </w:pPr>
                        <w:r>
                          <w:rPr>
                            <w:rFonts w:eastAsiaTheme="minorHAnsi"/>
                            <w:color w:val="000000"/>
                            <w:sz w:val="20"/>
                            <w:szCs w:val="20"/>
                            <w:lang w:eastAsia="en-US"/>
                          </w:rPr>
                          <w:t>Section 14(1)(f)</w:t>
                        </w:r>
                      </w:p>
                      <w:p w14:paraId="1348B07A" w14:textId="77777777" w:rsidR="000D3C6D" w:rsidRDefault="000D3C6D" w:rsidP="000D3C6D">
                        <w:pPr>
                          <w:spacing w:before="60" w:after="0" w:line="240" w:lineRule="auto"/>
                          <w:ind w:left="720"/>
                          <w:jc w:val="both"/>
                          <w:rPr>
                            <w:rFonts w:eastAsiaTheme="minorHAnsi"/>
                            <w:color w:val="000000"/>
                            <w:sz w:val="20"/>
                            <w:szCs w:val="20"/>
                            <w:lang w:eastAsia="en-US"/>
                          </w:rPr>
                        </w:pPr>
                        <w:r>
                          <w:rPr>
                            <w:rFonts w:eastAsiaTheme="minorHAnsi"/>
                            <w:color w:val="000000"/>
                            <w:sz w:val="20"/>
                            <w:szCs w:val="20"/>
                            <w:lang w:eastAsia="en-US"/>
                          </w:rPr>
                          <w:t xml:space="preserve">To be granted exclusive right of occupation of the premises where he/she ordinarily resides, or part thereof, to the exclusion of another person; and/or </w:t>
                        </w:r>
                      </w:p>
                      <w:p w14:paraId="66A702B9" w14:textId="77777777" w:rsidR="000D3C6D" w:rsidRDefault="000D3C6D" w:rsidP="000D3C6D">
                        <w:pPr>
                          <w:spacing w:after="0" w:line="240" w:lineRule="auto"/>
                          <w:ind w:left="714"/>
                          <w:jc w:val="both"/>
                          <w:rPr>
                            <w:rFonts w:eastAsiaTheme="minorHAnsi"/>
                            <w:color w:val="000000"/>
                            <w:sz w:val="20"/>
                            <w:szCs w:val="20"/>
                            <w:lang w:eastAsia="en-US"/>
                          </w:rPr>
                        </w:pPr>
                      </w:p>
                      <w:p w14:paraId="30205B35" w14:textId="77777777" w:rsidR="000D3C6D" w:rsidRDefault="000D3C6D" w:rsidP="000D3C6D">
                        <w:pPr>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6457DE96" w14:textId="77777777" w:rsidR="000D3C6D" w:rsidRDefault="00973BFC"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671066518"/>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1A0314A2" w14:textId="77777777" w:rsidR="000D3C6D" w:rsidRDefault="00973BFC"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426689795"/>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033B5329" w14:textId="77777777" w:rsidR="000D3C6D" w:rsidRDefault="000D3C6D" w:rsidP="000D3C6D">
                        <w:pPr>
                          <w:spacing w:after="0" w:line="240" w:lineRule="auto"/>
                          <w:jc w:val="both"/>
                          <w:rPr>
                            <w:rFonts w:eastAsiaTheme="minorHAnsi"/>
                            <w:sz w:val="20"/>
                            <w:szCs w:val="20"/>
                            <w:lang w:eastAsia="en-US"/>
                          </w:rPr>
                        </w:pPr>
                      </w:p>
                      <w:p w14:paraId="15F20A3D" w14:textId="77777777" w:rsidR="000D3C6D" w:rsidRDefault="00973BFC" w:rsidP="000D3C6D">
                        <w:pPr>
                          <w:tabs>
                            <w:tab w:val="left" w:pos="1724"/>
                          </w:tabs>
                          <w:autoSpaceDE w:val="0"/>
                          <w:autoSpaceDN w:val="0"/>
                          <w:adjustRightInd w:val="0"/>
                          <w:ind w:left="493"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17770112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17F7E70" w14:textId="77777777" w:rsidR="000D3C6D" w:rsidRDefault="00973BFC" w:rsidP="000D3C6D">
                        <w:pPr>
                          <w:tabs>
                            <w:tab w:val="left" w:pos="1724"/>
                          </w:tabs>
                          <w:autoSpaceDE w:val="0"/>
                          <w:autoSpaceDN w:val="0"/>
                          <w:adjustRightInd w:val="0"/>
                          <w:ind w:left="493"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1821464397"/>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retain information </w:t>
                        </w:r>
                      </w:p>
                      <w:p w14:paraId="1322429E" w14:textId="77777777" w:rsidR="000D3C6D" w:rsidRDefault="00973BFC"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85799676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24625628" w14:textId="77777777" w:rsidR="000D3C6D" w:rsidRDefault="00973BFC" w:rsidP="000D3C6D">
                        <w:pPr>
                          <w:tabs>
                            <w:tab w:val="left" w:pos="1724"/>
                          </w:tabs>
                          <w:autoSpaceDE w:val="0"/>
                          <w:autoSpaceDN w:val="0"/>
                          <w:adjustRightInd w:val="0"/>
                          <w:jc w:val="both"/>
                          <w:rPr>
                            <w:rFonts w:eastAsia="Calibri"/>
                            <w:sz w:val="20"/>
                            <w:szCs w:val="20"/>
                            <w:lang w:eastAsia="zh-CN"/>
                          </w:rPr>
                        </w:pPr>
                        <w:sdt>
                          <w:sdtPr>
                            <w:rPr>
                              <w:rFonts w:ascii="Times New Roman" w:eastAsia="Calibri" w:hAnsi="Times New Roman" w:cs="Times New Roman"/>
                              <w:sz w:val="20"/>
                              <w:szCs w:val="20"/>
                              <w:lang w:eastAsia="zh-CN"/>
                            </w:rPr>
                            <w:id w:val="182794107"/>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1BC238E6" w14:textId="77777777" w:rsidTr="000D3C6D">
                    <w:trPr>
                      <w:trHeight w:val="12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A73CA"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1928C375"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14(1)(g)</w:t>
                        </w:r>
                      </w:p>
                      <w:p w14:paraId="4BDF2663"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prohibit a person from entering and remaining in a specific area outside his/her place of residence or any other place he/she frequents; and/or</w:t>
                        </w:r>
                      </w:p>
                      <w:p w14:paraId="4AD0775C" w14:textId="77777777" w:rsidR="000D3C6D" w:rsidRDefault="000D3C6D" w:rsidP="000D3C6D">
                        <w:pPr>
                          <w:spacing w:after="0" w:line="240" w:lineRule="auto"/>
                          <w:ind w:left="714"/>
                          <w:jc w:val="both"/>
                          <w:rPr>
                            <w:rFonts w:eastAsiaTheme="minorHAnsi"/>
                            <w:sz w:val="20"/>
                            <w:szCs w:val="20"/>
                            <w:lang w:eastAsia="en-US"/>
                          </w:rPr>
                        </w:pPr>
                      </w:p>
                      <w:p w14:paraId="3A7FE4A1"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5772D705" w14:textId="77777777" w:rsidR="000D3C6D" w:rsidRDefault="00973BFC"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940051200"/>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6BAFAF2F" w14:textId="77777777" w:rsidR="000D3C6D" w:rsidRDefault="00973BFC"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309781765"/>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4DE08C25" w14:textId="77777777" w:rsidR="000D3C6D" w:rsidRDefault="000D3C6D" w:rsidP="000D3C6D">
                        <w:pPr>
                          <w:spacing w:after="0" w:line="240" w:lineRule="auto"/>
                          <w:jc w:val="both"/>
                          <w:rPr>
                            <w:rFonts w:eastAsiaTheme="minorHAnsi"/>
                            <w:sz w:val="20"/>
                            <w:szCs w:val="20"/>
                            <w:lang w:eastAsia="en-US"/>
                          </w:rPr>
                        </w:pPr>
                      </w:p>
                      <w:p w14:paraId="3A6D3AD6" w14:textId="77777777" w:rsidR="000D3C6D" w:rsidRDefault="00973BFC"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Arial Unicode MS" w:hAnsi="Times New Roman" w:cs="Times New Roman"/>
                              <w:sz w:val="20"/>
                              <w:szCs w:val="20"/>
                              <w:lang w:eastAsia="zh-CN"/>
                            </w:rPr>
                            <w:id w:val="69311700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B7703F4" w14:textId="77777777" w:rsidR="000D3C6D" w:rsidRDefault="00973BFC" w:rsidP="000D3C6D">
                        <w:pPr>
                          <w:tabs>
                            <w:tab w:val="left" w:pos="1724"/>
                          </w:tabs>
                          <w:autoSpaceDE w:val="0"/>
                          <w:autoSpaceDN w:val="0"/>
                          <w:adjustRightInd w:val="0"/>
                          <w:ind w:left="558" w:hanging="558"/>
                          <w:jc w:val="both"/>
                          <w:rPr>
                            <w:rFonts w:eastAsia="MS Gothic"/>
                            <w:sz w:val="20"/>
                            <w:szCs w:val="20"/>
                            <w:lang w:eastAsia="zh-CN"/>
                          </w:rPr>
                        </w:pPr>
                        <w:sdt>
                          <w:sdtPr>
                            <w:rPr>
                              <w:rFonts w:ascii="Times New Roman" w:eastAsia="Arial Unicode MS" w:hAnsi="Times New Roman" w:cs="Times New Roman"/>
                              <w:sz w:val="20"/>
                              <w:szCs w:val="20"/>
                              <w:lang w:eastAsia="zh-CN"/>
                            </w:rPr>
                            <w:id w:val="-1217962857"/>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retain information </w:t>
                        </w:r>
                      </w:p>
                      <w:p w14:paraId="6FDF63CE" w14:textId="77777777" w:rsidR="000D3C6D" w:rsidRDefault="00973BFC"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2830653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6804D091" w14:textId="77777777" w:rsidR="000D3C6D" w:rsidRDefault="00973BFC"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58090264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016425A5"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0D8A74"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73852EC6"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14(1)(h)</w:t>
                        </w:r>
                      </w:p>
                      <w:p w14:paraId="57604954"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prohibit a person from visiting or communicating with him/her.</w:t>
                        </w:r>
                      </w:p>
                      <w:p w14:paraId="23EA0ED5" w14:textId="77777777" w:rsidR="000D3C6D" w:rsidRDefault="000D3C6D" w:rsidP="000D3C6D">
                        <w:pPr>
                          <w:spacing w:after="0" w:line="240" w:lineRule="auto"/>
                          <w:ind w:left="714"/>
                          <w:jc w:val="both"/>
                          <w:rPr>
                            <w:rFonts w:eastAsiaTheme="minorHAnsi"/>
                            <w:sz w:val="20"/>
                            <w:szCs w:val="20"/>
                            <w:lang w:eastAsia="en-US"/>
                          </w:rPr>
                        </w:pPr>
                      </w:p>
                      <w:p w14:paraId="6547C9C2"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0E140327" w14:textId="77777777" w:rsidR="000D3C6D" w:rsidRDefault="00973BFC"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569950620"/>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30C9A352" w14:textId="77777777" w:rsidR="000D3C6D" w:rsidRDefault="00973BFC"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2096434484"/>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428B4473" w14:textId="77777777" w:rsidR="000D3C6D" w:rsidRDefault="000D3C6D" w:rsidP="000D3C6D">
                        <w:pPr>
                          <w:spacing w:after="0" w:line="240" w:lineRule="auto"/>
                          <w:jc w:val="both"/>
                          <w:rPr>
                            <w:rFonts w:eastAsiaTheme="minorHAnsi"/>
                            <w:sz w:val="20"/>
                            <w:szCs w:val="20"/>
                            <w:lang w:eastAsia="en-US"/>
                          </w:rPr>
                        </w:pPr>
                      </w:p>
                      <w:p w14:paraId="73CDCA70" w14:textId="77777777" w:rsidR="000D3C6D" w:rsidRDefault="00973BFC"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21883335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Cs w:val="20"/>
                                <w:lang w:eastAsia="zh-CN"/>
                              </w:rPr>
                              <w:t>☐</w:t>
                            </w:r>
                          </w:sdtContent>
                        </w:sdt>
                        <w:r w:rsidR="000D3C6D">
                          <w:rPr>
                            <w:rFonts w:ascii="Times New Roman" w:eastAsia="Calibri" w:hAnsi="Times New Roman" w:cs="Times New Roman"/>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38DC22A6" w14:textId="77777777" w:rsidR="000D3C6D" w:rsidRDefault="00973BFC" w:rsidP="000D3C6D">
                        <w:pPr>
                          <w:tabs>
                            <w:tab w:val="left" w:pos="1724"/>
                          </w:tabs>
                          <w:autoSpaceDE w:val="0"/>
                          <w:autoSpaceDN w:val="0"/>
                          <w:adjustRightInd w:val="0"/>
                          <w:ind w:left="558"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4198427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retain information </w:t>
                        </w:r>
                      </w:p>
                      <w:p w14:paraId="702A0CCC" w14:textId="77777777" w:rsidR="000D3C6D" w:rsidRDefault="00973BFC"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210711533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1839EDCA" w14:textId="77777777" w:rsidR="000D3C6D" w:rsidRDefault="00973BFC"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97529362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bl>
                <w:p w14:paraId="7A04D473" w14:textId="77777777" w:rsidR="000D3C6D" w:rsidRDefault="000D3C6D" w:rsidP="000D3C6D">
                  <w:pPr>
                    <w:spacing w:after="0" w:line="240" w:lineRule="auto"/>
                    <w:jc w:val="both"/>
                    <w:rPr>
                      <w:rFonts w:ascii="Times New Roman" w:eastAsiaTheme="minorEastAsia" w:hAnsi="Times New Roman" w:cs="Times New Roman"/>
                      <w:sz w:val="22"/>
                      <w:szCs w:val="22"/>
                      <w:lang w:val="en-US" w:eastAsia="zh-CN"/>
                    </w:rPr>
                  </w:pPr>
                  <w:r>
                    <w:rPr>
                      <w:rFonts w:ascii="Times New Roman" w:eastAsiaTheme="minorEastAsia" w:hAnsi="Times New Roman" w:cs="Times New Roman"/>
                      <w:lang w:val="en-US" w:eastAsia="zh-CN"/>
                    </w:rPr>
                    <w:t xml:space="preserve">  </w:t>
                  </w:r>
                </w:p>
                <w:p w14:paraId="265731B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_______________________</w:t>
                  </w:r>
                </w:p>
                <w:p w14:paraId="7A1C360A"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Name of Doctor: </w:t>
                  </w:r>
                </w:p>
                <w:p w14:paraId="27520CA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Clinic/Hospital:</w:t>
                  </w:r>
                </w:p>
                <w:p w14:paraId="11BD2A2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Medical Registration Number:</w:t>
                  </w:r>
                </w:p>
                <w:p w14:paraId="2107FEAE" w14:textId="77777777" w:rsidR="000D3C6D" w:rsidRDefault="000D3C6D" w:rsidP="000D3C6D">
                  <w:pPr>
                    <w:pBdr>
                      <w:bottom w:val="single" w:sz="12" w:space="1" w:color="auto"/>
                    </w:pBdr>
                    <w:spacing w:after="0" w:line="240" w:lineRule="auto"/>
                    <w:rPr>
                      <w:rFonts w:ascii="Times New Roman" w:eastAsiaTheme="minorEastAsia" w:hAnsi="Times New Roman" w:cs="Times New Roman"/>
                      <w:i/>
                      <w:sz w:val="18"/>
                      <w:szCs w:val="18"/>
                      <w:lang w:val="en-US" w:eastAsia="zh-CN"/>
                    </w:rPr>
                  </w:pPr>
                </w:p>
                <w:p w14:paraId="4AC2162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r>
                    <w:rPr>
                      <w:rFonts w:ascii="Times New Roman" w:eastAsiaTheme="minorEastAsia" w:hAnsi="Times New Roman" w:cs="Times New Roman"/>
                      <w:b/>
                      <w:sz w:val="18"/>
                      <w:szCs w:val="18"/>
                      <w:lang w:val="en-US" w:eastAsia="zh-CN"/>
                    </w:rPr>
                    <w:t>Guidance Notes:</w:t>
                  </w:r>
                </w:p>
                <w:p w14:paraId="12D7BD5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p>
                <w:p w14:paraId="79869148"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A person lacks mental capacity in relation to a matter if at the material time he is unable to make a decision for himself in relation to the matter, because of an impairment of, or a disturbance in the functioning of, the mind or brain.</w:t>
                  </w:r>
                </w:p>
                <w:p w14:paraId="3A807496"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6D057B07" w14:textId="77777777" w:rsidR="000D3C6D" w:rsidRDefault="000D3C6D" w:rsidP="000D3C6D">
                  <w:pPr>
                    <w:spacing w:after="0" w:line="240" w:lineRule="auto"/>
                    <w:ind w:left="360"/>
                    <w:contextualSpacing/>
                    <w:jc w:val="both"/>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(a) To understand the information relevant to the </w:t>
                  </w:r>
                  <w:proofErr w:type="gramStart"/>
                  <w:r>
                    <w:rPr>
                      <w:rFonts w:ascii="Times New Roman" w:hAnsi="Times New Roman" w:cs="Times New Roman"/>
                      <w:i/>
                      <w:sz w:val="20"/>
                      <w:szCs w:val="20"/>
                      <w:lang w:val="en-GB"/>
                    </w:rPr>
                    <w:t>decision;</w:t>
                  </w:r>
                  <w:proofErr w:type="gramEnd"/>
                </w:p>
                <w:p w14:paraId="064DA1E6"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(b)To retain that </w:t>
                  </w:r>
                  <w:proofErr w:type="gramStart"/>
                  <w:r>
                    <w:rPr>
                      <w:rFonts w:ascii="Times New Roman" w:hAnsi="Times New Roman" w:cs="Times New Roman"/>
                      <w:i/>
                      <w:sz w:val="20"/>
                      <w:szCs w:val="20"/>
                      <w:lang w:val="en-GB"/>
                    </w:rPr>
                    <w:t>information;</w:t>
                  </w:r>
                  <w:proofErr w:type="gramEnd"/>
                </w:p>
                <w:p w14:paraId="6B48ACD3"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(c)To use or weigh that information as part of the process of making the decision; </w:t>
                  </w:r>
                  <w:r>
                    <w:rPr>
                      <w:rFonts w:ascii="Times New Roman" w:hAnsi="Times New Roman" w:cs="Times New Roman"/>
                      <w:i/>
                      <w:sz w:val="20"/>
                      <w:szCs w:val="20"/>
                      <w:u w:val="single"/>
                      <w:lang w:val="en-GB"/>
                    </w:rPr>
                    <w:t>or</w:t>
                  </w:r>
                </w:p>
                <w:p w14:paraId="5E1B044D" w14:textId="77777777" w:rsidR="000D3C6D" w:rsidRDefault="000D3C6D" w:rsidP="000D3C6D">
                  <w:pPr>
                    <w:spacing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 xml:space="preserve">       (d)To communicate his decision (whether by talking, using sign language or any other means).</w:t>
                  </w:r>
                </w:p>
                <w:p w14:paraId="4D80DC4F"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63909079" w14:textId="77777777" w:rsidR="000D3C6D" w:rsidRDefault="000D3C6D" w:rsidP="000D3C6D">
                  <w:pPr>
                    <w:autoSpaceDE w:val="0"/>
                    <w:autoSpaceDN w:val="0"/>
                    <w:adjustRightInd w:val="0"/>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The information relevant to a decision includes information about the reasonably foreseeable consequences of </w:t>
                  </w:r>
                </w:p>
                <w:p w14:paraId="3C0360A0" w14:textId="77777777" w:rsidR="000D3C6D" w:rsidRDefault="000D3C6D" w:rsidP="006172E9">
                  <w:pPr>
                    <w:numPr>
                      <w:ilvl w:val="0"/>
                      <w:numId w:val="145"/>
                    </w:numPr>
                    <w:autoSpaceDE w:val="0"/>
                    <w:autoSpaceDN w:val="0"/>
                    <w:adjustRightInd w:val="0"/>
                    <w:spacing w:before="0" w:after="0" w:line="240" w:lineRule="auto"/>
                    <w:contextualSpacing/>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Deciding one way or another; </w:t>
                  </w:r>
                  <w:r>
                    <w:rPr>
                      <w:rFonts w:ascii="Times New Roman" w:hAnsi="Times New Roman" w:cs="Times New Roman"/>
                      <w:i/>
                      <w:sz w:val="20"/>
                      <w:szCs w:val="20"/>
                      <w:u w:val="single"/>
                      <w:lang w:val="en-GB"/>
                    </w:rPr>
                    <w:t>or</w:t>
                  </w:r>
                </w:p>
                <w:p w14:paraId="689EBED4" w14:textId="77777777" w:rsidR="000D3C6D" w:rsidRDefault="000D3C6D" w:rsidP="006172E9">
                  <w:pPr>
                    <w:numPr>
                      <w:ilvl w:val="0"/>
                      <w:numId w:val="145"/>
                    </w:numPr>
                    <w:spacing w:before="0"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Failing to make the decision.</w:t>
                  </w:r>
                </w:p>
                <w:p w14:paraId="2D0BA9A7" w14:textId="77777777" w:rsidR="000D3C6D" w:rsidRDefault="000D3C6D" w:rsidP="000D3C6D">
                  <w:pPr>
                    <w:spacing w:after="0" w:line="240" w:lineRule="auto"/>
                    <w:ind w:left="720"/>
                    <w:contextualSpacing/>
                    <w:jc w:val="both"/>
                    <w:rPr>
                      <w:rFonts w:ascii="Times New Roman" w:hAnsi="Times New Roman" w:cs="Times New Roman"/>
                      <w:sz w:val="20"/>
                      <w:szCs w:val="20"/>
                      <w:lang w:val="en-GB"/>
                    </w:rPr>
                  </w:pPr>
                </w:p>
                <w:p w14:paraId="33782EF4"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w:t>
                  </w:r>
                  <w:bookmarkStart w:id="13" w:name="Form64B"/>
                  <w:bookmarkEnd w:id="13"/>
                </w:p>
                <w:p w14:paraId="24AE24D4" w14:textId="77777777" w:rsidR="000D3C6D" w:rsidRDefault="000D3C6D" w:rsidP="000D3C6D">
                  <w:pPr>
                    <w:pStyle w:val="Heading1"/>
                    <w:jc w:val="center"/>
                    <w:rPr>
                      <w:rFonts w:ascii="Times New Roman" w:hAnsi="Times New Roman"/>
                      <w:color w:val="auto"/>
                      <w:sz w:val="22"/>
                      <w:szCs w:val="22"/>
                      <w:lang w:val="en-GB" w:eastAsia="zh-CN"/>
                    </w:rPr>
                  </w:pPr>
                  <w:bookmarkStart w:id="14" w:name="_Form_64B"/>
                  <w:bookmarkEnd w:id="14"/>
                  <w:r>
                    <w:rPr>
                      <w:rFonts w:ascii="Times New Roman" w:hAnsi="Times New Roman"/>
                      <w:color w:val="auto"/>
                      <w:sz w:val="22"/>
                      <w:szCs w:val="22"/>
                      <w:lang w:val="en-GB" w:eastAsia="zh-CN"/>
                    </w:rPr>
                    <w:t>FORM 64B</w:t>
                  </w:r>
                </w:p>
                <w:p w14:paraId="47C798DB"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a</w:t>
                  </w:r>
                  <w:r>
                    <w:rPr>
                      <w:rFonts w:ascii="Times New Roman" w:hAnsi="Times New Roman" w:cs="Times New Roman"/>
                      <w:caps/>
                      <w:sz w:val="18"/>
                      <w:szCs w:val="18"/>
                      <w:lang w:val="en-GB" w:eastAsia="zh-CN"/>
                    </w:rPr>
                    <w:t>)</w:t>
                  </w:r>
                </w:p>
                <w:p w14:paraId="4F3FDA1B"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5F9F21C3"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6DF1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682F837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01D2AD3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0A4BFA0A"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5" w:author="Aziziyah MD HAMBALI (FJCOURTS)" w:date="2020-04-24T16:16:00Z">
                    <w:r>
                      <w:rPr>
                        <w:rFonts w:ascii="Times New Roman" w:hAnsi="Times New Roman" w:cs="Times New Roman"/>
                        <w:lang w:val="en-GB"/>
                      </w:rPr>
                      <w:t>-General</w:t>
                    </w:r>
                  </w:ins>
                  <w:r>
                    <w:rPr>
                      <w:rFonts w:ascii="Times New Roman" w:hAnsi="Times New Roman" w:cs="Times New Roman"/>
                      <w:color w:val="FF0000"/>
                      <w:lang w:val="en-GB"/>
                    </w:rPr>
                    <w:t xml:space="preserve"> </w:t>
                  </w:r>
                  <w:r>
                    <w:rPr>
                      <w:rFonts w:ascii="Times New Roman" w:hAnsi="Times New Roman" w:cs="Times New Roman"/>
                      <w:lang w:val="en-GB"/>
                    </w:rPr>
                    <w:t>of Social Welfare/protector… Applicant</w:t>
                  </w:r>
                </w:p>
                <w:p w14:paraId="1FC40A0F"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EC2A34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(Name of Vulnerable Adult)</w:t>
                  </w:r>
                </w:p>
                <w:p w14:paraId="4BFFA4F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29686DC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6" w:author="Aziziyah MD HAMBALI (FJCOURTS)" w:date="2020-04-24T16:16:00Z">
                    <w:r>
                      <w:rPr>
                        <w:rFonts w:ascii="Times New Roman" w:hAnsi="Times New Roman" w:cs="Times New Roman"/>
                        <w:lang w:val="en-GB"/>
                      </w:rPr>
                      <w:t xml:space="preserve">-General </w:t>
                    </w:r>
                  </w:ins>
                  <w:r>
                    <w:rPr>
                      <w:rFonts w:ascii="Times New Roman" w:hAnsi="Times New Roman" w:cs="Times New Roman"/>
                    </w:rPr>
                    <w:t xml:space="preserve">of Social Welfare/protector has reason to believe that you,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2647264F"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17"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12956A16"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 xml:space="preserve">of the above application. If you wish to object to the application, you are to appear before the Family Justice Courts No. _____ at 3 Havelock Square Singapore 059725 on </w:t>
                  </w:r>
                  <w:r>
                    <w:rPr>
                      <w:rFonts w:ascii="Times New Roman" w:hAnsi="Times New Roman" w:cs="Times New Roman"/>
                      <w:u w:val="single"/>
                    </w:rPr>
                    <w:t>(date)</w:t>
                  </w:r>
                  <w:r>
                    <w:rPr>
                      <w:rFonts w:ascii="Times New Roman" w:hAnsi="Times New Roman" w:cs="Times New Roman"/>
                    </w:rPr>
                    <w:t xml:space="preserve"> at </w:t>
                  </w:r>
                  <w:r>
                    <w:rPr>
                      <w:rFonts w:ascii="Times New Roman" w:hAnsi="Times New Roman" w:cs="Times New Roman"/>
                      <w:u w:val="single"/>
                    </w:rPr>
                    <w:t>(time)</w:t>
                  </w:r>
                  <w:r>
                    <w:rPr>
                      <w:rFonts w:ascii="Times New Roman" w:hAnsi="Times New Roman" w:cs="Times New Roman"/>
                    </w:rPr>
                    <w:t xml:space="preserve"> to be heard on the application.</w:t>
                  </w:r>
                </w:p>
                <w:p w14:paraId="0913891D"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4D7FDD1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3D50FCF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70477A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16E194E"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67CD998E"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5588BCB8"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79BCBA67"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58480045"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D3F44D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5F40A38D" w14:textId="77777777" w:rsidR="000D3C6D" w:rsidRDefault="000D3C6D" w:rsidP="000D3C6D">
                  <w:pPr>
                    <w:rPr>
                      <w:rFonts w:ascii="Times New Roman" w:hAnsi="Times New Roman" w:cs="Times New Roman"/>
                      <w:caps/>
                      <w:sz w:val="18"/>
                      <w:szCs w:val="18"/>
                      <w:lang w:val="en-GB" w:eastAsia="zh-CN"/>
                    </w:rPr>
                  </w:pPr>
                </w:p>
                <w:p w14:paraId="4DCF41F2" w14:textId="77777777" w:rsidR="000D3C6D" w:rsidRDefault="000D3C6D" w:rsidP="000D3C6D">
                  <w:pPr>
                    <w:rPr>
                      <w:rFonts w:ascii="Times New Roman" w:hAnsi="Times New Roman" w:cs="Times New Roman"/>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b)</w:t>
                  </w:r>
                </w:p>
                <w:p w14:paraId="2321C61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61B85C4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8B820E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AD2F7F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1A80760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D3DEC6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8" w:author="Aziziyah MD HAMBALI (FJCOURTS)" w:date="2020-04-24T16:17:00Z">
                    <w:r>
                      <w:rPr>
                        <w:rFonts w:ascii="Times New Roman" w:hAnsi="Times New Roman" w:cs="Times New Roman"/>
                        <w:lang w:val="en-GB"/>
                      </w:rPr>
                      <w:t>-General</w:t>
                    </w:r>
                  </w:ins>
                  <w:r>
                    <w:rPr>
                      <w:rFonts w:ascii="Times New Roman" w:hAnsi="Times New Roman" w:cs="Times New Roman"/>
                      <w:lang w:val="en-GB"/>
                    </w:rPr>
                    <w:t xml:space="preserve"> of Social Welfare/protector… Applicant</w:t>
                  </w:r>
                </w:p>
                <w:p w14:paraId="5BA3D64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7615DD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(Name)</w:t>
                  </w:r>
                </w:p>
                <w:p w14:paraId="2D5972A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5B8FFB9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9"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3DB45714"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20"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4A7D781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of the above application. If you wish to object to the application, you are to file a Notice of Objections (a copy enclosed) with the Family Justice Courts at 3 Havelock Square Singapore 059725 and upon acceptance of your Notice by the Court, to serve a copy of the Notice on the Director</w:t>
                  </w:r>
                  <w:ins w:id="21" w:author="Aziziyah MD HAMBALI (FJCOURTS)" w:date="2020-04-24T16:18:00Z">
                    <w:r>
                      <w:rPr>
                        <w:rFonts w:ascii="Times New Roman" w:hAnsi="Times New Roman" w:cs="Times New Roman"/>
                        <w:lang w:val="en-GB"/>
                      </w:rPr>
                      <w:t>-General</w:t>
                    </w:r>
                    <w:r>
                      <w:rPr>
                        <w:rFonts w:ascii="Times New Roman" w:hAnsi="Times New Roman" w:cs="Times New Roman"/>
                        <w:color w:val="FF0000"/>
                        <w:lang w:val="en-GB"/>
                      </w:rPr>
                      <w:t xml:space="preserve"> </w:t>
                    </w:r>
                  </w:ins>
                  <w:r>
                    <w:rPr>
                      <w:rFonts w:ascii="Times New Roman" w:hAnsi="Times New Roman" w:cs="Times New Roman"/>
                    </w:rPr>
                    <w:t>of Social Welfare/protector at [address of D</w:t>
                  </w:r>
                  <w:ins w:id="22" w:author="Aziziyah MD HAMBALI (FJCOURTS)" w:date="2020-04-24T16:18:00Z">
                    <w:r>
                      <w:rPr>
                        <w:rFonts w:ascii="Times New Roman" w:hAnsi="Times New Roman" w:cs="Times New Roman"/>
                      </w:rPr>
                      <w:t>G</w:t>
                    </w:r>
                  </w:ins>
                  <w:r>
                    <w:rPr>
                      <w:rFonts w:ascii="Times New Roman" w:hAnsi="Times New Roman" w:cs="Times New Roman"/>
                    </w:rPr>
                    <w:t>SW/Protector], within seven (7) days of the service of this Notice of Application on you.</w:t>
                  </w:r>
                </w:p>
                <w:p w14:paraId="4A745AA0"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there is no Notice of Objections filed within the stipulated timeline, the Court may proceed to hear and determine the application without further reference to you. </w:t>
                  </w:r>
                </w:p>
                <w:p w14:paraId="6CC5914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726332D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2A38C5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74CFFF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200560D5"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09608FA4"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58734C43"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A417D5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1D71FB4D" w14:textId="77777777" w:rsidR="000D3C6D" w:rsidRDefault="000D3C6D" w:rsidP="000D3C6D">
                  <w:pPr>
                    <w:pStyle w:val="Heading1"/>
                    <w:jc w:val="center"/>
                    <w:rPr>
                      <w:rFonts w:ascii="Times New Roman" w:hAnsi="Times New Roman"/>
                      <w:sz w:val="22"/>
                      <w:szCs w:val="22"/>
                      <w:lang w:val="en-GB" w:eastAsia="zh-CN"/>
                    </w:rPr>
                  </w:pPr>
                  <w:r>
                    <w:rPr>
                      <w:rFonts w:asciiTheme="majorHAnsi" w:hAnsiTheme="majorHAnsi" w:cstheme="majorBidi"/>
                      <w:color w:val="2E74B5" w:themeColor="accent1" w:themeShade="BF"/>
                      <w:sz w:val="32"/>
                      <w:szCs w:val="32"/>
                      <w:lang w:val="en-GB" w:eastAsia="zh-CN"/>
                    </w:rPr>
                    <w:br w:type="page"/>
                  </w:r>
                  <w:bookmarkStart w:id="23" w:name="_Form_64C"/>
                  <w:bookmarkStart w:id="24" w:name="Form64C"/>
                  <w:bookmarkEnd w:id="23"/>
                  <w:bookmarkEnd w:id="24"/>
                  <w:r>
                    <w:rPr>
                      <w:rFonts w:ascii="Times New Roman" w:hAnsi="Times New Roman"/>
                      <w:color w:val="auto"/>
                      <w:sz w:val="22"/>
                      <w:szCs w:val="22"/>
                      <w:lang w:val="en-GB" w:eastAsia="zh-CN"/>
                    </w:rPr>
                    <w:t>FORM 64C</w:t>
                  </w:r>
                </w:p>
                <w:p w14:paraId="38C26F26"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2)</w:t>
                  </w:r>
                </w:p>
                <w:p w14:paraId="162EC4C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B407E3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Section 7(3)/10(4) of the </w:t>
                  </w:r>
                </w:p>
                <w:p w14:paraId="1437792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2F2F66D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488A381A"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7997150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25"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40EE112"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 xml:space="preserve">NOTICE OF APPLICATION </w:t>
                  </w:r>
                </w:p>
                <w:p w14:paraId="39DD517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To (Name of Vulnerable Adult)</w:t>
                  </w:r>
                </w:p>
                <w:p w14:paraId="7A8B51F1"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Of (Address)</w:t>
                  </w:r>
                </w:p>
                <w:p w14:paraId="4DD3733A"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26"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you have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43F84878"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27" w:author="zhuoneng goh" w:date="2020-05-14T18:01:00Z">
                    <w:r>
                      <w:rPr>
                        <w:rFonts w:ascii="Times New Roman" w:hAnsi="Times New Roman" w:cs="Times New Roman"/>
                      </w:rPr>
                      <w:t>-</w:t>
                    </w:r>
                  </w:ins>
                  <w:ins w:id="28" w:author="zhuoneng goh" w:date="2020-05-14T18:02:00Z">
                    <w:r>
                      <w:rPr>
                        <w:rFonts w:ascii="Times New Roman" w:hAnsi="Times New Roman" w:cs="Times New Roman"/>
                      </w:rPr>
                      <w:t>General</w:t>
                    </w:r>
                  </w:ins>
                  <w:r>
                    <w:rPr>
                      <w:rFonts w:ascii="Times New Roman" w:hAnsi="Times New Roman" w:cs="Times New Roman"/>
                    </w:rPr>
                    <w:t>/protector has been made for an order under [specify which order under section 7(3)/10(4)] of the above-mentioned Act, namely [state nature of order].</w:t>
                  </w:r>
                </w:p>
                <w:p w14:paraId="2700F99D"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 xml:space="preserve">of the above application. If you wish to object to the application, you are to appear before the Family Justice Courts No. ______ at 3 Havelock Square Singapore 059725 on </w:t>
                  </w:r>
                  <w:r>
                    <w:rPr>
                      <w:rFonts w:ascii="Times New Roman" w:hAnsi="Times New Roman" w:cs="Times New Roman"/>
                      <w:u w:val="single"/>
                    </w:rPr>
                    <w:t>(date)</w:t>
                  </w:r>
                  <w:r>
                    <w:rPr>
                      <w:rFonts w:ascii="Times New Roman" w:hAnsi="Times New Roman" w:cs="Times New Roman"/>
                    </w:rPr>
                    <w:t xml:space="preserve"> at </w:t>
                  </w:r>
                  <w:r>
                    <w:rPr>
                      <w:rFonts w:ascii="Times New Roman" w:hAnsi="Times New Roman" w:cs="Times New Roman"/>
                      <w:u w:val="single"/>
                    </w:rPr>
                    <w:t>(time)</w:t>
                  </w:r>
                  <w:r>
                    <w:rPr>
                      <w:rFonts w:ascii="Times New Roman" w:hAnsi="Times New Roman" w:cs="Times New Roman"/>
                    </w:rPr>
                    <w:t xml:space="preserve"> to be heard on the application.</w:t>
                  </w:r>
                </w:p>
                <w:p w14:paraId="6B74C397"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79806399"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p>
                <w:p w14:paraId="4D79EC9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5975B75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1406783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573DBA8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7628C45F"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150264BA"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17DF02E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17FD8E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00B1B0A0"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3BD1AA4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757DB8C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p>
                <w:p w14:paraId="7325EFC5" w14:textId="77777777" w:rsidR="000D3C6D" w:rsidRDefault="000D3C6D" w:rsidP="000D3C6D">
                  <w:pPr>
                    <w:rPr>
                      <w:rFonts w:asciiTheme="minorHAnsi" w:hAnsiTheme="minorHAnsi" w:cstheme="minorBidi"/>
                    </w:rPr>
                  </w:pPr>
                  <w:r>
                    <w:br w:type="page"/>
                  </w:r>
                </w:p>
                <w:p w14:paraId="116C5E2B" w14:textId="77777777" w:rsidR="000D3C6D" w:rsidRDefault="000D3C6D" w:rsidP="000D3C6D">
                  <w:pPr>
                    <w:pStyle w:val="Heading1"/>
                    <w:jc w:val="center"/>
                    <w:rPr>
                      <w:rFonts w:ascii="Times New Roman" w:hAnsi="Times New Roman"/>
                      <w:color w:val="auto"/>
                      <w:sz w:val="22"/>
                      <w:szCs w:val="22"/>
                      <w:lang w:val="en-GB" w:eastAsia="zh-CN"/>
                    </w:rPr>
                  </w:pPr>
                  <w:bookmarkStart w:id="29" w:name="Form64D"/>
                  <w:bookmarkStart w:id="30" w:name="_FoRM_64D"/>
                  <w:bookmarkEnd w:id="29"/>
                  <w:bookmarkEnd w:id="30"/>
                  <w:r>
                    <w:rPr>
                      <w:rFonts w:ascii="Times New Roman" w:hAnsi="Times New Roman"/>
                      <w:color w:val="auto"/>
                      <w:sz w:val="22"/>
                      <w:szCs w:val="22"/>
                      <w:lang w:val="en-GB" w:eastAsia="zh-CN"/>
                    </w:rPr>
                    <w:t>FORM 64D</w:t>
                  </w:r>
                </w:p>
                <w:p w14:paraId="05654601"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4)</w:t>
                  </w:r>
                </w:p>
                <w:p w14:paraId="193B588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4C0D7F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4528ED4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E24780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81D118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3E35A32F"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31"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2AC21EB0"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TO DISPUTE MENTAL CAPACITY</w:t>
                  </w:r>
                </w:p>
                <w:p w14:paraId="74200CE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Director</w:t>
                  </w:r>
                  <w:ins w:id="32"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0C9B878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45AC2ED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t>Whereas an application has been made by the above applicant for an Order under Section 14 of the abovementioned Act; and the abovementioned vulnerable adult had received the Notice of Application from the Director</w:t>
                  </w:r>
                  <w:ins w:id="33"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on [date] at [state address, email etc. where the Notice of Application was received].</w:t>
                  </w:r>
                </w:p>
                <w:p w14:paraId="798D1F2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I, [state name] [Identification Number], the [state nature of relationship to the vulnerable adult (e.g., father, daughter)] of the vulnerable adult hereby gives notice that I wish to dispute that the vulnerable adult has mental capacity to consent to the application(s) made by the</w:t>
                  </w:r>
                  <w:r>
                    <w:rPr>
                      <w:rFonts w:ascii="Times New Roman" w:hAnsi="Times New Roman" w:cs="Times New Roman"/>
                      <w:b/>
                    </w:rPr>
                    <w:t xml:space="preserve"> </w:t>
                  </w:r>
                  <w:r>
                    <w:rPr>
                      <w:rFonts w:ascii="Times New Roman" w:hAnsi="Times New Roman" w:cs="Times New Roman"/>
                    </w:rPr>
                    <w:t>Director</w:t>
                  </w:r>
                  <w:ins w:id="34"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w:t>
                  </w:r>
                  <w:r>
                    <w:rPr>
                      <w:rFonts w:ascii="Times New Roman" w:hAnsi="Times New Roman" w:cs="Times New Roman"/>
                      <w:b/>
                    </w:rPr>
                    <w:t xml:space="preserve"> </w:t>
                  </w:r>
                  <w:r>
                    <w:rPr>
                      <w:rFonts w:ascii="Times New Roman" w:hAnsi="Times New Roman" w:cs="Times New Roman"/>
                    </w:rPr>
                    <w:t xml:space="preserve">under the above-mentioned Act and wish to be heard on the same. </w:t>
                  </w:r>
                </w:p>
                <w:p w14:paraId="35F023F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[Facts/Documents in support]</w:t>
                  </w:r>
                </w:p>
                <w:p w14:paraId="58A0484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me is: </w:t>
                  </w:r>
                </w:p>
                <w:p w14:paraId="18023A5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 xml:space="preserve">[Note: this must be an address in Singapore. If a solicitor is acting for you, give the name and address of your solicitor in Singapore.] </w:t>
                  </w:r>
                </w:p>
                <w:p w14:paraId="2885E8D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w:t>
                  </w:r>
                  <w:proofErr w:type="gramStart"/>
                  <w:r>
                    <w:rPr>
                      <w:rFonts w:ascii="Times New Roman" w:hAnsi="Times New Roman" w:cs="Times New Roman"/>
                    </w:rPr>
                    <w:t>particulars are</w:t>
                  </w:r>
                  <w:proofErr w:type="gramEnd"/>
                  <w:r>
                    <w:rPr>
                      <w:rFonts w:ascii="Times New Roman" w:hAnsi="Times New Roman" w:cs="Times New Roman"/>
                    </w:rPr>
                    <w:t xml:space="preserve">: </w:t>
                  </w:r>
                </w:p>
                <w:p w14:paraId="3441440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i/>
                    </w:rPr>
                    <w:t>Handphone &amp; Email:</w:t>
                  </w:r>
                  <w:r>
                    <w:rPr>
                      <w:rFonts w:ascii="Times New Roman" w:hAnsi="Times New Roman" w:cs="Times New Roman"/>
                    </w:rPr>
                    <w:tab/>
                  </w:r>
                </w:p>
                <w:p w14:paraId="46DBEA4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5.</w:t>
                  </w:r>
                  <w:r>
                    <w:rPr>
                      <w:rFonts w:ascii="Times New Roman" w:hAnsi="Times New Roman" w:cs="Times New Roman"/>
                    </w:rPr>
                    <w:tab/>
                    <w:t>I understand that upon filing this Notice and if accepted, the Court will fix a case conference for which my attendance is required for the Court to give directions on the matter.</w:t>
                  </w:r>
                </w:p>
                <w:p w14:paraId="7DB6A96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38E0D4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Name &amp; </w:t>
                  </w:r>
                  <w:proofErr w:type="gramStart"/>
                  <w:r>
                    <w:rPr>
                      <w:rFonts w:ascii="Times New Roman" w:hAnsi="Times New Roman" w:cs="Times New Roman"/>
                    </w:rPr>
                    <w:t>Signature:_</w:t>
                  </w:r>
                  <w:proofErr w:type="gramEnd"/>
                  <w:r>
                    <w:rPr>
                      <w:rFonts w:ascii="Times New Roman" w:hAnsi="Times New Roman" w:cs="Times New Roman"/>
                    </w:rPr>
                    <w:t>____________</w:t>
                  </w:r>
                </w:p>
                <w:p w14:paraId="5B9FC7BD"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 _____________</w:t>
                  </w:r>
                </w:p>
                <w:p w14:paraId="1BBE75EE" w14:textId="77777777" w:rsidR="000D3C6D" w:rsidRDefault="000D3C6D" w:rsidP="000D3C6D">
                  <w:pPr>
                    <w:rPr>
                      <w:rFonts w:asciiTheme="minorHAnsi" w:hAnsiTheme="minorHAnsi" w:cstheme="minorBidi"/>
                    </w:rPr>
                  </w:pPr>
                </w:p>
                <w:p w14:paraId="74BEDDE3" w14:textId="77777777" w:rsidR="000D3C6D" w:rsidRDefault="000D3C6D" w:rsidP="000D3C6D">
                  <w:pPr>
                    <w:pStyle w:val="Heading1"/>
                    <w:jc w:val="center"/>
                    <w:rPr>
                      <w:rFonts w:ascii="Times New Roman" w:hAnsi="Times New Roman"/>
                      <w:color w:val="auto"/>
                      <w:sz w:val="22"/>
                      <w:szCs w:val="22"/>
                    </w:rPr>
                  </w:pPr>
                  <w:bookmarkStart w:id="35" w:name="Form64E"/>
                  <w:bookmarkStart w:id="36" w:name="_FORM_64E"/>
                  <w:bookmarkEnd w:id="35"/>
                  <w:bookmarkEnd w:id="36"/>
                  <w:r>
                    <w:rPr>
                      <w:rFonts w:ascii="Times New Roman" w:hAnsi="Times New Roman"/>
                      <w:color w:val="auto"/>
                      <w:sz w:val="22"/>
                      <w:szCs w:val="22"/>
                    </w:rPr>
                    <w:t>FORM 64E</w:t>
                  </w:r>
                </w:p>
                <w:p w14:paraId="595330AB"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J(</w:t>
                  </w:r>
                  <w:proofErr w:type="gramEnd"/>
                  <w:r>
                    <w:rPr>
                      <w:rFonts w:ascii="Times New Roman" w:hAnsi="Times New Roman" w:cs="Times New Roman"/>
                      <w:sz w:val="18"/>
                      <w:szCs w:val="18"/>
                    </w:rPr>
                    <w:t>1)</w:t>
                  </w:r>
                </w:p>
                <w:p w14:paraId="677EFCD7" w14:textId="77777777" w:rsidR="000D3C6D" w:rsidRDefault="000D3C6D" w:rsidP="000D3C6D">
                  <w:pPr>
                    <w:jc w:val="center"/>
                    <w:rPr>
                      <w:rFonts w:asciiTheme="minorHAnsi" w:hAnsiTheme="minorHAnsi" w:cstheme="minorBidi"/>
                      <w:b/>
                      <w:sz w:val="20"/>
                      <w:szCs w:val="22"/>
                      <w:lang w:val="en-GB"/>
                    </w:rPr>
                  </w:pPr>
                </w:p>
                <w:p w14:paraId="0DB6B37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u w:val="single"/>
                      <w:lang w:val="en-GB"/>
                    </w:rPr>
                  </w:pPr>
                  <w:r>
                    <w:rPr>
                      <w:rFonts w:ascii="Times New Roman" w:hAnsi="Times New Roman" w:cs="Times New Roman"/>
                      <w:b/>
                      <w:u w:val="single"/>
                      <w:lang w:val="en-GB"/>
                    </w:rPr>
                    <w:t>IN THE FAMILY JUSTICE COURTS OF THE REPUBLIC OF SINGAPORE</w:t>
                  </w:r>
                </w:p>
                <w:p w14:paraId="350F197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1F50F08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7F274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2189122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228AE85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37"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460040F3"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OBJECTIONS</w:t>
                  </w:r>
                </w:p>
                <w:p w14:paraId="12C880F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p>
                <w:p w14:paraId="31088A0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To: </w:t>
                  </w:r>
                </w:p>
                <w:p w14:paraId="2FA30F06"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I)Family Justice Courts</w:t>
                  </w:r>
                </w:p>
                <w:p w14:paraId="1D8417A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II) Director</w:t>
                  </w:r>
                  <w:ins w:id="38"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6F8CE7B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t xml:space="preserve">Whereas an application has been made by the above applicant for an Order under section 14 of the abovementioned Act and that a Notice of Application was served on me. </w:t>
                  </w:r>
                </w:p>
                <w:p w14:paraId="0BA152B6"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 xml:space="preserve">I, [state name] [Identification Number], the [state nature of relationship to the vulnerable adult (e.g., father, daughter)] of the vulnerable adult hereby gives notice that I intend to object to the application and wish to be heard on the same. </w:t>
                  </w:r>
                </w:p>
                <w:p w14:paraId="46EEC8B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[Brief Grounds/Reasons for objections]</w:t>
                  </w:r>
                </w:p>
                <w:p w14:paraId="5195E718"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me is: </w:t>
                  </w:r>
                </w:p>
                <w:p w14:paraId="7ECF77C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[Note: this must be an address in Singapore. If a solicitor is acting for you, give the name and address of your solicitor in Singapore.] </w:t>
                  </w:r>
                </w:p>
                <w:p w14:paraId="78331B5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w:t>
                  </w:r>
                  <w:proofErr w:type="gramStart"/>
                  <w:r>
                    <w:rPr>
                      <w:rFonts w:ascii="Times New Roman" w:hAnsi="Times New Roman" w:cs="Times New Roman"/>
                    </w:rPr>
                    <w:t>particulars are</w:t>
                  </w:r>
                  <w:proofErr w:type="gramEnd"/>
                  <w:r>
                    <w:rPr>
                      <w:rFonts w:ascii="Times New Roman" w:hAnsi="Times New Roman" w:cs="Times New Roman"/>
                    </w:rPr>
                    <w:t xml:space="preserve">: </w:t>
                  </w:r>
                </w:p>
                <w:p w14:paraId="5BAD5AE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i/>
                    </w:rPr>
                    <w:t>Handphone &amp; Email:</w:t>
                  </w:r>
                  <w:r>
                    <w:rPr>
                      <w:rFonts w:ascii="Times New Roman" w:hAnsi="Times New Roman" w:cs="Times New Roman"/>
                    </w:rPr>
                    <w:tab/>
                  </w:r>
                </w:p>
                <w:p w14:paraId="24846E7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5</w:t>
                  </w:r>
                  <w:r>
                    <w:rPr>
                      <w:rFonts w:ascii="Times New Roman" w:hAnsi="Times New Roman" w:cs="Times New Roman"/>
                    </w:rPr>
                    <w:tab/>
                    <w:t>I understand that after my Notice of Objections has been filed and accepted by the Family Justice Courts, I will have to serve the Notice of Objection on the Director</w:t>
                  </w:r>
                  <w:ins w:id="39"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Welfare/Adult Protector, Ministry of Social and Family Development (MSF) and attend a case conference where the Court may give such directions as it deems fit.</w:t>
                  </w:r>
                </w:p>
                <w:p w14:paraId="078D8C78"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Name &amp; </w:t>
                  </w:r>
                  <w:proofErr w:type="gramStart"/>
                  <w:r>
                    <w:rPr>
                      <w:rFonts w:ascii="Times New Roman" w:hAnsi="Times New Roman" w:cs="Times New Roman"/>
                    </w:rPr>
                    <w:t>Signature:_</w:t>
                  </w:r>
                  <w:proofErr w:type="gramEnd"/>
                  <w:r>
                    <w:rPr>
                      <w:rFonts w:ascii="Times New Roman" w:hAnsi="Times New Roman" w:cs="Times New Roman"/>
                    </w:rPr>
                    <w:t>____________</w:t>
                  </w:r>
                </w:p>
                <w:p w14:paraId="5C52798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 _____________</w:t>
                  </w:r>
                </w:p>
                <w:p w14:paraId="630D617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13613D98" w14:textId="77777777" w:rsidR="000D3C6D" w:rsidRDefault="000D3C6D" w:rsidP="000D3C6D">
                  <w:pPr>
                    <w:pStyle w:val="Heading1"/>
                    <w:jc w:val="center"/>
                    <w:rPr>
                      <w:rFonts w:ascii="Times New Roman" w:hAnsi="Times New Roman"/>
                      <w:color w:val="auto"/>
                      <w:sz w:val="22"/>
                      <w:szCs w:val="22"/>
                      <w:lang w:val="en-GB"/>
                    </w:rPr>
                  </w:pPr>
                  <w:bookmarkStart w:id="40" w:name="Form64F"/>
                  <w:bookmarkStart w:id="41" w:name="_FORM_64F"/>
                  <w:bookmarkEnd w:id="40"/>
                  <w:bookmarkEnd w:id="41"/>
                  <w:r>
                    <w:rPr>
                      <w:rFonts w:ascii="Times New Roman" w:hAnsi="Times New Roman"/>
                      <w:color w:val="auto"/>
                      <w:sz w:val="22"/>
                      <w:szCs w:val="22"/>
                      <w:lang w:val="en-GB"/>
                    </w:rPr>
                    <w:t>FORM 64F</w:t>
                  </w:r>
                </w:p>
                <w:p w14:paraId="1484B382" w14:textId="77777777" w:rsidR="000D3C6D" w:rsidRDefault="000D3C6D" w:rsidP="000D3C6D">
                  <w:pPr>
                    <w:rPr>
                      <w:rFonts w:ascii="Times New Roman" w:hAnsi="Times New Roman" w:cs="Times New Roman"/>
                      <w:sz w:val="18"/>
                      <w:szCs w:val="18"/>
                      <w:lang w:val="en-GB"/>
                    </w:rPr>
                  </w:pPr>
                  <w:r>
                    <w:rPr>
                      <w:rFonts w:ascii="Times New Roman" w:hAnsi="Times New Roman" w:cs="Times New Roman"/>
                      <w:sz w:val="18"/>
                      <w:szCs w:val="18"/>
                      <w:lang w:val="en-GB"/>
                    </w:rPr>
                    <w:t>R. 295K</w:t>
                  </w:r>
                </w:p>
                <w:p w14:paraId="41E73A0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5EAAC48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584398D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44C13E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5A35E0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75C053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42"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0410FC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p>
                <w:p w14:paraId="4B074EB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rPr>
                  </w:pPr>
                  <w:r>
                    <w:rPr>
                      <w:rFonts w:ascii="Times New Roman" w:hAnsi="Times New Roman" w:cs="Times New Roman"/>
                      <w:b/>
                    </w:rPr>
                    <w:t>CONSENT OF VULNERABLE ADULT</w:t>
                  </w:r>
                </w:p>
                <w:p w14:paraId="72637AE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p>
                <w:p w14:paraId="6D6EC123" w14:textId="77777777" w:rsidR="000D3C6D" w:rsidRDefault="000D3C6D" w:rsidP="000D3C6D">
                  <w:pPr>
                    <w:pBdr>
                      <w:top w:val="single" w:sz="4" w:space="1" w:color="auto"/>
                      <w:left w:val="single" w:sz="4" w:space="4" w:color="auto"/>
                      <w:bottom w:val="single" w:sz="4" w:space="1" w:color="auto"/>
                      <w:right w:val="single" w:sz="4" w:space="4" w:color="auto"/>
                    </w:pBdr>
                    <w:ind w:left="1418" w:hanging="1418"/>
                    <w:jc w:val="both"/>
                    <w:rPr>
                      <w:rFonts w:ascii="Times New Roman" w:hAnsi="Times New Roman" w:cs="Times New Roman"/>
                      <w:lang w:val="en-GB"/>
                    </w:rPr>
                  </w:pPr>
                  <w:r>
                    <w:rPr>
                      <w:rFonts w:ascii="Times New Roman" w:hAnsi="Times New Roman" w:cs="Times New Roman"/>
                    </w:rPr>
                    <w:t xml:space="preserve">1. </w:t>
                  </w:r>
                  <w:r>
                    <w:rPr>
                      <w:rFonts w:ascii="Times New Roman" w:hAnsi="Times New Roman" w:cs="Times New Roman"/>
                    </w:rPr>
                    <w:tab/>
                  </w:r>
                  <w:r>
                    <w:rPr>
                      <w:rFonts w:ascii="Times New Roman" w:hAnsi="Times New Roman" w:cs="Times New Roman"/>
                    </w:rPr>
                    <w:tab/>
                    <w:t>I, [name] [Identification number] of [address], hereby give my consent to [Director</w:t>
                  </w:r>
                  <w:ins w:id="43"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Welfare/protector/approved welfare officer/done/deputy/family member] to make an application under the Vulnerable Adults Act 2018 for the following orders [circle where applicable]:</w:t>
                  </w:r>
                </w:p>
                <w:p w14:paraId="4CF4580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t xml:space="preserve">a. </w:t>
                  </w:r>
                  <w:r>
                    <w:rPr>
                      <w:rFonts w:ascii="Times New Roman" w:hAnsi="Times New Roman" w:cs="Times New Roman"/>
                    </w:rPr>
                    <w:tab/>
                    <w:t>To be removed from the place where I am residing to be committed to a place of temporary care and protection, or the care of a fit person, for a period not exceeding 6 months [section 14(1)(a)</w:t>
                  </w:r>
                  <w:proofErr w:type="gramStart"/>
                  <w:r>
                    <w:rPr>
                      <w:rFonts w:ascii="Times New Roman" w:hAnsi="Times New Roman" w:cs="Times New Roman"/>
                    </w:rPr>
                    <w:t>];</w:t>
                  </w:r>
                  <w:proofErr w:type="gramEnd"/>
                </w:p>
                <w:p w14:paraId="54E19ED8"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b.</w:t>
                  </w:r>
                  <w:r>
                    <w:rPr>
                      <w:rFonts w:ascii="Times New Roman" w:hAnsi="Times New Roman" w:cs="Times New Roman"/>
                    </w:rPr>
                    <w:tab/>
                    <w:t>To be removed from the place where I am residing to be committed to a place of safety or the care of a fit person [section 14(1)(b)</w:t>
                  </w:r>
                  <w:proofErr w:type="gramStart"/>
                  <w:r>
                    <w:rPr>
                      <w:rFonts w:ascii="Times New Roman" w:hAnsi="Times New Roman" w:cs="Times New Roman"/>
                    </w:rPr>
                    <w:t>];</w:t>
                  </w:r>
                  <w:proofErr w:type="gramEnd"/>
                </w:p>
                <w:p w14:paraId="6E9794F0"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 xml:space="preserve">c. </w:t>
                  </w:r>
                  <w:r>
                    <w:rPr>
                      <w:rFonts w:ascii="Times New Roman" w:hAnsi="Times New Roman" w:cs="Times New Roman"/>
                    </w:rPr>
                    <w:tab/>
                    <w:t>To be produced for medical/dental assessment and/or treatment (specify treatment: __________________) that is necessary to enable my committal to a place of temporary care and protection, place of safety or care of a fit person [section 14(1)(c)];</w:t>
                  </w:r>
                </w:p>
                <w:p w14:paraId="4839BE8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d.</w:t>
                  </w:r>
                  <w:r>
                    <w:rPr>
                      <w:rFonts w:ascii="Times New Roman" w:hAnsi="Times New Roman" w:cs="Times New Roman"/>
                    </w:rPr>
                    <w:tab/>
                    <w:t>To be placed under the supervision of a protector, an approved welfare officer or another person appointed by the Court [section 14(1)(d)</w:t>
                  </w:r>
                  <w:proofErr w:type="gramStart"/>
                  <w:r>
                    <w:rPr>
                      <w:rFonts w:ascii="Times New Roman" w:hAnsi="Times New Roman" w:cs="Times New Roman"/>
                    </w:rPr>
                    <w:t>];</w:t>
                  </w:r>
                  <w:proofErr w:type="gramEnd"/>
                  <w:r>
                    <w:rPr>
                      <w:rFonts w:ascii="Times New Roman" w:hAnsi="Times New Roman" w:cs="Times New Roman"/>
                    </w:rPr>
                    <w:t xml:space="preserve"> </w:t>
                  </w:r>
                </w:p>
                <w:p w14:paraId="6A4F77A4"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t>e.</w:t>
                  </w:r>
                  <w:r>
                    <w:rPr>
                      <w:rFonts w:ascii="Times New Roman" w:hAnsi="Times New Roman" w:cs="Times New Roman"/>
                    </w:rPr>
                    <w:tab/>
                    <w:t>To restrain another person (name_____) from abusing or further abusing me [section 14(1)(e)</w:t>
                  </w:r>
                  <w:proofErr w:type="gramStart"/>
                  <w:r>
                    <w:rPr>
                      <w:rFonts w:ascii="Times New Roman" w:hAnsi="Times New Roman" w:cs="Times New Roman"/>
                    </w:rPr>
                    <w:t>];</w:t>
                  </w:r>
                  <w:proofErr w:type="gramEnd"/>
                  <w:r>
                    <w:rPr>
                      <w:rFonts w:ascii="Times New Roman" w:hAnsi="Times New Roman" w:cs="Times New Roman"/>
                    </w:rPr>
                    <w:t xml:space="preserve"> </w:t>
                  </w:r>
                </w:p>
                <w:p w14:paraId="05ADC1AC"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f.</w:t>
                  </w:r>
                  <w:r>
                    <w:rPr>
                      <w:rFonts w:ascii="Times New Roman" w:hAnsi="Times New Roman" w:cs="Times New Roman"/>
                    </w:rPr>
                    <w:tab/>
                    <w:t>To be granted exclusive right of occupation of the premises where I ordinarily reside, or part thereof, to the exclusion of another person (name_____) [section 14(1)(f)</w:t>
                  </w:r>
                  <w:proofErr w:type="gramStart"/>
                  <w:r>
                    <w:rPr>
                      <w:rFonts w:ascii="Times New Roman" w:hAnsi="Times New Roman" w:cs="Times New Roman"/>
                    </w:rPr>
                    <w:t>];</w:t>
                  </w:r>
                  <w:proofErr w:type="gramEnd"/>
                </w:p>
                <w:p w14:paraId="75EB96F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g.</w:t>
                  </w:r>
                  <w:r>
                    <w:rPr>
                      <w:rFonts w:ascii="Times New Roman" w:hAnsi="Times New Roman" w:cs="Times New Roman"/>
                    </w:rPr>
                    <w:tab/>
                    <w:t>To prohibit a person (name_____) from entering and remaining in a specific area outside my place of residence or any other place I frequent [section 14(1)(g)</w:t>
                  </w:r>
                  <w:proofErr w:type="gramStart"/>
                  <w:r>
                    <w:rPr>
                      <w:rFonts w:ascii="Times New Roman" w:hAnsi="Times New Roman" w:cs="Times New Roman"/>
                    </w:rPr>
                    <w:t>];</w:t>
                  </w:r>
                  <w:proofErr w:type="gramEnd"/>
                  <w:r>
                    <w:rPr>
                      <w:rFonts w:ascii="Times New Roman" w:hAnsi="Times New Roman" w:cs="Times New Roman"/>
                    </w:rPr>
                    <w:t xml:space="preserve"> </w:t>
                  </w:r>
                </w:p>
                <w:p w14:paraId="6A0B2D0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h.</w:t>
                  </w:r>
                  <w:r>
                    <w:rPr>
                      <w:rFonts w:ascii="Times New Roman" w:hAnsi="Times New Roman" w:cs="Times New Roman"/>
                    </w:rPr>
                    <w:tab/>
                    <w:t>To prohibit a person (name_____) from visiting or communicating with me [section 14(1)(h)</w:t>
                  </w:r>
                  <w:proofErr w:type="gramStart"/>
                  <w:r>
                    <w:rPr>
                      <w:rFonts w:ascii="Times New Roman" w:hAnsi="Times New Roman" w:cs="Times New Roman"/>
                    </w:rPr>
                    <w:t>];</w:t>
                  </w:r>
                  <w:proofErr w:type="gramEnd"/>
                </w:p>
                <w:p w14:paraId="49CBB22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t>To be required to attend counselling [section 14(1)(</w:t>
                  </w:r>
                  <w:proofErr w:type="spellStart"/>
                  <w:r>
                    <w:rPr>
                      <w:rFonts w:ascii="Times New Roman" w:hAnsi="Times New Roman" w:cs="Times New Roman"/>
                    </w:rPr>
                    <w:t>i</w:t>
                  </w:r>
                  <w:proofErr w:type="spellEnd"/>
                  <w:r>
                    <w:rPr>
                      <w:rFonts w:ascii="Times New Roman" w:hAnsi="Times New Roman" w:cs="Times New Roman"/>
                    </w:rPr>
                    <w:t>)],</w:t>
                  </w:r>
                </w:p>
                <w:p w14:paraId="267F1E26"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j.</w:t>
                  </w:r>
                  <w:r>
                    <w:rPr>
                      <w:rFonts w:ascii="Times New Roman" w:hAnsi="Times New Roman" w:cs="Times New Roman"/>
                    </w:rPr>
                    <w:tab/>
                    <w:t>To make my place of residence a safe living environment, including removing me temporarily for this purpose and disposing of articles or things in the residence [section 14(1)(j)</w:t>
                  </w:r>
                  <w:proofErr w:type="gramStart"/>
                  <w:r>
                    <w:rPr>
                      <w:rFonts w:ascii="Times New Roman" w:hAnsi="Times New Roman" w:cs="Times New Roman"/>
                    </w:rPr>
                    <w:t>];</w:t>
                  </w:r>
                  <w:proofErr w:type="gramEnd"/>
                </w:p>
                <w:p w14:paraId="75B45B5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k.</w:t>
                  </w:r>
                  <w:r>
                    <w:rPr>
                      <w:rFonts w:ascii="Times New Roman" w:hAnsi="Times New Roman" w:cs="Times New Roman"/>
                    </w:rPr>
                    <w:tab/>
                  </w:r>
                  <w:r>
                    <w:rPr>
                      <w:rFonts w:ascii="Times New Roman" w:hAnsi="Times New Roman" w:cs="Times New Roman"/>
                    </w:rPr>
                    <w:tab/>
                    <w:t>To file an application for contempt of court against [name of respondent] [section 16</w:t>
                  </w:r>
                  <w:proofErr w:type="gramStart"/>
                  <w:r>
                    <w:rPr>
                      <w:rFonts w:ascii="Times New Roman" w:hAnsi="Times New Roman" w:cs="Times New Roman"/>
                    </w:rPr>
                    <w:t>];</w:t>
                  </w:r>
                  <w:proofErr w:type="gramEnd"/>
                </w:p>
                <w:p w14:paraId="231FFF28"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To file an application to vary, suspend or revoke an earlier order made [section 17(4)].</w:t>
                  </w:r>
                </w:p>
                <w:p w14:paraId="1D8C550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2BA5FF6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 xml:space="preserve">Signature of the Vulnerable Adult </w:t>
                  </w:r>
                </w:p>
                <w:p w14:paraId="1A43C572"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r>
                  <w:r>
                    <w:rPr>
                      <w:rFonts w:ascii="Times New Roman" w:hAnsi="Times New Roman" w:cs="Times New Roman"/>
                    </w:rPr>
                    <w:tab/>
                    <w:t>)</w:t>
                  </w:r>
                </w:p>
                <w:p w14:paraId="34FA74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759835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_______________________</w:t>
                  </w:r>
                </w:p>
                <w:p w14:paraId="10101FD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 of Commissioner for Oaths / Notary Public / Advocate &amp; Solicitor / Registered Medical Practitioner / Psychiatrist / Psychologist*</w:t>
                  </w:r>
                </w:p>
                <w:p w14:paraId="55A2F57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67AEC4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Registration No. (if any):</w:t>
                  </w:r>
                </w:p>
                <w:p w14:paraId="36B7EAAF"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8B306A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17130EA9"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Name of Witness:</w:t>
                  </w:r>
                </w:p>
                <w:p w14:paraId="512622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NRIC:</w:t>
                  </w:r>
                </w:p>
                <w:p w14:paraId="3F0BBEB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Address:</w:t>
                  </w:r>
                </w:p>
                <w:p w14:paraId="40A0B48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703B23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27D0612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02C934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w:t>
                  </w:r>
                </w:p>
                <w:p w14:paraId="4919D5E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w:t>
                  </w:r>
                </w:p>
                <w:p w14:paraId="7F305FC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*delete where inapplicable</w:t>
                  </w:r>
                </w:p>
                <w:p w14:paraId="7DD7417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5F83D57" w14:textId="77777777" w:rsidR="000D3C6D" w:rsidRDefault="000D3C6D" w:rsidP="000D3C6D">
                  <w:pPr>
                    <w:rPr>
                      <w:rFonts w:ascii="Calibri" w:hAnsi="Calibri" w:cs="Calibri"/>
                      <w:color w:val="1F497D"/>
                      <w:sz w:val="20"/>
                      <w:szCs w:val="20"/>
                    </w:rPr>
                  </w:pPr>
                  <w:r>
                    <w:rPr>
                      <w:rFonts w:ascii="Calibri" w:hAnsi="Calibri" w:cs="Calibri"/>
                      <w:color w:val="1F497D"/>
                      <w:sz w:val="20"/>
                      <w:szCs w:val="20"/>
                    </w:rPr>
                    <w:br w:type="page"/>
                  </w:r>
                </w:p>
                <w:p w14:paraId="5F55FFD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014558D1"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w:t>
                  </w:r>
                </w:p>
                <w:p w14:paraId="5C6CFEC0"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Section 14(1)(j) of the</w:t>
                  </w:r>
                </w:p>
                <w:p w14:paraId="5C75E7C3"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2490B3E"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3741167A"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 [Name &amp; identification of Vulnerable Adult]</w:t>
                  </w:r>
                </w:p>
                <w:p w14:paraId="57080EB3" w14:textId="77777777" w:rsidR="000D3C6D" w:rsidRDefault="000D3C6D" w:rsidP="000D3C6D">
                  <w:pPr>
                    <w:pBdr>
                      <w:top w:val="single" w:sz="4" w:space="1" w:color="auto"/>
                      <w:left w:val="single" w:sz="4" w:space="4" w:color="auto"/>
                      <w:bottom w:val="single" w:sz="4" w:space="14" w:color="auto"/>
                      <w:right w:val="single" w:sz="4" w:space="4" w:color="auto"/>
                    </w:pBdr>
                    <w:ind w:firstLine="720"/>
                    <w:jc w:val="right"/>
                    <w:rPr>
                      <w:rFonts w:ascii="Times New Roman" w:hAnsi="Times New Roman" w:cs="Times New Roman"/>
                      <w:lang w:val="en-GB"/>
                    </w:rPr>
                  </w:pPr>
                  <w:r>
                    <w:rPr>
                      <w:rFonts w:ascii="Times New Roman" w:hAnsi="Times New Roman" w:cs="Times New Roman"/>
                      <w:lang w:val="en-GB"/>
                    </w:rPr>
                    <w:t>Director</w:t>
                  </w:r>
                  <w:ins w:id="44"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Welfare/protector…Applicant</w:t>
                  </w:r>
                </w:p>
                <w:p w14:paraId="6B28D4B2"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heme="minorHAnsi" w:hAnsiTheme="minorHAnsi" w:cstheme="minorBidi"/>
                      <w:b/>
                      <w:u w:val="single"/>
                    </w:rPr>
                  </w:pPr>
                </w:p>
                <w:p w14:paraId="1874B18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u w:val="single"/>
                    </w:rPr>
                  </w:pPr>
                  <w:r>
                    <w:rPr>
                      <w:rFonts w:ascii="Times New Roman" w:hAnsi="Times New Roman" w:cs="Times New Roman"/>
                      <w:b/>
                      <w:u w:val="single"/>
                    </w:rPr>
                    <w:t xml:space="preserve">CONSENT OF OWNER OF RESIDENCE UNDER SECTION 14(1)(J) </w:t>
                  </w:r>
                </w:p>
                <w:p w14:paraId="4FCBE528"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b/>
                      <w:u w:val="single"/>
                    </w:rPr>
                    <w:t>OF THE VULNERABLE ADULTS ACT 2018</w:t>
                  </w:r>
                </w:p>
                <w:p w14:paraId="5C230A31" w14:textId="77777777" w:rsidR="000D3C6D" w:rsidRDefault="000D3C6D" w:rsidP="000D3C6D">
                  <w:pPr>
                    <w:pBdr>
                      <w:top w:val="single" w:sz="4" w:space="1" w:color="auto"/>
                      <w:left w:val="single" w:sz="4" w:space="4" w:color="auto"/>
                      <w:bottom w:val="single" w:sz="4" w:space="14" w:color="auto"/>
                      <w:right w:val="single" w:sz="4" w:space="4" w:color="auto"/>
                    </w:pBdr>
                    <w:jc w:val="both"/>
                    <w:rPr>
                      <w:rFonts w:asciiTheme="minorHAnsi" w:hAnsiTheme="minorHAnsi" w:cstheme="minorBidi"/>
                    </w:rPr>
                  </w:pPr>
                  <w:r>
                    <w:rPr>
                      <w:rFonts w:ascii="Times New Roman" w:hAnsi="Times New Roman" w:cs="Times New Roman"/>
                    </w:rPr>
                    <w:t>1.</w:t>
                  </w:r>
                  <w:r>
                    <w:t xml:space="preserve"> </w:t>
                  </w:r>
                  <w:r>
                    <w:tab/>
                  </w:r>
                  <w:r>
                    <w:tab/>
                  </w:r>
                  <w:r>
                    <w:rPr>
                      <w:rFonts w:ascii="Times New Roman" w:hAnsi="Times New Roman" w:cs="Times New Roman"/>
                    </w:rPr>
                    <w:t>I, [name] [Identification number] of [address], hereby give my consent to [the Director</w:t>
                  </w:r>
                  <w:ins w:id="45" w:author="Aziziyah MD HAMBALI (FJCOURTS)" w:date="2020-04-24T16:21: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to make an application under section 14(1)(j) of the Vulnerable Adults Act 2018 for an order authorising the Director</w:t>
                  </w:r>
                  <w:ins w:id="46"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to make my residence at [state address of the residence] a safe living environment and authorising the disposal by the Director</w:t>
                  </w:r>
                  <w:ins w:id="47"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of any article or thing in the said residence to make the said residence a safe living environment.</w:t>
                  </w:r>
                </w:p>
                <w:p w14:paraId="474AF1C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of the Owner  </w:t>
                  </w:r>
                </w:p>
                <w:p w14:paraId="2129984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53C314AF"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t>)</w:t>
                  </w:r>
                </w:p>
                <w:p w14:paraId="7DFD6F50"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7EA445E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_______________________</w:t>
                  </w:r>
                </w:p>
                <w:p w14:paraId="7F1B644B"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Signature of Commissioner for Oaths / Notary Public / Advocate &amp; Solicitor / Registered Medical Practitioner / Psychiatrist / Psychologist*</w:t>
                  </w:r>
                </w:p>
                <w:p w14:paraId="58E3914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2D49FAC9"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Registration No. (if any):</w:t>
                  </w:r>
                </w:p>
                <w:p w14:paraId="0A26B342"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09B7B45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Name of Witness:</w:t>
                  </w:r>
                </w:p>
                <w:p w14:paraId="678DF40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NRIC:</w:t>
                  </w:r>
                </w:p>
                <w:p w14:paraId="4BD8620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Address:</w:t>
                  </w:r>
                </w:p>
                <w:p w14:paraId="47356F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67F2FF25"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w:t>
                  </w:r>
                </w:p>
                <w:p w14:paraId="703327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w:t>
                  </w:r>
                </w:p>
                <w:p w14:paraId="756EEEA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*delete where inapplicable </w:t>
                  </w:r>
                </w:p>
                <w:p w14:paraId="2F58B63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952495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64D4A3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C8269F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2285883"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D8786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B8ECC1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38B10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9EC1A2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B353DB"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7A4D9A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A3F382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65B2C5C"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2C16B4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13CB8C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88FF5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FB9433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537AD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A9B752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8EA08B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55E6E5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2BBC9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91F184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8F3453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7B33EA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2764C5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F5B01F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6642B6" w14:textId="035ABB38" w:rsidR="00CE5E00" w:rsidRPr="000F61D4" w:rsidRDefault="00CE5E00" w:rsidP="00CE5E00">
                  <w:pPr>
                    <w:spacing w:after="0" w:line="240" w:lineRule="auto"/>
                    <w:jc w:val="center"/>
                    <w:rPr>
                      <w:rFonts w:ascii="Times New Roman" w:eastAsiaTheme="minorHAnsi" w:hAnsi="Times New Roman" w:cs="Times New Roman"/>
                      <w:lang w:eastAsia="en-US"/>
                    </w:rPr>
                  </w:pPr>
                </w:p>
              </w:tc>
            </w:tr>
            <w:tr w:rsidR="00CE5E00" w14:paraId="319E0E23" w14:textId="77777777" w:rsidTr="00D264DC">
              <w:trPr>
                <w:gridAfter w:val="2"/>
                <w:wAfter w:w="2546" w:type="dxa"/>
                <w:cantSplit/>
                <w:jc w:val="center"/>
              </w:trPr>
              <w:tc>
                <w:tcPr>
                  <w:tcW w:w="6460" w:type="dxa"/>
                  <w:gridSpan w:val="3"/>
                </w:tcPr>
                <w:p w14:paraId="709F7D7D" w14:textId="442309D0" w:rsidR="00CE5E00" w:rsidRPr="000F61D4" w:rsidRDefault="00CE5E00" w:rsidP="00CE5E00">
                  <w:pPr>
                    <w:spacing w:after="0" w:line="240" w:lineRule="auto"/>
                    <w:rPr>
                      <w:rFonts w:ascii="Times New Roman" w:eastAsiaTheme="minorHAnsi" w:hAnsi="Times New Roman" w:cs="Times New Roman"/>
                      <w:sz w:val="18"/>
                      <w:szCs w:val="18"/>
                      <w:lang w:eastAsia="en-US"/>
                    </w:rPr>
                  </w:pPr>
                </w:p>
              </w:tc>
            </w:tr>
            <w:tr w:rsidR="00CE5E00" w14:paraId="33A8FDD1" w14:textId="77777777" w:rsidTr="000D3C6D">
              <w:trPr>
                <w:gridAfter w:val="1"/>
                <w:wAfter w:w="79" w:type="dxa"/>
                <w:cantSplit/>
                <w:jc w:val="center"/>
              </w:trPr>
              <w:tc>
                <w:tcPr>
                  <w:tcW w:w="8927" w:type="dxa"/>
                  <w:gridSpan w:val="4"/>
                </w:tcPr>
                <w:p w14:paraId="17911395" w14:textId="77777777" w:rsidR="00CE5E00" w:rsidRPr="000F61D4" w:rsidRDefault="00CE5E00" w:rsidP="00CE5E00">
                  <w:pPr>
                    <w:spacing w:after="0" w:line="240" w:lineRule="auto"/>
                    <w:jc w:val="center"/>
                    <w:rPr>
                      <w:rFonts w:ascii="Times New Roman" w:hAnsi="Times New Roman" w:cs="Times New Roman"/>
                      <w:b/>
                      <w:lang w:val="en-US"/>
                    </w:rPr>
                  </w:pPr>
                </w:p>
              </w:tc>
            </w:tr>
            <w:tr w:rsidR="00CE5E00" w14:paraId="1C1B4B61" w14:textId="77777777" w:rsidTr="000D3C6D">
              <w:trPr>
                <w:gridAfter w:val="1"/>
                <w:wAfter w:w="79" w:type="dxa"/>
                <w:cantSplit/>
                <w:jc w:val="center"/>
              </w:trPr>
              <w:tc>
                <w:tcPr>
                  <w:tcW w:w="8927" w:type="dxa"/>
                  <w:gridSpan w:val="4"/>
                </w:tcPr>
                <w:p w14:paraId="751E07B9" w14:textId="3F1FB66D" w:rsidR="00CE5E00" w:rsidRPr="000F61D4" w:rsidRDefault="00CE5E00" w:rsidP="00CE5E00">
                  <w:pPr>
                    <w:spacing w:after="0" w:line="240" w:lineRule="auto"/>
                    <w:rPr>
                      <w:rFonts w:ascii="Times New Roman" w:hAnsi="Times New Roman" w:cs="Times New Roman"/>
                      <w:b/>
                      <w:lang w:val="en-US"/>
                    </w:rPr>
                  </w:pPr>
                </w:p>
              </w:tc>
            </w:tr>
            <w:tr w:rsidR="00CE5E00" w14:paraId="2FAA4026" w14:textId="77777777" w:rsidTr="000D3C6D">
              <w:trPr>
                <w:gridAfter w:val="1"/>
                <w:wAfter w:w="79" w:type="dxa"/>
                <w:cantSplit/>
                <w:jc w:val="center"/>
              </w:trPr>
              <w:tc>
                <w:tcPr>
                  <w:tcW w:w="8927" w:type="dxa"/>
                  <w:gridSpan w:val="4"/>
                </w:tcPr>
                <w:p w14:paraId="5E2795CA" w14:textId="77777777" w:rsidR="00CE5E00" w:rsidRPr="000F61D4" w:rsidRDefault="00CE5E00" w:rsidP="00CE5E00">
                  <w:pPr>
                    <w:spacing w:after="0" w:line="240" w:lineRule="auto"/>
                    <w:jc w:val="center"/>
                    <w:rPr>
                      <w:rFonts w:ascii="Times New Roman" w:hAnsi="Times New Roman" w:cs="Times New Roman"/>
                      <w:b/>
                      <w:lang w:val="en-US"/>
                    </w:rPr>
                  </w:pPr>
                </w:p>
              </w:tc>
            </w:tr>
            <w:tr w:rsidR="00CE5E00" w14:paraId="0D2BA4BE" w14:textId="77777777" w:rsidTr="000D3C6D">
              <w:trPr>
                <w:gridAfter w:val="1"/>
                <w:wAfter w:w="79" w:type="dxa"/>
                <w:cantSplit/>
                <w:jc w:val="center"/>
              </w:trPr>
              <w:tc>
                <w:tcPr>
                  <w:tcW w:w="8927" w:type="dxa"/>
                  <w:gridSpan w:val="4"/>
                </w:tcPr>
                <w:p w14:paraId="316BBC82" w14:textId="3EA64D70" w:rsidR="00CE5E00" w:rsidRPr="000F61D4" w:rsidRDefault="00CE5E00" w:rsidP="00CE5E00">
                  <w:pPr>
                    <w:spacing w:after="0" w:line="240" w:lineRule="auto"/>
                    <w:jc w:val="center"/>
                    <w:rPr>
                      <w:rFonts w:ascii="Times New Roman" w:hAnsi="Times New Roman" w:cs="Times New Roman"/>
                      <w:b/>
                      <w:lang w:val="en-US"/>
                    </w:rPr>
                  </w:pPr>
                </w:p>
              </w:tc>
            </w:tr>
            <w:tr w:rsidR="00CE5E00" w14:paraId="7F28D4DC" w14:textId="77777777" w:rsidTr="000D3C6D">
              <w:trPr>
                <w:gridAfter w:val="1"/>
                <w:wAfter w:w="79" w:type="dxa"/>
                <w:cantSplit/>
                <w:jc w:val="center"/>
              </w:trPr>
              <w:tc>
                <w:tcPr>
                  <w:tcW w:w="8927" w:type="dxa"/>
                  <w:gridSpan w:val="4"/>
                </w:tcPr>
                <w:p w14:paraId="5E5BB482" w14:textId="77777777" w:rsidR="00CE5E00" w:rsidRPr="000F61D4" w:rsidRDefault="00CE5E00" w:rsidP="00CE5E00">
                  <w:pPr>
                    <w:spacing w:after="0" w:line="240" w:lineRule="auto"/>
                    <w:jc w:val="center"/>
                    <w:rPr>
                      <w:rFonts w:ascii="Times New Roman" w:hAnsi="Times New Roman" w:cs="Times New Roman"/>
                      <w:b/>
                      <w:lang w:val="en-US"/>
                    </w:rPr>
                  </w:pPr>
                </w:p>
              </w:tc>
            </w:tr>
            <w:tr w:rsidR="00CE5E00" w14:paraId="1F07C45E" w14:textId="77777777" w:rsidTr="000D3C6D">
              <w:trPr>
                <w:gridAfter w:val="1"/>
                <w:wAfter w:w="79" w:type="dxa"/>
                <w:cantSplit/>
                <w:jc w:val="center"/>
              </w:trPr>
              <w:tc>
                <w:tcPr>
                  <w:tcW w:w="2711" w:type="dxa"/>
                </w:tcPr>
                <w:p w14:paraId="5C7B02DE" w14:textId="77777777" w:rsidR="00CE5E00" w:rsidRPr="000F61D4" w:rsidRDefault="00CE5E00" w:rsidP="00CE5E00">
                  <w:pPr>
                    <w:spacing w:after="0" w:line="240" w:lineRule="auto"/>
                    <w:jc w:val="center"/>
                    <w:rPr>
                      <w:rFonts w:ascii="Times New Roman" w:hAnsi="Times New Roman" w:cs="Times New Roman"/>
                      <w:i/>
                      <w:lang w:val="en-US"/>
                    </w:rPr>
                  </w:pPr>
                </w:p>
              </w:tc>
              <w:tc>
                <w:tcPr>
                  <w:tcW w:w="3170" w:type="dxa"/>
                </w:tcPr>
                <w:p w14:paraId="7629DDBB" w14:textId="77777777" w:rsidR="00CE5E00" w:rsidRPr="000F61D4" w:rsidRDefault="00CE5E00" w:rsidP="00CE5E00">
                  <w:pPr>
                    <w:spacing w:after="0" w:line="240" w:lineRule="auto"/>
                    <w:jc w:val="center"/>
                    <w:rPr>
                      <w:rFonts w:ascii="Times New Roman" w:hAnsi="Times New Roman" w:cs="Times New Roman"/>
                      <w:i/>
                      <w:lang w:val="en-US"/>
                    </w:rPr>
                  </w:pPr>
                </w:p>
              </w:tc>
              <w:tc>
                <w:tcPr>
                  <w:tcW w:w="3046" w:type="dxa"/>
                  <w:gridSpan w:val="2"/>
                </w:tcPr>
                <w:p w14:paraId="3F2C3C08" w14:textId="77777777" w:rsidR="00CE5E00" w:rsidRPr="000F61D4" w:rsidRDefault="00CE5E00" w:rsidP="00CE5E00">
                  <w:pPr>
                    <w:spacing w:after="0" w:line="240" w:lineRule="auto"/>
                    <w:jc w:val="center"/>
                    <w:rPr>
                      <w:rFonts w:ascii="Times New Roman" w:hAnsi="Times New Roman" w:cs="Times New Roman"/>
                      <w:i/>
                      <w:lang w:val="en-US"/>
                    </w:rPr>
                  </w:pPr>
                </w:p>
              </w:tc>
            </w:tr>
            <w:tr w:rsidR="00CE5E00" w14:paraId="44B33B94" w14:textId="77777777" w:rsidTr="000D3C6D">
              <w:trPr>
                <w:gridAfter w:val="1"/>
                <w:wAfter w:w="79" w:type="dxa"/>
                <w:cantSplit/>
                <w:jc w:val="center"/>
              </w:trPr>
              <w:tc>
                <w:tcPr>
                  <w:tcW w:w="8927" w:type="dxa"/>
                  <w:gridSpan w:val="4"/>
                </w:tcPr>
                <w:p w14:paraId="08050C3D" w14:textId="0CF5935D" w:rsidR="00CE5E00" w:rsidRPr="000F61D4" w:rsidRDefault="00CE5E00" w:rsidP="00CE5E00">
                  <w:pPr>
                    <w:spacing w:after="0" w:line="240" w:lineRule="auto"/>
                    <w:jc w:val="center"/>
                    <w:rPr>
                      <w:rFonts w:ascii="Times New Roman" w:hAnsi="Times New Roman" w:cs="Times New Roman"/>
                      <w:i/>
                      <w:sz w:val="20"/>
                      <w:szCs w:val="20"/>
                      <w:lang w:val="en-US"/>
                    </w:rPr>
                  </w:pPr>
                </w:p>
              </w:tc>
            </w:tr>
            <w:tr w:rsidR="00CE5E00" w14:paraId="726C4743" w14:textId="77777777" w:rsidTr="000D3C6D">
              <w:trPr>
                <w:gridAfter w:val="1"/>
                <w:wAfter w:w="79" w:type="dxa"/>
                <w:cantSplit/>
                <w:jc w:val="center"/>
              </w:trPr>
              <w:tc>
                <w:tcPr>
                  <w:tcW w:w="8927" w:type="dxa"/>
                  <w:gridSpan w:val="4"/>
                </w:tcPr>
                <w:p w14:paraId="2B01782E" w14:textId="77777777" w:rsidR="00CE5E00" w:rsidRPr="000F61D4" w:rsidRDefault="00CE5E00" w:rsidP="00CE5E00">
                  <w:pPr>
                    <w:spacing w:after="0" w:line="240" w:lineRule="auto"/>
                    <w:rPr>
                      <w:rFonts w:ascii="Times New Roman" w:hAnsi="Times New Roman" w:cs="Times New Roman"/>
                      <w:lang w:val="en-US"/>
                    </w:rPr>
                  </w:pPr>
                </w:p>
              </w:tc>
            </w:tr>
            <w:tr w:rsidR="00CE5E00" w14:paraId="124B2359" w14:textId="77777777" w:rsidTr="000D3C6D">
              <w:trPr>
                <w:gridAfter w:val="1"/>
                <w:wAfter w:w="79" w:type="dxa"/>
                <w:cantSplit/>
                <w:jc w:val="center"/>
              </w:trPr>
              <w:tc>
                <w:tcPr>
                  <w:tcW w:w="8927" w:type="dxa"/>
                  <w:gridSpan w:val="4"/>
                </w:tcPr>
                <w:p w14:paraId="45F63B3B" w14:textId="77777777" w:rsidR="00CE5E00" w:rsidRPr="000F61D4" w:rsidRDefault="00CE5E00" w:rsidP="00CE5E00">
                  <w:pPr>
                    <w:spacing w:after="0" w:line="240" w:lineRule="auto"/>
                    <w:rPr>
                      <w:rFonts w:ascii="Times New Roman" w:hAnsi="Times New Roman" w:cs="Times New Roman"/>
                      <w:i/>
                      <w:lang w:val="en-US"/>
                    </w:rPr>
                  </w:pPr>
                </w:p>
              </w:tc>
            </w:tr>
            <w:tr w:rsidR="00CE5E00" w14:paraId="39E27559" w14:textId="77777777" w:rsidTr="000D3C6D">
              <w:trPr>
                <w:gridAfter w:val="1"/>
                <w:wAfter w:w="79" w:type="dxa"/>
                <w:cantSplit/>
                <w:jc w:val="center"/>
              </w:trPr>
              <w:tc>
                <w:tcPr>
                  <w:tcW w:w="8927" w:type="dxa"/>
                  <w:gridSpan w:val="4"/>
                </w:tcPr>
                <w:p w14:paraId="6797C9CC" w14:textId="77777777" w:rsidR="00CE5E00" w:rsidRDefault="00CE5E00" w:rsidP="00CE5E00">
                  <w:pPr>
                    <w:rPr>
                      <w:rFonts w:ascii="Times New Roman" w:hAnsi="Times New Roman" w:cs="Times New Roman"/>
                      <w:i/>
                      <w:lang w:val="en-US"/>
                    </w:rPr>
                  </w:pPr>
                </w:p>
                <w:p w14:paraId="4525875A" w14:textId="77777777" w:rsidR="0061341E" w:rsidRDefault="0061341E" w:rsidP="00CE5E00">
                  <w:pPr>
                    <w:rPr>
                      <w:rFonts w:ascii="Times New Roman" w:hAnsi="Times New Roman" w:cs="Times New Roman"/>
                      <w:i/>
                      <w:lang w:val="en-US"/>
                    </w:rPr>
                  </w:pPr>
                </w:p>
                <w:p w14:paraId="4BC66548" w14:textId="77777777" w:rsidR="0061341E" w:rsidRDefault="0061341E" w:rsidP="00CE5E00">
                  <w:pPr>
                    <w:rPr>
                      <w:rFonts w:ascii="Times New Roman" w:hAnsi="Times New Roman" w:cs="Times New Roman"/>
                      <w:i/>
                      <w:lang w:val="en-US"/>
                    </w:rPr>
                  </w:pPr>
                </w:p>
                <w:p w14:paraId="15284FFA" w14:textId="77777777" w:rsidR="0061341E" w:rsidRDefault="0061341E" w:rsidP="00CE5E00">
                  <w:pPr>
                    <w:rPr>
                      <w:rFonts w:ascii="Times New Roman" w:hAnsi="Times New Roman" w:cs="Times New Roman"/>
                      <w:i/>
                      <w:lang w:val="en-US"/>
                    </w:rPr>
                  </w:pPr>
                </w:p>
                <w:p w14:paraId="4690F4F9" w14:textId="77777777" w:rsidR="0061341E" w:rsidRDefault="0061341E" w:rsidP="00CE5E00">
                  <w:pPr>
                    <w:rPr>
                      <w:rFonts w:ascii="Times New Roman" w:hAnsi="Times New Roman" w:cs="Times New Roman"/>
                      <w:i/>
                      <w:lang w:val="en-US"/>
                    </w:rPr>
                  </w:pPr>
                </w:p>
                <w:p w14:paraId="4212D56A" w14:textId="77777777" w:rsidR="0061341E" w:rsidRDefault="0061341E" w:rsidP="00CE5E00">
                  <w:pPr>
                    <w:rPr>
                      <w:rFonts w:ascii="Times New Roman" w:hAnsi="Times New Roman" w:cs="Times New Roman"/>
                      <w:i/>
                      <w:lang w:val="en-US"/>
                    </w:rPr>
                  </w:pPr>
                </w:p>
                <w:p w14:paraId="67921EFE" w14:textId="77777777" w:rsidR="004E6F48" w:rsidRDefault="004E6F48" w:rsidP="00CE5E00">
                  <w:pPr>
                    <w:rPr>
                      <w:rFonts w:ascii="Times New Roman" w:hAnsi="Times New Roman" w:cs="Times New Roman"/>
                      <w:i/>
                      <w:lang w:val="en-US"/>
                    </w:rPr>
                  </w:pPr>
                </w:p>
                <w:p w14:paraId="6BBBEE28" w14:textId="77777777" w:rsidR="004E6F48" w:rsidRDefault="004E6F48" w:rsidP="00CE5E00">
                  <w:pPr>
                    <w:rPr>
                      <w:rFonts w:ascii="Times New Roman" w:hAnsi="Times New Roman" w:cs="Times New Roman"/>
                      <w:i/>
                      <w:lang w:val="en-US"/>
                    </w:rPr>
                  </w:pPr>
                </w:p>
                <w:p w14:paraId="23AC6659" w14:textId="77777777" w:rsidR="004E6F48" w:rsidRDefault="004E6F48" w:rsidP="00CE5E00">
                  <w:pPr>
                    <w:rPr>
                      <w:rFonts w:ascii="Times New Roman" w:hAnsi="Times New Roman" w:cs="Times New Roman"/>
                      <w:i/>
                      <w:lang w:val="en-US"/>
                    </w:rPr>
                  </w:pPr>
                </w:p>
                <w:p w14:paraId="27DF3AE0" w14:textId="77777777" w:rsidR="004E6F48" w:rsidRPr="000F61D4" w:rsidRDefault="004E6F48" w:rsidP="00CE5E00">
                  <w:pPr>
                    <w:rPr>
                      <w:rFonts w:ascii="Times New Roman" w:hAnsi="Times New Roman" w:cs="Times New Roman"/>
                      <w:i/>
                      <w:lang w:val="en-US"/>
                    </w:rPr>
                  </w:pPr>
                </w:p>
              </w:tc>
            </w:tr>
          </w:tbl>
          <w:p w14:paraId="77752577" w14:textId="104FE5B2"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642B3C9E"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bookmarkStart w:id="48" w:name="Form64G"/>
            <w:bookmarkEnd w:id="48"/>
            <w:r w:rsidRPr="00C61EC5">
              <w:rPr>
                <w:rFonts w:ascii="Times New Roman" w:eastAsiaTheme="minorHAnsi" w:hAnsi="Times New Roman" w:cs="Times New Roman"/>
                <w:sz w:val="22"/>
                <w:szCs w:val="22"/>
                <w:lang w:eastAsia="en-US"/>
              </w:rPr>
              <w:t>FORM 64G</w:t>
            </w:r>
          </w:p>
          <w:p w14:paraId="69C152EF" w14:textId="77777777" w:rsidR="000B6E05" w:rsidRPr="00C61EC5" w:rsidRDefault="000B6E05" w:rsidP="000B6E05">
            <w:pPr>
              <w:spacing w:before="0" w:after="0" w:line="240" w:lineRule="auto"/>
              <w:rPr>
                <w:rFonts w:ascii="Times New Roman" w:eastAsiaTheme="minorHAnsi" w:hAnsi="Times New Roman" w:cs="Times New Roman"/>
                <w:sz w:val="18"/>
                <w:szCs w:val="18"/>
                <w:lang w:eastAsia="en-US"/>
              </w:rPr>
            </w:pPr>
            <w:r w:rsidRPr="00C61EC5">
              <w:rPr>
                <w:rFonts w:ascii="Times New Roman" w:eastAsiaTheme="minorHAnsi" w:hAnsi="Times New Roman" w:cs="Times New Roman"/>
                <w:sz w:val="18"/>
                <w:szCs w:val="18"/>
                <w:lang w:eastAsia="en-US"/>
              </w:rPr>
              <w:t>Para 295</w:t>
            </w:r>
            <w:proofErr w:type="gramStart"/>
            <w:r w:rsidRPr="00C61EC5">
              <w:rPr>
                <w:rFonts w:ascii="Times New Roman" w:eastAsiaTheme="minorHAnsi" w:hAnsi="Times New Roman" w:cs="Times New Roman"/>
                <w:sz w:val="18"/>
                <w:szCs w:val="18"/>
                <w:lang w:eastAsia="en-US"/>
              </w:rPr>
              <w:t>H(</w:t>
            </w:r>
            <w:proofErr w:type="gramEnd"/>
            <w:r w:rsidRPr="00C61EC5">
              <w:rPr>
                <w:rFonts w:ascii="Times New Roman" w:eastAsiaTheme="minorHAnsi" w:hAnsi="Times New Roman" w:cs="Times New Roman"/>
                <w:sz w:val="18"/>
                <w:szCs w:val="18"/>
                <w:lang w:eastAsia="en-US"/>
              </w:rPr>
              <w:t>1)</w:t>
            </w:r>
          </w:p>
          <w:p w14:paraId="38979D5A"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2B7C4935" w14:textId="77777777" w:rsidR="000B6E05" w:rsidRDefault="000B6E05" w:rsidP="000B6E05">
            <w:pPr>
              <w:spacing w:before="0" w:after="0" w:line="240" w:lineRule="auto"/>
              <w:jc w:val="center"/>
              <w:rPr>
                <w:rFonts w:ascii="Times New Roman" w:eastAsiaTheme="minorHAnsi" w:hAnsi="Times New Roman" w:cs="Times New Roman"/>
                <w:b/>
                <w:sz w:val="22"/>
                <w:szCs w:val="22"/>
                <w:lang w:val="en-US" w:eastAsia="en-US"/>
              </w:rPr>
            </w:pPr>
            <w:r w:rsidRPr="00C61EC5">
              <w:rPr>
                <w:rFonts w:ascii="Times New Roman" w:eastAsiaTheme="minorHAnsi" w:hAnsi="Times New Roman" w:cs="Times New Roman"/>
                <w:b/>
                <w:sz w:val="22"/>
                <w:szCs w:val="22"/>
                <w:lang w:val="en-US" w:eastAsia="en-US"/>
              </w:rPr>
              <w:t>PHYSICAL CAPACITY ASSESSMENT REPORT</w:t>
            </w:r>
          </w:p>
          <w:p w14:paraId="5A1142FB"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r w:rsidRPr="00C61EC5">
              <w:rPr>
                <w:rFonts w:ascii="Times New Roman" w:eastAsiaTheme="minorHAnsi" w:hAnsi="Times New Roman" w:cs="Times New Roman"/>
                <w:i/>
                <w:sz w:val="18"/>
                <w:szCs w:val="18"/>
                <w:lang w:val="en-US" w:eastAsia="en-US"/>
              </w:rPr>
              <w:t>Assessment for Physical Infirmity/Disability/</w:t>
            </w:r>
            <w:r w:rsidRPr="00817DE4">
              <w:rPr>
                <w:rFonts w:ascii="Times New Roman" w:eastAsiaTheme="minorHAnsi" w:hAnsi="Times New Roman" w:cs="Times New Roman"/>
                <w:i/>
                <w:sz w:val="18"/>
                <w:szCs w:val="18"/>
                <w:lang w:val="en-US" w:eastAsia="en-US"/>
              </w:rPr>
              <w:t>Incapacity of an Individual</w:t>
            </w:r>
          </w:p>
          <w:p w14:paraId="63437105"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p>
          <w:tbl>
            <w:tblPr>
              <w:tblStyle w:val="TableGrid82"/>
              <w:tblW w:w="9498" w:type="dxa"/>
              <w:tblCellMar>
                <w:top w:w="113" w:type="dxa"/>
                <w:bottom w:w="113" w:type="dxa"/>
              </w:tblCellMar>
              <w:tblLook w:val="04A0" w:firstRow="1" w:lastRow="0" w:firstColumn="1" w:lastColumn="0" w:noHBand="0" w:noVBand="1"/>
            </w:tblPr>
            <w:tblGrid>
              <w:gridCol w:w="1144"/>
              <w:gridCol w:w="3950"/>
              <w:gridCol w:w="1844"/>
              <w:gridCol w:w="1886"/>
            </w:tblGrid>
            <w:tr w:rsidR="000B6E05" w:rsidRPr="00C61EC5" w14:paraId="01B3B897" w14:textId="77777777" w:rsidTr="00203AD2">
              <w:trPr>
                <w:trHeight w:val="20"/>
              </w:trPr>
              <w:tc>
                <w:tcPr>
                  <w:tcW w:w="9498" w:type="dxa"/>
                  <w:gridSpan w:val="4"/>
                  <w:shd w:val="clear" w:color="auto" w:fill="595959" w:themeFill="text1" w:themeFillTint="A6"/>
                  <w:vAlign w:val="center"/>
                </w:tcPr>
                <w:p w14:paraId="2D53C4DA"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sidDel="00DA2B61">
                    <w:rPr>
                      <w:rFonts w:ascii="Times New Roman" w:hAnsi="Times New Roman" w:cs="Times New Roman"/>
                      <w:i/>
                      <w:sz w:val="18"/>
                      <w:szCs w:val="18"/>
                      <w:lang w:val="en-US" w:eastAsia="en-US"/>
                    </w:rPr>
                    <w:t xml:space="preserve"> </w:t>
                  </w:r>
                  <w:r w:rsidRPr="00C61EC5">
                    <w:rPr>
                      <w:rFonts w:ascii="Times New Roman" w:hAnsi="Times New Roman" w:cs="Times New Roman"/>
                      <w:b/>
                      <w:color w:val="FFFFFF" w:themeColor="background1"/>
                      <w:sz w:val="18"/>
                      <w:szCs w:val="18"/>
                      <w:lang w:eastAsia="en-US"/>
                    </w:rPr>
                    <w:t xml:space="preserve">(A) </w:t>
                  </w:r>
                  <w:proofErr w:type="gramStart"/>
                  <w:r w:rsidRPr="00C61EC5">
                    <w:rPr>
                      <w:rFonts w:ascii="Times New Roman" w:hAnsi="Times New Roman" w:cs="Times New Roman"/>
                      <w:b/>
                      <w:color w:val="FFFFFF" w:themeColor="background1"/>
                      <w:sz w:val="18"/>
                      <w:szCs w:val="18"/>
                      <w:lang w:eastAsia="en-US"/>
                    </w:rPr>
                    <w:t>INDIVIDUAL’S  PARTICULARS</w:t>
                  </w:r>
                  <w:proofErr w:type="gramEnd"/>
                </w:p>
              </w:tc>
            </w:tr>
            <w:tr w:rsidR="000B6E05" w:rsidRPr="00C61EC5" w14:paraId="3904D91B" w14:textId="77777777" w:rsidTr="00203AD2">
              <w:trPr>
                <w:trHeight w:val="20"/>
              </w:trPr>
              <w:tc>
                <w:tcPr>
                  <w:tcW w:w="1702" w:type="dxa"/>
                  <w:shd w:val="clear" w:color="auto" w:fill="D9D9D9" w:themeFill="background1" w:themeFillShade="D9"/>
                  <w:vAlign w:val="center"/>
                </w:tcPr>
                <w:p w14:paraId="66BD20B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009CFE9A"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21E0169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2CCE6A22"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Gender:</w:t>
                  </w:r>
                </w:p>
              </w:tc>
              <w:tc>
                <w:tcPr>
                  <w:tcW w:w="2126" w:type="dxa"/>
                  <w:vAlign w:val="center"/>
                </w:tcPr>
                <w:p w14:paraId="05CA54D6" w14:textId="77777777" w:rsidR="000B6E05" w:rsidRPr="00C61EC5" w:rsidRDefault="00973BFC"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302527973"/>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Male</w:t>
                  </w:r>
                </w:p>
                <w:p w14:paraId="3E255399" w14:textId="77777777" w:rsidR="000B6E05" w:rsidRPr="00C61EC5" w:rsidRDefault="00973BFC" w:rsidP="000B6E05">
                  <w:pPr>
                    <w:spacing w:before="0" w:after="0" w:line="240" w:lineRule="auto"/>
                    <w:rPr>
                      <w:rFonts w:ascii="Times New Roman" w:hAnsi="Times New Roman" w:cs="Times New Roman"/>
                      <w:b/>
                      <w:sz w:val="18"/>
                      <w:szCs w:val="18"/>
                      <w:lang w:eastAsia="en-US"/>
                    </w:rPr>
                  </w:pPr>
                  <w:sdt>
                    <w:sdtPr>
                      <w:rPr>
                        <w:rFonts w:ascii="Times New Roman" w:hAnsi="Times New Roman" w:cs="Times New Roman"/>
                        <w:sz w:val="18"/>
                        <w:szCs w:val="18"/>
                        <w:lang w:eastAsia="en-US"/>
                      </w:rPr>
                      <w:id w:val="1732810179"/>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Female</w:t>
                  </w:r>
                </w:p>
              </w:tc>
            </w:tr>
            <w:tr w:rsidR="000B6E05" w:rsidRPr="00C61EC5" w14:paraId="7377151F" w14:textId="77777777" w:rsidTr="00203AD2">
              <w:trPr>
                <w:trHeight w:val="815"/>
              </w:trPr>
              <w:tc>
                <w:tcPr>
                  <w:tcW w:w="1702" w:type="dxa"/>
                  <w:vMerge w:val="restart"/>
                  <w:shd w:val="clear" w:color="auto" w:fill="D9D9D9" w:themeFill="background1" w:themeFillShade="D9"/>
                  <w:vAlign w:val="center"/>
                </w:tcPr>
                <w:p w14:paraId="0A09ABBE"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NRIC / FIN / Passport no.:</w:t>
                  </w:r>
                </w:p>
              </w:tc>
              <w:tc>
                <w:tcPr>
                  <w:tcW w:w="3969" w:type="dxa"/>
                  <w:vMerge w:val="restart"/>
                  <w:vAlign w:val="center"/>
                </w:tcPr>
                <w:p w14:paraId="300E3DB7"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_____________________</w:t>
                  </w:r>
                </w:p>
                <w:p w14:paraId="2D6256F8"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30AF387E" w14:textId="77777777" w:rsidR="000B6E05" w:rsidRPr="00C61EC5" w:rsidRDefault="00973BFC"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09739526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(Pink)  </w:t>
                  </w:r>
                  <w:sdt>
                    <w:sdtPr>
                      <w:rPr>
                        <w:rFonts w:ascii="Times New Roman" w:hAnsi="Times New Roman" w:cs="Times New Roman"/>
                        <w:sz w:val="18"/>
                        <w:szCs w:val="18"/>
                        <w:lang w:eastAsia="en-US"/>
                      </w:rPr>
                      <w:id w:val="-215895919"/>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(Blue)</w:t>
                  </w:r>
                </w:p>
                <w:p w14:paraId="4D170FCA" w14:textId="77777777" w:rsidR="000B6E05" w:rsidRPr="00C61EC5" w:rsidRDefault="00973BFC"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5666028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FIN                </w:t>
                  </w:r>
                  <w:sdt>
                    <w:sdtPr>
                      <w:rPr>
                        <w:rFonts w:ascii="Times New Roman" w:hAnsi="Times New Roman" w:cs="Times New Roman"/>
                        <w:sz w:val="18"/>
                        <w:szCs w:val="18"/>
                        <w:lang w:eastAsia="en-US"/>
                      </w:rPr>
                      <w:id w:val="-79552077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Passport</w:t>
                  </w:r>
                </w:p>
                <w:p w14:paraId="08C5A64E" w14:textId="77777777" w:rsidR="000B6E05" w:rsidRPr="00C61EC5" w:rsidRDefault="00973BFC"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820733043"/>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 (please specify: ______</w:t>
                  </w:r>
                  <w:proofErr w:type="gramStart"/>
                  <w:r w:rsidR="000B6E05" w:rsidRPr="00C61EC5">
                    <w:rPr>
                      <w:rFonts w:ascii="Times New Roman" w:hAnsi="Times New Roman" w:cs="Times New Roman"/>
                      <w:sz w:val="18"/>
                      <w:szCs w:val="18"/>
                      <w:lang w:eastAsia="en-US"/>
                    </w:rPr>
                    <w:t xml:space="preserve">_)   </w:t>
                  </w:r>
                  <w:proofErr w:type="gramEnd"/>
                  <w:r w:rsidR="000B6E05" w:rsidRPr="00C61EC5">
                    <w:rPr>
                      <w:rFonts w:ascii="Times New Roman" w:hAnsi="Times New Roman" w:cs="Times New Roman"/>
                      <w:sz w:val="18"/>
                      <w:szCs w:val="18"/>
                      <w:lang w:eastAsia="en-US"/>
                    </w:rPr>
                    <w:t xml:space="preserve">            </w:t>
                  </w:r>
                </w:p>
              </w:tc>
              <w:tc>
                <w:tcPr>
                  <w:tcW w:w="1701" w:type="dxa"/>
                  <w:shd w:val="clear" w:color="auto" w:fill="D9D9D9" w:themeFill="background1" w:themeFillShade="D9"/>
                  <w:vAlign w:val="center"/>
                </w:tcPr>
                <w:p w14:paraId="2189C3B9"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Birth:</w:t>
                  </w:r>
                </w:p>
              </w:tc>
              <w:tc>
                <w:tcPr>
                  <w:tcW w:w="2126" w:type="dxa"/>
                  <w:vAlign w:val="center"/>
                </w:tcPr>
                <w:p w14:paraId="3D264B5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___ / ___ / ______</w:t>
                  </w:r>
                </w:p>
                <w:p w14:paraId="0124950F"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44696943" w14:textId="77777777" w:rsidTr="00203AD2">
              <w:trPr>
                <w:trHeight w:val="815"/>
              </w:trPr>
              <w:tc>
                <w:tcPr>
                  <w:tcW w:w="1702" w:type="dxa"/>
                  <w:vMerge/>
                  <w:shd w:val="clear" w:color="auto" w:fill="D9D9D9" w:themeFill="background1" w:themeFillShade="D9"/>
                  <w:vAlign w:val="center"/>
                </w:tcPr>
                <w:p w14:paraId="3A723AB4"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3969" w:type="dxa"/>
                  <w:vMerge/>
                  <w:vAlign w:val="center"/>
                </w:tcPr>
                <w:p w14:paraId="4B42D4BF"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5DE8768E"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Place of assessment:</w:t>
                  </w:r>
                </w:p>
                <w:p w14:paraId="3A19174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6F9DE124"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assessment</w:t>
                  </w:r>
                </w:p>
                <w:p w14:paraId="16D31BB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BDA0149"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57018E6"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2126" w:type="dxa"/>
                  <w:vAlign w:val="center"/>
                </w:tcPr>
                <w:p w14:paraId="2877FF0E" w14:textId="77777777" w:rsidR="000B6E05" w:rsidRPr="00494498"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 xml:space="preserve"> /</w:t>
                  </w:r>
                  <w:r>
                    <w:rPr>
                      <w:rFonts w:ascii="Times New Roman" w:hAnsi="Times New Roman" w:cs="Times New Roman"/>
                      <w:b/>
                      <w:sz w:val="18"/>
                      <w:szCs w:val="18"/>
                      <w:u w:val="single"/>
                      <w:lang w:eastAsia="en-US"/>
                    </w:rPr>
                    <w:t xml:space="preserve">       </w:t>
                  </w:r>
                  <w:r>
                    <w:rPr>
                      <w:rFonts w:ascii="Times New Roman" w:hAnsi="Times New Roman" w:cs="Times New Roman"/>
                      <w:b/>
                      <w:sz w:val="18"/>
                      <w:szCs w:val="18"/>
                      <w:lang w:eastAsia="en-US"/>
                    </w:rPr>
                    <w:t xml:space="preserve"> </w:t>
                  </w:r>
                  <w:r w:rsidRPr="00494498">
                    <w:rPr>
                      <w:rFonts w:ascii="Times New Roman" w:hAnsi="Times New Roman" w:cs="Times New Roman"/>
                      <w:b/>
                      <w:sz w:val="18"/>
                      <w:szCs w:val="18"/>
                      <w:lang w:eastAsia="en-US"/>
                    </w:rPr>
                    <w:t xml:space="preserve"> / </w:t>
                  </w: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_</w:t>
                  </w:r>
                </w:p>
                <w:p w14:paraId="1E808B36"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3A87843C" w14:textId="77777777" w:rsidTr="00203AD2">
              <w:trPr>
                <w:trHeight w:val="20"/>
              </w:trPr>
              <w:tc>
                <w:tcPr>
                  <w:tcW w:w="9498" w:type="dxa"/>
                  <w:gridSpan w:val="4"/>
                  <w:shd w:val="clear" w:color="auto" w:fill="595959" w:themeFill="text1" w:themeFillTint="A6"/>
                  <w:vAlign w:val="center"/>
                </w:tcPr>
                <w:p w14:paraId="1AF8169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(B) ASSESSOR’S PARTICULARS</w:t>
                  </w:r>
                </w:p>
              </w:tc>
            </w:tr>
            <w:tr w:rsidR="000B6E05" w:rsidRPr="00C61EC5" w14:paraId="0F60599F" w14:textId="77777777" w:rsidTr="00203AD2">
              <w:trPr>
                <w:trHeight w:val="20"/>
              </w:trPr>
              <w:tc>
                <w:tcPr>
                  <w:tcW w:w="1702" w:type="dxa"/>
                  <w:shd w:val="clear" w:color="auto" w:fill="D9D9D9" w:themeFill="background1" w:themeFillShade="D9"/>
                  <w:vAlign w:val="center"/>
                </w:tcPr>
                <w:p w14:paraId="7BE8C26B"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2B776DCC"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1FBBE66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0681E4B8"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Contact no.:</w:t>
                  </w:r>
                </w:p>
              </w:tc>
              <w:tc>
                <w:tcPr>
                  <w:tcW w:w="2126" w:type="dxa"/>
                  <w:shd w:val="clear" w:color="auto" w:fill="auto"/>
                  <w:vAlign w:val="center"/>
                </w:tcPr>
                <w:p w14:paraId="40301347"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661B51C" w14:textId="77777777" w:rsidTr="00203AD2">
              <w:trPr>
                <w:trHeight w:val="20"/>
              </w:trPr>
              <w:tc>
                <w:tcPr>
                  <w:tcW w:w="1702" w:type="dxa"/>
                  <w:shd w:val="clear" w:color="auto" w:fill="D9D9D9" w:themeFill="background1" w:themeFillShade="D9"/>
                  <w:vAlign w:val="center"/>
                </w:tcPr>
                <w:p w14:paraId="7E5ADF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MCR/SRP no.:</w:t>
                  </w:r>
                </w:p>
              </w:tc>
              <w:tc>
                <w:tcPr>
                  <w:tcW w:w="7796" w:type="dxa"/>
                  <w:gridSpan w:val="3"/>
                  <w:vAlign w:val="center"/>
                </w:tcPr>
                <w:p w14:paraId="7F3E5C2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61F2FA9" w14:textId="77777777" w:rsidTr="00203AD2">
              <w:trPr>
                <w:trHeight w:val="20"/>
              </w:trPr>
              <w:tc>
                <w:tcPr>
                  <w:tcW w:w="1702" w:type="dxa"/>
                  <w:shd w:val="clear" w:color="auto" w:fill="D9D9D9" w:themeFill="background1" w:themeFillShade="D9"/>
                  <w:vAlign w:val="center"/>
                </w:tcPr>
                <w:p w14:paraId="3D6DB9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Designation and Department:</w:t>
                  </w:r>
                </w:p>
              </w:tc>
              <w:tc>
                <w:tcPr>
                  <w:tcW w:w="7796" w:type="dxa"/>
                  <w:gridSpan w:val="3"/>
                  <w:vAlign w:val="center"/>
                </w:tcPr>
                <w:p w14:paraId="35735F6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71BF011B" w14:textId="77777777" w:rsidTr="00203AD2">
              <w:trPr>
                <w:trHeight w:val="923"/>
              </w:trPr>
              <w:tc>
                <w:tcPr>
                  <w:tcW w:w="1702" w:type="dxa"/>
                  <w:shd w:val="clear" w:color="auto" w:fill="D9D9D9" w:themeFill="background1" w:themeFillShade="D9"/>
                  <w:vAlign w:val="center"/>
                </w:tcPr>
                <w:p w14:paraId="15741FF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Assessor’s qualifications </w:t>
                  </w:r>
                </w:p>
              </w:tc>
              <w:tc>
                <w:tcPr>
                  <w:tcW w:w="7796" w:type="dxa"/>
                  <w:gridSpan w:val="3"/>
                  <w:vAlign w:val="center"/>
                </w:tcPr>
                <w:p w14:paraId="22FA2736"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9C7B7C0" w14:textId="77777777" w:rsidTr="00203AD2">
              <w:trPr>
                <w:trHeight w:val="1308"/>
              </w:trPr>
              <w:tc>
                <w:tcPr>
                  <w:tcW w:w="1702" w:type="dxa"/>
                  <w:shd w:val="clear" w:color="auto" w:fill="D9D9D9" w:themeFill="background1" w:themeFillShade="D9"/>
                  <w:vAlign w:val="center"/>
                </w:tcPr>
                <w:p w14:paraId="479A556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Hospital / clinic / organisation and address:</w:t>
                  </w:r>
                </w:p>
              </w:tc>
              <w:tc>
                <w:tcPr>
                  <w:tcW w:w="7796" w:type="dxa"/>
                  <w:gridSpan w:val="3"/>
                  <w:vAlign w:val="center"/>
                </w:tcPr>
                <w:p w14:paraId="06CA4BB9"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A80462" w14:textId="77777777" w:rsidTr="00203AD2">
              <w:trPr>
                <w:trHeight w:val="20"/>
              </w:trPr>
              <w:tc>
                <w:tcPr>
                  <w:tcW w:w="1702" w:type="dxa"/>
                  <w:shd w:val="clear" w:color="auto" w:fill="D9D9D9" w:themeFill="background1" w:themeFillShade="D9"/>
                  <w:vAlign w:val="center"/>
                </w:tcPr>
                <w:p w14:paraId="1DE0F56D" w14:textId="77777777" w:rsidR="000B6E05" w:rsidRPr="00C61EC5" w:rsidRDefault="000B6E05" w:rsidP="000B6E05">
                  <w:pPr>
                    <w:spacing w:before="0" w:after="0" w:line="240" w:lineRule="auto"/>
                    <w:rPr>
                      <w:rFonts w:ascii="Times New Roman" w:hAnsi="Times New Roman" w:cs="Times New Roman"/>
                      <w:i/>
                      <w:sz w:val="18"/>
                      <w:szCs w:val="18"/>
                      <w:lang w:eastAsia="en-US"/>
                    </w:rPr>
                  </w:pPr>
                  <w:r w:rsidRPr="00C61EC5">
                    <w:rPr>
                      <w:rFonts w:ascii="Times New Roman" w:hAnsi="Times New Roman" w:cs="Times New Roman"/>
                      <w:b/>
                      <w:i/>
                      <w:sz w:val="18"/>
                      <w:szCs w:val="18"/>
                      <w:lang w:eastAsia="en-US"/>
                    </w:rPr>
                    <w:t xml:space="preserve">Past </w:t>
                  </w:r>
                  <w:proofErr w:type="gramStart"/>
                  <w:r w:rsidRPr="00C61EC5">
                    <w:rPr>
                      <w:rFonts w:ascii="Times New Roman" w:hAnsi="Times New Roman" w:cs="Times New Roman"/>
                      <w:b/>
                      <w:i/>
                      <w:sz w:val="18"/>
                      <w:szCs w:val="18"/>
                      <w:lang w:eastAsia="en-US"/>
                    </w:rPr>
                    <w:t xml:space="preserve">engagements  </w:t>
                  </w:r>
                  <w:r w:rsidRPr="00C61EC5">
                    <w:rPr>
                      <w:rFonts w:ascii="Times New Roman" w:hAnsi="Times New Roman" w:cs="Times New Roman"/>
                      <w:i/>
                      <w:sz w:val="18"/>
                      <w:szCs w:val="18"/>
                      <w:lang w:eastAsia="en-US"/>
                    </w:rPr>
                    <w:t>(</w:t>
                  </w:r>
                  <w:proofErr w:type="gramEnd"/>
                  <w:r w:rsidRPr="00C61EC5">
                    <w:rPr>
                      <w:rFonts w:ascii="Times New Roman" w:hAnsi="Times New Roman" w:cs="Times New Roman"/>
                      <w:i/>
                      <w:sz w:val="18"/>
                      <w:szCs w:val="18"/>
                      <w:lang w:eastAsia="en-US"/>
                    </w:rPr>
                    <w:t>please tick where applicable)</w:t>
                  </w:r>
                </w:p>
              </w:tc>
              <w:tc>
                <w:tcPr>
                  <w:tcW w:w="7796" w:type="dxa"/>
                  <w:gridSpan w:val="3"/>
                  <w:vAlign w:val="center"/>
                </w:tcPr>
                <w:p w14:paraId="5A3424AC" w14:textId="77777777" w:rsidR="000B6E05" w:rsidRPr="00C61EC5" w:rsidRDefault="00973BFC"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541365208"/>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 xml:space="preserve">I have been seeing the individual regularly over </w:t>
                  </w:r>
                  <w:proofErr w:type="gramStart"/>
                  <w:r w:rsidR="000B6E05" w:rsidRPr="00C61EC5">
                    <w:rPr>
                      <w:rFonts w:ascii="Times New Roman" w:hAnsi="Times New Roman" w:cs="Times New Roman"/>
                      <w:i/>
                      <w:sz w:val="18"/>
                      <w:szCs w:val="18"/>
                      <w:lang w:eastAsia="en-US"/>
                    </w:rPr>
                    <w:t>a period of time</w:t>
                  </w:r>
                  <w:proofErr w:type="gramEnd"/>
                  <w:r w:rsidR="000B6E05">
                    <w:rPr>
                      <w:rFonts w:ascii="Times New Roman" w:hAnsi="Times New Roman" w:cs="Times New Roman"/>
                      <w:i/>
                      <w:sz w:val="18"/>
                      <w:szCs w:val="18"/>
                      <w:lang w:eastAsia="en-US"/>
                    </w:rPr>
                    <w:t>.</w:t>
                  </w:r>
                </w:p>
                <w:p w14:paraId="1D6FBEA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first consultation/assessment: __________________________</w:t>
                  </w:r>
                </w:p>
                <w:p w14:paraId="62F253F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Frequency of consultation/assessment: _________________________</w:t>
                  </w:r>
                </w:p>
                <w:p w14:paraId="058C7DF5"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last examination/assessment: __________________________</w:t>
                  </w:r>
                </w:p>
                <w:p w14:paraId="79C8D533" w14:textId="77777777" w:rsidR="000B6E05" w:rsidRPr="00C61EC5" w:rsidRDefault="00973BFC"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2103791131"/>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I am seeing the individual for this assessment only.</w:t>
                  </w:r>
                </w:p>
              </w:tc>
            </w:tr>
            <w:tr w:rsidR="000B6E05" w:rsidRPr="00C61EC5" w14:paraId="7A908989" w14:textId="77777777" w:rsidTr="00203AD2">
              <w:trPr>
                <w:trHeight w:val="20"/>
              </w:trPr>
              <w:tc>
                <w:tcPr>
                  <w:tcW w:w="9498" w:type="dxa"/>
                  <w:gridSpan w:val="4"/>
                  <w:shd w:val="clear" w:color="auto" w:fill="595959" w:themeFill="text1" w:themeFillTint="A6"/>
                  <w:vAlign w:val="center"/>
                </w:tcPr>
                <w:p w14:paraId="50BCEB02"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Pr>
                      <w:rFonts w:ascii="Times New Roman" w:hAnsi="Times New Roman" w:cs="Times New Roman"/>
                      <w:b/>
                      <w:color w:val="FFFFFF" w:themeColor="background1"/>
                      <w:sz w:val="18"/>
                      <w:szCs w:val="18"/>
                      <w:lang w:eastAsia="en-US"/>
                    </w:rPr>
                    <w:t>(C)</w:t>
                  </w:r>
                  <w:r>
                    <w:rPr>
                      <w:rFonts w:ascii="Times New Roman" w:hAnsi="Times New Roman" w:cs="Times New Roman"/>
                      <w:b/>
                      <w:color w:val="FFFFFF" w:themeColor="background1"/>
                      <w:sz w:val="18"/>
                      <w:szCs w:val="18"/>
                      <w:lang w:eastAsia="en-US"/>
                    </w:rPr>
                    <w:t xml:space="preserve"> </w:t>
                  </w:r>
                  <w:r w:rsidRPr="00C61EC5">
                    <w:rPr>
                      <w:rFonts w:ascii="Times New Roman" w:hAnsi="Times New Roman" w:cs="Times New Roman"/>
                      <w:b/>
                      <w:color w:val="FFFFFF" w:themeColor="background1"/>
                      <w:sz w:val="18"/>
                      <w:szCs w:val="18"/>
                      <w:lang w:eastAsia="en-US"/>
                    </w:rPr>
                    <w:t>INDIVIDUAL’S MEDICAL INFORMATION</w:t>
                  </w:r>
                </w:p>
              </w:tc>
            </w:tr>
            <w:tr w:rsidR="000B6E05" w:rsidRPr="00C61EC5" w14:paraId="28EF92E8" w14:textId="77777777" w:rsidTr="00203AD2">
              <w:trPr>
                <w:trHeight w:val="20"/>
              </w:trPr>
              <w:tc>
                <w:tcPr>
                  <w:tcW w:w="1702" w:type="dxa"/>
                  <w:shd w:val="clear" w:color="auto" w:fill="D9D9D9" w:themeFill="background1" w:themeFillShade="D9"/>
                  <w:vAlign w:val="center"/>
                </w:tcPr>
                <w:p w14:paraId="15F9367F"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Past medical history </w:t>
                  </w:r>
                  <w:r w:rsidRPr="00C61EC5">
                    <w:rPr>
                      <w:rFonts w:ascii="Times New Roman" w:hAnsi="Times New Roman" w:cs="Times New Roman"/>
                      <w:i/>
                      <w:sz w:val="18"/>
                      <w:szCs w:val="18"/>
                      <w:lang w:eastAsia="en-US"/>
                    </w:rPr>
                    <w:t>(if any)</w:t>
                  </w:r>
                </w:p>
              </w:tc>
              <w:tc>
                <w:tcPr>
                  <w:tcW w:w="7796" w:type="dxa"/>
                  <w:gridSpan w:val="3"/>
                  <w:tcBorders>
                    <w:bottom w:val="single" w:sz="4" w:space="0" w:color="auto"/>
                  </w:tcBorders>
                </w:tcPr>
                <w:p w14:paraId="14AC650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i/>
                      <w:sz w:val="18"/>
                      <w:szCs w:val="18"/>
                      <w:lang w:eastAsia="en-US"/>
                    </w:rPr>
                    <w:t>Date of Assessment:   ______________</w:t>
                  </w:r>
                </w:p>
                <w:p w14:paraId="34AB9A0D" w14:textId="77777777" w:rsidR="000B6E05" w:rsidRPr="00C61EC5" w:rsidRDefault="000B6E05" w:rsidP="000B6E05">
                  <w:pPr>
                    <w:spacing w:before="0" w:after="0" w:line="240" w:lineRule="auto"/>
                    <w:rPr>
                      <w:rFonts w:ascii="Times New Roman" w:hAnsi="Times New Roman" w:cs="Times New Roman"/>
                      <w:b/>
                      <w:i/>
                      <w:sz w:val="18"/>
                      <w:szCs w:val="18"/>
                      <w:lang w:eastAsia="en-US"/>
                    </w:rPr>
                  </w:pPr>
                </w:p>
                <w:p w14:paraId="3641B186" w14:textId="77777777" w:rsidR="000B6E05" w:rsidRPr="00C61EC5" w:rsidRDefault="000B6E05" w:rsidP="000B6E05">
                  <w:pPr>
                    <w:spacing w:before="0" w:after="0" w:line="240" w:lineRule="auto"/>
                    <w:rPr>
                      <w:rFonts w:ascii="Times New Roman" w:hAnsi="Times New Roman" w:cs="Times New Roman"/>
                      <w:b/>
                      <w:i/>
                      <w:sz w:val="18"/>
                      <w:szCs w:val="18"/>
                      <w:lang w:eastAsia="en-US"/>
                    </w:rPr>
                  </w:pPr>
                  <w:r w:rsidRPr="00C61EC5">
                    <w:rPr>
                      <w:rFonts w:ascii="Times New Roman" w:hAnsi="Times New Roman" w:cs="Times New Roman"/>
                      <w:b/>
                      <w:i/>
                      <w:sz w:val="18"/>
                      <w:szCs w:val="18"/>
                      <w:lang w:eastAsia="en-US"/>
                    </w:rPr>
                    <w:t>Source of information</w:t>
                  </w:r>
                  <w:r w:rsidRPr="00C61EC5">
                    <w:rPr>
                      <w:rFonts w:ascii="Times New Roman" w:hAnsi="Times New Roman" w:cs="Times New Roman"/>
                      <w:i/>
                      <w:sz w:val="18"/>
                      <w:szCs w:val="18"/>
                      <w:lang w:eastAsia="en-US"/>
                    </w:rPr>
                    <w:t xml:space="preserve">: </w:t>
                  </w:r>
                </w:p>
                <w:p w14:paraId="1144427D" w14:textId="77777777" w:rsidR="000B6E05" w:rsidRPr="00C61EC5" w:rsidRDefault="00973BFC"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413269476"/>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Medical records/report – please specify doctor &amp; clinic/hospital: ____________________________________________________________</w:t>
                  </w:r>
                </w:p>
                <w:p w14:paraId="02B782F7" w14:textId="77777777" w:rsidR="000B6E05" w:rsidRPr="00C61EC5" w:rsidRDefault="00973BFC"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445317265"/>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Individual </w:t>
                  </w:r>
                </w:p>
                <w:p w14:paraId="5527F121" w14:textId="77777777" w:rsidR="000B6E05" w:rsidRPr="00C61EC5" w:rsidRDefault="00973BFC"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561014441"/>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Others – please specify:</w:t>
                  </w:r>
                </w:p>
                <w:p w14:paraId="785A700E" w14:textId="77777777" w:rsidR="000B6E05" w:rsidRPr="00C61EC5" w:rsidRDefault="000B6E05" w:rsidP="000B6E05">
                  <w:pPr>
                    <w:spacing w:before="0" w:after="0" w:line="240" w:lineRule="auto"/>
                    <w:ind w:left="3822" w:hanging="3822"/>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Name: __________________________________________________</w:t>
                  </w:r>
                </w:p>
                <w:p w14:paraId="4089BD9A"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Relationship: _____________________________________________</w:t>
                  </w:r>
                </w:p>
                <w:p w14:paraId="7F3B81CD"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C96021" w14:textId="77777777" w:rsidTr="00203AD2">
              <w:trPr>
                <w:trHeight w:val="20"/>
              </w:trPr>
              <w:tc>
                <w:tcPr>
                  <w:tcW w:w="1702" w:type="dxa"/>
                  <w:shd w:val="clear" w:color="auto" w:fill="D9D9D9" w:themeFill="background1" w:themeFillShade="D9"/>
                  <w:vAlign w:val="center"/>
                </w:tcPr>
                <w:p w14:paraId="09E38475"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lang w:eastAsia="en-US"/>
                    </w:rPr>
                    <w:t xml:space="preserve">Current </w:t>
                  </w:r>
                  <w:r w:rsidRPr="00C61EC5">
                    <w:rPr>
                      <w:rFonts w:ascii="Times New Roman" w:hAnsi="Times New Roman" w:cs="Times New Roman"/>
                      <w:b/>
                      <w:sz w:val="18"/>
                      <w:szCs w:val="18"/>
                      <w:lang w:eastAsia="en-US"/>
                    </w:rPr>
                    <w:t>Diagnosis:</w:t>
                  </w:r>
                </w:p>
              </w:tc>
              <w:tc>
                <w:tcPr>
                  <w:tcW w:w="7796" w:type="dxa"/>
                  <w:gridSpan w:val="3"/>
                  <w:tcBorders>
                    <w:bottom w:val="single" w:sz="4" w:space="0" w:color="auto"/>
                  </w:tcBorders>
                </w:tcPr>
                <w:p w14:paraId="785D3C7D"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Please state nature of physical </w:t>
                  </w:r>
                  <w:r>
                    <w:rPr>
                      <w:rFonts w:ascii="Times New Roman" w:hAnsi="Times New Roman" w:cs="Times New Roman"/>
                      <w:sz w:val="18"/>
                      <w:szCs w:val="18"/>
                      <w:lang w:eastAsia="en-US"/>
                    </w:rPr>
                    <w:t xml:space="preserve">conditions and/or disabilities the </w:t>
                  </w:r>
                  <w:r w:rsidRPr="00C61EC5">
                    <w:rPr>
                      <w:rFonts w:ascii="Times New Roman" w:hAnsi="Times New Roman" w:cs="Times New Roman"/>
                      <w:sz w:val="18"/>
                      <w:szCs w:val="18"/>
                      <w:lang w:eastAsia="en-US"/>
                    </w:rPr>
                    <w:t>individual is suffering from.</w:t>
                  </w:r>
                </w:p>
                <w:p w14:paraId="2BE68C42" w14:textId="77777777" w:rsidR="000B6E05" w:rsidRDefault="000B6E05" w:rsidP="000B6E05">
                  <w:pPr>
                    <w:spacing w:before="0" w:after="0" w:line="240" w:lineRule="auto"/>
                    <w:rPr>
                      <w:rFonts w:ascii="Times New Roman" w:hAnsi="Times New Roman" w:cs="Times New Roman"/>
                      <w:sz w:val="18"/>
                      <w:szCs w:val="18"/>
                      <w:lang w:eastAsia="en-US"/>
                    </w:rPr>
                  </w:pPr>
                </w:p>
                <w:p w14:paraId="469F9BC3" w14:textId="77777777" w:rsidR="000B6E05" w:rsidRDefault="000B6E05" w:rsidP="000B6E05">
                  <w:pPr>
                    <w:spacing w:before="0" w:after="0" w:line="240" w:lineRule="auto"/>
                    <w:rPr>
                      <w:rFonts w:ascii="Times New Roman" w:hAnsi="Times New Roman" w:cs="Times New Roman"/>
                      <w:sz w:val="18"/>
                      <w:szCs w:val="18"/>
                      <w:lang w:eastAsia="en-US"/>
                    </w:rPr>
                  </w:pPr>
                </w:p>
                <w:p w14:paraId="7427753B"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547F3B62" w14:textId="77777777" w:rsidTr="00203AD2">
              <w:trPr>
                <w:trHeight w:val="3241"/>
              </w:trPr>
              <w:tc>
                <w:tcPr>
                  <w:tcW w:w="1702" w:type="dxa"/>
                  <w:shd w:val="clear" w:color="auto" w:fill="D9D9D9" w:themeFill="background1" w:themeFillShade="D9"/>
                  <w:vAlign w:val="center"/>
                </w:tcPr>
                <w:p w14:paraId="5079AA0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Basis of opinion</w:t>
                  </w:r>
                </w:p>
              </w:tc>
              <w:tc>
                <w:tcPr>
                  <w:tcW w:w="7796" w:type="dxa"/>
                  <w:gridSpan w:val="3"/>
                  <w:vAlign w:val="center"/>
                </w:tcPr>
                <w:p w14:paraId="667CB8CA"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r w:rsidRPr="00C61EC5">
                    <w:rPr>
                      <w:rFonts w:ascii="Times New Roman" w:hAnsi="Times New Roman" w:cs="Times New Roman"/>
                      <w:b/>
                      <w:i/>
                      <w:sz w:val="18"/>
                      <w:szCs w:val="18"/>
                      <w:lang w:eastAsia="en-US"/>
                    </w:rPr>
                    <w:t>Supporting information / clinical observations</w:t>
                  </w:r>
                  <w:r w:rsidRPr="00C61EC5">
                    <w:rPr>
                      <w:rFonts w:ascii="Times New Roman" w:hAnsi="Times New Roman" w:cs="Times New Roman"/>
                      <w:sz w:val="18"/>
                      <w:szCs w:val="18"/>
                      <w:lang w:eastAsia="en-US"/>
                    </w:rPr>
                    <w:t>:</w:t>
                  </w:r>
                </w:p>
                <w:p w14:paraId="59CA0CF3"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375FB1E0"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6D37B1EB"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CB1728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E830C6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tc>
            </w:tr>
            <w:tr w:rsidR="000B6E05" w:rsidRPr="00C61EC5" w14:paraId="56A69030" w14:textId="77777777" w:rsidTr="00203AD2">
              <w:trPr>
                <w:trHeight w:val="20"/>
              </w:trPr>
              <w:tc>
                <w:tcPr>
                  <w:tcW w:w="9498" w:type="dxa"/>
                  <w:gridSpan w:val="4"/>
                  <w:shd w:val="clear" w:color="auto" w:fill="595959" w:themeFill="text1" w:themeFillTint="A6"/>
                  <w:vAlign w:val="center"/>
                </w:tcPr>
                <w:p w14:paraId="3015FD6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(D) ANY OTHER INFORMATION / REMARKS</w:t>
                  </w:r>
                </w:p>
              </w:tc>
            </w:tr>
            <w:tr w:rsidR="000B6E05" w:rsidRPr="00C61EC5" w14:paraId="3EF3029A" w14:textId="77777777" w:rsidTr="00203AD2">
              <w:trPr>
                <w:trHeight w:val="20"/>
              </w:trPr>
              <w:tc>
                <w:tcPr>
                  <w:tcW w:w="9498" w:type="dxa"/>
                  <w:gridSpan w:val="4"/>
                  <w:shd w:val="clear" w:color="auto" w:fill="auto"/>
                  <w:vAlign w:val="center"/>
                </w:tcPr>
                <w:p w14:paraId="4EF65761"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5B830B30"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4D51204E" w14:textId="77777777" w:rsidR="000B6E05" w:rsidRDefault="000B6E05" w:rsidP="000B6E05">
                  <w:pPr>
                    <w:spacing w:before="0" w:after="0" w:line="240" w:lineRule="auto"/>
                    <w:rPr>
                      <w:rFonts w:ascii="Times New Roman" w:hAnsi="Times New Roman" w:cs="Times New Roman"/>
                      <w:sz w:val="18"/>
                      <w:szCs w:val="18"/>
                      <w:lang w:eastAsia="en-US"/>
                    </w:rPr>
                  </w:pPr>
                </w:p>
                <w:p w14:paraId="3C513172" w14:textId="77777777" w:rsidR="000B6E05" w:rsidRDefault="000B6E05" w:rsidP="000B6E05">
                  <w:pPr>
                    <w:spacing w:before="0" w:after="0" w:line="240" w:lineRule="auto"/>
                    <w:rPr>
                      <w:rFonts w:ascii="Times New Roman" w:hAnsi="Times New Roman" w:cs="Times New Roman"/>
                      <w:sz w:val="18"/>
                      <w:szCs w:val="18"/>
                      <w:lang w:eastAsia="en-US"/>
                    </w:rPr>
                  </w:pPr>
                </w:p>
                <w:p w14:paraId="11E2A57A"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DA1733B" w14:textId="77777777" w:rsidTr="00203AD2">
              <w:trPr>
                <w:trHeight w:val="20"/>
              </w:trPr>
              <w:tc>
                <w:tcPr>
                  <w:tcW w:w="9498" w:type="dxa"/>
                  <w:gridSpan w:val="4"/>
                  <w:shd w:val="clear" w:color="auto" w:fill="595959" w:themeFill="text1" w:themeFillTint="A6"/>
                  <w:vAlign w:val="center"/>
                </w:tcPr>
                <w:p w14:paraId="0BB79A2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Calibri" w:hAnsi="Calibri" w:cs="Calibri"/>
                      <w:sz w:val="18"/>
                      <w:szCs w:val="18"/>
                      <w:lang w:eastAsia="en-US"/>
                    </w:rPr>
                    <w:br w:type="page"/>
                  </w:r>
                  <w:r w:rsidRPr="00C61EC5">
                    <w:rPr>
                      <w:rFonts w:ascii="Times New Roman" w:hAnsi="Times New Roman" w:cs="Times New Roman"/>
                      <w:b/>
                      <w:color w:val="FFFFFF" w:themeColor="background1"/>
                      <w:sz w:val="18"/>
                      <w:szCs w:val="18"/>
                      <w:lang w:eastAsia="en-US"/>
                    </w:rPr>
                    <w:t>E) DECLARATION</w:t>
                  </w:r>
                </w:p>
              </w:tc>
            </w:tr>
            <w:tr w:rsidR="000B6E05" w:rsidRPr="00C61EC5" w14:paraId="418A3B4C" w14:textId="77777777" w:rsidTr="00203AD2">
              <w:trPr>
                <w:trHeight w:val="20"/>
              </w:trPr>
              <w:tc>
                <w:tcPr>
                  <w:tcW w:w="9498" w:type="dxa"/>
                  <w:gridSpan w:val="4"/>
                  <w:shd w:val="clear" w:color="auto" w:fill="auto"/>
                  <w:vAlign w:val="center"/>
                </w:tcPr>
                <w:p w14:paraId="55CE6697"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believe in the correctness of the assessment set out herein. </w:t>
                  </w:r>
                </w:p>
                <w:p w14:paraId="6A42859F"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do not have any family members or friends who have any interest (financial or otherwise) in any matter concerning the person to whom the application relates. </w:t>
                  </w:r>
                </w:p>
                <w:p w14:paraId="150D0BA4"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understand that this report may be used for the purpose of an application for a Court order under the Vulnerable Adults Act. </w:t>
                  </w:r>
                </w:p>
                <w:p w14:paraId="3084551E" w14:textId="77777777" w:rsidR="000B6E05" w:rsidRPr="00C61EC5" w:rsidRDefault="000B6E05" w:rsidP="006172E9">
                  <w:pPr>
                    <w:numPr>
                      <w:ilvl w:val="0"/>
                      <w:numId w:val="124"/>
                    </w:numPr>
                    <w:spacing w:before="0" w:after="0" w:line="240" w:lineRule="auto"/>
                    <w:contextualSpacing/>
                    <w:jc w:val="both"/>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The assessment is only for decisions covered under this form and cannot be used for any other transactions or purposes at present or in future, </w:t>
                  </w:r>
                  <w:proofErr w:type="gramStart"/>
                  <w:r w:rsidRPr="00C61EC5">
                    <w:rPr>
                      <w:rFonts w:ascii="Times New Roman" w:hAnsi="Times New Roman" w:cs="Times New Roman"/>
                      <w:sz w:val="18"/>
                      <w:szCs w:val="18"/>
                      <w:lang w:eastAsia="en-US"/>
                    </w:rPr>
                    <w:t>whether or not</w:t>
                  </w:r>
                  <w:proofErr w:type="gramEnd"/>
                  <w:r w:rsidRPr="00C61EC5">
                    <w:rPr>
                      <w:rFonts w:ascii="Times New Roman" w:hAnsi="Times New Roman" w:cs="Times New Roman"/>
                      <w:sz w:val="18"/>
                      <w:szCs w:val="18"/>
                      <w:lang w:eastAsia="en-US"/>
                    </w:rPr>
                    <w:t xml:space="preserve"> related to the Vulnerable Adults Act. </w:t>
                  </w:r>
                </w:p>
                <w:p w14:paraId="5FC21EC3"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b/>
                      <w:sz w:val="18"/>
                      <w:szCs w:val="18"/>
                      <w:lang w:eastAsia="en-US"/>
                    </w:rPr>
                  </w:pPr>
                </w:p>
                <w:p w14:paraId="352307E4"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Signature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t>_______________________</w:t>
                  </w:r>
                </w:p>
                <w:p w14:paraId="1BF282A2" w14:textId="77777777" w:rsidR="000B6E05" w:rsidRPr="00C61EC5" w:rsidRDefault="000B6E05" w:rsidP="000B6E05">
                  <w:pPr>
                    <w:spacing w:before="0" w:after="0" w:line="240" w:lineRule="auto"/>
                    <w:jc w:val="both"/>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_______________________T</w:t>
                  </w:r>
                  <w:r w:rsidRPr="00C61EC5">
                    <w:rPr>
                      <w:rFonts w:ascii="Times New Roman" w:hAnsi="Times New Roman" w:cs="Times New Roman"/>
                      <w:b/>
                      <w:sz w:val="18"/>
                      <w:szCs w:val="18"/>
                      <w:lang w:eastAsia="en-US"/>
                    </w:rPr>
                    <w:t>ime:</w:t>
                  </w:r>
                  <w:r w:rsidRPr="00C61EC5">
                    <w:rPr>
                      <w:rFonts w:ascii="Times New Roman" w:hAnsi="Times New Roman" w:cs="Times New Roman"/>
                      <w:sz w:val="18"/>
                      <w:szCs w:val="18"/>
                      <w:lang w:eastAsia="en-US"/>
                    </w:rPr>
                    <w:t xml:space="preserve"> </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w:t>
                  </w:r>
                </w:p>
              </w:tc>
            </w:tr>
          </w:tbl>
          <w:p w14:paraId="6F11A028" w14:textId="77777777" w:rsidR="000B6E05" w:rsidRPr="00C61EC5" w:rsidRDefault="000B6E05" w:rsidP="000B6E05">
            <w:pPr>
              <w:spacing w:before="0" w:after="0" w:line="240" w:lineRule="auto"/>
              <w:rPr>
                <w:rFonts w:ascii="Times New Roman" w:eastAsiaTheme="minorHAnsi" w:hAnsi="Times New Roman" w:cs="Times New Roman"/>
                <w:i/>
                <w:sz w:val="18"/>
                <w:szCs w:val="18"/>
                <w:lang w:val="en-US" w:eastAsia="en-US"/>
              </w:rPr>
            </w:pPr>
          </w:p>
          <w:p w14:paraId="123A1EA9"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5AB7043F" w14:textId="77777777" w:rsidR="000B6E05" w:rsidRDefault="000B6E05" w:rsidP="000B6E05">
            <w:pP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3A2AD05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178738DA"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399CD338"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05FE4E2"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09DC8E44"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6D4A8A3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FA52CB5"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EB0F597"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45CA99E4" w14:textId="77777777" w:rsidR="000B6E05" w:rsidRPr="005603DB" w:rsidRDefault="000B6E05" w:rsidP="000B6E05">
            <w:pPr>
              <w:keepNext/>
              <w:keepLines/>
              <w:suppressAutoHyphens/>
              <w:spacing w:before="240" w:after="120" w:line="240" w:lineRule="auto"/>
              <w:jc w:val="center"/>
              <w:rPr>
                <w:rFonts w:ascii="Times New Roman" w:hAnsi="Times New Roman" w:cs="Times New Roman"/>
                <w:caps/>
                <w:sz w:val="22"/>
                <w:szCs w:val="22"/>
                <w:lang w:val="en-GB" w:eastAsia="zh-CN"/>
              </w:rPr>
            </w:pPr>
            <w:bookmarkStart w:id="49" w:name="Form64H"/>
            <w:bookmarkEnd w:id="49"/>
            <w:r w:rsidRPr="005603DB">
              <w:rPr>
                <w:rFonts w:ascii="Times New Roman" w:hAnsi="Times New Roman" w:cs="Times New Roman"/>
                <w:caps/>
                <w:sz w:val="22"/>
                <w:szCs w:val="22"/>
                <w:lang w:val="en-GB" w:eastAsia="zh-CN"/>
              </w:rPr>
              <w:t>Form 64H</w:t>
            </w:r>
          </w:p>
          <w:p w14:paraId="087E9939" w14:textId="77777777" w:rsidR="000B6E05" w:rsidRDefault="000B6E05" w:rsidP="000B6E05">
            <w:pPr>
              <w:spacing w:before="0" w:after="160" w:line="259" w:lineRule="auto"/>
              <w:rPr>
                <w:rFonts w:ascii="Times New Roman" w:eastAsiaTheme="minorHAnsi" w:hAnsi="Times New Roman" w:cs="Times New Roman"/>
                <w:sz w:val="18"/>
                <w:szCs w:val="18"/>
                <w:lang w:val="en-GB" w:eastAsia="en-US"/>
              </w:rPr>
            </w:pPr>
            <w:r w:rsidRPr="00494498">
              <w:rPr>
                <w:rFonts w:ascii="Times New Roman" w:eastAsiaTheme="minorHAnsi" w:hAnsi="Times New Roman" w:cs="Times New Roman"/>
                <w:sz w:val="18"/>
                <w:szCs w:val="18"/>
                <w:lang w:val="en-GB" w:eastAsia="en-US"/>
              </w:rPr>
              <w:t>Para 71</w:t>
            </w:r>
            <w:proofErr w:type="gramStart"/>
            <w:r w:rsidRPr="00494498">
              <w:rPr>
                <w:rFonts w:ascii="Times New Roman" w:eastAsiaTheme="minorHAnsi" w:hAnsi="Times New Roman" w:cs="Times New Roman"/>
                <w:sz w:val="18"/>
                <w:szCs w:val="18"/>
                <w:lang w:val="en-GB" w:eastAsia="en-US"/>
              </w:rPr>
              <w:t>B(</w:t>
            </w:r>
            <w:proofErr w:type="gramEnd"/>
            <w:r w:rsidRPr="00494498">
              <w:rPr>
                <w:rFonts w:ascii="Times New Roman" w:eastAsiaTheme="minorHAnsi" w:hAnsi="Times New Roman" w:cs="Times New Roman"/>
                <w:sz w:val="18"/>
                <w:szCs w:val="18"/>
                <w:lang w:val="en-GB" w:eastAsia="en-US"/>
              </w:rPr>
              <w:t xml:space="preserve">2) </w:t>
            </w:r>
          </w:p>
          <w:p w14:paraId="7BC8C791" w14:textId="77777777" w:rsidR="000B6E05" w:rsidRPr="00C61EC5" w:rsidRDefault="000B6E05" w:rsidP="000B6E05">
            <w:pPr>
              <w:spacing w:before="0" w:after="0" w:line="240" w:lineRule="auto"/>
              <w:jc w:val="center"/>
              <w:rPr>
                <w:rFonts w:ascii="Times New Roman" w:eastAsiaTheme="minorHAnsi" w:hAnsi="Times New Roman" w:cs="Times New Roman"/>
                <w:lang w:eastAsia="en-US"/>
              </w:rPr>
            </w:pPr>
            <w:bookmarkStart w:id="50" w:name="Form64I"/>
            <w:bookmarkEnd w:id="50"/>
          </w:p>
          <w:p w14:paraId="609CF7CA"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r w:rsidRPr="00C61EC5">
              <w:rPr>
                <w:rFonts w:ascii="Times New Roman" w:eastAsiaTheme="minorHAnsi" w:hAnsi="Times New Roman" w:cs="Times New Roman"/>
                <w:b/>
                <w:sz w:val="22"/>
                <w:szCs w:val="22"/>
                <w:lang w:eastAsia="en-US"/>
              </w:rPr>
              <w:t>APPLICATION IN VULNERABLE ADULTS ACT PROCEEDINGS</w:t>
            </w:r>
          </w:p>
          <w:p w14:paraId="00DAF2CD"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p>
          <w:p w14:paraId="6AA163F5"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(Title as in action)</w:t>
            </w:r>
          </w:p>
          <w:p w14:paraId="4C84A4C4"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p>
          <w:p w14:paraId="17B1D4B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C39237B"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1.  </w:t>
            </w:r>
            <w:r w:rsidRPr="00C61EC5">
              <w:rPr>
                <w:rFonts w:ascii="Times New Roman" w:eastAsiaTheme="minorHAnsi" w:hAnsi="Times New Roman" w:cs="Times New Roman"/>
                <w:sz w:val="22"/>
                <w:szCs w:val="22"/>
                <w:lang w:eastAsia="en-US"/>
              </w:rPr>
              <w:tab/>
              <w:t>I, ________ (NRIC No/Other ID No: _______) of _________(address) the complainant/respondent*) hereby apply for the Court to make the following orders:</w:t>
            </w:r>
          </w:p>
          <w:p w14:paraId="5712DA5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94FC98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2.</w:t>
            </w:r>
            <w:r w:rsidRPr="00C61EC5">
              <w:rPr>
                <w:rFonts w:ascii="Times New Roman" w:eastAsiaTheme="minorHAnsi" w:hAnsi="Times New Roman" w:cs="Times New Roman"/>
                <w:sz w:val="22"/>
                <w:szCs w:val="22"/>
                <w:lang w:eastAsia="en-US"/>
              </w:rPr>
              <w:tab/>
              <w:t>Orders applied for:</w:t>
            </w:r>
          </w:p>
          <w:p w14:paraId="54F1F15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(to state nature of application,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striking off affidavits)</w:t>
            </w:r>
          </w:p>
          <w:p w14:paraId="60C384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7C48E1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A8B4A77"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3. </w:t>
            </w:r>
            <w:r w:rsidRPr="00C61EC5">
              <w:rPr>
                <w:rFonts w:ascii="Times New Roman" w:eastAsiaTheme="minorHAnsi" w:hAnsi="Times New Roman" w:cs="Times New Roman"/>
                <w:sz w:val="22"/>
                <w:szCs w:val="22"/>
                <w:lang w:eastAsia="en-US"/>
              </w:rPr>
              <w:tab/>
              <w:t>Grounds of the Application</w:t>
            </w:r>
          </w:p>
          <w:p w14:paraId="2CB48FB9"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(To state the Legislation / Rules which </w:t>
            </w:r>
            <w:r>
              <w:rPr>
                <w:rFonts w:ascii="Times New Roman" w:eastAsiaTheme="minorHAnsi" w:hAnsi="Times New Roman" w:cs="Times New Roman"/>
                <w:sz w:val="22"/>
                <w:szCs w:val="22"/>
                <w:lang w:eastAsia="en-US"/>
              </w:rPr>
              <w:t>the</w:t>
            </w:r>
            <w:r w:rsidRPr="00C61EC5">
              <w:rPr>
                <w:rFonts w:ascii="Times New Roman" w:eastAsiaTheme="minorHAnsi" w:hAnsi="Times New Roman" w:cs="Times New Roman"/>
                <w:sz w:val="22"/>
                <w:szCs w:val="22"/>
                <w:lang w:eastAsia="en-US"/>
              </w:rPr>
              <w:t xml:space="preserve"> applicant relies 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Rule 647 </w:t>
            </w:r>
            <w:r>
              <w:rPr>
                <w:rFonts w:ascii="Times New Roman" w:eastAsiaTheme="minorHAnsi" w:hAnsi="Times New Roman" w:cs="Times New Roman"/>
                <w:sz w:val="22"/>
                <w:szCs w:val="22"/>
                <w:lang w:eastAsia="en-US"/>
              </w:rPr>
              <w:t>of the</w:t>
            </w:r>
            <w:r w:rsidRPr="00C61EC5">
              <w:rPr>
                <w:rFonts w:ascii="Times New Roman" w:eastAsiaTheme="minorHAnsi" w:hAnsi="Times New Roman" w:cs="Times New Roman"/>
                <w:sz w:val="22"/>
                <w:szCs w:val="22"/>
                <w:lang w:eastAsia="en-US"/>
              </w:rPr>
              <w:t xml:space="preserve"> Family Justice Rules) </w:t>
            </w:r>
          </w:p>
          <w:p w14:paraId="25FA738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42F4BF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5827D4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4.</w:t>
            </w:r>
            <w:r w:rsidRPr="00C61EC5">
              <w:rPr>
                <w:rFonts w:ascii="Times New Roman" w:eastAsiaTheme="minorHAnsi" w:hAnsi="Times New Roman" w:cs="Times New Roman"/>
                <w:sz w:val="22"/>
                <w:szCs w:val="22"/>
                <w:lang w:eastAsia="en-US"/>
              </w:rPr>
              <w:tab/>
              <w:t>Reason in Support of Application (Please attach Supporting Affidavit, if any)</w:t>
            </w:r>
          </w:p>
          <w:p w14:paraId="2A0DD7C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01AC66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E3B301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FB0E32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007589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4DE5147"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Dated ____ day of ____ 20___</w:t>
            </w:r>
          </w:p>
          <w:p w14:paraId="1FE0E204"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14B896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Affirmed/Sworn* by</w:t>
            </w:r>
          </w:p>
          <w:p w14:paraId="19E2CE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D1E597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__________________</w:t>
            </w:r>
          </w:p>
          <w:p w14:paraId="005A4B8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31016B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through interpretation of </w:t>
            </w:r>
          </w:p>
          <w:p w14:paraId="3B45404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_______________in (to state language)</w:t>
            </w:r>
          </w:p>
          <w:p w14:paraId="6AC0CAEC"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135B0B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3C9A61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Before me</w:t>
            </w:r>
          </w:p>
          <w:p w14:paraId="69F6788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F79EDA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39DD7E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w:t>
            </w:r>
            <w:r>
              <w:rPr>
                <w:rFonts w:ascii="Times New Roman" w:eastAsiaTheme="minorHAnsi" w:hAnsi="Times New Roman" w:cs="Times New Roman"/>
                <w:sz w:val="22"/>
                <w:szCs w:val="22"/>
                <w:lang w:eastAsia="en-US"/>
              </w:rPr>
              <w:t>_________</w:t>
            </w:r>
          </w:p>
          <w:p w14:paraId="0970D5BF"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Pr>
                <w:rFonts w:ascii="Times New Roman" w:eastAsiaTheme="minorHAnsi" w:hAnsi="Times New Roman" w:cs="Times New Roman"/>
                <w:sz w:val="22"/>
                <w:szCs w:val="22"/>
                <w:lang w:eastAsia="en-US"/>
              </w:rPr>
              <w:t xml:space="preserve">Commissioner for </w:t>
            </w:r>
            <w:r w:rsidRPr="00C61EC5">
              <w:rPr>
                <w:rFonts w:ascii="Times New Roman" w:eastAsiaTheme="minorHAnsi" w:hAnsi="Times New Roman" w:cs="Times New Roman"/>
                <w:sz w:val="22"/>
                <w:szCs w:val="22"/>
                <w:lang w:eastAsia="en-US"/>
              </w:rPr>
              <w:t>Oath</w:t>
            </w:r>
            <w:r>
              <w:rPr>
                <w:rFonts w:ascii="Times New Roman" w:eastAsiaTheme="minorHAnsi" w:hAnsi="Times New Roman" w:cs="Times New Roman"/>
                <w:sz w:val="22"/>
                <w:szCs w:val="22"/>
                <w:lang w:eastAsia="en-US"/>
              </w:rPr>
              <w:t>s</w:t>
            </w:r>
          </w:p>
          <w:p w14:paraId="48C4BA9B" w14:textId="77777777" w:rsidR="00FD199D" w:rsidRDefault="00FD199D" w:rsidP="006F2CA2">
            <w:pPr>
              <w:spacing w:before="60" w:after="60" w:line="240" w:lineRule="auto"/>
              <w:jc w:val="center"/>
              <w:rPr>
                <w:rFonts w:ascii="Times New Roman" w:hAnsi="Times New Roman" w:cs="Times New Roman"/>
                <w:sz w:val="22"/>
                <w:szCs w:val="20"/>
                <w:lang w:val="en-GB" w:eastAsia="en-US"/>
              </w:rPr>
            </w:pPr>
          </w:p>
          <w:p w14:paraId="3E37AB51"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78B4288D"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3284992B"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23F4C87C"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00BC09ED"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8D58A83"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32F8D05"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1241DE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0B4424" w:rsidRPr="006F2CA2" w14:paraId="244EC8B8" w14:textId="77777777" w:rsidTr="00ED0FE9">
        <w:trPr>
          <w:divId w:val="2116439976"/>
          <w:cantSplit/>
          <w:jc w:val="center"/>
        </w:trPr>
        <w:tc>
          <w:tcPr>
            <w:tcW w:w="9050" w:type="dxa"/>
            <w:shd w:val="clear" w:color="auto" w:fill="auto"/>
          </w:tcPr>
          <w:p w14:paraId="588FEB9D" w14:textId="77777777" w:rsidR="000B4424" w:rsidRPr="00DA7C59" w:rsidRDefault="000B4424" w:rsidP="00F52108">
            <w:pPr>
              <w:jc w:val="center"/>
              <w:rPr>
                <w:rFonts w:ascii="Times New Roman" w:hAnsi="Times New Roman" w:cs="Times New Roman"/>
              </w:rPr>
            </w:pPr>
          </w:p>
        </w:tc>
      </w:tr>
      <w:tr w:rsidR="000B4424" w:rsidRPr="006F2CA2" w14:paraId="57E662D9" w14:textId="77777777" w:rsidTr="00ED0FE9">
        <w:trPr>
          <w:divId w:val="2116439976"/>
          <w:cantSplit/>
          <w:jc w:val="center"/>
        </w:trPr>
        <w:tc>
          <w:tcPr>
            <w:tcW w:w="9050" w:type="dxa"/>
            <w:shd w:val="clear" w:color="auto" w:fill="auto"/>
          </w:tcPr>
          <w:p w14:paraId="7D76F6C8" w14:textId="77777777" w:rsidR="000B4424" w:rsidRPr="00DA7C59" w:rsidRDefault="000B4424" w:rsidP="00F52108">
            <w:pPr>
              <w:jc w:val="center"/>
              <w:rPr>
                <w:rFonts w:ascii="Times New Roman" w:hAnsi="Times New Roman" w:cs="Times New Roman"/>
              </w:rPr>
            </w:pPr>
          </w:p>
        </w:tc>
      </w:tr>
      <w:tr w:rsidR="006F2CA2" w:rsidRPr="006F2CA2" w14:paraId="6DF839FC" w14:textId="77777777" w:rsidTr="00132751">
        <w:trPr>
          <w:divId w:val="2116439976"/>
          <w:cantSplit/>
          <w:jc w:val="center"/>
        </w:trPr>
        <w:tc>
          <w:tcPr>
            <w:tcW w:w="9050" w:type="dxa"/>
          </w:tcPr>
          <w:p w14:paraId="3C6AF2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21A6A7A0" w14:textId="77777777" w:rsidTr="00132751">
        <w:trPr>
          <w:divId w:val="2116439976"/>
          <w:cantSplit/>
          <w:jc w:val="center"/>
        </w:trPr>
        <w:tc>
          <w:tcPr>
            <w:tcW w:w="9050" w:type="dxa"/>
          </w:tcPr>
          <w:p w14:paraId="66D5583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132751" w:rsidRPr="006F2CA2" w14:paraId="019D041C" w14:textId="77777777" w:rsidTr="00132751">
        <w:trPr>
          <w:divId w:val="2116439976"/>
          <w:cantSplit/>
          <w:jc w:val="center"/>
        </w:trPr>
        <w:tc>
          <w:tcPr>
            <w:tcW w:w="9050" w:type="dxa"/>
          </w:tcPr>
          <w:tbl>
            <w:tblPr>
              <w:tblW w:w="7120" w:type="dxa"/>
              <w:jc w:val="center"/>
              <w:tblLook w:val="04A0" w:firstRow="1" w:lastRow="0" w:firstColumn="1" w:lastColumn="0" w:noHBand="0" w:noVBand="1"/>
            </w:tblPr>
            <w:tblGrid>
              <w:gridCol w:w="1660"/>
              <w:gridCol w:w="2577"/>
              <w:gridCol w:w="414"/>
              <w:gridCol w:w="2449"/>
              <w:gridCol w:w="20"/>
            </w:tblGrid>
            <w:tr w:rsidR="00132751" w14:paraId="7BD5093D" w14:textId="77777777" w:rsidTr="00FE36E9">
              <w:trPr>
                <w:gridAfter w:val="1"/>
                <w:wAfter w:w="20" w:type="dxa"/>
                <w:cantSplit/>
                <w:jc w:val="center"/>
              </w:trPr>
              <w:tc>
                <w:tcPr>
                  <w:tcW w:w="7100" w:type="dxa"/>
                  <w:gridSpan w:val="4"/>
                </w:tcPr>
                <w:p w14:paraId="117976F3" w14:textId="77777777" w:rsidR="00132751" w:rsidRDefault="00132751" w:rsidP="00132751">
                  <w:pPr>
                    <w:pStyle w:val="TableItemCentered"/>
                  </w:pPr>
                  <w:r w:rsidRPr="006F2CA2">
                    <w:rPr>
                      <w:sz w:val="26"/>
                    </w:rPr>
                    <w:br w:type="page"/>
                  </w:r>
                  <w:r>
                    <w:fldChar w:fldCharType="begin"/>
                  </w:r>
                  <w:r>
                    <w:instrText xml:space="preserve"> GUID=64c60096-eb9a-410c-8c95-0cef434bd09c </w:instrText>
                  </w:r>
                  <w:r>
                    <w:fldChar w:fldCharType="end"/>
                  </w:r>
                  <w:r>
                    <w:t>FORM 65</w:t>
                  </w:r>
                </w:p>
              </w:tc>
            </w:tr>
            <w:tr w:rsidR="00132751" w14:paraId="03C6129D" w14:textId="77777777" w:rsidTr="00FE36E9">
              <w:trPr>
                <w:gridAfter w:val="2"/>
                <w:wAfter w:w="2469" w:type="dxa"/>
                <w:cantSplit/>
                <w:jc w:val="center"/>
              </w:trPr>
              <w:tc>
                <w:tcPr>
                  <w:tcW w:w="4651" w:type="dxa"/>
                  <w:gridSpan w:val="3"/>
                </w:tcPr>
                <w:p w14:paraId="36D05582" w14:textId="77777777" w:rsidR="00132751" w:rsidRPr="00FA07FF" w:rsidRDefault="00132751" w:rsidP="00132751">
                  <w:pPr>
                    <w:pStyle w:val="TableItemCentered"/>
                    <w:ind w:left="63"/>
                    <w:jc w:val="left"/>
                    <w:rPr>
                      <w:sz w:val="18"/>
                      <w:szCs w:val="18"/>
                    </w:rPr>
                  </w:pPr>
                  <w:r w:rsidRPr="00FA07FF">
                    <w:rPr>
                      <w:sz w:val="18"/>
                      <w:szCs w:val="18"/>
                    </w:rPr>
                    <w:t>R.296</w:t>
                  </w:r>
                </w:p>
                <w:p w14:paraId="716D28E0" w14:textId="77777777" w:rsidR="00132751" w:rsidRDefault="00132751" w:rsidP="00132751">
                  <w:pPr>
                    <w:pStyle w:val="TableItemCentered"/>
                    <w:ind w:left="2533"/>
                  </w:pPr>
                  <w:r>
                    <w:fldChar w:fldCharType="begin"/>
                  </w:r>
                  <w:r>
                    <w:instrText xml:space="preserve"> GUID=6a43608e-a5e5-4ae6-93df-afa879e4f367 </w:instrText>
                  </w:r>
                  <w:r>
                    <w:fldChar w:fldCharType="end"/>
                  </w:r>
                  <w:r>
                    <w:t>ORDER FOR CONSOLIDATION</w:t>
                  </w:r>
                </w:p>
              </w:tc>
            </w:tr>
            <w:tr w:rsidR="00132751" w14:paraId="771E2DFC" w14:textId="77777777" w:rsidTr="00FE36E9">
              <w:trPr>
                <w:gridAfter w:val="1"/>
                <w:wAfter w:w="20" w:type="dxa"/>
                <w:cantSplit/>
                <w:jc w:val="center"/>
              </w:trPr>
              <w:tc>
                <w:tcPr>
                  <w:tcW w:w="7100" w:type="dxa"/>
                  <w:gridSpan w:val="4"/>
                </w:tcPr>
                <w:p w14:paraId="60C4C09D" w14:textId="77777777" w:rsidR="00132751" w:rsidRDefault="00132751" w:rsidP="00132751">
                  <w:pPr>
                    <w:pStyle w:val="TableItemCentered"/>
                  </w:pPr>
                  <w:r>
                    <w:fldChar w:fldCharType="begin"/>
                  </w:r>
                  <w:r>
                    <w:instrText xml:space="preserve"> GUID=5336bf5f-c9c2-4198-9eea-e6fd1f6bba69 </w:instrText>
                  </w:r>
                  <w:r>
                    <w:fldChar w:fldCharType="end"/>
                  </w:r>
                  <w:r>
                    <w:t>(Title as in action)</w:t>
                  </w:r>
                </w:p>
              </w:tc>
            </w:tr>
            <w:tr w:rsidR="00132751" w14:paraId="0160E90B" w14:textId="77777777" w:rsidTr="00FE36E9">
              <w:trPr>
                <w:gridAfter w:val="1"/>
                <w:wAfter w:w="20" w:type="dxa"/>
                <w:cantSplit/>
                <w:jc w:val="center"/>
              </w:trPr>
              <w:tc>
                <w:tcPr>
                  <w:tcW w:w="7100" w:type="dxa"/>
                  <w:gridSpan w:val="4"/>
                </w:tcPr>
                <w:p w14:paraId="5BD70C6A" w14:textId="77777777" w:rsidR="00132751" w:rsidRDefault="00132751" w:rsidP="00132751">
                  <w:pPr>
                    <w:pStyle w:val="ScheduleSectionTextIndent"/>
                    <w:ind w:firstLine="600"/>
                  </w:pPr>
                  <w:r>
                    <w:fldChar w:fldCharType="begin"/>
                  </w:r>
                  <w:r>
                    <w:instrText xml:space="preserve"> GUID=7f8ac71c-3bbc-482a-af82-46b55351994e </w:instrText>
                  </w:r>
                  <w:r>
                    <w:fldChar w:fldCharType="end"/>
                  </w:r>
                  <w:r>
                    <w:t>Upon the application of                          the plaintiff (or the defendant) in this action and upon reading the affidavit of                 filed the        day of                 20     </w:t>
                  </w:r>
                  <w:proofErr w:type="gramStart"/>
                  <w:r>
                    <w:t>  ,</w:t>
                  </w:r>
                  <w:proofErr w:type="gramEnd"/>
                  <w:r>
                    <w:t xml:space="preserve"> and upon hearing</w:t>
                  </w:r>
                </w:p>
                <w:p w14:paraId="64041FB0" w14:textId="77777777" w:rsidR="00132751" w:rsidRDefault="00132751" w:rsidP="00132751">
                  <w:pPr>
                    <w:pStyle w:val="ScheduleSectionTextIndent"/>
                    <w:ind w:firstLine="600"/>
                  </w:pPr>
                  <w:r>
                    <w:fldChar w:fldCharType="begin"/>
                  </w:r>
                  <w:r>
                    <w:instrText xml:space="preserve"> GUID=0ece56e2-1a29-46de-b449-0d25a90f3cf8 </w:instrText>
                  </w:r>
                  <w:r>
                    <w:fldChar w:fldCharType="end"/>
                  </w:r>
                  <w:r>
                    <w:t>It is ordered that Suit/Originating Summons No.                     be consolidated with Suit/Originating Summons No.                and do proceed as one action and it is further ordered that the title of Suit/Originating Summons No.             be amended by adding to it the titles of                         </w:t>
                  </w:r>
                  <w:proofErr w:type="gramStart"/>
                  <w:r>
                    <w:t>   (</w:t>
                  </w:r>
                  <w:proofErr w:type="gramEnd"/>
                  <w:r>
                    <w:t>state the numbers of the suits/originating summonses which are being consolidated) and that all subsequent documents be filed in Suit/Originating Summons No.            (state any other orders or directions given by the Court).</w:t>
                  </w:r>
                </w:p>
                <w:p w14:paraId="0D409355" w14:textId="77777777" w:rsidR="00132751" w:rsidRDefault="00132751" w:rsidP="00132751">
                  <w:pPr>
                    <w:pStyle w:val="ScheduleSectionTextIndent"/>
                    <w:ind w:firstLine="600"/>
                  </w:pPr>
                  <w:r>
                    <w:fldChar w:fldCharType="begin"/>
                  </w:r>
                  <w:r>
                    <w:instrText xml:space="preserve"> GUID=6cb890a4-fe79-4c40-8413-a6aef74fd259 </w:instrText>
                  </w:r>
                  <w:r>
                    <w:fldChar w:fldCharType="end"/>
                  </w:r>
                  <w:r>
                    <w:t>Dated this        day of                      20    </w:t>
                  </w:r>
                  <w:proofErr w:type="gramStart"/>
                  <w:r>
                    <w:t>  .</w:t>
                  </w:r>
                  <w:proofErr w:type="gramEnd"/>
                </w:p>
              </w:tc>
            </w:tr>
            <w:tr w:rsidR="00132751" w14:paraId="06AA7086" w14:textId="77777777" w:rsidTr="00FE36E9">
              <w:trPr>
                <w:gridAfter w:val="1"/>
                <w:wAfter w:w="20" w:type="dxa"/>
                <w:cantSplit/>
                <w:jc w:val="center"/>
              </w:trPr>
              <w:tc>
                <w:tcPr>
                  <w:tcW w:w="7100" w:type="dxa"/>
                  <w:gridSpan w:val="4"/>
                </w:tcPr>
                <w:p w14:paraId="7DD8F135" w14:textId="77777777" w:rsidR="00132751" w:rsidRDefault="00132751" w:rsidP="00132751">
                  <w:pPr>
                    <w:pStyle w:val="TableItemCentered"/>
                  </w:pPr>
                  <w:r>
                    <w:fldChar w:fldCharType="begin"/>
                  </w:r>
                  <w:r>
                    <w:instrText xml:space="preserve"> GUID=c0fa56f0-bea8-4fb8-9aa9-a90bfdf7ead2 </w:instrText>
                  </w:r>
                  <w:r>
                    <w:fldChar w:fldCharType="end"/>
                  </w:r>
                </w:p>
              </w:tc>
            </w:tr>
            <w:tr w:rsidR="00132751" w14:paraId="75EDD406" w14:textId="77777777" w:rsidTr="00FE36E9">
              <w:trPr>
                <w:gridAfter w:val="1"/>
                <w:wAfter w:w="20" w:type="dxa"/>
                <w:cantSplit/>
                <w:jc w:val="center"/>
              </w:trPr>
              <w:tc>
                <w:tcPr>
                  <w:tcW w:w="7100" w:type="dxa"/>
                  <w:gridSpan w:val="4"/>
                </w:tcPr>
                <w:p w14:paraId="53AB83D8" w14:textId="77777777" w:rsidR="00132751" w:rsidRDefault="00132751" w:rsidP="00132751">
                  <w:pPr>
                    <w:pStyle w:val="TableItemNoIndent"/>
                  </w:pPr>
                  <w:r>
                    <w:fldChar w:fldCharType="begin"/>
                  </w:r>
                  <w:r>
                    <w:instrText xml:space="preserve"> GUID=f7e83df4-07c6-4a7f-90b6-79ca2881f4f4 </w:instrText>
                  </w:r>
                  <w:r>
                    <w:fldChar w:fldCharType="end"/>
                  </w:r>
                  <w:r>
                    <w:t># This form requires sealing by the Court and the signature of the Registrar.</w:t>
                  </w:r>
                </w:p>
              </w:tc>
            </w:tr>
            <w:tr w:rsidR="00132751" w14:paraId="4FAF9CCA" w14:textId="77777777" w:rsidTr="00FE36E9">
              <w:trPr>
                <w:cantSplit/>
                <w:jc w:val="center"/>
              </w:trPr>
              <w:tc>
                <w:tcPr>
                  <w:tcW w:w="7120" w:type="dxa"/>
                  <w:gridSpan w:val="5"/>
                </w:tcPr>
                <w:p w14:paraId="3FEBF339" w14:textId="77777777" w:rsidR="00132751" w:rsidRDefault="00132751" w:rsidP="00132751">
                  <w:pPr>
                    <w:pStyle w:val="TableItemCentered"/>
                  </w:pPr>
                </w:p>
                <w:p w14:paraId="59DEB416" w14:textId="77777777" w:rsidR="00132751" w:rsidRDefault="00132751" w:rsidP="00132751">
                  <w:pPr>
                    <w:pStyle w:val="TableItemCentered"/>
                  </w:pPr>
                  <w:r>
                    <w:fldChar w:fldCharType="begin"/>
                  </w:r>
                  <w:r>
                    <w:instrText xml:space="preserve"> GUID=d8062633-a847-4152-8cd2-ca77f63e3abc </w:instrText>
                  </w:r>
                  <w:r>
                    <w:fldChar w:fldCharType="end"/>
                  </w:r>
                  <w:r>
                    <w:t>FORM 66</w:t>
                  </w:r>
                </w:p>
              </w:tc>
            </w:tr>
            <w:tr w:rsidR="00132751" w14:paraId="792D6105" w14:textId="77777777" w:rsidTr="00FE36E9">
              <w:trPr>
                <w:cantSplit/>
                <w:jc w:val="center"/>
              </w:trPr>
              <w:tc>
                <w:tcPr>
                  <w:tcW w:w="1660" w:type="dxa"/>
                </w:tcPr>
                <w:p w14:paraId="1F1EC155" w14:textId="77777777" w:rsidR="00132751" w:rsidRPr="00FA07FF" w:rsidRDefault="00132751" w:rsidP="00132751">
                  <w:pPr>
                    <w:pStyle w:val="TableItemNoIndent"/>
                    <w:rPr>
                      <w:sz w:val="18"/>
                      <w:szCs w:val="18"/>
                    </w:rPr>
                  </w:pPr>
                  <w:r w:rsidRPr="00FA07FF">
                    <w:rPr>
                      <w:sz w:val="18"/>
                      <w:szCs w:val="18"/>
                    </w:rPr>
                    <w:fldChar w:fldCharType="begin"/>
                  </w:r>
                  <w:r w:rsidRPr="00FA07FF">
                    <w:rPr>
                      <w:sz w:val="18"/>
                      <w:szCs w:val="18"/>
                    </w:rPr>
                    <w:instrText xml:space="preserve"> GUID=9b249d66-c1a0-44f8-b8cf-3cc154274c58 </w:instrText>
                  </w:r>
                  <w:r w:rsidRPr="00FA07FF">
                    <w:rPr>
                      <w:sz w:val="18"/>
                      <w:szCs w:val="18"/>
                    </w:rPr>
                    <w:fldChar w:fldCharType="end"/>
                  </w:r>
                  <w:r w:rsidRPr="00FA07FF">
                    <w:rPr>
                      <w:sz w:val="18"/>
                      <w:szCs w:val="18"/>
                    </w:rPr>
                    <w:t>R.297</w:t>
                  </w:r>
                </w:p>
              </w:tc>
              <w:tc>
                <w:tcPr>
                  <w:tcW w:w="2577" w:type="dxa"/>
                </w:tcPr>
                <w:p w14:paraId="79EBAC72" w14:textId="77777777" w:rsidR="00132751" w:rsidRDefault="00132751" w:rsidP="00132751">
                  <w:pPr>
                    <w:pStyle w:val="TableItemCentered"/>
                    <w:ind w:left="1248"/>
                  </w:pPr>
                  <w:r>
                    <w:fldChar w:fldCharType="begin"/>
                  </w:r>
                  <w:r>
                    <w:instrText xml:space="preserve"> GUID=be34b932-dddb-41f6-a1da-aa05a52faa21 </w:instrText>
                  </w:r>
                  <w:r>
                    <w:fldChar w:fldCharType="end"/>
                  </w:r>
                  <w:r>
                    <w:t>WRIT OF SUMMONS</w:t>
                  </w:r>
                </w:p>
              </w:tc>
              <w:tc>
                <w:tcPr>
                  <w:tcW w:w="2883" w:type="dxa"/>
                  <w:gridSpan w:val="3"/>
                </w:tcPr>
                <w:p w14:paraId="6143980F" w14:textId="77777777" w:rsidR="00132751" w:rsidRDefault="00132751" w:rsidP="00132751">
                  <w:pPr>
                    <w:pStyle w:val="TableItemCentered"/>
                  </w:pPr>
                  <w:r>
                    <w:fldChar w:fldCharType="begin"/>
                  </w:r>
                  <w:r>
                    <w:instrText xml:space="preserve"> GUID=7a75b2c3-01a6-4408-b609-cc9843fe48c5 </w:instrText>
                  </w:r>
                  <w:r>
                    <w:fldChar w:fldCharType="end"/>
                  </w:r>
                </w:p>
              </w:tc>
            </w:tr>
            <w:tr w:rsidR="00132751" w14:paraId="7D65DF03" w14:textId="77777777" w:rsidTr="00FE36E9">
              <w:trPr>
                <w:cantSplit/>
                <w:jc w:val="center"/>
              </w:trPr>
              <w:tc>
                <w:tcPr>
                  <w:tcW w:w="7120" w:type="dxa"/>
                  <w:gridSpan w:val="5"/>
                </w:tcPr>
                <w:p w14:paraId="5CEFFA65" w14:textId="77777777" w:rsidR="00132751" w:rsidRDefault="00132751" w:rsidP="00132751">
                  <w:pPr>
                    <w:pStyle w:val="TableItemCentered"/>
                  </w:pPr>
                  <w:r>
                    <w:fldChar w:fldCharType="begin"/>
                  </w:r>
                  <w:r>
                    <w:instrText xml:space="preserve"> GUID=e830589d-45f4-4a6d-af4b-f90b4b7402d4 </w:instrText>
                  </w:r>
                  <w:r>
                    <w:fldChar w:fldCharType="end"/>
                  </w:r>
                  <w:r>
                    <w:t xml:space="preserve">IN THE FAMILY JUSTICE COURTS OF </w:t>
                  </w:r>
                  <w:r>
                    <w:br/>
                    <w:t>THE REPUBLIC OF SINGAPORE</w:t>
                  </w:r>
                </w:p>
              </w:tc>
            </w:tr>
            <w:tr w:rsidR="00132751" w14:paraId="4237309B" w14:textId="77777777" w:rsidTr="00FE36E9">
              <w:trPr>
                <w:cantSplit/>
                <w:jc w:val="center"/>
              </w:trPr>
              <w:tc>
                <w:tcPr>
                  <w:tcW w:w="7120" w:type="dxa"/>
                  <w:gridSpan w:val="5"/>
                </w:tcPr>
                <w:p w14:paraId="48296CA0" w14:textId="77777777" w:rsidR="00132751" w:rsidRDefault="00132751" w:rsidP="00132751">
                  <w:pPr>
                    <w:pStyle w:val="TableItemNoIndent"/>
                  </w:pPr>
                  <w:r>
                    <w:fldChar w:fldCharType="begin"/>
                  </w:r>
                  <w:r>
                    <w:instrText xml:space="preserve"> GUID=ae2609d0-faf6-4ca2-9e3c-5d4531db5100 </w:instrText>
                  </w:r>
                  <w:r>
                    <w:fldChar w:fldCharType="end"/>
                  </w:r>
                  <w:r>
                    <w:t>Suit No.              of 20     </w:t>
                  </w:r>
                  <w:proofErr w:type="gramStart"/>
                  <w:r>
                    <w:t>  .</w:t>
                  </w:r>
                  <w:proofErr w:type="gramEnd"/>
                </w:p>
                <w:p w14:paraId="78391DBF" w14:textId="77777777" w:rsidR="00132751" w:rsidRDefault="00132751" w:rsidP="00132751">
                  <w:pPr>
                    <w:pStyle w:val="TableItemNoIndent"/>
                  </w:pPr>
                  <w:r>
                    <w:fldChar w:fldCharType="begin"/>
                  </w:r>
                  <w:r>
                    <w:instrText xml:space="preserve"> GUID=5d7e01cb-ad02-4044-a7bf-2ede49822e04 </w:instrText>
                  </w:r>
                  <w:r>
                    <w:fldChar w:fldCharType="end"/>
                  </w:r>
                  <w:r>
                    <w:t>(Seal)</w:t>
                  </w:r>
                </w:p>
              </w:tc>
            </w:tr>
            <w:tr w:rsidR="00132751" w14:paraId="69DD1286" w14:textId="77777777" w:rsidTr="00FE36E9">
              <w:trPr>
                <w:cantSplit/>
                <w:jc w:val="center"/>
              </w:trPr>
              <w:tc>
                <w:tcPr>
                  <w:tcW w:w="7120" w:type="dxa"/>
                  <w:gridSpan w:val="5"/>
                </w:tcPr>
                <w:p w14:paraId="5A508CD7" w14:textId="77777777" w:rsidR="00132751" w:rsidRDefault="00132751" w:rsidP="00132751">
                  <w:pPr>
                    <w:pStyle w:val="TableItemCentered"/>
                  </w:pPr>
                  <w:r>
                    <w:fldChar w:fldCharType="begin"/>
                  </w:r>
                  <w:r>
                    <w:instrText xml:space="preserve"> GUID=c5f61173-b7c2-47dc-83bb-0b9979472050 </w:instrText>
                  </w:r>
                  <w:r>
                    <w:fldChar w:fldCharType="end"/>
                  </w:r>
                  <w:r>
                    <w:t>Between</w:t>
                  </w:r>
                </w:p>
                <w:p w14:paraId="5F37E879" w14:textId="77777777" w:rsidR="00132751" w:rsidRDefault="00132751" w:rsidP="00132751">
                  <w:pPr>
                    <w:pStyle w:val="TableItemNoIndent"/>
                    <w:jc w:val="right"/>
                  </w:pPr>
                  <w:r>
                    <w:fldChar w:fldCharType="begin"/>
                  </w:r>
                  <w:r>
                    <w:instrText xml:space="preserve"> GUID=63b33127-cddb-41c6-8623-e0c878b65ad0 </w:instrText>
                  </w:r>
                  <w:r>
                    <w:fldChar w:fldCharType="end"/>
                  </w:r>
                  <w:r>
                    <w:rPr>
                      <w:i/>
                    </w:rPr>
                    <w:t>Plaintiff(s)</w:t>
                  </w:r>
                </w:p>
                <w:p w14:paraId="7EDE5806" w14:textId="77777777" w:rsidR="00132751" w:rsidRDefault="00132751" w:rsidP="00132751">
                  <w:pPr>
                    <w:pStyle w:val="TableItemCentered"/>
                  </w:pPr>
                  <w:r>
                    <w:fldChar w:fldCharType="begin"/>
                  </w:r>
                  <w:r>
                    <w:instrText xml:space="preserve"> GUID=6465a91a-12bb-4e29-810e-92dde66eb2dc </w:instrText>
                  </w:r>
                  <w:r>
                    <w:fldChar w:fldCharType="end"/>
                  </w:r>
                  <w:r>
                    <w:t>And</w:t>
                  </w:r>
                </w:p>
                <w:p w14:paraId="32E3D7DD" w14:textId="77777777" w:rsidR="00132751" w:rsidRDefault="00132751" w:rsidP="00132751">
                  <w:pPr>
                    <w:pStyle w:val="TableItemNoIndent"/>
                    <w:jc w:val="right"/>
                  </w:pPr>
                  <w:r>
                    <w:fldChar w:fldCharType="begin"/>
                  </w:r>
                  <w:r>
                    <w:instrText xml:space="preserve"> GUID=2ac0d4e7-72fa-45ef-938f-45e388e2ca37 </w:instrText>
                  </w:r>
                  <w:r>
                    <w:fldChar w:fldCharType="end"/>
                  </w:r>
                  <w:r>
                    <w:rPr>
                      <w:i/>
                    </w:rPr>
                    <w:t>Defendant(s)</w:t>
                  </w:r>
                </w:p>
              </w:tc>
            </w:tr>
            <w:tr w:rsidR="00132751" w14:paraId="15A01262" w14:textId="77777777" w:rsidTr="00FE36E9">
              <w:trPr>
                <w:cantSplit/>
                <w:jc w:val="center"/>
              </w:trPr>
              <w:tc>
                <w:tcPr>
                  <w:tcW w:w="7120" w:type="dxa"/>
                  <w:gridSpan w:val="5"/>
                </w:tcPr>
                <w:p w14:paraId="611C8554" w14:textId="77777777" w:rsidR="00132751" w:rsidRDefault="00132751" w:rsidP="00132751">
                  <w:pPr>
                    <w:pStyle w:val="TableItemNoIndent"/>
                  </w:pPr>
                  <w:r>
                    <w:fldChar w:fldCharType="begin"/>
                  </w:r>
                  <w:r>
                    <w:instrText xml:space="preserve"> GUID=3c818829-f4a9-4a26-9458-ed8caa7e5901 </w:instrText>
                  </w:r>
                  <w:r>
                    <w:fldChar w:fldCharType="end"/>
                  </w:r>
                  <w:r>
                    <w:t>To     THE DEFENDANT(S) [name]</w:t>
                  </w:r>
                </w:p>
                <w:p w14:paraId="1E33E1E0" w14:textId="77777777" w:rsidR="00132751" w:rsidRDefault="00132751" w:rsidP="00132751">
                  <w:pPr>
                    <w:pStyle w:val="TableItemNoIndent"/>
                  </w:pPr>
                  <w:r>
                    <w:fldChar w:fldCharType="begin"/>
                  </w:r>
                  <w:r>
                    <w:instrText xml:space="preserve"> GUID=64bf9618-dce9-44a6-a2c9-2cbd11471100 </w:instrText>
                  </w:r>
                  <w:r>
                    <w:fldChar w:fldCharType="end"/>
                  </w:r>
                  <w:r>
                    <w:t>of [address]</w:t>
                  </w:r>
                </w:p>
                <w:p w14:paraId="476D199A" w14:textId="77777777" w:rsidR="00132751" w:rsidRDefault="00132751" w:rsidP="00132751">
                  <w:pPr>
                    <w:pStyle w:val="ScheduleSectionTextIndent"/>
                    <w:ind w:firstLine="600"/>
                  </w:pPr>
                  <w:r>
                    <w:fldChar w:fldCharType="begin"/>
                  </w:r>
                  <w:r>
                    <w:instrText xml:space="preserve"> GUID=102fbf23-d161-47a1-8e42-d8034b4592ba </w:instrText>
                  </w:r>
                  <w:r>
                    <w:fldChar w:fldCharType="end"/>
                  </w:r>
                  <w:r>
                    <w:t>THIS WRIT OF SUMMONS has been issued against you by the abovenamed Plaintiff(s) in respect of the claim endorsed herein. Within         days after the service of this Writ on you, you must either satisfy the claim or cause an appearance to be entered for you using the electronic filing service and in default of your so doing the Plaintiff(s) may proceed with the action and judgment may be entered against you without further notice.</w:t>
                  </w:r>
                </w:p>
                <w:p w14:paraId="3F7C10DF" w14:textId="77777777" w:rsidR="00132751" w:rsidRDefault="00132751" w:rsidP="00132751">
                  <w:pPr>
                    <w:pStyle w:val="ScheduleSectionTextIndent"/>
                    <w:ind w:firstLine="600"/>
                  </w:pPr>
                  <w:r>
                    <w:fldChar w:fldCharType="begin"/>
                  </w:r>
                  <w:r>
                    <w:instrText xml:space="preserve"> GUID=51fa13a8-cd38-447d-8d09-87e1e37f9378 </w:instrText>
                  </w:r>
                  <w:r>
                    <w:fldChar w:fldCharType="end"/>
                  </w:r>
                  <w:r>
                    <w:t>Dated this         day of                      20    </w:t>
                  </w:r>
                  <w:proofErr w:type="gramStart"/>
                  <w:r>
                    <w:t>  .</w:t>
                  </w:r>
                  <w:proofErr w:type="gramEnd"/>
                </w:p>
              </w:tc>
            </w:tr>
            <w:tr w:rsidR="00132751" w14:paraId="197C37A6" w14:textId="77777777" w:rsidTr="00FE36E9">
              <w:trPr>
                <w:cantSplit/>
                <w:jc w:val="center"/>
              </w:trPr>
              <w:tc>
                <w:tcPr>
                  <w:tcW w:w="7120" w:type="dxa"/>
                  <w:gridSpan w:val="5"/>
                </w:tcPr>
                <w:p w14:paraId="38EDE523" w14:textId="77777777" w:rsidR="00132751" w:rsidRDefault="00132751" w:rsidP="00132751">
                  <w:pPr>
                    <w:pStyle w:val="TableItemNoIndent"/>
                  </w:pPr>
                  <w:r>
                    <w:fldChar w:fldCharType="begin"/>
                  </w:r>
                  <w:r>
                    <w:instrText xml:space="preserve"> GUID=078e19a1-c6cd-4c32-a037-1ba6e9d2f9a7 </w:instrText>
                  </w:r>
                  <w:r>
                    <w:fldChar w:fldCharType="end"/>
                  </w:r>
                  <w:r>
                    <w:rPr>
                      <w:i/>
                    </w:rPr>
                    <w:t>Solicitor for the Plaintiff(s).</w:t>
                  </w:r>
                </w:p>
              </w:tc>
            </w:tr>
            <w:tr w:rsidR="00132751" w14:paraId="22DCBAEA" w14:textId="77777777" w:rsidTr="00FE36E9">
              <w:trPr>
                <w:cantSplit/>
                <w:trHeight w:val="180"/>
                <w:jc w:val="center"/>
              </w:trPr>
              <w:tc>
                <w:tcPr>
                  <w:tcW w:w="4237" w:type="dxa"/>
                  <w:gridSpan w:val="2"/>
                </w:tcPr>
                <w:p w14:paraId="4D6F9D2B" w14:textId="77777777" w:rsidR="00132751" w:rsidRDefault="00132751" w:rsidP="00132751">
                  <w:pPr>
                    <w:pStyle w:val="TableItemNoIndent"/>
                  </w:pPr>
                  <w:r>
                    <w:fldChar w:fldCharType="begin"/>
                  </w:r>
                  <w:r>
                    <w:instrText xml:space="preserve"> GUID=c27eb0d8-bba0-45c0-b3a7-8e1ff216cca1 </w:instrText>
                  </w:r>
                  <w:r>
                    <w:fldChar w:fldCharType="end"/>
                  </w:r>
                </w:p>
              </w:tc>
              <w:tc>
                <w:tcPr>
                  <w:tcW w:w="2883" w:type="dxa"/>
                  <w:gridSpan w:val="3"/>
                </w:tcPr>
                <w:p w14:paraId="4DED477F" w14:textId="77777777" w:rsidR="00132751" w:rsidRDefault="00132751" w:rsidP="00132751">
                  <w:pPr>
                    <w:pStyle w:val="TableItemNoIndent"/>
                  </w:pPr>
                  <w:r>
                    <w:fldChar w:fldCharType="begin"/>
                  </w:r>
                  <w:r>
                    <w:instrText xml:space="preserve"> GUID=b487c429-8762-44a3-987d-ec52847b6145 </w:instrText>
                  </w:r>
                  <w:r>
                    <w:fldChar w:fldCharType="end"/>
                  </w:r>
                </w:p>
              </w:tc>
            </w:tr>
            <w:tr w:rsidR="00132751" w14:paraId="3D32976F" w14:textId="77777777" w:rsidTr="00FE36E9">
              <w:trPr>
                <w:cantSplit/>
                <w:trHeight w:val="180"/>
                <w:jc w:val="center"/>
              </w:trPr>
              <w:tc>
                <w:tcPr>
                  <w:tcW w:w="4237" w:type="dxa"/>
                  <w:gridSpan w:val="2"/>
                </w:tcPr>
                <w:p w14:paraId="08FB6C71" w14:textId="77777777" w:rsidR="00132751" w:rsidRDefault="00132751" w:rsidP="00132751">
                  <w:pPr>
                    <w:pStyle w:val="TableItemNoIndent"/>
                  </w:pPr>
                  <w:r>
                    <w:fldChar w:fldCharType="begin"/>
                  </w:r>
                  <w:r>
                    <w:instrText xml:space="preserve"> GUID=f5addf49-f01f-45fd-bc7d-6eb44eea22be </w:instrText>
                  </w:r>
                  <w:r>
                    <w:fldChar w:fldCharType="end"/>
                  </w:r>
                </w:p>
              </w:tc>
              <w:tc>
                <w:tcPr>
                  <w:tcW w:w="2883" w:type="dxa"/>
                  <w:gridSpan w:val="3"/>
                </w:tcPr>
                <w:p w14:paraId="307BDED4" w14:textId="77777777" w:rsidR="00132751" w:rsidRDefault="00132751" w:rsidP="00132751">
                  <w:pPr>
                    <w:pStyle w:val="TableItemCentered"/>
                    <w:rPr>
                      <w:i/>
                    </w:rPr>
                  </w:pPr>
                  <w:r>
                    <w:fldChar w:fldCharType="begin"/>
                  </w:r>
                  <w:r>
                    <w:instrText xml:space="preserve"> GUID=ebb56002-5c86-4b69-9a2c-039d75d6c186 </w:instrText>
                  </w:r>
                  <w:r>
                    <w:fldChar w:fldCharType="end"/>
                  </w:r>
                  <w:r>
                    <w:rPr>
                      <w:i/>
                    </w:rPr>
                    <w:t xml:space="preserve">Registrar </w:t>
                  </w:r>
                  <w:r>
                    <w:rPr>
                      <w:i/>
                    </w:rPr>
                    <w:br/>
                    <w:t xml:space="preserve">Family Justice Courts, </w:t>
                  </w:r>
                  <w:r>
                    <w:rPr>
                      <w:i/>
                    </w:rPr>
                    <w:br/>
                    <w:t>Singapore.</w:t>
                  </w:r>
                </w:p>
                <w:p w14:paraId="1B203233" w14:textId="77777777" w:rsidR="00132751" w:rsidRDefault="00132751" w:rsidP="00132751">
                  <w:pPr>
                    <w:pStyle w:val="TableItemCentered"/>
                  </w:pPr>
                </w:p>
              </w:tc>
            </w:tr>
            <w:tr w:rsidR="00132751" w14:paraId="7A36567E" w14:textId="77777777" w:rsidTr="00FE36E9">
              <w:trPr>
                <w:cantSplit/>
                <w:jc w:val="center"/>
              </w:trPr>
              <w:tc>
                <w:tcPr>
                  <w:tcW w:w="7120" w:type="dxa"/>
                  <w:gridSpan w:val="5"/>
                </w:tcPr>
                <w:p w14:paraId="58E84D0C" w14:textId="77777777" w:rsidR="00132751" w:rsidRDefault="00132751" w:rsidP="00132751">
                  <w:pPr>
                    <w:pStyle w:val="ScheduleSectionTextIndent"/>
                    <w:ind w:left="620" w:hanging="600"/>
                  </w:pPr>
                  <w:r>
                    <w:fldChar w:fldCharType="begin"/>
                  </w:r>
                  <w:r>
                    <w:instrText xml:space="preserve"> GUID=a462d6e0-26bb-4811-93ad-48b3cf139154 </w:instrText>
                  </w:r>
                  <w:r>
                    <w:fldChar w:fldCharType="end"/>
                  </w:r>
                  <w:r>
                    <w:rPr>
                      <w:i/>
                    </w:rPr>
                    <w:t>(Note:</w:t>
                  </w:r>
                  <w:r>
                    <w:rPr>
                      <w:i/>
                    </w:rPr>
                    <w:tab/>
                    <w:t xml:space="preserve">If any defendant is outside the jurisdiction, a separate </w:t>
                  </w:r>
                  <w:proofErr w:type="gramStart"/>
                  <w:r>
                    <w:rPr>
                      <w:i/>
                    </w:rPr>
                    <w:t>period of time</w:t>
                  </w:r>
                  <w:proofErr w:type="gramEnd"/>
                  <w:r>
                    <w:rPr>
                      <w:i/>
                    </w:rPr>
                    <w:t xml:space="preserve"> for entering appearance must be inserted.)</w:t>
                  </w:r>
                </w:p>
                <w:p w14:paraId="62E0A963" w14:textId="77777777" w:rsidR="00132751" w:rsidRDefault="00132751" w:rsidP="00132751">
                  <w:pPr>
                    <w:pStyle w:val="TableItemCentered"/>
                  </w:pPr>
                  <w:r>
                    <w:fldChar w:fldCharType="begin"/>
                  </w:r>
                  <w:r>
                    <w:instrText xml:space="preserve"> GUID=8841f738-fbe2-429f-8193-c1c847c1f32d </w:instrText>
                  </w:r>
                  <w:r>
                    <w:fldChar w:fldCharType="end"/>
                  </w:r>
                  <w:r>
                    <w:rPr>
                      <w:i/>
                    </w:rPr>
                    <w:t>Memorandum to be subscribed on the writ</w:t>
                  </w:r>
                </w:p>
                <w:p w14:paraId="5FCF279C" w14:textId="77777777" w:rsidR="00132751" w:rsidRDefault="00132751" w:rsidP="00132751">
                  <w:pPr>
                    <w:pStyle w:val="ScheduleSectionTextIndent"/>
                    <w:ind w:firstLine="600"/>
                  </w:pPr>
                  <w:r>
                    <w:fldChar w:fldCharType="begin"/>
                  </w:r>
                  <w:r>
                    <w:instrText xml:space="preserve"> GUID=dc0cc1a0-1eca-4f8f-b609-b85e2d553d16 </w:instrText>
                  </w:r>
                  <w:r>
                    <w:fldChar w:fldCharType="end"/>
                  </w:r>
                  <w:r>
                    <w:t>This writ may not be served more than (</w:t>
                  </w:r>
                  <w:r>
                    <w:rPr>
                      <w:i/>
                    </w:rPr>
                    <w:t>a</w:t>
                  </w:r>
                  <w:r>
                    <w:t>) 6 months after the above date, or (</w:t>
                  </w:r>
                  <w:r>
                    <w:rPr>
                      <w:i/>
                    </w:rPr>
                    <w:t>b</w:t>
                  </w:r>
                  <w:r>
                    <w:t>) 12 months after the above date where leave to serve out of jurisdiction has been obtained, unless renewed by order of the Court.</w:t>
                  </w:r>
                </w:p>
                <w:p w14:paraId="292F740C" w14:textId="77777777" w:rsidR="00132751" w:rsidRDefault="00132751" w:rsidP="00132751">
                  <w:pPr>
                    <w:pStyle w:val="ScheduleSectionTextIndent"/>
                    <w:ind w:firstLine="600"/>
                  </w:pPr>
                  <w:r>
                    <w:fldChar w:fldCharType="begin"/>
                  </w:r>
                  <w:r>
                    <w:instrText xml:space="preserve"> GUID=fbd1d8cd-02f3-4002-87b5-42b180e46c3e </w:instrText>
                  </w:r>
                  <w:r>
                    <w:fldChar w:fldCharType="end"/>
                  </w:r>
                  <w:r>
                    <w:t>The defendant(s) may enter an appearance(s) either personally or by a solicitor at the Registry of the Family Justice Courts.</w:t>
                  </w:r>
                </w:p>
                <w:p w14:paraId="1C83CB2D" w14:textId="77777777" w:rsidR="00132751" w:rsidRDefault="00132751" w:rsidP="00132751">
                  <w:pPr>
                    <w:pStyle w:val="TableItemCentered"/>
                  </w:pPr>
                  <w:r>
                    <w:fldChar w:fldCharType="begin"/>
                  </w:r>
                  <w:r>
                    <w:instrText xml:space="preserve"> GUID=cdf99826-791a-4d7b-a77b-a539c65a94bb </w:instrText>
                  </w:r>
                  <w:r>
                    <w:fldChar w:fldCharType="end"/>
                  </w:r>
                  <w:r>
                    <w:rPr>
                      <w:i/>
                    </w:rPr>
                    <w:t>Endorsements to be made on writ before issue.</w:t>
                  </w:r>
                </w:p>
                <w:p w14:paraId="07163686" w14:textId="77777777" w:rsidR="00132751" w:rsidRDefault="00132751" w:rsidP="00132751">
                  <w:pPr>
                    <w:pStyle w:val="TableItemCentered"/>
                  </w:pPr>
                  <w:r>
                    <w:fldChar w:fldCharType="begin"/>
                  </w:r>
                  <w:r>
                    <w:instrText xml:space="preserve"> GUID=090a64bb-3b7e-4add-8175-71230df4c9c4 </w:instrText>
                  </w:r>
                  <w:r>
                    <w:fldChar w:fldCharType="end"/>
                  </w:r>
                  <w:r>
                    <w:rPr>
                      <w:i/>
                    </w:rPr>
                    <w:t>Endorsement of claim/statement of claim.</w:t>
                  </w:r>
                </w:p>
              </w:tc>
            </w:tr>
            <w:tr w:rsidR="00132751" w14:paraId="2686FCBE" w14:textId="77777777" w:rsidTr="00FE36E9">
              <w:trPr>
                <w:cantSplit/>
                <w:jc w:val="center"/>
              </w:trPr>
              <w:tc>
                <w:tcPr>
                  <w:tcW w:w="7120" w:type="dxa"/>
                  <w:gridSpan w:val="5"/>
                </w:tcPr>
                <w:p w14:paraId="11A1193C" w14:textId="77777777" w:rsidR="00132751" w:rsidRDefault="00132751" w:rsidP="00132751">
                  <w:pPr>
                    <w:pStyle w:val="ScheduleSectionTextIndent"/>
                    <w:ind w:firstLine="600"/>
                  </w:pPr>
                  <w:r>
                    <w:fldChar w:fldCharType="begin"/>
                  </w:r>
                  <w:r>
                    <w:instrText xml:space="preserve"> GUID=0c2735a6-78fa-4e77-aecb-110ac65cd6ef </w:instrText>
                  </w:r>
                  <w:r>
                    <w:fldChar w:fldCharType="end"/>
                  </w:r>
                  <w:r>
                    <w:t>(Set out the endorsement or statement of claim).</w:t>
                  </w:r>
                </w:p>
                <w:p w14:paraId="6C51D734" w14:textId="77777777" w:rsidR="00132751" w:rsidRDefault="00132751" w:rsidP="00132751">
                  <w:pPr>
                    <w:pStyle w:val="ScheduleSectionTextIndent"/>
                    <w:ind w:firstLine="600"/>
                  </w:pPr>
                  <w:r>
                    <w:fldChar w:fldCharType="begin"/>
                  </w:r>
                  <w:r>
                    <w:instrText xml:space="preserve"> GUID=079daebb-cea8-40e9-b1ee-08437b5788c0 </w:instrText>
                  </w:r>
                  <w:r>
                    <w:fldChar w:fldCharType="end"/>
                  </w:r>
                  <w:r>
                    <w:t>(If the plaintiff’s claim is for a debt or liquidated demand only, the following endorsement must be added at the foot of the claim:)</w:t>
                  </w:r>
                </w:p>
                <w:p w14:paraId="1AB9DFE0" w14:textId="77777777" w:rsidR="00132751" w:rsidRDefault="00132751" w:rsidP="00132751">
                  <w:pPr>
                    <w:pStyle w:val="ScheduleSectionTextIndent"/>
                    <w:ind w:firstLine="600"/>
                  </w:pPr>
                  <w:r>
                    <w:fldChar w:fldCharType="begin"/>
                  </w:r>
                  <w:r>
                    <w:instrText xml:space="preserve"> GUID=f418125b-b107-43fd-858e-cc2453d12652 </w:instrText>
                  </w:r>
                  <w:r>
                    <w:fldChar w:fldCharType="end"/>
                  </w:r>
                  <w:r>
                    <w:t>And $              </w:t>
                  </w:r>
                  <w:proofErr w:type="gramStart"/>
                  <w:r>
                    <w:t>   (</w:t>
                  </w:r>
                  <w:proofErr w:type="gramEnd"/>
                  <w: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67CE631F" w14:textId="77777777" w:rsidR="00132751" w:rsidRDefault="00132751" w:rsidP="00132751">
                  <w:pPr>
                    <w:pStyle w:val="ScheduleSectionTextIndent"/>
                    <w:ind w:firstLine="600"/>
                  </w:pPr>
                  <w:r>
                    <w:fldChar w:fldCharType="begin"/>
                  </w:r>
                  <w:r>
                    <w:instrText xml:space="preserve"> GUID=6a56c499-eb34-43ef-934a-a5bc47dc9f9a </w:instrText>
                  </w:r>
                  <w:r>
                    <w:fldChar w:fldCharType="end"/>
                  </w:r>
                  <w:r>
                    <w:t>Where the Writ of Summons is endorsed with a Statement of Claim the following must be added:</w:t>
                  </w:r>
                </w:p>
                <w:p w14:paraId="73BD98CA" w14:textId="77777777" w:rsidR="00132751" w:rsidRDefault="00132751" w:rsidP="00132751">
                  <w:pPr>
                    <w:pStyle w:val="ScheduleSectionTextIndent"/>
                    <w:ind w:firstLine="600"/>
                  </w:pPr>
                  <w:r>
                    <w:fldChar w:fldCharType="begin"/>
                  </w:r>
                  <w:r>
                    <w:instrText xml:space="preserve"> GUID=ac6d57b0-fa8b-40d1-891c-0e1636395230 </w:instrText>
                  </w:r>
                  <w:r>
                    <w:fldChar w:fldCharType="end"/>
                  </w:r>
                  <w:r>
                    <w:rPr>
                      <w:i/>
                    </w:rPr>
                    <w:t>Note</w:t>
                  </w:r>
                  <w: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4B9B793D" w14:textId="77777777" w:rsidR="00132751" w:rsidRDefault="00132751" w:rsidP="00132751">
                  <w:pPr>
                    <w:pStyle w:val="ScheduleSectionTextIndent"/>
                    <w:ind w:firstLine="600"/>
                  </w:pPr>
                  <w:r>
                    <w:fldChar w:fldCharType="begin"/>
                  </w:r>
                  <w:r>
                    <w:instrText xml:space="preserve"> GUID=cb2b5157-7e69-4c00-8986-98df9774a0c8 </w:instrText>
                  </w:r>
                  <w:r>
                    <w:fldChar w:fldCharType="end"/>
                  </w:r>
                  <w:r>
                    <w:t>(If the plaintiff sues, or the defendant is sued, in a representative capacity, this must be stated in the endorsement of claim).</w:t>
                  </w:r>
                </w:p>
              </w:tc>
            </w:tr>
            <w:tr w:rsidR="00132751" w14:paraId="343B564D" w14:textId="77777777" w:rsidTr="00FE36E9">
              <w:trPr>
                <w:cantSplit/>
                <w:jc w:val="center"/>
              </w:trPr>
              <w:tc>
                <w:tcPr>
                  <w:tcW w:w="7120" w:type="dxa"/>
                  <w:gridSpan w:val="5"/>
                </w:tcPr>
                <w:p w14:paraId="239AC7DD" w14:textId="77777777" w:rsidR="00132751" w:rsidRDefault="00132751" w:rsidP="00132751">
                  <w:pPr>
                    <w:pStyle w:val="TableItemCentered"/>
                  </w:pPr>
                  <w:r>
                    <w:fldChar w:fldCharType="begin"/>
                  </w:r>
                  <w:r>
                    <w:instrText xml:space="preserve"> GUID=d2dc1420-6af6-49f0-b16e-20e645191c0b </w:instrText>
                  </w:r>
                  <w:r>
                    <w:fldChar w:fldCharType="end"/>
                  </w:r>
                  <w:r>
                    <w:rPr>
                      <w:i/>
                    </w:rPr>
                    <w:t>Endorsement as to solicitor and address.</w:t>
                  </w:r>
                </w:p>
                <w:p w14:paraId="03F21DAA" w14:textId="77777777" w:rsidR="00132751" w:rsidRDefault="00132751" w:rsidP="00132751">
                  <w:pPr>
                    <w:pStyle w:val="ScheduleSectionTextIndent"/>
                    <w:ind w:firstLine="600"/>
                  </w:pPr>
                  <w:r>
                    <w:fldChar w:fldCharType="begin"/>
                  </w:r>
                  <w:r>
                    <w:instrText xml:space="preserve"> GUID=eb12fc6e-1cd5-4976-9f96-4d64fc4f70eb </w:instrText>
                  </w:r>
                  <w:r>
                    <w:fldChar w:fldCharType="end"/>
                  </w:r>
                  <w:r>
                    <w:t>This writ is issued by                    of                     solicitor for the said plaintiff whose address is                           </w:t>
                  </w:r>
                  <w:proofErr w:type="gramStart"/>
                  <w:r>
                    <w:t>   (</w:t>
                  </w:r>
                  <w:proofErr w:type="gramEnd"/>
                  <w:r>
                    <w:t>or where the plaintiff sues in person). This writ is issued by the said plaintiff who resides at                         and is (state occupation) and (if the plaintiff does not reside within the jurisdiction) whose address for service is                                     </w:t>
                  </w:r>
                  <w:proofErr w:type="gramStart"/>
                  <w:r>
                    <w:t>  .</w:t>
                  </w:r>
                  <w:proofErr w:type="gramEnd"/>
                </w:p>
                <w:p w14:paraId="7A68B4F5" w14:textId="77777777" w:rsidR="00132751" w:rsidRDefault="00132751" w:rsidP="00132751">
                  <w:pPr>
                    <w:pStyle w:val="TableItemCentered"/>
                  </w:pPr>
                  <w:r>
                    <w:fldChar w:fldCharType="begin"/>
                  </w:r>
                  <w:r>
                    <w:instrText xml:space="preserve"> GUID=08f4ffa4-8c03-4945-921d-7842c3567a27 </w:instrText>
                  </w:r>
                  <w:r>
                    <w:fldChar w:fldCharType="end"/>
                  </w:r>
                  <w:r>
                    <w:rPr>
                      <w:i/>
                    </w:rPr>
                    <w:t>Endorsement as to service.</w:t>
                  </w:r>
                </w:p>
                <w:p w14:paraId="1DF30FAB" w14:textId="77777777" w:rsidR="00132751" w:rsidRDefault="00132751" w:rsidP="00132751">
                  <w:pPr>
                    <w:pStyle w:val="ScheduleSectionTextIndent"/>
                    <w:ind w:firstLine="600"/>
                  </w:pPr>
                  <w:r>
                    <w:fldChar w:fldCharType="begin"/>
                  </w:r>
                  <w:r>
                    <w:instrText xml:space="preserve"> GUID=05814f08-2d8f-41d8-bce8-ffe988e3cd2a </w:instrText>
                  </w:r>
                  <w:r>
                    <w:fldChar w:fldCharType="end"/>
                  </w:r>
                  <w:r>
                    <w:t>This writ was served by                              </w:t>
                  </w:r>
                  <w:proofErr w:type="spellStart"/>
                  <w:r>
                    <w:t>by</w:t>
                  </w:r>
                  <w:proofErr w:type="spellEnd"/>
                  <w:r>
                    <w:t xml:space="preserve"> way of personal service (or as may be) (state manner of service or in accordance with the terms of an order for substituted service) on the defendant (who is known to me) (or who was pointed out to me by                                                                                       )</w:t>
                  </w:r>
                  <w:r>
                    <w:br/>
                    <w:t>(or who admitted to me that he was                                                                 )</w:t>
                  </w:r>
                  <w:r>
                    <w:br/>
                    <w:t>at (place) on the          day of                     20      .</w:t>
                  </w:r>
                </w:p>
                <w:p w14:paraId="10ACE5EC" w14:textId="77777777" w:rsidR="00132751" w:rsidRDefault="00132751" w:rsidP="00132751">
                  <w:pPr>
                    <w:pStyle w:val="ScheduleSectionTextIndent"/>
                    <w:ind w:firstLine="600"/>
                  </w:pPr>
                  <w:r>
                    <w:fldChar w:fldCharType="begin"/>
                  </w:r>
                  <w:r>
                    <w:instrText xml:space="preserve"> GUID=27b5bb72-9576-4f51-a078-24dc43d0f0fc </w:instrText>
                  </w:r>
                  <w:r>
                    <w:fldChar w:fldCharType="end"/>
                  </w:r>
                  <w:r>
                    <w:t>Endorsed this        day of                             20    </w:t>
                  </w:r>
                  <w:proofErr w:type="gramStart"/>
                  <w:r>
                    <w:t>  .</w:t>
                  </w:r>
                  <w:proofErr w:type="gramEnd"/>
                </w:p>
                <w:p w14:paraId="53FD3732" w14:textId="77777777" w:rsidR="00132751" w:rsidRDefault="00132751" w:rsidP="00132751">
                  <w:pPr>
                    <w:pStyle w:val="TableItemNoIndent"/>
                    <w:jc w:val="right"/>
                  </w:pPr>
                  <w:r>
                    <w:fldChar w:fldCharType="begin"/>
                  </w:r>
                  <w:r>
                    <w:instrText xml:space="preserve"> GUID=3961f05e-b95b-4a45-a756-30ab86d05d4e </w:instrText>
                  </w:r>
                  <w:r>
                    <w:fldChar w:fldCharType="end"/>
                  </w:r>
                  <w:r>
                    <w:rPr>
                      <w:i/>
                    </w:rPr>
                    <w:t>Process Server.</w:t>
                  </w:r>
                </w:p>
              </w:tc>
            </w:tr>
          </w:tbl>
          <w:p w14:paraId="636A9958"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B89A8DA"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B1F6B8B"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F6D7DC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667E08D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C24FA25"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132751" w:rsidRPr="006F2CA2" w14:paraId="65D422A8" w14:textId="77777777" w:rsidTr="00132751">
        <w:trPr>
          <w:divId w:val="2116439976"/>
          <w:cantSplit/>
          <w:jc w:val="center"/>
        </w:trPr>
        <w:tc>
          <w:tcPr>
            <w:tcW w:w="9050" w:type="dxa"/>
          </w:tcPr>
          <w:p w14:paraId="7FB34F27" w14:textId="77777777" w:rsidR="00132751" w:rsidRPr="006F2CA2" w:rsidRDefault="00132751" w:rsidP="00132751">
            <w:pPr>
              <w:spacing w:before="120" w:after="0" w:line="240" w:lineRule="auto"/>
              <w:ind w:left="620" w:hanging="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GUID=a462d6e0-26bb-4811-93ad-48b3cf139154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i/>
                <w:sz w:val="22"/>
                <w:szCs w:val="20"/>
                <w:lang w:val="en-GB" w:eastAsia="en-US"/>
              </w:rPr>
              <w:tab/>
              <w:t xml:space="preserve">If any defendant is outside the jurisdiction, a separate </w:t>
            </w:r>
            <w:proofErr w:type="gramStart"/>
            <w:r w:rsidRPr="006F2CA2">
              <w:rPr>
                <w:rFonts w:ascii="Times New Roman" w:hAnsi="Times New Roman" w:cs="Times New Roman"/>
                <w:i/>
                <w:sz w:val="22"/>
                <w:szCs w:val="20"/>
                <w:lang w:val="en-GB" w:eastAsia="en-US"/>
              </w:rPr>
              <w:t>period of time</w:t>
            </w:r>
            <w:proofErr w:type="gramEnd"/>
            <w:r w:rsidRPr="006F2CA2">
              <w:rPr>
                <w:rFonts w:ascii="Times New Roman" w:hAnsi="Times New Roman" w:cs="Times New Roman"/>
                <w:i/>
                <w:sz w:val="22"/>
                <w:szCs w:val="20"/>
                <w:lang w:val="en-GB" w:eastAsia="en-US"/>
              </w:rPr>
              <w:t xml:space="preserve"> for entering appearance must be inserted.)</w:t>
            </w:r>
          </w:p>
          <w:p w14:paraId="1CF09916"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GUID=8841f738-fbe2-429f-8193-c1c847c1f32d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52DA10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GUID=dc0cc1a0-1eca-4f8f-b609-b85e2d553d16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6 months after the above date, or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12 months after the above date where leave to serve out of jurisdiction has been obtained, unless renewed by order of the Court.</w:t>
            </w:r>
          </w:p>
          <w:p w14:paraId="52887B8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GUID=fbd1d8cd-02f3-4002-87b5-42b180e46c3e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 may enter an appearance(s) either personally or by a solicitor at the Registry of the Family Justice Courts.</w:t>
            </w:r>
          </w:p>
          <w:p w14:paraId="58F834B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GUID=cdf99826-791a-4d7b-a77b-a539c65a94bb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Endorsements to be made on writ before issue.</w:t>
            </w:r>
          </w:p>
          <w:p w14:paraId="450B8402"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GUID=090a64bb-3b7e-4add-8175-71230df4c9c4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of claim/statement of claim.</w:t>
            </w:r>
          </w:p>
        </w:tc>
      </w:tr>
      <w:tr w:rsidR="00132751" w:rsidRPr="006F2CA2" w14:paraId="54A60DFF" w14:textId="77777777" w:rsidTr="00132751">
        <w:trPr>
          <w:divId w:val="2116439976"/>
          <w:cantSplit/>
          <w:jc w:val="center"/>
        </w:trPr>
        <w:tc>
          <w:tcPr>
            <w:tcW w:w="9050" w:type="dxa"/>
          </w:tcPr>
          <w:p w14:paraId="1642706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GUID=0c2735a6-78fa-4e77-aecb-110ac65cd6ef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the endorsement or statement of claim).</w:t>
            </w:r>
          </w:p>
          <w:p w14:paraId="0DDE21E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GUID=079daebb-cea8-40e9-b1ee-08437b5788c0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plaintiff’s claim is for a debt or liquidated demand only, the following endorsement must be added at the foot of the claim:)</w:t>
            </w:r>
          </w:p>
          <w:p w14:paraId="1DC7DE55"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GUID=f418125b-b107-43fd-858e-cc2453d12652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17A931E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GUID=6a56c499-eb34-43ef-934a-a5bc47dc9f9a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 the Writ of Summons is endorsed with a Statement of Claim the following must be added:</w:t>
            </w:r>
          </w:p>
          <w:p w14:paraId="50ED4323"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GUID=ac6d57b0-fa8b-40d1-891c-0e1636395230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39358116"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GUID=cb2b5157-7e69-4c00-8986-98df9774a0c8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 sues, or the defendant is sued, in a representative capacity, this must be stated in the endorsement of claim).</w:t>
            </w:r>
          </w:p>
        </w:tc>
      </w:tr>
      <w:tr w:rsidR="00132751" w:rsidRPr="006F2CA2" w14:paraId="24F02256" w14:textId="77777777" w:rsidTr="00132751">
        <w:trPr>
          <w:divId w:val="2116439976"/>
          <w:cantSplit/>
          <w:jc w:val="center"/>
        </w:trPr>
        <w:tc>
          <w:tcPr>
            <w:tcW w:w="9050" w:type="dxa"/>
          </w:tcPr>
          <w:p w14:paraId="0173C3C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GUID=d2dc1420-6af6-49f0-b16e-20e645191c0b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solicitor and address.</w:t>
            </w:r>
          </w:p>
          <w:p w14:paraId="512AA8D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GUID=eb12fc6e-1cd5-4976-9f96-4d64fc4f70eb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solicitor for the said plaintiff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where the plaintiff sues in person). This writ is issued by the said plaintiff who resides at                         and is (state occupation) and (if the plaintiff does not reside within the jurisdiction) whose address for service is                                     </w:t>
            </w:r>
            <w:proofErr w:type="gramStart"/>
            <w:r w:rsidRPr="006F2CA2">
              <w:rPr>
                <w:rFonts w:ascii="Times New Roman" w:hAnsi="Times New Roman" w:cs="Times New Roman"/>
                <w:sz w:val="22"/>
                <w:szCs w:val="20"/>
                <w:lang w:val="en-GB" w:eastAsia="en-US"/>
              </w:rPr>
              <w:t>  .</w:t>
            </w:r>
            <w:proofErr w:type="gramEnd"/>
          </w:p>
          <w:p w14:paraId="6C9B5FF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GUID=08f4ffa4-8c03-4945-921d-7842c3567a27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service.</w:t>
            </w:r>
          </w:p>
          <w:p w14:paraId="1FBDB70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GUID=05814f08-2d8f-41d8-bce8-ffe988e3cd2a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was served by                              </w:t>
            </w:r>
            <w:proofErr w:type="spellStart"/>
            <w:r w:rsidRPr="006F2CA2">
              <w:rPr>
                <w:rFonts w:ascii="Times New Roman" w:hAnsi="Times New Roman" w:cs="Times New Roman"/>
                <w:sz w:val="22"/>
                <w:szCs w:val="20"/>
                <w:lang w:val="en-GB" w:eastAsia="en-US"/>
              </w:rPr>
              <w:t>by</w:t>
            </w:r>
            <w:proofErr w:type="spellEnd"/>
            <w:r w:rsidRPr="006F2CA2">
              <w:rPr>
                <w:rFonts w:ascii="Times New Roman" w:hAnsi="Times New Roman" w:cs="Times New Roman"/>
                <w:sz w:val="22"/>
                <w:szCs w:val="20"/>
                <w:lang w:val="en-GB" w:eastAsia="en-US"/>
              </w:rPr>
              <w:t xml:space="preserve"> way of personal service (or as may be) (state manner of service or in accordance with the terms of an order for substituted service) on the defendant (who is known to me) (or who was pointed out to me by                                                                                       )</w:t>
            </w:r>
            <w:r w:rsidRPr="006F2CA2">
              <w:rPr>
                <w:rFonts w:ascii="Times New Roman" w:hAnsi="Times New Roman" w:cs="Times New Roman"/>
                <w:sz w:val="22"/>
                <w:szCs w:val="20"/>
                <w:lang w:val="en-GB" w:eastAsia="en-US"/>
              </w:rPr>
              <w:br/>
              <w:t>(or who admitted to me that he was                                                                 )</w:t>
            </w:r>
            <w:r w:rsidRPr="006F2CA2">
              <w:rPr>
                <w:rFonts w:ascii="Times New Roman" w:hAnsi="Times New Roman" w:cs="Times New Roman"/>
                <w:sz w:val="22"/>
                <w:szCs w:val="20"/>
                <w:lang w:val="en-GB" w:eastAsia="en-US"/>
              </w:rPr>
              <w:br/>
              <w:t>at (place) on the          day of                     20      .</w:t>
            </w:r>
          </w:p>
          <w:p w14:paraId="4C23BD8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GUID=27b5bb72-9576-4f51-a078-24dc43d0f0fc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Endorsed this        day of                             20    </w:t>
            </w:r>
            <w:proofErr w:type="gramStart"/>
            <w:r w:rsidRPr="006F2CA2">
              <w:rPr>
                <w:rFonts w:ascii="Times New Roman" w:hAnsi="Times New Roman" w:cs="Times New Roman"/>
                <w:sz w:val="22"/>
                <w:szCs w:val="20"/>
                <w:lang w:val="en-GB" w:eastAsia="en-US"/>
              </w:rPr>
              <w:t>  .</w:t>
            </w:r>
            <w:proofErr w:type="gramEnd"/>
          </w:p>
          <w:p w14:paraId="122B5F35" w14:textId="77777777" w:rsidR="00132751" w:rsidRPr="006F2CA2" w:rsidRDefault="00132751" w:rsidP="00132751">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GUID=3961f05e-b95b-4a45-a756-30ab86d05d4e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Process Server.</w:t>
            </w:r>
          </w:p>
        </w:tc>
      </w:tr>
    </w:tbl>
    <w:p w14:paraId="2B620BE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734"/>
        <w:gridCol w:w="2750"/>
        <w:gridCol w:w="1443"/>
        <w:gridCol w:w="1153"/>
      </w:tblGrid>
      <w:tr w:rsidR="006F2CA2" w:rsidRPr="006F2CA2" w14:paraId="43928BA7" w14:textId="77777777" w:rsidTr="006F2CA2">
        <w:trPr>
          <w:divId w:val="2116439976"/>
          <w:cantSplit/>
          <w:jc w:val="center"/>
        </w:trPr>
        <w:tc>
          <w:tcPr>
            <w:tcW w:w="7080" w:type="dxa"/>
            <w:gridSpan w:val="4"/>
          </w:tcPr>
          <w:p w14:paraId="6B7005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GUID=86c1d24d-2151-4cfd-afdd-341d9c893639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67</w:t>
            </w:r>
          </w:p>
        </w:tc>
      </w:tr>
      <w:tr w:rsidR="006F2CA2" w:rsidRPr="006F2CA2" w14:paraId="657BE796" w14:textId="77777777" w:rsidTr="006F2CA2">
        <w:trPr>
          <w:divId w:val="2116439976"/>
          <w:cantSplit/>
          <w:jc w:val="center"/>
        </w:trPr>
        <w:tc>
          <w:tcPr>
            <w:tcW w:w="1734" w:type="dxa"/>
          </w:tcPr>
          <w:p w14:paraId="680468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GUID=2b8e2e17-2e94-42d2-b24b-28f155a9f8e6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 R.300</w:t>
            </w:r>
          </w:p>
        </w:tc>
        <w:tc>
          <w:tcPr>
            <w:tcW w:w="4193" w:type="dxa"/>
            <w:gridSpan w:val="2"/>
          </w:tcPr>
          <w:p w14:paraId="0C353F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DFC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GUID=5c177d6c-d390-4fec-9809-977e46535236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OF WRIT</w:t>
            </w:r>
          </w:p>
        </w:tc>
        <w:tc>
          <w:tcPr>
            <w:tcW w:w="1153" w:type="dxa"/>
          </w:tcPr>
          <w:p w14:paraId="31FD82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GUID=e71b89c5-d0b3-49ed-9311-343de39cbde8 </w:instrText>
            </w:r>
            <w:r w:rsidRPr="006F2CA2">
              <w:rPr>
                <w:rFonts w:ascii="Times New Roman" w:hAnsi="Times New Roman" w:cs="Times New Roman"/>
                <w:sz w:val="22"/>
                <w:szCs w:val="20"/>
                <w:lang w:val="en-GB" w:eastAsia="en-US"/>
              </w:rPr>
              <w:fldChar w:fldCharType="end"/>
            </w:r>
          </w:p>
        </w:tc>
      </w:tr>
      <w:tr w:rsidR="006F2CA2" w:rsidRPr="006F2CA2" w14:paraId="4891D41D" w14:textId="77777777" w:rsidTr="006F2CA2">
        <w:trPr>
          <w:divId w:val="2116439976"/>
          <w:cantSplit/>
          <w:jc w:val="center"/>
        </w:trPr>
        <w:tc>
          <w:tcPr>
            <w:tcW w:w="7080" w:type="dxa"/>
            <w:gridSpan w:val="4"/>
          </w:tcPr>
          <w:p w14:paraId="5D7040C1"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GUID=d268ce05-0e32-4427-bcd5-c3902807d112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months from the         day of                        20        by an order of Court dated the         day of                       20    </w:t>
            </w:r>
            <w:proofErr w:type="gramStart"/>
            <w:r w:rsidRPr="006F2CA2">
              <w:rPr>
                <w:rFonts w:ascii="Times New Roman" w:hAnsi="Times New Roman" w:cs="Times New Roman"/>
                <w:sz w:val="22"/>
                <w:szCs w:val="20"/>
                <w:lang w:val="en-GB" w:eastAsia="en-US"/>
              </w:rPr>
              <w:t>  .</w:t>
            </w:r>
            <w:proofErr w:type="gramEnd"/>
          </w:p>
          <w:p w14:paraId="36710F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GUID=1a25f3ed-004d-4d90-b932-7175376cfd80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A5CE38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GUID=bbe14e6d-d113-4571-ae69-554d3a25a303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015A6FEC" w14:textId="77777777" w:rsidTr="006F2CA2">
        <w:trPr>
          <w:divId w:val="2116439976"/>
          <w:cantSplit/>
          <w:jc w:val="center"/>
        </w:trPr>
        <w:tc>
          <w:tcPr>
            <w:tcW w:w="7080" w:type="dxa"/>
            <w:gridSpan w:val="4"/>
          </w:tcPr>
          <w:p w14:paraId="1D83321B" w14:textId="77777777" w:rsidR="00ED7FA2" w:rsidRDefault="00ED7FA2" w:rsidP="006F2CA2">
            <w:pPr>
              <w:spacing w:before="60" w:after="60" w:line="240" w:lineRule="auto"/>
              <w:jc w:val="center"/>
              <w:rPr>
                <w:rFonts w:ascii="Times New Roman" w:hAnsi="Times New Roman" w:cs="Times New Roman"/>
                <w:sz w:val="22"/>
                <w:szCs w:val="20"/>
                <w:lang w:val="en-GB" w:eastAsia="en-US"/>
              </w:rPr>
            </w:pPr>
          </w:p>
          <w:p w14:paraId="4D25F9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GUID=a5e5ce91-f10e-43e2-8858-94b9fba8aeb5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68</w:t>
            </w:r>
          </w:p>
          <w:p w14:paraId="44F18A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R.306</w:t>
            </w:r>
          </w:p>
        </w:tc>
      </w:tr>
      <w:tr w:rsidR="006F2CA2" w:rsidRPr="006F2CA2" w14:paraId="423EE637" w14:textId="77777777" w:rsidTr="006F2CA2">
        <w:trPr>
          <w:gridAfter w:val="2"/>
          <w:divId w:val="2116439976"/>
          <w:wAfter w:w="2596" w:type="dxa"/>
          <w:cantSplit/>
          <w:jc w:val="center"/>
        </w:trPr>
        <w:tc>
          <w:tcPr>
            <w:tcW w:w="4484" w:type="dxa"/>
            <w:gridSpan w:val="2"/>
          </w:tcPr>
          <w:p w14:paraId="05845F0B" w14:textId="77777777" w:rsidR="006F2CA2" w:rsidRPr="006F2CA2" w:rsidRDefault="006F2CA2" w:rsidP="006F2CA2">
            <w:pPr>
              <w:spacing w:before="60" w:after="60" w:line="240" w:lineRule="auto"/>
              <w:ind w:left="26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GUID=56b006a0-a5b0-435c-b16b-ce4faa65c194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SERVICE</w:t>
            </w:r>
          </w:p>
        </w:tc>
      </w:tr>
      <w:tr w:rsidR="006F2CA2" w:rsidRPr="006F2CA2" w14:paraId="180FA1E8" w14:textId="77777777" w:rsidTr="006F2CA2">
        <w:trPr>
          <w:divId w:val="2116439976"/>
          <w:cantSplit/>
          <w:jc w:val="center"/>
        </w:trPr>
        <w:tc>
          <w:tcPr>
            <w:tcW w:w="7080" w:type="dxa"/>
            <w:gridSpan w:val="4"/>
          </w:tcPr>
          <w:p w14:paraId="02129A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GUID=b6e1818f-ff8f-4ee3-8fd3-66933f782281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EB6D0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GUID=cdfd9ea6-8c0d-497c-96a0-94ff984c08c5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6676C9E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GUID=854e6614-8fd5-45de-84ce-afab0f44ce96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762BC4A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GUID=034a5d85-6b08-43b5-b393-eea3bf43e490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herein was served on —</w:t>
            </w:r>
          </w:p>
          <w:p w14:paraId="08244D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GUID=997ff266-6d6a-457e-bd95-ef59a032ffe5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served:</w:t>
            </w:r>
          </w:p>
          <w:p w14:paraId="73CD6DE8" w14:textId="77777777" w:rsidR="006F2CA2" w:rsidRPr="006F2CA2" w:rsidRDefault="006F2CA2" w:rsidP="006F2CA2">
            <w:pPr>
              <w:spacing w:before="120" w:after="0" w:line="240" w:lineRule="auto"/>
              <w:ind w:left="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GUID=ce7a5867-cc44-4a2f-bfcd-adba0a6d03cf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Capacity in which person is served: (The defendant) (or as may be).</w:t>
            </w:r>
          </w:p>
          <w:p w14:paraId="2AFE59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GUID=8409607e-0d09-4eb2-af9d-0b2774c19a9f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On: (Day, </w:t>
            </w:r>
            <w:proofErr w:type="gramStart"/>
            <w:r w:rsidRPr="006F2CA2">
              <w:rPr>
                <w:rFonts w:ascii="Times New Roman" w:hAnsi="Times New Roman" w:cs="Times New Roman"/>
                <w:sz w:val="22"/>
                <w:szCs w:val="20"/>
                <w:lang w:val="en-GB" w:eastAsia="en-US"/>
              </w:rPr>
              <w:t>date</w:t>
            </w:r>
            <w:proofErr w:type="gramEnd"/>
            <w:r w:rsidRPr="006F2CA2">
              <w:rPr>
                <w:rFonts w:ascii="Times New Roman" w:hAnsi="Times New Roman" w:cs="Times New Roman"/>
                <w:sz w:val="22"/>
                <w:szCs w:val="20"/>
                <w:lang w:val="en-GB" w:eastAsia="en-US"/>
              </w:rPr>
              <w:t xml:space="preserve"> and time of service).</w:t>
            </w:r>
          </w:p>
          <w:p w14:paraId="7AAB97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GUID=b2377965-9976-47db-a51c-77a6a71f858c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 (Place of service).</w:t>
            </w:r>
          </w:p>
          <w:p w14:paraId="23DA17B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GUID=2a681a8d-dfe4-4a72-a713-58e163b5f907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Method of service: (State how service effected).</w:t>
            </w:r>
          </w:p>
          <w:p w14:paraId="00CB733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GUID=fb77ed7a-463e-4982-8b9f-804c8ac916ca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2AC2F91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020"/>
        <w:gridCol w:w="60"/>
        <w:gridCol w:w="4860"/>
        <w:gridCol w:w="140"/>
        <w:gridCol w:w="1020"/>
      </w:tblGrid>
      <w:tr w:rsidR="006F2CA2" w:rsidRPr="006F2CA2" w14:paraId="054E5C79" w14:textId="77777777" w:rsidTr="006F2CA2">
        <w:trPr>
          <w:divId w:val="2116439976"/>
          <w:cantSplit/>
          <w:jc w:val="center"/>
        </w:trPr>
        <w:tc>
          <w:tcPr>
            <w:tcW w:w="1020" w:type="dxa"/>
          </w:tcPr>
          <w:p w14:paraId="14DB4C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3C052D0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GUID=c88be1a9-eef6-40b0-b283-b2508e6a0ef6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R.312</w:t>
            </w:r>
          </w:p>
        </w:tc>
        <w:tc>
          <w:tcPr>
            <w:tcW w:w="5060" w:type="dxa"/>
            <w:gridSpan w:val="3"/>
          </w:tcPr>
          <w:p w14:paraId="2D9C3D5E"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69</w:t>
            </w:r>
          </w:p>
          <w:p w14:paraId="5DEB11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0DE0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GUID=b8577943-0cb3-4826-8b29-5c394a5dc5c5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FOR LEAVE TO SERVE</w:t>
            </w:r>
            <w:r w:rsidRPr="006F2CA2">
              <w:rPr>
                <w:rFonts w:ascii="Times New Roman" w:hAnsi="Times New Roman" w:cs="Times New Roman"/>
                <w:sz w:val="22"/>
                <w:szCs w:val="20"/>
                <w:lang w:val="en-GB" w:eastAsia="en-US"/>
              </w:rPr>
              <w:br/>
              <w:t>ORIGINATING PROCESS OUT OF SINGAPORE</w:t>
            </w:r>
          </w:p>
        </w:tc>
        <w:tc>
          <w:tcPr>
            <w:tcW w:w="1020" w:type="dxa"/>
          </w:tcPr>
          <w:p w14:paraId="156601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GUID=46a51cfc-b22a-473f-ae2e-91b5c0ec70c2 </w:instrText>
            </w:r>
            <w:r w:rsidRPr="006F2CA2">
              <w:rPr>
                <w:rFonts w:ascii="Times New Roman" w:hAnsi="Times New Roman" w:cs="Times New Roman"/>
                <w:sz w:val="22"/>
                <w:szCs w:val="20"/>
                <w:lang w:val="en-GB" w:eastAsia="en-US"/>
              </w:rPr>
              <w:fldChar w:fldCharType="end"/>
            </w:r>
          </w:p>
        </w:tc>
      </w:tr>
      <w:tr w:rsidR="006F2CA2" w:rsidRPr="006F2CA2" w14:paraId="2EA86907" w14:textId="77777777" w:rsidTr="006F2CA2">
        <w:trPr>
          <w:divId w:val="2116439976"/>
          <w:cantSplit/>
          <w:jc w:val="center"/>
        </w:trPr>
        <w:tc>
          <w:tcPr>
            <w:tcW w:w="7100" w:type="dxa"/>
            <w:gridSpan w:val="5"/>
          </w:tcPr>
          <w:p w14:paraId="2A3E36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GUID=d2713562-2f82-48e8-9fcd-da74bd7988f9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FC603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GUID=033b6d8e-99e2-4adb-8d8f-8d10fc1b8014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 (name, </w:t>
            </w:r>
            <w:proofErr w:type="gramStart"/>
            <w:r w:rsidRPr="006F2CA2">
              <w:rPr>
                <w:rFonts w:ascii="Times New Roman" w:hAnsi="Times New Roman" w:cs="Times New Roman"/>
                <w:sz w:val="22"/>
                <w:szCs w:val="20"/>
                <w:lang w:val="en-GB" w:eastAsia="en-US"/>
              </w:rPr>
              <w:t>address</w:t>
            </w:r>
            <w:proofErr w:type="gramEnd"/>
            <w:r w:rsidRPr="006F2CA2">
              <w:rPr>
                <w:rFonts w:ascii="Times New Roman" w:hAnsi="Times New Roman" w:cs="Times New Roman"/>
                <w:sz w:val="22"/>
                <w:szCs w:val="20"/>
                <w:lang w:val="en-GB" w:eastAsia="en-US"/>
              </w:rPr>
              <w:t xml:space="preserve"> and description of deponent), do make oath (or affirm) and say as follows:</w:t>
            </w:r>
          </w:p>
          <w:p w14:paraId="5A80B9A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GUID=6bdf69f9-2843-4dd1-96f2-c7bf82da5642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plaintiff (or as may be) in this action.</w:t>
            </w:r>
          </w:p>
          <w:p w14:paraId="175F6DC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GUID=a3b61524-af18-4c7c-93b2-d13d43981caf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This application is made pursuant to Rule 311 (specify the paragraphs).</w:t>
            </w:r>
          </w:p>
          <w:p w14:paraId="4303158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GUID=8b254f7f-326a-439d-8dac-d70f0349c754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facts in support of paragraph 2 are</w:t>
            </w:r>
          </w:p>
          <w:p w14:paraId="685EAD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GUID=649ec5c8-abcd-4efa-af34-b42819491be5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verily believe that I have a good cause of action against the abovenamed defendant (state the facts, or refer to the Statement of Claim filed, or exhibit a copy of the proposed Statement of Claim, or refer to the originating process and any affidavits filed therein).</w:t>
            </w:r>
          </w:p>
          <w:p w14:paraId="132546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GUID=4c67f238-45ac-4d56-ac1a-454965436a85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defendant is presently residing (or carrying on business) at                 in the State of                        </w:t>
            </w:r>
            <w:proofErr w:type="gramStart"/>
            <w:r w:rsidRPr="006F2CA2">
              <w:rPr>
                <w:rFonts w:ascii="Times New Roman" w:hAnsi="Times New Roman" w:cs="Times New Roman"/>
                <w:sz w:val="22"/>
                <w:szCs w:val="20"/>
                <w:lang w:val="en-GB" w:eastAsia="en-US"/>
              </w:rPr>
              <w:t>  .</w:t>
            </w:r>
            <w:proofErr w:type="gramEnd"/>
          </w:p>
          <w:p w14:paraId="17FB348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GUID=a7238226-8362-4a8f-b12e-9628a371bfe0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           days will probably be sufficient for the defendant to enter an appearance in the Registry of the Family Justice Courts.</w:t>
            </w:r>
          </w:p>
          <w:p w14:paraId="1B1A36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GUID=cc09edf8-5e39-4cdc-b30e-77a1638557e2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w:t>
            </w:r>
            <w:r w:rsidRPr="006F2CA2">
              <w:rPr>
                <w:rFonts w:ascii="Times New Roman" w:hAnsi="Times New Roman" w:cs="Times New Roman"/>
                <w:sz w:val="22"/>
                <w:szCs w:val="20"/>
                <w:lang w:val="en-GB" w:eastAsia="en-US"/>
              </w:rPr>
              <w:tab/>
              <w:t>I apply for leave to serve the writ (or as may be) on the defendant at                   or elsewhere as he may be found in the State of         </w:t>
            </w:r>
            <w:proofErr w:type="gramStart"/>
            <w:r w:rsidRPr="006F2CA2">
              <w:rPr>
                <w:rFonts w:ascii="Times New Roman" w:hAnsi="Times New Roman" w:cs="Times New Roman"/>
                <w:sz w:val="22"/>
                <w:szCs w:val="20"/>
                <w:lang w:val="en-GB" w:eastAsia="en-US"/>
              </w:rPr>
              <w:t>  .</w:t>
            </w:r>
            <w:proofErr w:type="gramEnd"/>
          </w:p>
          <w:p w14:paraId="579BF7E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GUID=0ca7bf79-5f4e-4058-b2a8-4a61198082a0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w:t>
            </w:r>
            <w:r w:rsidRPr="006F2CA2">
              <w:rPr>
                <w:rFonts w:ascii="Times New Roman" w:hAnsi="Times New Roman" w:cs="Times New Roman"/>
                <w:sz w:val="22"/>
                <w:szCs w:val="20"/>
                <w:lang w:val="en-GB" w:eastAsia="en-US"/>
              </w:rPr>
              <w:tab/>
              <w:t>It is necessary/not necessary to extend the validity of this writ (and if necessary, to state how long).</w:t>
            </w:r>
          </w:p>
          <w:p w14:paraId="1581C67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GUID=d6df1b88-d9eb-4eae-b20b-d5e80e9bd5b4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16C24E3" w14:textId="77777777" w:rsidTr="006F2CA2">
        <w:trPr>
          <w:divId w:val="2116439976"/>
          <w:cantSplit/>
          <w:jc w:val="center"/>
        </w:trPr>
        <w:tc>
          <w:tcPr>
            <w:tcW w:w="7100" w:type="dxa"/>
            <w:gridSpan w:val="5"/>
          </w:tcPr>
          <w:p w14:paraId="0DD1ED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9851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GUID=23aa3c8e-148e-4d7f-be97-ce7bfb8b0b05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70</w:t>
            </w:r>
          </w:p>
        </w:tc>
      </w:tr>
      <w:tr w:rsidR="006F2CA2" w:rsidRPr="006F2CA2" w14:paraId="07012270" w14:textId="77777777" w:rsidTr="006F2CA2">
        <w:trPr>
          <w:divId w:val="2116439976"/>
          <w:cantSplit/>
          <w:jc w:val="center"/>
        </w:trPr>
        <w:tc>
          <w:tcPr>
            <w:tcW w:w="1080" w:type="dxa"/>
            <w:gridSpan w:val="2"/>
          </w:tcPr>
          <w:p w14:paraId="7CCFC2C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GUID=f400bace-0c78-476b-baae-a15211c6de5f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R.312 </w:t>
            </w:r>
          </w:p>
        </w:tc>
        <w:tc>
          <w:tcPr>
            <w:tcW w:w="4860" w:type="dxa"/>
          </w:tcPr>
          <w:p w14:paraId="4970FE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ECD23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GUID=b43aaacd-5447-49c4-894a-ccbec7d528dd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SERVICE OF</w:t>
            </w:r>
            <w:r w:rsidRPr="006F2CA2">
              <w:rPr>
                <w:rFonts w:ascii="Times New Roman" w:hAnsi="Times New Roman" w:cs="Times New Roman"/>
                <w:sz w:val="22"/>
                <w:szCs w:val="20"/>
                <w:lang w:val="en-GB" w:eastAsia="en-US"/>
              </w:rPr>
              <w:br/>
              <w:t>DOCUMENT OUT OF SINGAPORE</w:t>
            </w:r>
          </w:p>
        </w:tc>
        <w:tc>
          <w:tcPr>
            <w:tcW w:w="1160" w:type="dxa"/>
            <w:gridSpan w:val="2"/>
          </w:tcPr>
          <w:p w14:paraId="6ED54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GUID=9fa1512a-b8b9-4e78-bbc2-ccbc69f5eb77 </w:instrText>
            </w:r>
            <w:r w:rsidRPr="006F2CA2">
              <w:rPr>
                <w:rFonts w:ascii="Times New Roman" w:hAnsi="Times New Roman" w:cs="Times New Roman"/>
                <w:sz w:val="22"/>
                <w:szCs w:val="20"/>
                <w:lang w:val="en-GB" w:eastAsia="en-US"/>
              </w:rPr>
              <w:fldChar w:fldCharType="end"/>
            </w:r>
          </w:p>
        </w:tc>
      </w:tr>
      <w:tr w:rsidR="006F2CA2" w:rsidRPr="006F2CA2" w14:paraId="67EF6CA4" w14:textId="77777777" w:rsidTr="006F2CA2">
        <w:trPr>
          <w:divId w:val="2116439976"/>
          <w:cantSplit/>
          <w:jc w:val="center"/>
        </w:trPr>
        <w:tc>
          <w:tcPr>
            <w:tcW w:w="7100" w:type="dxa"/>
            <w:gridSpan w:val="5"/>
          </w:tcPr>
          <w:p w14:paraId="5192DC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GUID=6505c684-386f-4f38-9b8a-85d83b78c118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A260F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GUID=9a484e7f-11cd-4676-b3e9-a077365054cf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13948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GUID=72f8ef60-3abf-42ff-a4d9-468d90da7c69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w:t>
            </w:r>
          </w:p>
          <w:p w14:paraId="3D9D2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GUID=4b7c62ce-6b6d-4b79-8110-a1c42965ecd2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have leave to serve a sealed copy of the writ of summons on the defendant at (address at which defendant to be served) or elsewhere in the State of                      </w:t>
            </w:r>
            <w:proofErr w:type="gramStart"/>
            <w:r w:rsidRPr="006F2CA2">
              <w:rPr>
                <w:rFonts w:ascii="Times New Roman" w:hAnsi="Times New Roman" w:cs="Times New Roman"/>
                <w:sz w:val="22"/>
                <w:szCs w:val="20"/>
                <w:lang w:val="en-GB" w:eastAsia="en-US"/>
              </w:rPr>
              <w:t>  .</w:t>
            </w:r>
            <w:proofErr w:type="gramEnd"/>
          </w:p>
          <w:p w14:paraId="51A866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GUID=e937c315-a1bf-4925-b348-8273823a9126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time for entry of an appearance in this action by the defendant be      days after service on him of the writ of summons (or as may be).</w:t>
            </w:r>
          </w:p>
          <w:p w14:paraId="447F4B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GUID=649462bb-a6df-4379-a704-87987071ef0e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8373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GUID=c41fb167-2b84-4d0c-a773-e53917d735f8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727C6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00"/>
        <w:gridCol w:w="4560"/>
        <w:gridCol w:w="1260"/>
      </w:tblGrid>
      <w:tr w:rsidR="006F2CA2" w:rsidRPr="006F2CA2" w14:paraId="038066E7" w14:textId="77777777" w:rsidTr="006F2CA2">
        <w:trPr>
          <w:divId w:val="2116439976"/>
          <w:cantSplit/>
          <w:jc w:val="center"/>
        </w:trPr>
        <w:tc>
          <w:tcPr>
            <w:tcW w:w="7120" w:type="dxa"/>
            <w:gridSpan w:val="3"/>
          </w:tcPr>
          <w:p w14:paraId="7BEB0D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GUID=cf72352e-3a6d-4288-8b5c-f7c57167cf64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71</w:t>
            </w:r>
          </w:p>
        </w:tc>
      </w:tr>
      <w:tr w:rsidR="006F2CA2" w:rsidRPr="006F2CA2" w14:paraId="041D5207" w14:textId="77777777" w:rsidTr="006F2CA2">
        <w:trPr>
          <w:divId w:val="2116439976"/>
          <w:cantSplit/>
          <w:jc w:val="center"/>
        </w:trPr>
        <w:tc>
          <w:tcPr>
            <w:tcW w:w="1300" w:type="dxa"/>
          </w:tcPr>
          <w:p w14:paraId="6FF870A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GUID=7b2b51bc-4bb0-4965-8947-afcf0a2c3469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R.314</w:t>
            </w:r>
          </w:p>
        </w:tc>
        <w:tc>
          <w:tcPr>
            <w:tcW w:w="4560" w:type="dxa"/>
          </w:tcPr>
          <w:p w14:paraId="290599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6E327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GUID=5cbcc288-0f58-4c3c-94c1-bd70949e46e3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SERVICE OF DOCUMENT</w:t>
            </w:r>
            <w:r w:rsidRPr="006F2CA2">
              <w:rPr>
                <w:rFonts w:ascii="Times New Roman" w:hAnsi="Times New Roman" w:cs="Times New Roman"/>
                <w:sz w:val="22"/>
                <w:szCs w:val="20"/>
                <w:lang w:val="en-GB" w:eastAsia="en-US"/>
              </w:rPr>
              <w:br/>
              <w:t>OUT OF SINGAPORE</w:t>
            </w:r>
          </w:p>
        </w:tc>
        <w:tc>
          <w:tcPr>
            <w:tcW w:w="1260" w:type="dxa"/>
          </w:tcPr>
          <w:p w14:paraId="635D0F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GUID=58528372-b7dc-4788-a2a6-5550b42f1f07 </w:instrText>
            </w:r>
            <w:r w:rsidRPr="006F2CA2">
              <w:rPr>
                <w:rFonts w:ascii="Times New Roman" w:hAnsi="Times New Roman" w:cs="Times New Roman"/>
                <w:sz w:val="22"/>
                <w:szCs w:val="20"/>
                <w:lang w:val="en-GB" w:eastAsia="en-US"/>
              </w:rPr>
              <w:fldChar w:fldCharType="end"/>
            </w:r>
          </w:p>
        </w:tc>
      </w:tr>
      <w:tr w:rsidR="006F2CA2" w:rsidRPr="006F2CA2" w14:paraId="6C09390C" w14:textId="77777777" w:rsidTr="006F2CA2">
        <w:trPr>
          <w:divId w:val="2116439976"/>
          <w:cantSplit/>
          <w:jc w:val="center"/>
        </w:trPr>
        <w:tc>
          <w:tcPr>
            <w:tcW w:w="7120" w:type="dxa"/>
            <w:gridSpan w:val="3"/>
          </w:tcPr>
          <w:p w14:paraId="73E08D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GUID=912ca5dc-ae7a-4667-868a-3d1654033543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8B40CA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GUID=08d9017a-2ac1-4fc3-9e5e-9b58c0ba7944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request that the writ of summons (or as may be, describing the document including translation, if applicable) in this action be sent through the proper channel to (name of country) for service on the (defendant)                                                                          , at                 or elsewhere in (name of country) and that it may be served —</w:t>
            </w:r>
          </w:p>
          <w:p w14:paraId="7E5588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GUID=dae54ee7-5502-4349-9781-e7075515a986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through the government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where the government is willing to effect service).</w:t>
            </w:r>
          </w:p>
          <w:p w14:paraId="325250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GUID=9bb52430-f814-4df3-b70d-9f5710dd5114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through the judicial authority of                                                 </w:t>
            </w:r>
            <w:proofErr w:type="gramStart"/>
            <w:r w:rsidRPr="006F2CA2">
              <w:rPr>
                <w:rFonts w:ascii="Times New Roman" w:hAnsi="Times New Roman" w:cs="Times New Roman"/>
                <w:sz w:val="22"/>
                <w:szCs w:val="20"/>
                <w:lang w:val="en-GB" w:eastAsia="en-US"/>
              </w:rPr>
              <w:t>  .</w:t>
            </w:r>
            <w:proofErr w:type="gramEnd"/>
          </w:p>
          <w:p w14:paraId="1AE0006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GUID=07910422-c15d-4a4a-9661-bfd4077dadd8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through a Singapore consular authority at                                         </w:t>
            </w:r>
            <w:proofErr w:type="gramStart"/>
            <w:r w:rsidRPr="006F2CA2">
              <w:rPr>
                <w:rFonts w:ascii="Times New Roman" w:hAnsi="Times New Roman" w:cs="Times New Roman"/>
                <w:sz w:val="22"/>
                <w:szCs w:val="20"/>
                <w:lang w:val="en-GB" w:eastAsia="en-US"/>
              </w:rPr>
              <w:t>  .</w:t>
            </w:r>
            <w:proofErr w:type="gramEnd"/>
          </w:p>
          <w:p w14:paraId="1E7B519F" w14:textId="77777777" w:rsidR="006F2CA2" w:rsidRPr="006F2CA2" w:rsidRDefault="006F2CA2" w:rsidP="006F2CA2">
            <w:pPr>
              <w:spacing w:before="120" w:after="0" w:line="240" w:lineRule="auto"/>
              <w:ind w:left="9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GUID=309f87ec-b2f5-4af4-92e2-eca91b1573ee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(delete which methods not desired)</w:t>
            </w:r>
          </w:p>
          <w:p w14:paraId="7BF706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GUID=6423c561-5ca8-4607-8a70-300b7f27a584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undertake to be responsible personally for all expenses incurred by the Minister in respect of the service requested and, on receiving due notification of the amount of those expenses, to pay that amount to the office of the said Minister and to produce a receipt for the payment to the proper officer in the Registry.</w:t>
            </w:r>
          </w:p>
          <w:p w14:paraId="4EB0BB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GUID=d227890a-39e5-4b5c-9893-96d39607f022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D04CB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GUID=c23ea0a5-0cbd-4415-801c-ca6525b279b0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bl>
    <w:p w14:paraId="38DE797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20"/>
        <w:gridCol w:w="4380"/>
        <w:gridCol w:w="1360"/>
      </w:tblGrid>
      <w:tr w:rsidR="006F2CA2" w:rsidRPr="006F2CA2" w14:paraId="36EDCA9E" w14:textId="77777777" w:rsidTr="006F2CA2">
        <w:trPr>
          <w:divId w:val="2116439976"/>
          <w:cantSplit/>
          <w:jc w:val="center"/>
        </w:trPr>
        <w:tc>
          <w:tcPr>
            <w:tcW w:w="7060" w:type="dxa"/>
            <w:gridSpan w:val="3"/>
          </w:tcPr>
          <w:p w14:paraId="49E6D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GUID=5998273f-4a1a-47be-a15c-1857876cd9af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72</w:t>
            </w:r>
          </w:p>
        </w:tc>
      </w:tr>
      <w:tr w:rsidR="006F2CA2" w:rsidRPr="006F2CA2" w14:paraId="56A40AAD" w14:textId="77777777" w:rsidTr="006F2CA2">
        <w:trPr>
          <w:divId w:val="2116439976"/>
          <w:cantSplit/>
          <w:trHeight w:val="560"/>
          <w:jc w:val="center"/>
        </w:trPr>
        <w:tc>
          <w:tcPr>
            <w:tcW w:w="1320" w:type="dxa"/>
            <w:vMerge w:val="restart"/>
          </w:tcPr>
          <w:p w14:paraId="5B82D76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GUID=c1dfc9dd-1b2d-4a08-8e69-a2de2a4a34ff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R.320, 350, 356(4</w:t>
            </w:r>
            <w:proofErr w:type="gramStart"/>
            <w:r w:rsidRPr="006F2CA2">
              <w:rPr>
                <w:rFonts w:ascii="Times New Roman" w:hAnsi="Times New Roman" w:cs="Times New Roman"/>
                <w:sz w:val="18"/>
                <w:szCs w:val="18"/>
                <w:lang w:val="en-GB" w:eastAsia="en-US"/>
              </w:rPr>
              <w:t>),(</w:t>
            </w:r>
            <w:proofErr w:type="gramEnd"/>
            <w:r w:rsidRPr="006F2CA2">
              <w:rPr>
                <w:rFonts w:ascii="Times New Roman" w:hAnsi="Times New Roman" w:cs="Times New Roman"/>
                <w:sz w:val="18"/>
                <w:szCs w:val="18"/>
                <w:lang w:val="en-GB" w:eastAsia="en-US"/>
              </w:rPr>
              <w:t>7)</w:t>
            </w:r>
          </w:p>
        </w:tc>
        <w:tc>
          <w:tcPr>
            <w:tcW w:w="4380" w:type="dxa"/>
          </w:tcPr>
          <w:p w14:paraId="458E79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DC44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GUID=df5255ea-163d-4e5c-9ebb-536267e443af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w:t>
            </w:r>
          </w:p>
        </w:tc>
        <w:tc>
          <w:tcPr>
            <w:tcW w:w="1360" w:type="dxa"/>
            <w:vMerge w:val="restart"/>
          </w:tcPr>
          <w:p w14:paraId="6E47E1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464E981B" w14:textId="77777777" w:rsidTr="006F2CA2">
        <w:trPr>
          <w:divId w:val="2116439976"/>
          <w:cantSplit/>
          <w:trHeight w:val="400"/>
          <w:jc w:val="center"/>
        </w:trPr>
        <w:tc>
          <w:tcPr>
            <w:tcW w:w="1320" w:type="dxa"/>
            <w:vAlign w:val="center"/>
          </w:tcPr>
          <w:p w14:paraId="6E3A7A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GUID=c1dfc9dd-1b2d-4a08-8e69-a2de2a4a34ff </w:instrText>
            </w:r>
            <w:r w:rsidRPr="006F2CA2">
              <w:rPr>
                <w:rFonts w:ascii="Times New Roman" w:hAnsi="Times New Roman" w:cs="Times New Roman"/>
                <w:sz w:val="22"/>
                <w:szCs w:val="20"/>
                <w:lang w:val="en-GB" w:eastAsia="en-US"/>
              </w:rPr>
              <w:fldChar w:fldCharType="end"/>
            </w:r>
          </w:p>
        </w:tc>
        <w:tc>
          <w:tcPr>
            <w:tcW w:w="4380" w:type="dxa"/>
            <w:vAlign w:val="center"/>
          </w:tcPr>
          <w:p w14:paraId="54869A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GUID=4b03d97b-66c0-40eb-a87c-21a8b0847d84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60" w:type="dxa"/>
            <w:vAlign w:val="center"/>
          </w:tcPr>
          <w:p w14:paraId="4ADAC8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7C2E524D" w14:textId="77777777" w:rsidTr="006F2CA2">
        <w:trPr>
          <w:divId w:val="2116439976"/>
          <w:cantSplit/>
          <w:jc w:val="center"/>
        </w:trPr>
        <w:tc>
          <w:tcPr>
            <w:tcW w:w="7060" w:type="dxa"/>
            <w:gridSpan w:val="3"/>
          </w:tcPr>
          <w:p w14:paraId="502E2DA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GUID=310b79ef-3376-4b09-862c-7939bde8de43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69B5F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GUID=2b914cf0-3d68-43ce-abb4-5984c34d52a9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parties in this action:</w:t>
            </w:r>
          </w:p>
          <w:p w14:paraId="61A3E6C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GUID=d3a8b3f9-3d45-4559-a335-d55b1e18cfac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(e.g. 1st Defendant)</w:t>
            </w:r>
          </w:p>
          <w:p w14:paraId="67DA8B3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GUID=75b8f277-1c3e-4e99-8a47-a5e6247d09f0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name:</w:t>
            </w:r>
          </w:p>
          <w:p w14:paraId="461C563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GUID=526f9c19-1c7e-429e-91c3-797babfa1afc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represented by solicitors</w:t>
            </w:r>
          </w:p>
          <w:p w14:paraId="48233DA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GUID=7058c614-6aab-4dd3-9c75-e247adea64de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name:</w:t>
            </w:r>
          </w:p>
          <w:p w14:paraId="0B016E8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GUID=5d10627c-245d-4536-9ef9-db54d47fb713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address:</w:t>
            </w:r>
          </w:p>
          <w:p w14:paraId="50F9639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GUID=c8c6289f-f000-4977-8c2b-0e3e3e9a1892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name:</w:t>
            </w:r>
          </w:p>
          <w:p w14:paraId="0A6D9290" w14:textId="77777777" w:rsidR="006F2CA2" w:rsidRPr="006F2CA2" w:rsidRDefault="006F2CA2" w:rsidP="006F2CA2">
            <w:pPr>
              <w:spacing w:before="120" w:after="0" w:line="240" w:lineRule="auto"/>
              <w:ind w:left="50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GUID=f5f5bf02-9728-4e0b-b669-ad2dd2f182a2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contact particulars:</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289C4C7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GUID=320e49c2-1b9a-4ac5-8d5c-04741ea2d173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acting in person</w:t>
            </w:r>
          </w:p>
          <w:p w14:paraId="0F2E6D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GUID=14c81be1-f112-4155-b5c2-47c1c189f318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Residential address:</w:t>
            </w:r>
          </w:p>
          <w:p w14:paraId="0321883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GUID=a5f9d597-fe5a-4750-8643-02c0efe87f22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within jurisdiction (if residential address is outside jurisdiction):</w:t>
            </w:r>
          </w:p>
          <w:p w14:paraId="38746626" w14:textId="77777777" w:rsidR="006F2CA2" w:rsidRPr="006F2CA2" w:rsidRDefault="006F2CA2" w:rsidP="006F2CA2">
            <w:pPr>
              <w:spacing w:before="120" w:after="0" w:line="240" w:lineRule="auto"/>
              <w:ind w:left="48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GUID=ab05d878-b8e0-4683-9197-d5d900b54b04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Other contact particulars: </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647F9F6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GUID=d6c87beb-256f-4476-a6cb-2a8e6b4ab93e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statement of claim is (required / not required) to be filed and delivered.</w:t>
            </w:r>
          </w:p>
          <w:p w14:paraId="0F138DA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GUID=a1ed8029-8f8e-490f-a19b-b23c4633f1bd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18183FD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00"/>
        <w:gridCol w:w="4500"/>
        <w:gridCol w:w="1260"/>
      </w:tblGrid>
      <w:tr w:rsidR="006F2CA2" w:rsidRPr="006F2CA2" w14:paraId="291CC4D6" w14:textId="77777777" w:rsidTr="006F2CA2">
        <w:trPr>
          <w:divId w:val="2116439976"/>
          <w:cantSplit/>
          <w:jc w:val="center"/>
        </w:trPr>
        <w:tc>
          <w:tcPr>
            <w:tcW w:w="7060" w:type="dxa"/>
            <w:gridSpan w:val="3"/>
          </w:tcPr>
          <w:p w14:paraId="755717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GUID=31538902-a644-4a0c-8e91-b74c1eeb9dfa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73</w:t>
            </w:r>
          </w:p>
        </w:tc>
      </w:tr>
      <w:tr w:rsidR="006F2CA2" w:rsidRPr="006F2CA2" w14:paraId="1977EF54" w14:textId="77777777" w:rsidTr="006F2CA2">
        <w:trPr>
          <w:divId w:val="2116439976"/>
          <w:cantSplit/>
          <w:jc w:val="center"/>
        </w:trPr>
        <w:tc>
          <w:tcPr>
            <w:tcW w:w="1300" w:type="dxa"/>
          </w:tcPr>
          <w:p w14:paraId="4FB821A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GUID=6bc7600a-9b5e-4041-87df-1ef0f3e42dab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4500" w:type="dxa"/>
          </w:tcPr>
          <w:p w14:paraId="65F0E5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94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GUID=1b47a6c4-b762-4a28-bab9-4ad57a457eb7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TO ENTER JUDGMENT</w:t>
            </w:r>
          </w:p>
          <w:p w14:paraId="1D9A07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GUID=013f3741-a6b8-4f31-919d-9de5c1cd3dfd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60" w:type="dxa"/>
          </w:tcPr>
          <w:p w14:paraId="391298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GUID=db8f8c51-7313-4d31-bbd6-9a20e8f4ce77 </w:instrText>
            </w:r>
            <w:r w:rsidRPr="006F2CA2">
              <w:rPr>
                <w:rFonts w:ascii="Times New Roman" w:hAnsi="Times New Roman" w:cs="Times New Roman"/>
                <w:sz w:val="22"/>
                <w:szCs w:val="20"/>
                <w:lang w:val="en-GB" w:eastAsia="en-US"/>
              </w:rPr>
              <w:fldChar w:fldCharType="end"/>
            </w:r>
          </w:p>
        </w:tc>
      </w:tr>
      <w:tr w:rsidR="006F2CA2" w:rsidRPr="006F2CA2" w14:paraId="6EC154BF" w14:textId="77777777" w:rsidTr="006F2CA2">
        <w:trPr>
          <w:divId w:val="2116439976"/>
          <w:cantSplit/>
          <w:jc w:val="center"/>
        </w:trPr>
        <w:tc>
          <w:tcPr>
            <w:tcW w:w="7060" w:type="dxa"/>
            <w:gridSpan w:val="3"/>
          </w:tcPr>
          <w:p w14:paraId="292532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GUID=58b9dc25-0da9-44ee-8fd8-92ce2cafc9f2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300A97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GUID=5e565ce4-d9cd-4ee2-b034-490f17ed3d86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is made for judgment to be entered against the defendant, (name):</w:t>
            </w:r>
          </w:p>
          <w:p w14:paraId="1B727B7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GUID=e4096203-5547-40d3-a848-cec472a04db4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For failure by the defendant to enter an appearance within the time limited for appearing.</w:t>
            </w:r>
          </w:p>
          <w:p w14:paraId="11F795B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GUID=1f9b67ec-f3dc-49d3-b980-520871d4979f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w:t>
            </w:r>
          </w:p>
          <w:p w14:paraId="62386A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GUID=b0c9bc00-21ce-4662-a4a4-92c49be5016f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writ has been duly served on the defendant, (name), on (date of service) as specified in the memorandum of service filed on (date) and properly endorsed; and</w:t>
            </w:r>
          </w:p>
          <w:p w14:paraId="294C07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GUID=48694d93-5e81-4071-900a-5ba9d99a6f84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have conducted a search for appearance and no appearance has been entered by the defendant.</w:t>
            </w:r>
          </w:p>
          <w:p w14:paraId="64D2E89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GUID=5d1de2c6-a614-4d9c-82df-5b3d727707b1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For failure by the defendant to serve a defence on the plaintiff, within the period fixed under the Family Justice Rules for service of defence.</w:t>
            </w:r>
          </w:p>
          <w:p w14:paraId="0A326C8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GUID=33bb9a5a-2a9d-4d79-bc7d-0fa217b5a650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 no defence has been served on the plaintiff by the defendant, (name), within the period fixed by the Family Justice Rules for service of defence.</w:t>
            </w:r>
          </w:p>
          <w:p w14:paraId="4B7B732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GUID=4783388f-efbd-434d-8ae2-92c1d2f758c7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9FD8A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GUID=515872a7-88a9-4273-9079-9669a2eed3ad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09DD118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640"/>
        <w:gridCol w:w="3680"/>
        <w:gridCol w:w="1760"/>
      </w:tblGrid>
      <w:tr w:rsidR="006F2CA2" w:rsidRPr="006F2CA2" w14:paraId="08210987" w14:textId="77777777" w:rsidTr="006F2CA2">
        <w:trPr>
          <w:divId w:val="2116439976"/>
          <w:cantSplit/>
          <w:jc w:val="center"/>
        </w:trPr>
        <w:tc>
          <w:tcPr>
            <w:tcW w:w="7080" w:type="dxa"/>
            <w:gridSpan w:val="3"/>
          </w:tcPr>
          <w:p w14:paraId="00F66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GUID=c4bf7a3f-ad29-427b-9374-d63fc59618d9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74</w:t>
            </w:r>
          </w:p>
        </w:tc>
      </w:tr>
      <w:tr w:rsidR="006F2CA2" w:rsidRPr="006F2CA2" w14:paraId="1F5CB3B5" w14:textId="77777777" w:rsidTr="006F2CA2">
        <w:trPr>
          <w:divId w:val="2116439976"/>
          <w:cantSplit/>
          <w:jc w:val="center"/>
        </w:trPr>
        <w:tc>
          <w:tcPr>
            <w:tcW w:w="1640" w:type="dxa"/>
          </w:tcPr>
          <w:p w14:paraId="7677387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GUID=f35c75e2-ac68-4916-9ffe-c149de87ecf1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3680" w:type="dxa"/>
          </w:tcPr>
          <w:p w14:paraId="56BE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GUID=f0cf0437-e01b-4604-a3ee-0491fabc4d1f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JUDGMENTS</w:t>
            </w:r>
          </w:p>
          <w:p w14:paraId="5390BA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GUID=8540fb7a-26f8-4c3f-ac58-e6131b8ea53d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60" w:type="dxa"/>
          </w:tcPr>
          <w:p w14:paraId="7246C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GUID=998bbbf6-199b-4ff8-82d5-b6d7e4b4461a </w:instrText>
            </w:r>
            <w:r w:rsidRPr="006F2CA2">
              <w:rPr>
                <w:rFonts w:ascii="Times New Roman" w:hAnsi="Times New Roman" w:cs="Times New Roman"/>
                <w:sz w:val="22"/>
                <w:szCs w:val="20"/>
                <w:lang w:val="en-GB" w:eastAsia="en-US"/>
              </w:rPr>
              <w:fldChar w:fldCharType="end"/>
            </w:r>
          </w:p>
        </w:tc>
      </w:tr>
      <w:tr w:rsidR="006F2CA2" w:rsidRPr="006F2CA2" w14:paraId="76279A76" w14:textId="77777777" w:rsidTr="006F2CA2">
        <w:trPr>
          <w:divId w:val="2116439976"/>
          <w:cantSplit/>
          <w:jc w:val="center"/>
        </w:trPr>
        <w:tc>
          <w:tcPr>
            <w:tcW w:w="7080" w:type="dxa"/>
            <w:gridSpan w:val="3"/>
          </w:tcPr>
          <w:p w14:paraId="4266DE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GUID=778adfca-7e7c-429c-bafb-c4bc65480211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R.328; R.410; R.694]</w:t>
            </w:r>
          </w:p>
          <w:p w14:paraId="7F6A141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GUID=3d1bef00-434e-4b11-931e-7353c4fbfa17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liquidated demand</w:t>
            </w:r>
            <w:r w:rsidRPr="006F2CA2">
              <w:rPr>
                <w:rFonts w:ascii="Times New Roman" w:hAnsi="Times New Roman" w:cs="Times New Roman"/>
                <w:sz w:val="22"/>
                <w:szCs w:val="20"/>
                <w:lang w:val="en-GB" w:eastAsia="en-US"/>
              </w:rPr>
              <w:t>.</w:t>
            </w:r>
          </w:p>
          <w:p w14:paraId="2392CA4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GUID=e47c2e38-e2a1-41cb-a376-df71e684cc59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516781C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GUID=ac0eae91-8eed-4087-aee7-199924479500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AEA83A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GUID=bd2ee8ff-d8b7-4e24-96df-6120cc4a81e6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1C9D87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GUID=fe466085-b20b-4e60-bd5c-83e1c59ac41d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78220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GUID=5cb104a3-5247-4572-a513-4bfcd7656aa6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R.329; R.411; R.694]</w:t>
            </w:r>
          </w:p>
        </w:tc>
      </w:tr>
      <w:tr w:rsidR="006F2CA2" w:rsidRPr="006F2CA2" w14:paraId="60778188" w14:textId="77777777" w:rsidTr="006F2CA2">
        <w:trPr>
          <w:divId w:val="2116439976"/>
          <w:cantSplit/>
          <w:jc w:val="center"/>
        </w:trPr>
        <w:tc>
          <w:tcPr>
            <w:tcW w:w="7080" w:type="dxa"/>
            <w:gridSpan w:val="3"/>
          </w:tcPr>
          <w:p w14:paraId="685D878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GUID=bfbc1fac-c3e9-423d-8158-c83c6942f51b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unliquidated damages.</w:t>
            </w:r>
          </w:p>
          <w:p w14:paraId="6724CD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GUID=7ddf371d-fd14-41ca-a47d-38365febc05c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damages to be assessed.</w:t>
            </w:r>
          </w:p>
          <w:p w14:paraId="09EB010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GUID=e731e70d-734e-46dc-a8fc-395153fe221d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17936F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GUID=a120195d-5160-4595-b578-7d12fde19c84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0E2CCBF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GUID=73dee0df-4a3f-4a28-898f-0b531165668c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799DA4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GUID=216fe7e3-938b-4e05-a6da-c7128957ae8b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is a combined form of interlocutory and final judgment. The plaintiff may at his option enter interlocutory judgment by omitting the words below the line in the form and enter a separate final judgment in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below).</w:t>
            </w:r>
          </w:p>
          <w:p w14:paraId="1458F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GUID=54fb9838-f463-4ffb-83b2-91b9b872b47f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39B1B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GUID=b2a99bd6-594c-4445-8329-0f27ed306a35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R.673]</w:t>
            </w:r>
          </w:p>
        </w:tc>
      </w:tr>
      <w:tr w:rsidR="006F2CA2" w:rsidRPr="006F2CA2" w14:paraId="7DB3CC2F" w14:textId="77777777" w:rsidTr="006F2CA2">
        <w:trPr>
          <w:divId w:val="2116439976"/>
          <w:cantSplit/>
          <w:jc w:val="center"/>
        </w:trPr>
        <w:tc>
          <w:tcPr>
            <w:tcW w:w="7080" w:type="dxa"/>
            <w:gridSpan w:val="3"/>
          </w:tcPr>
          <w:p w14:paraId="63B117F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GUID=78ea6b0e-329b-4f04-b6d8-11039f3e2c49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relating to detention of movable property.</w:t>
            </w:r>
          </w:p>
          <w:p w14:paraId="1BF07B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GUID=521b69f3-c9fd-4127-99ba-523919bcb115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w:t>
            </w:r>
          </w:p>
          <w:p w14:paraId="73AE71C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GUID=fa18e534-005f-4731-a16e-55645a7362ee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deliver to the plaintiff the movable property described in the writ of summons (or statement of claim) as (description of movable property) or pay the plaintiff the value of the said property to be assessed (and also damages for their detention to be assessed).</w:t>
            </w:r>
          </w:p>
          <w:p w14:paraId="064FAC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GUID=d79692ba-b533-4c71-853f-4e2590451232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398715A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GUID=24a0576a-ae51-4b31-8560-d8c2f644da61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the value of the movable property described in the writ of summons (or statement of claim) to be assessed (and also damages for their detention to be assessed).</w:t>
            </w:r>
          </w:p>
          <w:p w14:paraId="0E569FB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GUID=d2517b9c-56bc-4950-a65f-e93be28ade55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value of the said movable property having been assessed at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damages at $               ) as appears by the Registrar’s certificate filed the        day of                        20      .</w:t>
            </w:r>
          </w:p>
          <w:p w14:paraId="2C3995C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GUID=f580ed98-303b-4eb2-b799-b6b9ec21cc85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3833E7E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GUID=163d1670-1c2b-431f-80ba-2e5138cddae0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A5394D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GUID=f0a61d57-eef7-4975-8020-3b4cc305c8d2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338261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GUID=2502541c-2abe-4411-bff4-ee325957a591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E4A5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GUID=9983e33f-b3f7-41d9-befb-9aa513036dae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R.412; R.673]</w:t>
            </w:r>
          </w:p>
        </w:tc>
      </w:tr>
      <w:tr w:rsidR="006F2CA2" w:rsidRPr="006F2CA2" w14:paraId="6451FA8B" w14:textId="77777777" w:rsidTr="006F2CA2">
        <w:trPr>
          <w:divId w:val="2116439976"/>
          <w:cantSplit/>
          <w:jc w:val="center"/>
        </w:trPr>
        <w:tc>
          <w:tcPr>
            <w:tcW w:w="7080" w:type="dxa"/>
            <w:gridSpan w:val="3"/>
          </w:tcPr>
          <w:p w14:paraId="75AD23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GUID=0949b4da-45d2-4e36-b3ce-742ca4eea7bf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possession of immovable property.</w:t>
            </w:r>
          </w:p>
          <w:p w14:paraId="0E27A7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GUID=81e61d19-e8a4-465e-a57e-7474ca47124c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and pay the plaintiff $             costs (or costs to be taxed).</w:t>
            </w:r>
          </w:p>
          <w:p w14:paraId="225C84B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GUID=5de1fccc-38d2-4223-b1e3-6920fe7ec32d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525B36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GUID=c3999579-2f12-4925-8f5b-5522a88202dc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0428E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GUID=6fcdab56-e277-4ec0-98a7-46f8dd4c706c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R.413; R.673]</w:t>
            </w:r>
          </w:p>
        </w:tc>
      </w:tr>
      <w:tr w:rsidR="006F2CA2" w:rsidRPr="006F2CA2" w14:paraId="126F5DB6" w14:textId="77777777" w:rsidTr="006F2CA2">
        <w:trPr>
          <w:divId w:val="2116439976"/>
          <w:cantSplit/>
          <w:jc w:val="center"/>
        </w:trPr>
        <w:tc>
          <w:tcPr>
            <w:tcW w:w="7080" w:type="dxa"/>
            <w:gridSpan w:val="3"/>
          </w:tcPr>
          <w:p w14:paraId="38059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GUID=a598acc0-3a42-48b5-b1b6-16e0ca9d3456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 xml:space="preserve">Judgment in default in action for possession of immovable property, </w:t>
            </w:r>
            <w:proofErr w:type="gramStart"/>
            <w:r w:rsidRPr="006F2CA2">
              <w:rPr>
                <w:rFonts w:ascii="Times New Roman" w:hAnsi="Times New Roman" w:cs="Times New Roman"/>
                <w:i/>
                <w:sz w:val="22"/>
                <w:szCs w:val="20"/>
                <w:lang w:val="en-GB" w:eastAsia="en-US"/>
              </w:rPr>
              <w:t>damages</w:t>
            </w:r>
            <w:proofErr w:type="gramEnd"/>
            <w:r w:rsidRPr="006F2CA2">
              <w:rPr>
                <w:rFonts w:ascii="Times New Roman" w:hAnsi="Times New Roman" w:cs="Times New Roman"/>
                <w:i/>
                <w:sz w:val="22"/>
                <w:szCs w:val="20"/>
                <w:lang w:val="en-GB" w:eastAsia="en-US"/>
              </w:rPr>
              <w:t xml:space="preserve"> and costs.</w:t>
            </w:r>
          </w:p>
          <w:p w14:paraId="4AD07E9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GUID=93fdd07a-20dd-4bdb-be3a-0eb2957a86ef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w:t>
            </w:r>
          </w:p>
          <w:p w14:paraId="3B95887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GUID=abbe4cc2-92b5-4d46-8aa2-8512b6292a98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(mesne profits) (damages) to be assessed.</w:t>
            </w:r>
          </w:p>
          <w:p w14:paraId="72A1827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GUID=edd9feab-d008-43e6-a12d-2833a357efea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the sum of $              as appears by the Registrar’s finding filed the         day of                             20    </w:t>
            </w:r>
            <w:proofErr w:type="gramStart"/>
            <w:r w:rsidRPr="006F2CA2">
              <w:rPr>
                <w:rFonts w:ascii="Times New Roman" w:hAnsi="Times New Roman" w:cs="Times New Roman"/>
                <w:sz w:val="22"/>
                <w:szCs w:val="20"/>
                <w:lang w:val="en-GB" w:eastAsia="en-US"/>
              </w:rPr>
              <w:t>  .</w:t>
            </w:r>
            <w:proofErr w:type="gramEnd"/>
          </w:p>
          <w:p w14:paraId="391605E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GUID=967dc0d8-16c4-4172-b776-7a10cd22411d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ECB1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GUID=2a23fa41-fd87-4e7e-a52a-010f7965dd99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F5E916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GUID=79352bfd-ec23-4c5c-964e-c890536da11e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29FC5C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GUID=1c1e4575-e7b5-4f42-8668-481e1355ecd6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1645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GUID=48e3435f-0b26-42be-a5fc-6b4936212a85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758B6B44" w14:textId="77777777" w:rsidTr="006F2CA2">
        <w:trPr>
          <w:divId w:val="2116439976"/>
          <w:cantSplit/>
          <w:jc w:val="center"/>
        </w:trPr>
        <w:tc>
          <w:tcPr>
            <w:tcW w:w="7080" w:type="dxa"/>
            <w:gridSpan w:val="3"/>
          </w:tcPr>
          <w:p w14:paraId="556AD9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GUID=33c3244c-eeaa-440b-8cbe-e75af1ea7dc5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judgment after assessment of damages, etc.</w:t>
            </w:r>
          </w:p>
          <w:p w14:paraId="7F2A8B2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GUID=f5a07cae-3de8-4a19-bd6a-a87a74ac5972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E2A8AA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GUID=9915e27f-ba85-466c-ae17-c3da4d7da10d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on the       day of                               20      obtained interlocutory judgment herein against the defendant for damages (or as may be) to be assessed, and the amount found due to the plaintiff having been certified at $            as appears by the Registrar’s certificate filed the    day of                              20      .</w:t>
            </w:r>
          </w:p>
          <w:p w14:paraId="6115F6D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GUID=1e6ae81f-56ae-476a-b93f-2d38dcadb48b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22AA9B1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GUID=70b2849b-d30d-4058-a2e3-3ce90a1c666a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60BF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GUID=b3e17d87-1661-4464-a6da-c733d26e2291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435F8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GUID=4d94ecf4-3f3d-4b03-a9db-e46a893b34d3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R.337; R.673]</w:t>
            </w:r>
          </w:p>
        </w:tc>
      </w:tr>
      <w:tr w:rsidR="006F2CA2" w:rsidRPr="006F2CA2" w14:paraId="15AE3358" w14:textId="77777777" w:rsidTr="006F2CA2">
        <w:trPr>
          <w:divId w:val="2116439976"/>
          <w:cantSplit/>
          <w:jc w:val="center"/>
        </w:trPr>
        <w:tc>
          <w:tcPr>
            <w:tcW w:w="7080" w:type="dxa"/>
            <w:gridSpan w:val="3"/>
          </w:tcPr>
          <w:p w14:paraId="009EF9F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GUID=5a332f5e-8982-4fe0-b295-c3898384e0fa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under Order 14</w:t>
            </w:r>
            <w:r w:rsidRPr="006F2CA2">
              <w:rPr>
                <w:rFonts w:ascii="Times New Roman" w:hAnsi="Times New Roman" w:cs="Times New Roman"/>
                <w:sz w:val="22"/>
                <w:szCs w:val="20"/>
                <w:lang w:val="en-GB" w:eastAsia="en-US"/>
              </w:rPr>
              <w:t>.</w:t>
            </w:r>
          </w:p>
          <w:p w14:paraId="6DE7CE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GUID=d9f77e78-d5c6-4b27-80a8-6089292662b1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70FCD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GUID=6832255c-7f76-4be1-97e4-e29f92495876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entered appearance herein and the Court having under Order 14, Rule 3, ordered that judgment as hereinafter provided be entered for the plaintiff against the defendant,</w:t>
            </w:r>
          </w:p>
          <w:p w14:paraId="3022D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GUID=36f1827c-b634-4385-b111-1af193e0fbd3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44D370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GUID=905ab88e-fe5b-4923-8d24-f6a1bbea464d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E91B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GUID=a1492aa2-e37e-4a82-a117-56c284921156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 the plaintiff damages to be assessed and costs to be taxed.</w:t>
            </w:r>
          </w:p>
          <w:p w14:paraId="380B5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GUID=d5fa4e67-9aa9-48c6-90b6-1bb178172541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62B886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GUID=fce3c77a-87c1-4462-ac20-56ed32f00f3b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deliver to the plaintiff the movable property described in the writ of summons (or statement of claim) as                          (or pay the plaintiff the value of the said movable property to be assessed) (and also damages for their detention to be assessed) and costs to be taxed.</w:t>
            </w:r>
          </w:p>
          <w:p w14:paraId="6F1BD3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GUID=4d6609ce-ee6e-497f-9514-0e95c6cd3fb3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3E1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GUID=0278b5ec-cd22-4103-a426-9b89c07dbd99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give the plaintiff possession of the immovable property described in the writ of summons (or statement of claim) as                           and costs to be taxed.</w:t>
            </w:r>
          </w:p>
          <w:p w14:paraId="737BD9B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GUID=60250497-1a89-40fa-a21a-0306543dbb14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715CD8F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GUID=f7fd2524-2bf2-4d91-834e-01194d7bc524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FC434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GUID=75ac1f6d-11a9-46d3-a194-878571e0083d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R.339; R.673]</w:t>
            </w:r>
          </w:p>
        </w:tc>
      </w:tr>
      <w:tr w:rsidR="006F2CA2" w:rsidRPr="006F2CA2" w14:paraId="10C6CEC4" w14:textId="77777777" w:rsidTr="006F2CA2">
        <w:trPr>
          <w:divId w:val="2116439976"/>
          <w:cantSplit/>
          <w:jc w:val="center"/>
        </w:trPr>
        <w:tc>
          <w:tcPr>
            <w:tcW w:w="7080" w:type="dxa"/>
            <w:gridSpan w:val="3"/>
          </w:tcPr>
          <w:p w14:paraId="56F4790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GUID=52c6f33a-45ca-4fac-a85a-1ba3e399e4de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the Defendant under Order 14</w:t>
            </w:r>
            <w:r w:rsidRPr="006F2CA2">
              <w:rPr>
                <w:rFonts w:ascii="Times New Roman" w:hAnsi="Times New Roman" w:cs="Times New Roman"/>
                <w:sz w:val="22"/>
                <w:szCs w:val="20"/>
                <w:lang w:val="en-GB" w:eastAsia="en-US"/>
              </w:rPr>
              <w:t>.</w:t>
            </w:r>
          </w:p>
          <w:p w14:paraId="7BD4EFD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GUID=f621c866-4b14-449c-81fe-2ffe2bb71e10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3302F31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GUID=143795fc-3bce-49fa-b368-304fc38b2924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Court having under Order 14, Rule 5, ordered that judgment be entered for the defendant against the plaintiff on the counterclaim for $           and costs of the counterclaim.</w:t>
            </w:r>
          </w:p>
          <w:p w14:paraId="133377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GUID=d99283eb-7fdb-4681-b5f5-edc61b0f281e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and costs of the counterclaim to be taxed.</w:t>
            </w:r>
          </w:p>
          <w:p w14:paraId="387720B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GUID=1b612478-6c74-449d-85e5-0f0364a17d11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D2F2F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GUID=a295416e-e446-4ffc-91d0-7b1c4b4b4918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6366B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GUID=4ba8f3de-c7d1-4bfa-80b6-e88220b5c545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57F7F638" w14:textId="77777777" w:rsidTr="006F2CA2">
        <w:trPr>
          <w:divId w:val="2116439976"/>
          <w:cantSplit/>
          <w:jc w:val="center"/>
        </w:trPr>
        <w:tc>
          <w:tcPr>
            <w:tcW w:w="7080" w:type="dxa"/>
            <w:gridSpan w:val="3"/>
          </w:tcPr>
          <w:p w14:paraId="35F6F0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GUID=4664f2ae-31c4-4854-a69b-b56f67cee575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Judge.</w:t>
            </w:r>
          </w:p>
          <w:p w14:paraId="5D7CB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GUID=236018a9-f8d5-43a0-a008-7718ebfa81e7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5B9F5C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GUID=eec0940a-70ec-425d-9b50-6b187a2c5ecc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been tried before Justice                        on the        day of                    20    </w:t>
            </w:r>
            <w:proofErr w:type="gramStart"/>
            <w:r w:rsidRPr="006F2CA2">
              <w:rPr>
                <w:rFonts w:ascii="Times New Roman" w:hAnsi="Times New Roman" w:cs="Times New Roman"/>
                <w:sz w:val="22"/>
                <w:szCs w:val="20"/>
                <w:lang w:val="en-GB" w:eastAsia="en-US"/>
              </w:rPr>
              <w:t>  .</w:t>
            </w:r>
            <w:proofErr w:type="gramEnd"/>
          </w:p>
          <w:p w14:paraId="1A173C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GUID=1037a36d-36fe-4a8c-b86f-798e4b1652b9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do pay the plaintiff $             and his costs of action to be taxed (or that this action be dismissed and that the plaintiff do pay the defendant his costs to be taxed) (or as may be according to the Judge’s order).</w:t>
            </w:r>
          </w:p>
          <w:p w14:paraId="08804B3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GUID=37057398-0369-4498-a8b6-c01bf3546c87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further adjudged that execution be stayed for         days) (and if within that time the                                gives notice of appeal, execution be further stayed until the determination of the appeal or as may be according to the Judge’s direction).</w:t>
            </w:r>
          </w:p>
          <w:p w14:paraId="3CD31D1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GUID=48e73635-4dd1-4d40-bcc3-6471e8ad044a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A0F71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GUID=251b410a-116d-4c4a-a1b6-4d1edc5d8e21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D8C3C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GUID=4dfccdc3-583b-43ba-8468-6ae5fde3fcd6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R.571; R.673]</w:t>
            </w:r>
          </w:p>
        </w:tc>
      </w:tr>
      <w:tr w:rsidR="006F2CA2" w:rsidRPr="006F2CA2" w14:paraId="6B840106" w14:textId="77777777" w:rsidTr="006F2CA2">
        <w:trPr>
          <w:divId w:val="2116439976"/>
          <w:cantSplit/>
          <w:jc w:val="center"/>
        </w:trPr>
        <w:tc>
          <w:tcPr>
            <w:tcW w:w="7080" w:type="dxa"/>
            <w:gridSpan w:val="3"/>
          </w:tcPr>
          <w:p w14:paraId="5EADB8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GUID=a467672b-b06a-4062-a0e0-6889efffbd09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of Dismissal.</w:t>
            </w:r>
          </w:p>
          <w:p w14:paraId="498C17D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GUID=a82e2822-8388-43f5-941f-c89577abf466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E7C3B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GUID=f098830e-0753-4570-989d-11b85e87f50c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on the        day of                       20      , been called on for hearing before Justice                                  , and the plaintiff having failed to appear, and the defendant having thereupon become entitled under Rule 571(2), to judgment dismissing the action and the said                                      having ordered that judgment be entered accordingly.</w:t>
            </w:r>
          </w:p>
          <w:p w14:paraId="1F016D2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GUID=d2e15702-709f-4234-ac2f-c0c67d384f2b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Therefore</w:t>
            </w:r>
            <w:proofErr w:type="gramEnd"/>
            <w:r w:rsidRPr="006F2CA2">
              <w:rPr>
                <w:rFonts w:ascii="Times New Roman" w:hAnsi="Times New Roman" w:cs="Times New Roman"/>
                <w:sz w:val="22"/>
                <w:szCs w:val="20"/>
                <w:lang w:val="en-GB" w:eastAsia="en-US"/>
              </w:rPr>
              <w:t xml:space="preserve"> it is adjudged that this action do stand dismissed out of this Court with costs.</w:t>
            </w:r>
          </w:p>
          <w:p w14:paraId="14C5B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GUID=595a7a2e-553e-4e15-a322-6ba692144bae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his costs to be taxed.</w:t>
            </w:r>
          </w:p>
          <w:p w14:paraId="00B8DB2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GUID=cbd0b81d-7eb1-4386-a1e3-9f98df0e11b4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EBC33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GUID=fddd4d12-97cc-442e-849e-88278037cad1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505D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GUID=4bab49f5-a44f-4ba5-8862-a9405cdf6873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4402E751" w14:textId="77777777" w:rsidTr="006F2CA2">
        <w:trPr>
          <w:divId w:val="2116439976"/>
          <w:cantSplit/>
          <w:jc w:val="center"/>
        </w:trPr>
        <w:tc>
          <w:tcPr>
            <w:tcW w:w="7080" w:type="dxa"/>
            <w:gridSpan w:val="3"/>
          </w:tcPr>
          <w:p w14:paraId="4228378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GUID=bc0dcd6c-67b7-4b11-823a-233dbedbd210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k</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in pursuance of Order.</w:t>
            </w:r>
          </w:p>
          <w:p w14:paraId="1BE7AC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GUID=263d306c-0e9d-4c29-8f02-9036719f010e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the Order of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whereby it was ordered                         and default having been made,</w:t>
            </w:r>
          </w:p>
          <w:p w14:paraId="21DC53F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GUID=9117bb0b-556e-4535-947f-b3977220e65e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8E06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GUID=ef509971-4c7a-4bf1-8ae1-8d81578353b9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F9723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GUID=63d3bd06-dc80-46c2-a80d-c6b4c833604c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43DDAE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GUID=cf9194c8-6e66-414e-99ad-a35c7d649cfc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2BA18DE" w14:textId="77777777" w:rsidTr="006F2CA2">
        <w:trPr>
          <w:divId w:val="2116439976"/>
          <w:cantSplit/>
          <w:jc w:val="center"/>
        </w:trPr>
        <w:tc>
          <w:tcPr>
            <w:tcW w:w="7080" w:type="dxa"/>
            <w:gridSpan w:val="3"/>
          </w:tcPr>
          <w:p w14:paraId="3E70F8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GUID=b4b51fd5-856f-442d-ada8-eb7a302d0224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l</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Registrar.</w:t>
            </w:r>
          </w:p>
          <w:p w14:paraId="0F03ADE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GUID=59e911ba-f9a3-4112-a973-8f2a490e0c61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B341E3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GUID=553aa764-b3eb-4612-979c-ea4341de612a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by an order dated the      day of                     20      having been ordered to be tried before                          , Registrar of the Family Justice Courts and the said Registrar having tried the said action and having by his certificate dated the        day of                        , 20        directed that judgment as hereinafter provided be entered for the plaintiff (or defendant),</w:t>
            </w:r>
          </w:p>
          <w:p w14:paraId="3977D1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GUID=207e3914-9435-4420-af87-46fa4f9f063e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(as in (</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 above according to the Registrar’s certificate).</w:t>
            </w:r>
          </w:p>
          <w:p w14:paraId="44AE5F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GUID=2737f22b-aec7-4467-ba87-18c7925155fa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08E6B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GUID=c2d48f45-ed52-491b-848a-e56e3f9f8131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R.563; R.673]</w:t>
            </w:r>
          </w:p>
        </w:tc>
      </w:tr>
      <w:tr w:rsidR="006F2CA2" w:rsidRPr="006F2CA2" w14:paraId="455D2B1F" w14:textId="77777777" w:rsidTr="006F2CA2">
        <w:trPr>
          <w:divId w:val="2116439976"/>
          <w:cantSplit/>
          <w:jc w:val="center"/>
        </w:trPr>
        <w:tc>
          <w:tcPr>
            <w:tcW w:w="7080" w:type="dxa"/>
            <w:gridSpan w:val="3"/>
          </w:tcPr>
          <w:p w14:paraId="5858D22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GUID=5fa41a08-e850-4598-bc48-09eae7c204bb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m</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decision of preliminary issue.</w:t>
            </w:r>
          </w:p>
          <w:p w14:paraId="6282929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GUID=134800ad-7777-4afc-a8a9-e84f5e3fb548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63E40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GUID=fb067407-4a85-4e08-a376-36d807efd25b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issue (or question) arising in this cause (or matter) by the order dated the         day of                           20        ordered to be tried before Justice                 having on the        day of                          20       been tried before the said                    and the said                    having found                     and having ordered that judgment as hereinafter provided be entered for the                        (or having dismissed the cause or matter),</w:t>
            </w:r>
          </w:p>
          <w:p w14:paraId="5D37E84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GUID=8ff9607b-9629-40fb-94b0-6c63877e6da3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 (and his costs of action to be taxed) (the plaintiff do pay the defendant his costs of defence to be taxed) (or as may be according to the order made).</w:t>
            </w:r>
          </w:p>
          <w:p w14:paraId="44D6EA5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GUID=ed6ef3b6-7df3-4de8-8f51-d48c4af875ff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E92A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GUID=b4a585b3-4cb2-4cfd-bc8e-279869b0ff62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303017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GUID=e655a317-3abd-4667-adc1-52d0b1c4b68b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D926F3A" w14:textId="77777777" w:rsidTr="006F2CA2">
        <w:trPr>
          <w:divId w:val="2116439976"/>
          <w:cantSplit/>
          <w:jc w:val="center"/>
        </w:trPr>
        <w:tc>
          <w:tcPr>
            <w:tcW w:w="7080" w:type="dxa"/>
            <w:gridSpan w:val="3"/>
          </w:tcPr>
          <w:p w14:paraId="224C10C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GUID=b01fa7b0-f55b-428f-90c7-47763047f345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liquidated sum against personal representative.</w:t>
            </w:r>
          </w:p>
          <w:p w14:paraId="5B2BF4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GUID=8a744567-be3d-4a67-9713-8abb4566a2de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041C0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GUID=723ce195-1e35-459b-900b-fb45bea02323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or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to (</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 according to the circumstances in which judgment was obtained),</w:t>
            </w:r>
          </w:p>
          <w:p w14:paraId="358C5E0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GUID=015859b6-14a2-4299-9ff7-fb2d0dcfffcf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as executor (or administrator) of the abovenamed                          deceased do pay the plaintiff $           and costs to be taxed, the said sum and costs to be levied of the real and personal estate within the meaning of the Probate and Administration Act (Cap. 251) of the deceased at the time of his death come to the hands of the defendant as such executor (or administrator) to be administered, if he has or shall hereafter have so much thereof in his hands to be administered, and if he has not so much thereof, in his hands to be administered, then, as to the costs aforesaid, to be levied of the movable property of the defendant authorised by law to be seized in execution (or as may be according to the order made).</w:t>
            </w:r>
          </w:p>
          <w:p w14:paraId="64FF983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GUID=3f9504ba-c5cf-4d18-b835-cb6cb8d423da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C8065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GUID=23a60796-e301-412d-af07-5e7ec4f9682b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4CB7D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GUID=51183cf9-c64c-4c54-8ba5-a1c69d9d7bcc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R.861]</w:t>
            </w:r>
          </w:p>
        </w:tc>
      </w:tr>
      <w:tr w:rsidR="006F2CA2" w:rsidRPr="006F2CA2" w14:paraId="7B3FE9BF" w14:textId="77777777" w:rsidTr="006F2CA2">
        <w:trPr>
          <w:divId w:val="2116439976"/>
          <w:cantSplit/>
          <w:jc w:val="center"/>
        </w:trPr>
        <w:tc>
          <w:tcPr>
            <w:tcW w:w="7080" w:type="dxa"/>
            <w:gridSpan w:val="3"/>
          </w:tcPr>
          <w:p w14:paraId="65C1DAC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GUID=29b59ca7-dbfe-43be-8278-d076be7b8442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o</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defendant’s costs on discontinuance.</w:t>
            </w:r>
          </w:p>
          <w:p w14:paraId="58F24AB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GUID=add1acdc-8b69-4a38-a369-a72d48c6f8fd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622A6E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GUID=fb5dc99e-2c6c-4bc4-9c76-bb62efcd46e5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by a notice in writing dated the        day of                    20       , discontinued this action (or withdrawn his claim in this action for                    ) and                 the defendant’s costs of the action (or of the claim withdrawn) having been taxed and allowed at $           as appears by the Registrar’s certificate dated the        day of                         20      , and the plaintiff not having paid the sum within 4 days after taxation,</w:t>
            </w:r>
          </w:p>
          <w:p w14:paraId="10DA70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GUID=aafcd58e-ae2d-48c0-a45d-03c354eb8f4b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the said taxed costs.</w:t>
            </w:r>
          </w:p>
          <w:p w14:paraId="271FE36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GUID=7761c856-5f62-4fc0-bd55-cd42f0d03346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6487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GUID=91d66dae-2f13-4953-ab5f-6f094b9be8ea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4B47D8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GUID=39f7a028-aabd-4ac2-b615-869e35b84c86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R.861(3), (4)]</w:t>
            </w:r>
          </w:p>
        </w:tc>
      </w:tr>
      <w:tr w:rsidR="006F2CA2" w:rsidRPr="006F2CA2" w14:paraId="1FDD8D2D" w14:textId="77777777" w:rsidTr="006F2CA2">
        <w:trPr>
          <w:divId w:val="2116439976"/>
          <w:cantSplit/>
          <w:jc w:val="center"/>
        </w:trPr>
        <w:tc>
          <w:tcPr>
            <w:tcW w:w="7080" w:type="dxa"/>
            <w:gridSpan w:val="3"/>
          </w:tcPr>
          <w:p w14:paraId="5DF738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GUID=1168520a-2ade-41e1-b55a-0017c3a710b7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costs after acceptance of money paid into Court.</w:t>
            </w:r>
          </w:p>
          <w:p w14:paraId="703D7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GUID=a4a976c1-890d-44b8-8874-b3d629cfce80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01B9C0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GUID=cc2eaf22-56f2-4fe8-9a09-16fdb8668fe3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paid into Court in this action the sum of $               in satisfaction of the plaintiff’s cause(s) of action (or in satisfaction of the plaintiff’s cause of action for                     ), and the plaintiff having by his notice dated the         day of                       20         accepted that sum in satisfaction of his cause(s) of action (or in satisfaction of his cause of action for                             ,                       ; abandoned his other cause(s) of action), and the plaintiff’s costs herein having been taxed and allowed at $              as appears by the Registrar’s certificate dated the           day of                        20          , and the defendant not having paid the sum within 48 hours after taxation,</w:t>
            </w:r>
          </w:p>
          <w:p w14:paraId="4E08339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GUID=e0d68bbc-62c4-4b68-b6fc-c6d997c29548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the said taxed costs.</w:t>
            </w:r>
          </w:p>
          <w:p w14:paraId="2BB015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GUID=ab7b1894-42e4-4f48-9aa1-d8357b1cc238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31F0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GUID=7c7f1978-28ba-4670-b09b-bae19e8e595d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17DB5D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420"/>
        <w:gridCol w:w="3159"/>
        <w:gridCol w:w="1121"/>
        <w:gridCol w:w="1400"/>
      </w:tblGrid>
      <w:tr w:rsidR="006F2CA2" w:rsidRPr="006F2CA2" w14:paraId="3D794178" w14:textId="77777777" w:rsidTr="006F2CA2">
        <w:trPr>
          <w:divId w:val="2116439976"/>
          <w:cantSplit/>
          <w:jc w:val="center"/>
        </w:trPr>
        <w:tc>
          <w:tcPr>
            <w:tcW w:w="7100" w:type="dxa"/>
            <w:gridSpan w:val="4"/>
          </w:tcPr>
          <w:p w14:paraId="1EB5BF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GUID=8bc1f381-6742-4f0b-96c1-a04df679fb6c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75</w:t>
            </w:r>
          </w:p>
        </w:tc>
      </w:tr>
      <w:tr w:rsidR="006F2CA2" w:rsidRPr="006F2CA2" w14:paraId="194879BE" w14:textId="77777777" w:rsidTr="006F2CA2">
        <w:trPr>
          <w:gridAfter w:val="2"/>
          <w:divId w:val="2116439976"/>
          <w:wAfter w:w="2521" w:type="dxa"/>
          <w:cantSplit/>
          <w:jc w:val="center"/>
        </w:trPr>
        <w:tc>
          <w:tcPr>
            <w:tcW w:w="4579" w:type="dxa"/>
            <w:gridSpan w:val="2"/>
          </w:tcPr>
          <w:p w14:paraId="6FD177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R.350</w:t>
            </w:r>
          </w:p>
          <w:p w14:paraId="51E35533" w14:textId="77777777" w:rsidR="006F2CA2" w:rsidRPr="006F2CA2" w:rsidRDefault="006F2CA2" w:rsidP="006F2CA2">
            <w:pPr>
              <w:spacing w:before="60" w:after="60" w:line="240" w:lineRule="auto"/>
              <w:ind w:left="261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GUID=e9125727-3345-4712-bdf6-b29d5e236b95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BE ENDORSED ON </w:t>
            </w:r>
            <w:r w:rsidRPr="006F2CA2">
              <w:rPr>
                <w:rFonts w:ascii="Times New Roman" w:hAnsi="Times New Roman" w:cs="Times New Roman"/>
                <w:sz w:val="22"/>
                <w:szCs w:val="20"/>
                <w:lang w:val="en-GB" w:eastAsia="en-US"/>
              </w:rPr>
              <w:br/>
              <w:t>COPY OF COUNTERCLAIM</w:t>
            </w:r>
          </w:p>
        </w:tc>
      </w:tr>
      <w:tr w:rsidR="006F2CA2" w:rsidRPr="006F2CA2" w14:paraId="27E54619" w14:textId="77777777" w:rsidTr="006F2CA2">
        <w:trPr>
          <w:divId w:val="2116439976"/>
          <w:cantSplit/>
          <w:jc w:val="center"/>
        </w:trPr>
        <w:tc>
          <w:tcPr>
            <w:tcW w:w="7100" w:type="dxa"/>
            <w:gridSpan w:val="4"/>
          </w:tcPr>
          <w:p w14:paraId="0C733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GUID=d7f8bbfb-bacf-4a6b-b4f3-e6f7cd799a59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C036D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GUID=9b0461df-c7af-424c-8a6e-77c6a1dea44d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if you intend to defend this counterclaim, an appearance must be entered to the counterclaim on your behalf within 8 days (or if the counterclaim is to be served out of the jurisdiction, insert here the time fixed by the order giving leave to serve the counterclaim out of the jurisdiction) using the electronic filing service after the service of this defence and counterclaim on you, otherwise judgment may be given against you without further notice.</w:t>
            </w:r>
          </w:p>
          <w:p w14:paraId="6A80CF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GUID=7179eda6-c646-4a17-a086-f4c5e29a65dc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6AB11E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GUID=a7141987-d563-410c-a5fe-ff53874a2ff8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counterclaim may enter an appearance in person or by a solicitor at the Registry of the Family Justice Courts using the electronic filing service.</w:t>
            </w:r>
          </w:p>
        </w:tc>
      </w:tr>
      <w:tr w:rsidR="006F2CA2" w:rsidRPr="006F2CA2" w14:paraId="6E700760" w14:textId="77777777" w:rsidTr="006F2CA2">
        <w:trPr>
          <w:divId w:val="2116439976"/>
          <w:cantSplit/>
          <w:jc w:val="center"/>
        </w:trPr>
        <w:tc>
          <w:tcPr>
            <w:tcW w:w="7100" w:type="dxa"/>
            <w:gridSpan w:val="4"/>
          </w:tcPr>
          <w:p w14:paraId="21BE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4DBC70D"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GUID=923c72d3-a601-4249-aaae-1f5aa6023494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 xml:space="preserve">FORM </w:t>
            </w:r>
            <w:r w:rsidRPr="006F2CA2">
              <w:rPr>
                <w:rFonts w:ascii="Times New Roman" w:hAnsi="Times New Roman" w:cs="Times New Roman"/>
                <w:sz w:val="22"/>
                <w:szCs w:val="20"/>
                <w:lang w:val="en-GB" w:eastAsia="en-US"/>
              </w:rPr>
              <w:t>76</w:t>
            </w:r>
          </w:p>
        </w:tc>
      </w:tr>
      <w:tr w:rsidR="006F2CA2" w:rsidRPr="006F2CA2" w14:paraId="709FB201" w14:textId="77777777" w:rsidTr="006F2CA2">
        <w:trPr>
          <w:divId w:val="2116439976"/>
          <w:cantSplit/>
          <w:jc w:val="center"/>
        </w:trPr>
        <w:tc>
          <w:tcPr>
            <w:tcW w:w="1420" w:type="dxa"/>
          </w:tcPr>
          <w:p w14:paraId="5AD7DCE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GUID=d77f08ca-1ded-41ee-ac04-4d1934698bf6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R.362</w:t>
            </w:r>
          </w:p>
        </w:tc>
        <w:tc>
          <w:tcPr>
            <w:tcW w:w="4280" w:type="dxa"/>
            <w:gridSpan w:val="2"/>
          </w:tcPr>
          <w:p w14:paraId="264304B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41845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GUID=1f6c75a0-640e-41b3-8039-4916fb36bad9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ACTION</w:t>
            </w:r>
          </w:p>
        </w:tc>
        <w:tc>
          <w:tcPr>
            <w:tcW w:w="1400" w:type="dxa"/>
          </w:tcPr>
          <w:p w14:paraId="622997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GUID=62a0718c-c8ac-47d0-a025-c3ecb27953de </w:instrText>
            </w:r>
            <w:r w:rsidRPr="006F2CA2">
              <w:rPr>
                <w:rFonts w:ascii="Times New Roman" w:hAnsi="Times New Roman" w:cs="Times New Roman"/>
                <w:sz w:val="22"/>
                <w:szCs w:val="20"/>
                <w:lang w:val="en-GB" w:eastAsia="en-US"/>
              </w:rPr>
              <w:fldChar w:fldCharType="end"/>
            </w:r>
          </w:p>
        </w:tc>
      </w:tr>
      <w:tr w:rsidR="006F2CA2" w:rsidRPr="006F2CA2" w14:paraId="02409489" w14:textId="77777777" w:rsidTr="006F2CA2">
        <w:trPr>
          <w:divId w:val="2116439976"/>
          <w:cantSplit/>
          <w:jc w:val="center"/>
        </w:trPr>
        <w:tc>
          <w:tcPr>
            <w:tcW w:w="7100" w:type="dxa"/>
            <w:gridSpan w:val="4"/>
          </w:tcPr>
          <w:p w14:paraId="397CC2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GUID=ff419e89-6a4d-4ce7-86e6-d6209043102e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EEE865F" w14:textId="77777777" w:rsidTr="006F2CA2">
        <w:trPr>
          <w:divId w:val="2116439976"/>
          <w:cantSplit/>
          <w:jc w:val="center"/>
        </w:trPr>
        <w:tc>
          <w:tcPr>
            <w:tcW w:w="7100" w:type="dxa"/>
            <w:gridSpan w:val="4"/>
          </w:tcPr>
          <w:p w14:paraId="028F02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GUID=0e5d7f8c-5a0a-4610-915c-5d4e7658ec0d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35300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GUID=bfc44f25-be5f-4da4-8acb-add1499c7186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w:t>
            </w:r>
          </w:p>
          <w:p w14:paraId="6247B1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GUID=7babd3f8-16b0-4204-b9ac-e388708d3ca6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action has been begun in the Family Courts / Family Division of the High Court* in accordance with the writ of summons/originating summons attached hereto.</w:t>
            </w:r>
          </w:p>
          <w:p w14:paraId="7360F20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GUID=67c1c84f-ee57-4ead-b41e-b3358e98dfc1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You are or may be one of the persons who is interested in the action.</w:t>
            </w:r>
          </w:p>
          <w:p w14:paraId="6931E55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GUID=8435e93a-8f11-41f7-adfa-8f655af2bea4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You may within 8 days after service of this notice enter an appearance using the electronic filing service and thereby become a party to the action.</w:t>
            </w:r>
          </w:p>
          <w:p w14:paraId="3A38E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GUID=dadf7ae4-93b5-49b6-b6db-4a450fe62d34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If you do not enter an appearance you will be bound by any judgment given in the action as if you were a party to it.</w:t>
            </w:r>
          </w:p>
          <w:p w14:paraId="34EE351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GUID=0bcf1b88-0977-4bbe-aa75-cf5c8abdd3a4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7700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GUID=917c7dc6-a433-4c84-a243-8030cbdafcd5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D4EBC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GUID=0413a02d-6cf8-437b-a888-9924110276e0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w:t>
            </w:r>
          </w:p>
          <w:p w14:paraId="1097DC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GUID=34f793f1-8192-4f2a-946c-ba3fb79ee422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2D026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GUID=0fdd54ab-981d-448d-a8f4-efa11ef9c647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(As in FORM</w:t>
            </w:r>
            <w:r w:rsidRPr="006F2CA2">
              <w:rPr>
                <w:rFonts w:ascii="Times New Roman" w:hAnsi="Times New Roman" w:cs="Times New Roman"/>
                <w:sz w:val="22"/>
                <w:szCs w:val="20"/>
                <w:lang w:val="en-GB" w:eastAsia="en-US"/>
              </w:rPr>
              <w:t xml:space="preserve"> 77)</w:t>
            </w:r>
          </w:p>
          <w:p w14:paraId="518E6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to delete accordingly.</w:t>
            </w:r>
          </w:p>
        </w:tc>
      </w:tr>
    </w:tbl>
    <w:p w14:paraId="7FA5CF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300"/>
        <w:gridCol w:w="29"/>
        <w:gridCol w:w="4531"/>
        <w:gridCol w:w="509"/>
        <w:gridCol w:w="751"/>
        <w:gridCol w:w="176"/>
      </w:tblGrid>
      <w:tr w:rsidR="006F2CA2" w:rsidRPr="006F2CA2" w14:paraId="72CD6181" w14:textId="77777777" w:rsidTr="00ED7FA2">
        <w:trPr>
          <w:gridAfter w:val="1"/>
          <w:divId w:val="2116439976"/>
          <w:wAfter w:w="176" w:type="dxa"/>
          <w:cantSplit/>
          <w:jc w:val="center"/>
        </w:trPr>
        <w:tc>
          <w:tcPr>
            <w:tcW w:w="7120" w:type="dxa"/>
            <w:gridSpan w:val="5"/>
          </w:tcPr>
          <w:p w14:paraId="1713EF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GUID=d257f29d-cc7c-46c4-bcea-a951dad04338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77</w:t>
            </w:r>
          </w:p>
        </w:tc>
      </w:tr>
      <w:tr w:rsidR="006F2CA2" w:rsidRPr="006F2CA2" w14:paraId="0D962DB4" w14:textId="77777777" w:rsidTr="00ED7FA2">
        <w:trPr>
          <w:gridAfter w:val="1"/>
          <w:divId w:val="2116439976"/>
          <w:wAfter w:w="176" w:type="dxa"/>
          <w:cantSplit/>
          <w:jc w:val="center"/>
        </w:trPr>
        <w:tc>
          <w:tcPr>
            <w:tcW w:w="1300" w:type="dxa"/>
          </w:tcPr>
          <w:p w14:paraId="4C227F1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GUID=3ef40758-0190-4801-87e4-4076ac3c8268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4560" w:type="dxa"/>
            <w:gridSpan w:val="2"/>
          </w:tcPr>
          <w:p w14:paraId="627328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6EDE2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GUID=0a45b3c8-4130-48cd-ba1d-8c07e2db0720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CLAIMING </w:t>
            </w:r>
            <w:r w:rsidRPr="006F2CA2">
              <w:rPr>
                <w:rFonts w:ascii="Times New Roman" w:hAnsi="Times New Roman" w:cs="Times New Roman"/>
                <w:sz w:val="22"/>
                <w:szCs w:val="20"/>
                <w:lang w:val="en-GB" w:eastAsia="en-US"/>
              </w:rPr>
              <w:br/>
              <w:t xml:space="preserve">CONTRIBUTION OR INDEMNITY OR </w:t>
            </w:r>
            <w:r w:rsidRPr="006F2CA2">
              <w:rPr>
                <w:rFonts w:ascii="Times New Roman" w:hAnsi="Times New Roman" w:cs="Times New Roman"/>
                <w:sz w:val="22"/>
                <w:szCs w:val="20"/>
                <w:lang w:val="en-GB" w:eastAsia="en-US"/>
              </w:rPr>
              <w:br/>
              <w:t>OTHER RELIEF OR REMEDY</w:t>
            </w:r>
          </w:p>
        </w:tc>
        <w:tc>
          <w:tcPr>
            <w:tcW w:w="1260" w:type="dxa"/>
            <w:gridSpan w:val="2"/>
          </w:tcPr>
          <w:p w14:paraId="1F1BEE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GUID=3158af95-c3d9-4aec-938c-f7033f86e8fc </w:instrText>
            </w:r>
            <w:r w:rsidRPr="006F2CA2">
              <w:rPr>
                <w:rFonts w:ascii="Times New Roman" w:hAnsi="Times New Roman" w:cs="Times New Roman"/>
                <w:sz w:val="22"/>
                <w:szCs w:val="20"/>
                <w:lang w:val="en-GB" w:eastAsia="en-US"/>
              </w:rPr>
              <w:fldChar w:fldCharType="end"/>
            </w:r>
          </w:p>
        </w:tc>
      </w:tr>
      <w:tr w:rsidR="006F2CA2" w:rsidRPr="006F2CA2" w14:paraId="7C9A5E44" w14:textId="77777777" w:rsidTr="00ED7FA2">
        <w:trPr>
          <w:gridAfter w:val="1"/>
          <w:divId w:val="2116439976"/>
          <w:wAfter w:w="176" w:type="dxa"/>
          <w:cantSplit/>
          <w:jc w:val="center"/>
        </w:trPr>
        <w:tc>
          <w:tcPr>
            <w:tcW w:w="7120" w:type="dxa"/>
            <w:gridSpan w:val="5"/>
          </w:tcPr>
          <w:p w14:paraId="55641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GUID=3fbecc2c-5f0f-4c4d-a20a-8752ed3f16d3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7C4724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GUID=6dc09090-ce12-44a2-aa32-f8d6bcbc24c5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505152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GUID=a99d3c7f-c724-47d3-9726-0530c818a2e1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5AE10FA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GUID=0608087b-493d-4818-9faa-dd5f1160c0db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07217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GUID=ef3bd8d6-3ff9-43a5-826c-96de900f4189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A298D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GUID=0fcb80e6-2f65-49eb-adc7-2d5ddbe644bd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171884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GUID=7cc1c734-50e5-46db-beed-5d64039ccc6b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2AE8D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GUID=fe891f89-d392-40ee-af91-d65948ac9abc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Third Party</w:t>
            </w:r>
          </w:p>
          <w:p w14:paraId="1D7DC2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GUID=b1dc0699-b712-4b70-84a2-7ecc6a356141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THIRD PARTY NOTICE</w:t>
            </w:r>
          </w:p>
        </w:tc>
      </w:tr>
      <w:tr w:rsidR="006F2CA2" w:rsidRPr="006F2CA2" w14:paraId="19430037" w14:textId="77777777" w:rsidTr="00ED7FA2">
        <w:trPr>
          <w:gridAfter w:val="1"/>
          <w:divId w:val="2116439976"/>
          <w:wAfter w:w="176" w:type="dxa"/>
          <w:cantSplit/>
          <w:jc w:val="center"/>
        </w:trPr>
        <w:tc>
          <w:tcPr>
            <w:tcW w:w="7120" w:type="dxa"/>
            <w:gridSpan w:val="5"/>
          </w:tcPr>
          <w:p w14:paraId="491F4D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GUID=355e647c-05bb-4ab7-acad-cc7d48bff6e9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pursuant to the order of (name of Judge)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E8C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GUID=aeb363a3-b448-42cb-bd49-ffa4b64c4a3e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0CC288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GUID=1a46877c-be2e-4bde-842a-980d234b4223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this action has been brought by the plaintiff against the defendant. In it the plaintiff claims against the defendant (state the nature of the plaintiff’s claim) as appears from the writ of summons (or originating summons) a copy whereof if served herewith (together with a copy of the statement of claim or originating summons).</w:t>
            </w:r>
          </w:p>
          <w:p w14:paraId="1E0B646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GUID=65782e55-1842-440d-905d-97639efbae66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claims against you (state the nature of the claim against the third party as for instance to be indemnified against the plaintiff’s claim and the costs of this action or contribution to the extent of (one half) of the plaintiff’s claim or the following relief or remedy namely on the grounds that (state the grounds of the claim)).</w:t>
            </w:r>
          </w:p>
          <w:p w14:paraId="3616C23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GUID=fa2f762e-ced9-4486-a87b-3555fdb5b0fc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222698A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GUID=2b7224d7-391a-4f88-9a75-8ac7a3713d57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dispute the plaintiff’s claim against the defendant, or the defendant’s claim against you, an appearance must be entered on your behalf within 8 days (or if the notice is to be served out of jurisdiction insert the time of appearance fixed by the order giving leave to issue the notice and serve it out of jurisdiction) using the electronic filing service after the service of this notice on you, otherwise you will be deemed to admit the plaintiff’s claim against the defendant and the defendant’s against you and your liability to (indemnify the defendant or to contribute to the extent claimed or to stating the relief or remedy) and will be bound by any judgment or decision given in the action, and the judgment may be enforced against you in accordance with Div.10 of Part 18 of the Family Justice Rules.</w:t>
            </w:r>
          </w:p>
          <w:p w14:paraId="3DBBB14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GUID=02e3c6a5-3f6b-4135-8a7e-c0307b382516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48D1D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GUID=1a08feb3-9008-4d69-a38c-6ce0e8f501f5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14A62C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GUID=4af4b664-49d2-4e1d-907a-094e5f024df4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F31394"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GUID=ba2a9bd2-09f7-47ba-90d1-a5d8979bcab8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notice may enter an appearance in person or by a solicitor at the Registry of the Family Justice Courts using the electronic filing service.</w:t>
            </w:r>
          </w:p>
        </w:tc>
      </w:tr>
      <w:tr w:rsidR="006F2CA2" w:rsidRPr="006F2CA2" w14:paraId="13B39C48" w14:textId="77777777" w:rsidTr="00ED7FA2">
        <w:trPr>
          <w:divId w:val="2116439976"/>
          <w:cantSplit/>
          <w:jc w:val="center"/>
        </w:trPr>
        <w:tc>
          <w:tcPr>
            <w:tcW w:w="7296" w:type="dxa"/>
            <w:gridSpan w:val="6"/>
          </w:tcPr>
          <w:p w14:paraId="3A6C0397" w14:textId="77777777" w:rsidR="005F3426" w:rsidRDefault="006F2CA2" w:rsidP="006F2CA2">
            <w:pPr>
              <w:spacing w:before="60" w:after="60" w:line="240" w:lineRule="auto"/>
              <w:jc w:val="center"/>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5CD287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GUID=7ee7ea43-6645-4658-992a-849924ec1572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78</w:t>
            </w:r>
          </w:p>
        </w:tc>
      </w:tr>
      <w:tr w:rsidR="006F2CA2" w:rsidRPr="006F2CA2" w14:paraId="4EE5F849" w14:textId="77777777" w:rsidTr="00ED7FA2">
        <w:trPr>
          <w:divId w:val="2116439976"/>
          <w:cantSplit/>
          <w:jc w:val="center"/>
        </w:trPr>
        <w:tc>
          <w:tcPr>
            <w:tcW w:w="1329" w:type="dxa"/>
            <w:gridSpan w:val="2"/>
          </w:tcPr>
          <w:p w14:paraId="6C7F2BF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GUID=8db8d9ec-329e-403d-8f53-bc5283607c81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5040" w:type="dxa"/>
            <w:gridSpan w:val="2"/>
          </w:tcPr>
          <w:p w14:paraId="65C61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CDA9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GUID=e1d740be-c70c-4794-9c49-6eaa3acc975b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WHERE QUESTION </w:t>
            </w:r>
            <w:r w:rsidRPr="006F2CA2">
              <w:rPr>
                <w:rFonts w:ascii="Times New Roman" w:hAnsi="Times New Roman" w:cs="Times New Roman"/>
                <w:sz w:val="22"/>
                <w:szCs w:val="20"/>
                <w:lang w:val="en-GB" w:eastAsia="en-US"/>
              </w:rPr>
              <w:br/>
              <w:t>OR ISSUE TO BE DETERMINED</w:t>
            </w:r>
          </w:p>
        </w:tc>
        <w:tc>
          <w:tcPr>
            <w:tcW w:w="927" w:type="dxa"/>
            <w:gridSpan w:val="2"/>
          </w:tcPr>
          <w:p w14:paraId="1BF631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GUID=4e52a897-5b31-4442-ab32-b4d7ffc666f4 </w:instrText>
            </w:r>
            <w:r w:rsidRPr="006F2CA2">
              <w:rPr>
                <w:rFonts w:ascii="Times New Roman" w:hAnsi="Times New Roman" w:cs="Times New Roman"/>
                <w:sz w:val="22"/>
                <w:szCs w:val="20"/>
                <w:lang w:val="en-GB" w:eastAsia="en-US"/>
              </w:rPr>
              <w:fldChar w:fldCharType="end"/>
            </w:r>
          </w:p>
        </w:tc>
      </w:tr>
      <w:tr w:rsidR="006F2CA2" w:rsidRPr="006F2CA2" w14:paraId="35F34E16" w14:textId="77777777" w:rsidTr="00ED7FA2">
        <w:trPr>
          <w:divId w:val="2116439976"/>
          <w:cantSplit/>
          <w:jc w:val="center"/>
        </w:trPr>
        <w:tc>
          <w:tcPr>
            <w:tcW w:w="7296" w:type="dxa"/>
            <w:gridSpan w:val="6"/>
          </w:tcPr>
          <w:p w14:paraId="6772E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GUID=8d15a706-3aa3-4d19-8319-2ba9b4049fea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etc., as in Form 77 down to end of first paragraph)</w:t>
            </w:r>
          </w:p>
          <w:p w14:paraId="3D5FD53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GUID=4df990c7-fdfc-4e8e-9e90-7023bf0daff2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requires that the following question or issue, viz., (state the question or issue required to be determined) should be determined not only between the plaintiff and the defendant but also between either or both of them and yourself.</w:t>
            </w:r>
          </w:p>
          <w:p w14:paraId="2083C93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GUID=10a76c69-3e42-48db-81d1-7b6a3342c6ee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7ACB37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GUID=f7c845ec-55d2-48ce-bc1c-58e2a583ad49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be heard on the said question or issue or to dispute the defendant’s liability to the plaintiff or your liability to the defendant, an appearance must be entered on your behalf within 8 days (or if the notice is to be served out of the jurisdiction, insert the time for appearance fixed by the order giving leave to issue the notice and serve it out of the jurisdiction) using the electronic filing service after the service of this notice on you, otherwise you will be bound by any judgment or decision given in the action in so far as it is relevant to the said question or issue, and the judgment may be enforced against you in accordance with Div.10 of Part 18 of the Family Justice Rules.</w:t>
            </w:r>
          </w:p>
          <w:p w14:paraId="611148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GUID=17edb7ef-7bbc-4cbf-aba3-fb2766a74c70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14D1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GUID=af8f7496-a3e0-424d-827c-8ffeef18283c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0CB2E2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GUID=b044a284-5417-448b-8bab-cf63f89f1dfa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B449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GUID=0c635cbd-f770-4e46-b4c0-894795085868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Form 77).</w:t>
            </w:r>
          </w:p>
          <w:p w14:paraId="30863A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1400"/>
              <w:gridCol w:w="4300"/>
              <w:gridCol w:w="1380"/>
            </w:tblGrid>
            <w:tr w:rsidR="006F2CA2" w:rsidRPr="006F2CA2" w14:paraId="727143C8" w14:textId="77777777" w:rsidTr="006F2CA2">
              <w:trPr>
                <w:cantSplit/>
                <w:jc w:val="center"/>
              </w:trPr>
              <w:tc>
                <w:tcPr>
                  <w:tcW w:w="7080" w:type="dxa"/>
                  <w:gridSpan w:val="3"/>
                </w:tcPr>
                <w:p w14:paraId="288431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GUID=db5e4399-69c8-4f83-a622-117345c551c6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79</w:t>
                  </w:r>
                </w:p>
              </w:tc>
            </w:tr>
            <w:tr w:rsidR="006F2CA2" w:rsidRPr="006F2CA2" w14:paraId="22510377" w14:textId="77777777" w:rsidTr="006F2CA2">
              <w:trPr>
                <w:cantSplit/>
                <w:jc w:val="center"/>
              </w:trPr>
              <w:tc>
                <w:tcPr>
                  <w:tcW w:w="1400" w:type="dxa"/>
                </w:tcPr>
                <w:p w14:paraId="7E423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GUID=a0c3ac0c-6691-4a85-9fbb-51c0ab4fb50c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R.368</w:t>
                  </w:r>
                </w:p>
              </w:tc>
              <w:tc>
                <w:tcPr>
                  <w:tcW w:w="4300" w:type="dxa"/>
                </w:tcPr>
                <w:p w14:paraId="4E131E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E7E00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GUID=e91342e8-ebc8-423f-8274-1890fb2adeb9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LEAVE TO ISSUE </w:t>
                  </w:r>
                  <w:r w:rsidRPr="006F2CA2">
                    <w:rPr>
                      <w:rFonts w:ascii="Times New Roman" w:hAnsi="Times New Roman" w:cs="Times New Roman"/>
                      <w:sz w:val="22"/>
                      <w:szCs w:val="20"/>
                      <w:lang w:val="en-GB" w:eastAsia="en-US"/>
                    </w:rPr>
                    <w:br/>
                    <w:t xml:space="preserve">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w:t>
                  </w:r>
                </w:p>
              </w:tc>
              <w:tc>
                <w:tcPr>
                  <w:tcW w:w="1380" w:type="dxa"/>
                </w:tcPr>
                <w:p w14:paraId="52F87F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GUID=bcadbb13-48a2-47b5-b252-db9275a0599b </w:instrText>
                  </w:r>
                  <w:r w:rsidRPr="006F2CA2">
                    <w:rPr>
                      <w:rFonts w:ascii="Times New Roman" w:hAnsi="Times New Roman" w:cs="Times New Roman"/>
                      <w:sz w:val="22"/>
                      <w:szCs w:val="20"/>
                      <w:lang w:val="en-GB" w:eastAsia="en-US"/>
                    </w:rPr>
                    <w:fldChar w:fldCharType="end"/>
                  </w:r>
                </w:p>
              </w:tc>
            </w:tr>
            <w:tr w:rsidR="006F2CA2" w:rsidRPr="006F2CA2" w14:paraId="6B081DBB" w14:textId="77777777" w:rsidTr="006F2CA2">
              <w:trPr>
                <w:cantSplit/>
                <w:jc w:val="center"/>
              </w:trPr>
              <w:tc>
                <w:tcPr>
                  <w:tcW w:w="7080" w:type="dxa"/>
                  <w:gridSpan w:val="3"/>
                </w:tcPr>
                <w:p w14:paraId="18FEA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GUID=2a7a3ed7-202c-4524-9871-f78743da5ef4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C6F86D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GUID=7a55270e-5cc1-4885-8124-85e8fe237f53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5D95018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GUID=c2525a21-a2d9-499d-a092-d0b284d61e9f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867A79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GUID=3a17e2a3-c760-437e-8fb3-c54858d83216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Leave to issue 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 a copy of which is attached herein.</w:t>
                  </w:r>
                </w:p>
                <w:p w14:paraId="7B9499F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GUID=9fcd153d-ae1a-41fa-93cf-b7c8dd7f3652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costs of this application be                </w:t>
                  </w:r>
                  <w:proofErr w:type="gramStart"/>
                  <w:r w:rsidRPr="006F2CA2">
                    <w:rPr>
                      <w:rFonts w:ascii="Times New Roman" w:hAnsi="Times New Roman" w:cs="Times New Roman"/>
                      <w:sz w:val="22"/>
                      <w:szCs w:val="20"/>
                      <w:lang w:val="en-GB" w:eastAsia="en-US"/>
                    </w:rPr>
                    <w:t>  .</w:t>
                  </w:r>
                  <w:proofErr w:type="gramEnd"/>
                </w:p>
                <w:p w14:paraId="0EE3008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GUID=5e24e1d7-cdf9-4305-81ab-8cf158176d74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5982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GUID=e054b664-ddbc-4cb8-97e1-2854bfc4f08f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4E9D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GUID=c2d3dd14-4e79-4643-b63b-5c05d1590cae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16976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520770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7" w:type="dxa"/>
        <w:jc w:val="center"/>
        <w:tblLook w:val="04A0" w:firstRow="1" w:lastRow="0" w:firstColumn="1" w:lastColumn="0" w:noHBand="0" w:noVBand="1"/>
      </w:tblPr>
      <w:tblGrid>
        <w:gridCol w:w="1664"/>
        <w:gridCol w:w="4182"/>
        <w:gridCol w:w="1431"/>
      </w:tblGrid>
      <w:tr w:rsidR="006F2CA2" w:rsidRPr="006F2CA2" w14:paraId="2FDD1748" w14:textId="77777777" w:rsidTr="006F2CA2">
        <w:trPr>
          <w:divId w:val="2116439976"/>
          <w:cantSplit/>
          <w:jc w:val="center"/>
        </w:trPr>
        <w:tc>
          <w:tcPr>
            <w:tcW w:w="7277" w:type="dxa"/>
            <w:gridSpan w:val="3"/>
          </w:tcPr>
          <w:p w14:paraId="026320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GUID=c5191681-8526-407f-b0ef-c01a4e1f92ed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80</w:t>
            </w:r>
          </w:p>
        </w:tc>
      </w:tr>
      <w:tr w:rsidR="006F2CA2" w:rsidRPr="006F2CA2" w14:paraId="2F31B568" w14:textId="77777777" w:rsidTr="006F2CA2">
        <w:trPr>
          <w:divId w:val="2116439976"/>
          <w:cantSplit/>
          <w:jc w:val="center"/>
        </w:trPr>
        <w:tc>
          <w:tcPr>
            <w:tcW w:w="1664" w:type="dxa"/>
          </w:tcPr>
          <w:p w14:paraId="4FD2DE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GUID=a55caf98-6b20-402a-8dff-635c96486cff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R.370</w:t>
            </w:r>
          </w:p>
        </w:tc>
        <w:tc>
          <w:tcPr>
            <w:tcW w:w="4182" w:type="dxa"/>
          </w:tcPr>
          <w:p w14:paraId="67BF1C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BB75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78B54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GUID=e95cb9e0-f695-49b2-8ea8-688bf3fdcc44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THIRD </w:t>
            </w:r>
            <w:r w:rsidRPr="006F2CA2">
              <w:rPr>
                <w:rFonts w:ascii="Times New Roman" w:hAnsi="Times New Roman" w:cs="Times New Roman"/>
                <w:sz w:val="22"/>
                <w:szCs w:val="20"/>
                <w:lang w:val="en-GB" w:eastAsia="en-US"/>
              </w:rPr>
              <w:br/>
              <w:t>PARTY DIRECTIONS</w:t>
            </w:r>
          </w:p>
        </w:tc>
        <w:tc>
          <w:tcPr>
            <w:tcW w:w="1431" w:type="dxa"/>
          </w:tcPr>
          <w:p w14:paraId="572B32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GUID=6990d54d-9c6a-4e31-8a19-77a3693a9121 </w:instrText>
            </w:r>
            <w:r w:rsidRPr="006F2CA2">
              <w:rPr>
                <w:rFonts w:ascii="Times New Roman" w:hAnsi="Times New Roman" w:cs="Times New Roman"/>
                <w:sz w:val="22"/>
                <w:szCs w:val="20"/>
                <w:lang w:val="en-GB" w:eastAsia="en-US"/>
              </w:rPr>
              <w:fldChar w:fldCharType="end"/>
            </w:r>
          </w:p>
        </w:tc>
      </w:tr>
      <w:tr w:rsidR="006F2CA2" w:rsidRPr="006F2CA2" w14:paraId="348CA62E" w14:textId="77777777" w:rsidTr="006F2CA2">
        <w:trPr>
          <w:divId w:val="2116439976"/>
          <w:cantSplit/>
          <w:jc w:val="center"/>
        </w:trPr>
        <w:tc>
          <w:tcPr>
            <w:tcW w:w="7277" w:type="dxa"/>
            <w:gridSpan w:val="3"/>
          </w:tcPr>
          <w:p w14:paraId="21091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GUID=a324e34c-ad57-4fa4-a2f2-fba7c49ca79e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751D1DA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GUID=38b9c14b-efc1-4ea6-93bc-e21951d7235f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third party (and his solicitors).</w:t>
            </w:r>
          </w:p>
          <w:p w14:paraId="790778B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GUID=0e0381ce-5020-40b5-bd4d-42ba692ffc74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EAEF7C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GUID=dcb3efc7-f918-42c5-b950-58183a7441b7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defendant </w:t>
            </w:r>
            <w:proofErr w:type="gramStart"/>
            <w:r w:rsidRPr="006F2CA2">
              <w:rPr>
                <w:rFonts w:ascii="Times New Roman" w:hAnsi="Times New Roman" w:cs="Times New Roman"/>
                <w:sz w:val="22"/>
                <w:szCs w:val="20"/>
                <w:lang w:val="en-GB" w:eastAsia="en-US"/>
              </w:rPr>
              <w:t>serve</w:t>
            </w:r>
            <w:proofErr w:type="gramEnd"/>
            <w:r w:rsidRPr="006F2CA2">
              <w:rPr>
                <w:rFonts w:ascii="Times New Roman" w:hAnsi="Times New Roman" w:cs="Times New Roman"/>
                <w:sz w:val="22"/>
                <w:szCs w:val="20"/>
                <w:lang w:val="en-GB" w:eastAsia="en-US"/>
              </w:rPr>
              <w:t xml:space="preserve"> a statement of claim on the said third party within         days from this date, who shall plead thereto within         days.</w:t>
            </w:r>
          </w:p>
          <w:p w14:paraId="0965159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GUID=f5c55f17-9459-4d9b-a66a-d6214d0e3285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any other directions as may be required).</w:t>
            </w:r>
          </w:p>
          <w:p w14:paraId="05F927F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GUID=d60506b9-174b-49f0-a29d-08b9621b49a2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said third party be at liberty to appear at the trial (or hearing) of this action, and take such part as the Judge shall direct, and be bound by the result of the trial (or hearing).</w:t>
            </w:r>
          </w:p>
          <w:p w14:paraId="427E920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GUID=cbd7b8b2-8711-419c-9cf9-7b9efc089ca9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question of the liability of the said third party to indemnify the defendant be tried at the trial (or hearing) of this action, but subsequent thereto.</w:t>
            </w:r>
          </w:p>
          <w:p w14:paraId="0CB527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GUID=e06970e2-bd1c-4a7c-bed9-2e12d0affa33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costs of this application be costs in the cause and in the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proceedings.</w:t>
            </w:r>
          </w:p>
          <w:p w14:paraId="1CB1B27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GUID=99cfd2e0-a831-43e3-bea4-3b96f86cadf2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818D5A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GUID=c015700e-e2c6-4c89-a985-6cdd70532ef2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1BCA222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GUID=e3a8fb35-656d-4bf5-bf5d-1f6c5436e56f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D00A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407"/>
        <w:gridCol w:w="4894"/>
        <w:gridCol w:w="995"/>
      </w:tblGrid>
      <w:tr w:rsidR="006F2CA2" w:rsidRPr="006F2CA2" w14:paraId="09D84415" w14:textId="77777777" w:rsidTr="006F2CA2">
        <w:trPr>
          <w:divId w:val="2116439976"/>
          <w:cantSplit/>
          <w:jc w:val="center"/>
        </w:trPr>
        <w:tc>
          <w:tcPr>
            <w:tcW w:w="7296" w:type="dxa"/>
            <w:gridSpan w:val="3"/>
          </w:tcPr>
          <w:p w14:paraId="522253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GUID=069d6e76-650f-4433-8fda-427dde6c66af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81</w:t>
            </w:r>
          </w:p>
        </w:tc>
      </w:tr>
      <w:tr w:rsidR="006F2CA2" w:rsidRPr="006F2CA2" w14:paraId="1270DA2D" w14:textId="77777777" w:rsidTr="006F2CA2">
        <w:trPr>
          <w:divId w:val="2116439976"/>
          <w:cantSplit/>
          <w:jc w:val="center"/>
        </w:trPr>
        <w:tc>
          <w:tcPr>
            <w:tcW w:w="1407" w:type="dxa"/>
          </w:tcPr>
          <w:p w14:paraId="48B89B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GUID=96a0db5b-cd0f-45e1-9920-159b457a43d3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R.370</w:t>
            </w:r>
          </w:p>
        </w:tc>
        <w:tc>
          <w:tcPr>
            <w:tcW w:w="4894" w:type="dxa"/>
          </w:tcPr>
          <w:p w14:paraId="6D405D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93CC2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GUID=b14b1132-551d-48a2-9204-b140c65c5efa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THIRD PARTY DIRECTIONS</w:t>
            </w:r>
          </w:p>
        </w:tc>
        <w:tc>
          <w:tcPr>
            <w:tcW w:w="995" w:type="dxa"/>
          </w:tcPr>
          <w:p w14:paraId="0AFFCD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GUID=1857c610-41e8-4813-b6cb-d9a23a092f38 </w:instrText>
            </w:r>
            <w:r w:rsidRPr="006F2CA2">
              <w:rPr>
                <w:rFonts w:ascii="Times New Roman" w:hAnsi="Times New Roman" w:cs="Times New Roman"/>
                <w:sz w:val="22"/>
                <w:szCs w:val="20"/>
                <w:lang w:val="en-GB" w:eastAsia="en-US"/>
              </w:rPr>
              <w:fldChar w:fldCharType="end"/>
            </w:r>
          </w:p>
        </w:tc>
      </w:tr>
      <w:tr w:rsidR="006F2CA2" w:rsidRPr="006F2CA2" w14:paraId="38CB8F46" w14:textId="77777777" w:rsidTr="006F2CA2">
        <w:trPr>
          <w:divId w:val="2116439976"/>
          <w:cantSplit/>
          <w:jc w:val="center"/>
        </w:trPr>
        <w:tc>
          <w:tcPr>
            <w:tcW w:w="7296" w:type="dxa"/>
            <w:gridSpan w:val="3"/>
          </w:tcPr>
          <w:p w14:paraId="0E6EBB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GUID=a1ed238e-9ea9-40f7-86b0-e76faab53885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49163E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GUID=2d798902-50cf-4e0e-b2f4-e283a060f336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hearing                    and                    for the plaintiff and                      for the defendant and                            for the third party.</w:t>
            </w:r>
          </w:p>
          <w:p w14:paraId="7570D6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GUID=9080e711-cada-474e-b260-779e0adb89cb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an action begun by writ) It is ordered that the defendant serve a statement of his claim on the said third party within          days from this date, who shall plead thereto within         days.</w:t>
            </w:r>
          </w:p>
          <w:p w14:paraId="04D6A6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GUID=3ed8d5d2-9c65-43c3-870f-bd3ce0cefee4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any other directions that had been ordered).</w:t>
            </w:r>
          </w:p>
          <w:p w14:paraId="39BA1CF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GUID=d689f942-4b35-4fdf-aeb4-0f24a5af8067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said third party be at liberty to appear at the trial (or hearing) of this action, and take such part as the Judge shall direct, and be bound by the result of the trial (or hearing). And that the question of liability of the said third party to indemnify the defendant be tried at the trial (or hearing) of this action, but subsequent thereto.</w:t>
            </w:r>
          </w:p>
          <w:p w14:paraId="33F663B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GUID=c5ed1963-31cc-4734-9640-a63027b16fe1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costs of this application be</w:t>
            </w:r>
          </w:p>
          <w:p w14:paraId="0E5BFC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GUID=d5673278-7d95-4c07-9ef7-82f7b0986722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9E474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4440"/>
              <w:gridCol w:w="2640"/>
            </w:tblGrid>
            <w:tr w:rsidR="006F2CA2" w:rsidRPr="006F2CA2" w14:paraId="5B1FEDDE" w14:textId="77777777" w:rsidTr="006F2CA2">
              <w:trPr>
                <w:gridAfter w:val="1"/>
                <w:wAfter w:w="2640" w:type="dxa"/>
                <w:cantSplit/>
                <w:jc w:val="center"/>
              </w:trPr>
              <w:tc>
                <w:tcPr>
                  <w:tcW w:w="4440" w:type="dxa"/>
                </w:tcPr>
                <w:p w14:paraId="4C685F61" w14:textId="77777777" w:rsidR="006F2CA2" w:rsidRPr="006F2CA2" w:rsidRDefault="006F2CA2" w:rsidP="006F2CA2">
                  <w:pPr>
                    <w:spacing w:before="60" w:after="60" w:line="240" w:lineRule="auto"/>
                    <w:ind w:left="53"/>
                    <w:jc w:val="center"/>
                    <w:rPr>
                      <w:rFonts w:ascii="Times New Roman" w:hAnsi="Times New Roman" w:cs="Times New Roman"/>
                      <w:sz w:val="22"/>
                      <w:szCs w:val="20"/>
                      <w:lang w:val="en-GB" w:eastAsia="en-US"/>
                    </w:rPr>
                  </w:pPr>
                </w:p>
              </w:tc>
            </w:tr>
            <w:tr w:rsidR="006F2CA2" w:rsidRPr="006F2CA2" w14:paraId="4843FB35" w14:textId="77777777" w:rsidTr="006F2CA2">
              <w:trPr>
                <w:cantSplit/>
                <w:jc w:val="center"/>
              </w:trPr>
              <w:tc>
                <w:tcPr>
                  <w:tcW w:w="7080" w:type="dxa"/>
                  <w:gridSpan w:val="2"/>
                </w:tcPr>
                <w:p w14:paraId="72F551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bl>
          <w:p w14:paraId="7308EF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74443DA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5061"/>
        <w:gridCol w:w="358"/>
        <w:gridCol w:w="1876"/>
        <w:gridCol w:w="21"/>
      </w:tblGrid>
      <w:tr w:rsidR="006F2CA2" w:rsidRPr="006F2CA2" w14:paraId="6E8D5091" w14:textId="77777777" w:rsidTr="006F2CA2">
        <w:trPr>
          <w:gridAfter w:val="3"/>
          <w:divId w:val="2116439976"/>
          <w:wAfter w:w="2660" w:type="dxa"/>
          <w:cantSplit/>
          <w:jc w:val="center"/>
        </w:trPr>
        <w:tc>
          <w:tcPr>
            <w:tcW w:w="4440" w:type="dxa"/>
          </w:tcPr>
          <w:p w14:paraId="78FF2076"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b/>
            </w:r>
            <w:r>
              <w:rPr>
                <w:rFonts w:ascii="Times New Roman" w:hAnsi="Times New Roman" w:cs="Times New Roman"/>
                <w:sz w:val="22"/>
                <w:szCs w:val="20"/>
                <w:lang w:val="en-GB" w:eastAsia="en-US"/>
              </w:rPr>
              <w:tab/>
            </w:r>
            <w:r>
              <w:rPr>
                <w:rFonts w:ascii="Times New Roman" w:hAnsi="Times New Roman" w:cs="Times New Roman"/>
                <w:sz w:val="22"/>
                <w:szCs w:val="20"/>
                <w:lang w:val="en-GB" w:eastAsia="en-US"/>
              </w:rPr>
              <w:tab/>
              <w:t>FORM</w:t>
            </w:r>
            <w:r w:rsidR="006F2CA2" w:rsidRPr="006F2CA2">
              <w:rPr>
                <w:rFonts w:ascii="Times New Roman" w:hAnsi="Times New Roman" w:cs="Times New Roman"/>
                <w:sz w:val="22"/>
                <w:szCs w:val="20"/>
                <w:lang w:val="en-GB" w:eastAsia="en-US"/>
              </w:rPr>
              <w:t xml:space="preserve"> 82</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GUID=829eb152-fff2-4f27-8689-e031f1c7aa26 </w:instrText>
            </w:r>
            <w:r w:rsidR="006F2CA2" w:rsidRPr="006F2CA2">
              <w:rPr>
                <w:rFonts w:ascii="Times New Roman" w:hAnsi="Times New Roman" w:cs="Times New Roman"/>
                <w:sz w:val="22"/>
                <w:szCs w:val="20"/>
                <w:lang w:val="en-GB" w:eastAsia="en-US"/>
              </w:rPr>
              <w:fldChar w:fldCharType="end"/>
            </w:r>
          </w:p>
        </w:tc>
      </w:tr>
      <w:tr w:rsidR="006F2CA2" w:rsidRPr="006F2CA2" w14:paraId="7E6B821B" w14:textId="77777777" w:rsidTr="006F2CA2">
        <w:trPr>
          <w:gridAfter w:val="1"/>
          <w:divId w:val="2116439976"/>
          <w:wAfter w:w="20" w:type="dxa"/>
          <w:cantSplit/>
          <w:jc w:val="center"/>
        </w:trPr>
        <w:tc>
          <w:tcPr>
            <w:tcW w:w="7080" w:type="dxa"/>
            <w:gridSpan w:val="3"/>
          </w:tcPr>
          <w:p w14:paraId="3E58B4B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p w14:paraId="6C19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CLAIMANT OF PROPERTY </w:t>
            </w:r>
          </w:p>
          <w:p w14:paraId="18CB64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TAKEN IN EXECUTION </w:t>
            </w:r>
          </w:p>
          <w:p w14:paraId="4DE5A8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6F2CA2" w:rsidRPr="006F2CA2" w14:paraId="7BCD0507" w14:textId="77777777" w:rsidTr="006F2CA2">
        <w:trPr>
          <w:divId w:val="2116439976"/>
          <w:cantSplit/>
          <w:jc w:val="center"/>
        </w:trPr>
        <w:tc>
          <w:tcPr>
            <w:tcW w:w="7100" w:type="dxa"/>
            <w:gridSpan w:val="4"/>
          </w:tcPr>
          <w:tbl>
            <w:tblPr>
              <w:tblW w:w="7100" w:type="dxa"/>
              <w:jc w:val="center"/>
              <w:tblLook w:val="04A0" w:firstRow="1" w:lastRow="0" w:firstColumn="1" w:lastColumn="0" w:noHBand="0" w:noVBand="1"/>
            </w:tblPr>
            <w:tblGrid>
              <w:gridCol w:w="7100"/>
            </w:tblGrid>
            <w:tr w:rsidR="006F2CA2" w:rsidRPr="006F2CA2" w14:paraId="4423EF2E" w14:textId="77777777" w:rsidTr="006F2CA2">
              <w:trPr>
                <w:cantSplit/>
                <w:jc w:val="center"/>
              </w:trPr>
              <w:tc>
                <w:tcPr>
                  <w:tcW w:w="7100" w:type="dxa"/>
                </w:tcPr>
                <w:p w14:paraId="7D6B52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GUID=50631a7e-bac0-4aed-a8e1-46d2a92ca508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93B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GUID=bdb9b0fe-c37c-4873-83de-23e5a464b595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58D9E7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GUID=efc664c6-d220-4798-9ce8-3b43a9005a9a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7504FC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GUID=8cff796d-66cf-4590-ace7-824426a6de0b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of                                    claim the following property that has been taken in execution in this action at (state address) on the           day of                          20      </w:t>
                  </w:r>
                  <w:proofErr w:type="gramStart"/>
                  <w:r w:rsidRPr="006F2CA2">
                    <w:rPr>
                      <w:rFonts w:ascii="Times New Roman" w:hAnsi="Times New Roman" w:cs="Times New Roman"/>
                      <w:sz w:val="22"/>
                      <w:szCs w:val="20"/>
                      <w:lang w:val="en-GB" w:eastAsia="en-US"/>
                    </w:rPr>
                    <w:t>  :</w:t>
                  </w:r>
                  <w:proofErr w:type="gramEnd"/>
                </w:p>
                <w:p w14:paraId="5B4EB0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GUID=abf3165e-6888-41a8-9077-d4dfa2a7a619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 the money, goods or other movable property claimed </w:t>
                  </w:r>
                  <w:r w:rsidRPr="006F2CA2">
                    <w:rPr>
                      <w:rFonts w:ascii="Times New Roman" w:hAnsi="Times New Roman" w:cs="Times New Roman"/>
                      <w:sz w:val="22"/>
                      <w:szCs w:val="20"/>
                      <w:lang w:val="en-GB" w:eastAsia="en-US"/>
                    </w:rPr>
                    <w:br/>
                    <w:t>and the grounds for the claim).</w:t>
                  </w:r>
                </w:p>
                <w:p w14:paraId="74C378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GUID=ae2c1e02-89c6-4b98-8595-458184ebd341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E9E1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GUID=ea7e8e78-b177-4bb0-a613-8a69996e076d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6C84B3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GUID=309b99c3-eb2b-4ce4-9654-308e26536a1b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My address for service is:</w:t>
                  </w:r>
                </w:p>
                <w:p w14:paraId="39DF3C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GUID=ecd001dc-c975-42c2-8d84-6c2c0cc9e969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execution creditor (or solicitor for execution creditor).</w:t>
                  </w:r>
                </w:p>
              </w:tc>
            </w:tr>
          </w:tbl>
          <w:p w14:paraId="319B83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0C5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2A5C0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GUID=13db20bd-4f70-4598-898c-1da19fb299d6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83</w:t>
            </w:r>
          </w:p>
        </w:tc>
      </w:tr>
      <w:tr w:rsidR="006F2CA2" w:rsidRPr="006F2CA2" w14:paraId="509BDB5F" w14:textId="77777777" w:rsidTr="006F2CA2">
        <w:trPr>
          <w:gridAfter w:val="2"/>
          <w:divId w:val="2116439976"/>
          <w:wAfter w:w="2240" w:type="dxa"/>
          <w:cantSplit/>
          <w:jc w:val="center"/>
        </w:trPr>
        <w:tc>
          <w:tcPr>
            <w:tcW w:w="4860" w:type="dxa"/>
            <w:gridSpan w:val="2"/>
          </w:tcPr>
          <w:p w14:paraId="0346DD13"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GUID=0bf4269c-935b-48ea-a532-3a40556dfde8 </w:instrText>
            </w:r>
            <w:r w:rsidRPr="006F2CA2">
              <w:rPr>
                <w:rFonts w:ascii="Times New Roman" w:hAnsi="Times New Roman" w:cs="Times New Roman"/>
                <w:sz w:val="18"/>
                <w:szCs w:val="18"/>
                <w:lang w:val="en-GB" w:eastAsia="en-US"/>
              </w:rPr>
              <w:fldChar w:fldCharType="end"/>
            </w:r>
          </w:p>
        </w:tc>
      </w:tr>
      <w:tr w:rsidR="006F2CA2" w:rsidRPr="006F2CA2" w14:paraId="5824470C" w14:textId="77777777" w:rsidTr="006F2CA2">
        <w:trPr>
          <w:divId w:val="2116439976"/>
          <w:cantSplit/>
          <w:jc w:val="center"/>
        </w:trPr>
        <w:tc>
          <w:tcPr>
            <w:tcW w:w="7100" w:type="dxa"/>
            <w:gridSpan w:val="4"/>
          </w:tcPr>
          <w:p w14:paraId="063BB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SHERIFF/BAILIFF OF PROPERTY </w:t>
            </w:r>
            <w:r w:rsidRPr="006F2CA2">
              <w:rPr>
                <w:rFonts w:ascii="Times New Roman" w:hAnsi="Times New Roman" w:cs="Times New Roman"/>
                <w:sz w:val="22"/>
                <w:szCs w:val="20"/>
                <w:lang w:val="en-GB" w:eastAsia="en-US"/>
              </w:rPr>
              <w:br/>
              <w:t>TAKEN IN EXECUTION</w:t>
            </w:r>
          </w:p>
          <w:p w14:paraId="3B17E1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GUID=03aebc1c-af98-4408-90d8-9eec3fcff7cb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E2AB70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GUID=9fcd35df-7005-4d67-bd0e-93d503e866c1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of                               has claimed the following property (specify the property </w:t>
            </w:r>
            <w:proofErr w:type="gramStart"/>
            <w:r w:rsidRPr="006F2CA2">
              <w:rPr>
                <w:rFonts w:ascii="Times New Roman" w:hAnsi="Times New Roman" w:cs="Times New Roman"/>
                <w:sz w:val="22"/>
                <w:szCs w:val="20"/>
                <w:lang w:val="en-GB" w:eastAsia="en-US"/>
              </w:rPr>
              <w:t>claimed)   </w:t>
            </w:r>
            <w:proofErr w:type="gramEnd"/>
            <w:r w:rsidRPr="006F2CA2">
              <w:rPr>
                <w:rFonts w:ascii="Times New Roman" w:hAnsi="Times New Roman" w:cs="Times New Roman"/>
                <w:sz w:val="22"/>
                <w:szCs w:val="20"/>
                <w:lang w:val="en-GB" w:eastAsia="en-US"/>
              </w:rPr>
              <w:t>                        taken in execution by me under the writ of seizure and sale issued in this action.</w:t>
            </w:r>
          </w:p>
          <w:p w14:paraId="67BBD3D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GUID=da1f5981-ae7f-4c0d-8bbc-a3ad19e5d29c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within 4 days after receiving this notice, you give notice to me that you admit the claim of the said                               to the said property or request me to withdraw from possession in Form 84 you will not be liable for any costs incurred after the receipt by me of your notice.</w:t>
            </w:r>
          </w:p>
          <w:p w14:paraId="2BBAD2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GUID=6ec61a11-c803-412b-a7e2-691c96d6c1a1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92D015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GUID=49b021c1-0f9e-499d-bfd6-d4c08cfdddfb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0E99E3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GUID=18ba6658-fdc2-4570-a326-a9c433b60f2a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execution creditor (or solicitor for execution creditor).</w:t>
            </w:r>
          </w:p>
          <w:p w14:paraId="40B90D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64E62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02C66CB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3940"/>
        <w:gridCol w:w="3160"/>
        <w:gridCol w:w="260"/>
      </w:tblGrid>
      <w:tr w:rsidR="006F2CA2" w:rsidRPr="006F2CA2" w14:paraId="57A3946F" w14:textId="77777777" w:rsidTr="006F2CA2">
        <w:trPr>
          <w:divId w:val="2116439976"/>
          <w:cantSplit/>
          <w:jc w:val="center"/>
        </w:trPr>
        <w:tc>
          <w:tcPr>
            <w:tcW w:w="7360" w:type="dxa"/>
            <w:gridSpan w:val="3"/>
          </w:tcPr>
          <w:p w14:paraId="11450A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GUID=c28817c8-741d-4235-9d87-9213ff5a9aad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84</w:t>
            </w:r>
          </w:p>
          <w:p w14:paraId="20C243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tc>
      </w:tr>
      <w:tr w:rsidR="006F2CA2" w:rsidRPr="006F2CA2" w14:paraId="2D0965A0" w14:textId="77777777" w:rsidTr="006F2CA2">
        <w:trPr>
          <w:divId w:val="2116439976"/>
          <w:cantSplit/>
          <w:trHeight w:val="1600"/>
          <w:jc w:val="center"/>
        </w:trPr>
        <w:tc>
          <w:tcPr>
            <w:tcW w:w="7360" w:type="dxa"/>
            <w:gridSpan w:val="3"/>
          </w:tcPr>
          <w:p w14:paraId="39823C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t xml:space="preserve">NOTICE BY EXECUTION CREDITOR OF </w:t>
            </w:r>
          </w:p>
          <w:p w14:paraId="54578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t>PROPERTY TAKEN IN EXECUTION</w:t>
            </w:r>
          </w:p>
          <w:p w14:paraId="3C53AB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GUID=809af33f-8f61-4a1d-8f98-578b4c42a2e1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70DBF2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GUID=2fea1958-1aa4-4f78-9acd-979462effcce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admit (or dispute) the claim of                          to the property seized by you (or I request you to withdraw from possession) under the writ of seizure and sale issued in this action.</w:t>
            </w:r>
          </w:p>
          <w:p w14:paraId="40F25DE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GUID=57ff9753-99b1-418a-9b5c-b282af4e418e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40833327" w14:textId="77777777" w:rsidTr="006F2CA2">
        <w:trPr>
          <w:divId w:val="2116439976"/>
          <w:cantSplit/>
          <w:trHeight w:val="540"/>
          <w:jc w:val="center"/>
        </w:trPr>
        <w:tc>
          <w:tcPr>
            <w:tcW w:w="3940" w:type="dxa"/>
          </w:tcPr>
          <w:p w14:paraId="5C8C648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GUID=4630e8dd-b867-47c7-ac69-2e5a36aa1988 </w:instrText>
            </w:r>
            <w:r w:rsidRPr="006F2CA2">
              <w:rPr>
                <w:rFonts w:ascii="Times New Roman" w:hAnsi="Times New Roman" w:cs="Times New Roman"/>
                <w:sz w:val="22"/>
                <w:szCs w:val="20"/>
                <w:lang w:val="en-GB" w:eastAsia="en-US"/>
              </w:rPr>
              <w:fldChar w:fldCharType="end"/>
            </w:r>
          </w:p>
        </w:tc>
        <w:tc>
          <w:tcPr>
            <w:tcW w:w="3420" w:type="dxa"/>
            <w:gridSpan w:val="2"/>
          </w:tcPr>
          <w:p w14:paraId="10F921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GUID=184b6b44-7c46-4500-9848-0b14e56b0872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Execution Creditor</w:t>
            </w:r>
            <w:r w:rsidRPr="006F2CA2">
              <w:rPr>
                <w:rFonts w:ascii="Times New Roman" w:hAnsi="Times New Roman" w:cs="Times New Roman"/>
                <w:i/>
                <w:sz w:val="22"/>
                <w:szCs w:val="20"/>
                <w:lang w:val="en-GB" w:eastAsia="en-US"/>
              </w:rPr>
              <w:br/>
              <w:t>(or solicitor for execution creditor).</w:t>
            </w:r>
          </w:p>
        </w:tc>
      </w:tr>
      <w:tr w:rsidR="006F2CA2" w:rsidRPr="006F2CA2" w14:paraId="44DFF693" w14:textId="77777777" w:rsidTr="006F2CA2">
        <w:trPr>
          <w:divId w:val="2116439976"/>
          <w:cantSplit/>
          <w:trHeight w:val="380"/>
          <w:jc w:val="center"/>
        </w:trPr>
        <w:tc>
          <w:tcPr>
            <w:tcW w:w="7360" w:type="dxa"/>
            <w:gridSpan w:val="3"/>
          </w:tcPr>
          <w:p w14:paraId="044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GUID=9412f741-09ff-4a93-a313-b700908c9674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claimant (or solicitor for the claimant).</w:t>
            </w:r>
          </w:p>
        </w:tc>
      </w:tr>
      <w:tr w:rsidR="006F2CA2" w:rsidRPr="006F2CA2" w14:paraId="637BD2F6" w14:textId="77777777" w:rsidTr="006F2CA2">
        <w:trPr>
          <w:gridAfter w:val="1"/>
          <w:divId w:val="2116439976"/>
          <w:wAfter w:w="260" w:type="dxa"/>
          <w:cantSplit/>
          <w:jc w:val="center"/>
        </w:trPr>
        <w:tc>
          <w:tcPr>
            <w:tcW w:w="7100" w:type="dxa"/>
            <w:gridSpan w:val="2"/>
          </w:tcPr>
          <w:p w14:paraId="5F0347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CEB1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GUID=7959ef5f-257c-4ad8-bcbf-7f7dc927c96d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85</w:t>
            </w:r>
          </w:p>
        </w:tc>
      </w:tr>
      <w:tr w:rsidR="006F2CA2" w:rsidRPr="006F2CA2" w14:paraId="0D797573" w14:textId="77777777" w:rsidTr="006F2CA2">
        <w:trPr>
          <w:gridAfter w:val="1"/>
          <w:divId w:val="2116439976"/>
          <w:wAfter w:w="260" w:type="dxa"/>
          <w:cantSplit/>
          <w:jc w:val="center"/>
        </w:trPr>
        <w:tc>
          <w:tcPr>
            <w:tcW w:w="7100" w:type="dxa"/>
            <w:gridSpan w:val="2"/>
          </w:tcPr>
          <w:p w14:paraId="20591D4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R.379</w:t>
            </w:r>
          </w:p>
          <w:p w14:paraId="15C60F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INTERPLEADER SUMMONS</w:t>
            </w:r>
          </w:p>
          <w:p w14:paraId="6A4ABD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GUID=9837ce90-4b65-4ede-8d8b-d6f85a5d43b2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05425AC" w14:textId="77777777" w:rsidR="006F2CA2" w:rsidRPr="006F2CA2" w:rsidRDefault="006F2CA2" w:rsidP="006F2CA2">
            <w:pPr>
              <w:spacing w:before="120" w:after="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GUID=01494d3f-8aa4-4418-bf58-06d13b98cdf2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Execution Creditor</w:t>
            </w:r>
            <w:r w:rsidRPr="006F2CA2">
              <w:rPr>
                <w:rFonts w:ascii="Times New Roman" w:hAnsi="Times New Roman" w:cs="Times New Roman"/>
                <w:sz w:val="22"/>
                <w:szCs w:val="20"/>
                <w:lang w:val="en-GB" w:eastAsia="en-US"/>
              </w:rPr>
              <w:t>.</w:t>
            </w:r>
          </w:p>
          <w:p w14:paraId="4736195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GUID=adfe524d-74fb-4321-9ea9-d08c571e4e18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the above claimant has made a claim to certain property taken in execution under process issued out of this Court at your instance:</w:t>
            </w:r>
          </w:p>
          <w:p w14:paraId="017700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GUID=2cd5702c-e401-41f5-9838-c121af96e882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summoned to appear before the Family Court / Family Division of the High Court* on               (date/time) when the said claim will be adjudicated upon and such order made thereon as the Court shall think just.</w:t>
            </w:r>
          </w:p>
          <w:p w14:paraId="4D6DB05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GUID=c818e32f-6d11-4fc1-af14-684b65cb1951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412EF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GUID=ed62ffab-9080-416b-8f47-11b67d04b78f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58AE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GUID=2888c255-8277-4e0f-b935-5f570b0e7e9e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1D02B6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GUID=6e358ded-f676-43bd-bdd7-35acbf09fb10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0C0EC3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GUID=78e7f65e-1833-4dd5-a9b3-3fce7e55efb3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D616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GUID=6ec02b47-b45b-4a3d-ac04-3c3cddd8592c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execution creditor (or solicitor for execution creditor).</w:t>
            </w:r>
          </w:p>
        </w:tc>
      </w:tr>
    </w:tbl>
    <w:p w14:paraId="079B85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140"/>
        <w:gridCol w:w="3300"/>
        <w:gridCol w:w="1360"/>
        <w:gridCol w:w="100"/>
        <w:gridCol w:w="1140"/>
        <w:gridCol w:w="40"/>
        <w:gridCol w:w="236"/>
      </w:tblGrid>
      <w:tr w:rsidR="006F2CA2" w:rsidRPr="006F2CA2" w14:paraId="372F6388" w14:textId="77777777" w:rsidTr="000B02FA">
        <w:trPr>
          <w:gridAfter w:val="1"/>
          <w:divId w:val="2116439976"/>
          <w:wAfter w:w="236" w:type="dxa"/>
          <w:cantSplit/>
          <w:jc w:val="center"/>
        </w:trPr>
        <w:tc>
          <w:tcPr>
            <w:tcW w:w="7080" w:type="dxa"/>
            <w:gridSpan w:val="6"/>
          </w:tcPr>
          <w:p w14:paraId="74673A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GUID=3e722d3e-87f1-4ecc-bb1c-7374e655ea27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86</w:t>
            </w:r>
          </w:p>
        </w:tc>
      </w:tr>
      <w:tr w:rsidR="006F2CA2" w:rsidRPr="006F2CA2" w14:paraId="06859F55" w14:textId="77777777" w:rsidTr="000B02FA">
        <w:trPr>
          <w:gridAfter w:val="4"/>
          <w:divId w:val="2116439976"/>
          <w:wAfter w:w="1516" w:type="dxa"/>
          <w:cantSplit/>
          <w:jc w:val="center"/>
        </w:trPr>
        <w:tc>
          <w:tcPr>
            <w:tcW w:w="4440" w:type="dxa"/>
            <w:gridSpan w:val="2"/>
          </w:tcPr>
          <w:p w14:paraId="300A1F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 379</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GUID=829eb152-fff2-4f27-8689-e031f1c7aa26 </w:instrText>
            </w:r>
            <w:r w:rsidRPr="006F2CA2">
              <w:rPr>
                <w:rFonts w:ascii="Times New Roman" w:hAnsi="Times New Roman" w:cs="Times New Roman"/>
                <w:sz w:val="22"/>
                <w:szCs w:val="20"/>
                <w:lang w:val="en-GB" w:eastAsia="en-US"/>
              </w:rPr>
              <w:fldChar w:fldCharType="end"/>
            </w:r>
          </w:p>
        </w:tc>
        <w:tc>
          <w:tcPr>
            <w:tcW w:w="1360" w:type="dxa"/>
          </w:tcPr>
          <w:p w14:paraId="0F568D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GUID=80f50821-b688-4929-81e8-a20b39f880f3 </w:instrText>
            </w:r>
            <w:r w:rsidRPr="006F2CA2">
              <w:rPr>
                <w:rFonts w:ascii="Times New Roman" w:hAnsi="Times New Roman" w:cs="Times New Roman"/>
                <w:sz w:val="22"/>
                <w:szCs w:val="20"/>
                <w:lang w:val="en-GB" w:eastAsia="en-US"/>
              </w:rPr>
              <w:fldChar w:fldCharType="end"/>
            </w:r>
          </w:p>
        </w:tc>
      </w:tr>
      <w:tr w:rsidR="006F2CA2" w:rsidRPr="006F2CA2" w14:paraId="4C68EFE8" w14:textId="77777777" w:rsidTr="000B02FA">
        <w:trPr>
          <w:gridAfter w:val="1"/>
          <w:divId w:val="2116439976"/>
          <w:wAfter w:w="236" w:type="dxa"/>
          <w:cantSplit/>
          <w:jc w:val="center"/>
        </w:trPr>
        <w:tc>
          <w:tcPr>
            <w:tcW w:w="7080" w:type="dxa"/>
            <w:gridSpan w:val="6"/>
          </w:tcPr>
          <w:p w14:paraId="4F3E3A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STATEMENT IN SUPPORT OF</w:t>
            </w:r>
          </w:p>
          <w:p w14:paraId="21674E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AN INTERPLEADER SUMMONS:</w:t>
            </w:r>
          </w:p>
          <w:p w14:paraId="1341D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BY SHERIFF/BAILIFF</w:t>
            </w:r>
          </w:p>
          <w:p w14:paraId="5F9FF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GUID=ca029521-e60b-41aa-92cf-c7dd08baf7fd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71AD1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GUID=1981ce0a-5ca3-498b-943f-71fc984a3ec1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On (date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gave me notice that he claimed the following property (specify the property claimed) taken by me in execution under (the writ of seizure and sale) issued in this action.</w:t>
            </w:r>
          </w:p>
          <w:p w14:paraId="7ADAB9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GUID=28dc44e7-4345-442b-a831-14f5984a566d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(date), I notified the execution creditor of the said claim. He does not admit the claim and has not requested me to withdraw from possession of the property claimed.</w:t>
            </w:r>
          </w:p>
          <w:p w14:paraId="3416CBB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GUID=e6bcea6f-ccd4-49ce-badb-ecc33d0ff120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value the property claimed at approximately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 claim no interest in the subject-matter in dispute other than commission fees and expenses of execution.</w:t>
            </w:r>
          </w:p>
          <w:p w14:paraId="6992B24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GUID=ca2e9718-718e-4c53-b196-2385b44bf0cf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do not in any manner collude with any of the parties herein.</w:t>
            </w:r>
          </w:p>
          <w:p w14:paraId="3BCD41F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GUID=83748597-af8d-465e-b68b-1ce3d4f108a7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r w:rsidR="006F2CA2" w:rsidRPr="006F2CA2" w14:paraId="56045449" w14:textId="77777777" w:rsidTr="000B02FA">
        <w:trPr>
          <w:gridAfter w:val="2"/>
          <w:divId w:val="2116439976"/>
          <w:wAfter w:w="276" w:type="dxa"/>
          <w:cantSplit/>
          <w:jc w:val="center"/>
        </w:trPr>
        <w:tc>
          <w:tcPr>
            <w:tcW w:w="7040" w:type="dxa"/>
            <w:gridSpan w:val="5"/>
          </w:tcPr>
          <w:p w14:paraId="70C87A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GUID=48522b0f-99aa-4bb0-a068-68185563aa8d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87</w:t>
            </w:r>
          </w:p>
        </w:tc>
      </w:tr>
      <w:tr w:rsidR="006F2CA2" w:rsidRPr="006F2CA2" w14:paraId="1466C21E" w14:textId="77777777" w:rsidTr="000B02FA">
        <w:trPr>
          <w:gridAfter w:val="2"/>
          <w:divId w:val="2116439976"/>
          <w:wAfter w:w="276" w:type="dxa"/>
          <w:cantSplit/>
          <w:jc w:val="center"/>
        </w:trPr>
        <w:tc>
          <w:tcPr>
            <w:tcW w:w="1140" w:type="dxa"/>
          </w:tcPr>
          <w:p w14:paraId="7F224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GUID=8cc34679-d8cd-4482-a3b0-335d68559032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R.379</w:t>
            </w:r>
          </w:p>
        </w:tc>
        <w:tc>
          <w:tcPr>
            <w:tcW w:w="4760" w:type="dxa"/>
            <w:gridSpan w:val="3"/>
          </w:tcPr>
          <w:p w14:paraId="621971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2857B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GUID=a85e1cfe-8604-415d-a49f-033111b41953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OF AN </w:t>
            </w:r>
            <w:r w:rsidRPr="006F2CA2">
              <w:rPr>
                <w:rFonts w:ascii="Times New Roman" w:hAnsi="Times New Roman" w:cs="Times New Roman"/>
                <w:sz w:val="22"/>
                <w:szCs w:val="20"/>
                <w:lang w:val="en-GB" w:eastAsia="en-US"/>
              </w:rPr>
              <w:br/>
              <w:t xml:space="preserve">INTERPLEADER SUMMONS BY A PERSON </w:t>
            </w:r>
            <w:r w:rsidRPr="006F2CA2">
              <w:rPr>
                <w:rFonts w:ascii="Times New Roman" w:hAnsi="Times New Roman" w:cs="Times New Roman"/>
                <w:sz w:val="22"/>
                <w:szCs w:val="20"/>
                <w:lang w:val="en-GB" w:eastAsia="en-US"/>
              </w:rPr>
              <w:br/>
              <w:t>UNDER LIABILITY</w:t>
            </w:r>
          </w:p>
        </w:tc>
        <w:tc>
          <w:tcPr>
            <w:tcW w:w="1140" w:type="dxa"/>
          </w:tcPr>
          <w:p w14:paraId="77B92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GUID=e90b470a-d364-4acc-bf76-d673bafcbd17 </w:instrText>
            </w:r>
            <w:r w:rsidRPr="006F2CA2">
              <w:rPr>
                <w:rFonts w:ascii="Times New Roman" w:hAnsi="Times New Roman" w:cs="Times New Roman"/>
                <w:sz w:val="22"/>
                <w:szCs w:val="20"/>
                <w:lang w:val="en-GB" w:eastAsia="en-US"/>
              </w:rPr>
              <w:fldChar w:fldCharType="end"/>
            </w:r>
          </w:p>
        </w:tc>
      </w:tr>
      <w:tr w:rsidR="006F2CA2" w:rsidRPr="006F2CA2" w14:paraId="2F34BED1" w14:textId="77777777" w:rsidTr="000B02FA">
        <w:trPr>
          <w:gridAfter w:val="2"/>
          <w:divId w:val="2116439976"/>
          <w:wAfter w:w="276" w:type="dxa"/>
          <w:cantSplit/>
          <w:jc w:val="center"/>
        </w:trPr>
        <w:tc>
          <w:tcPr>
            <w:tcW w:w="7040" w:type="dxa"/>
            <w:gridSpan w:val="5"/>
          </w:tcPr>
          <w:p w14:paraId="4531A5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GUID=e30c61ad-60da-4f10-8899-28e68db89824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a pending action application as in Form 118, </w:t>
            </w:r>
            <w:r w:rsidRPr="006F2CA2">
              <w:rPr>
                <w:rFonts w:ascii="Times New Roman" w:hAnsi="Times New Roman" w:cs="Times New Roman"/>
                <w:sz w:val="22"/>
                <w:szCs w:val="20"/>
                <w:lang w:val="en-GB" w:eastAsia="en-US"/>
              </w:rPr>
              <w:br/>
              <w:t>in any other case by an originating summons)</w:t>
            </w:r>
          </w:p>
          <w:p w14:paraId="1C94FD3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GUID=f8803f4b-88de-4f9f-ad8b-16eb8953c8e3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(if in an action, the abovenamed defendant) do make oath (or affirm) and say as follows:</w:t>
            </w:r>
          </w:p>
          <w:p w14:paraId="1AC33AF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GUID=94f09e6d-90de-42aa-ac4e-21f9d143b3b7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1.  (</w:t>
            </w:r>
            <w:proofErr w:type="gramEnd"/>
            <w:r w:rsidRPr="006F2CA2">
              <w:rPr>
                <w:rFonts w:ascii="Times New Roman" w:hAnsi="Times New Roman" w:cs="Times New Roman"/>
                <w:sz w:val="22"/>
                <w:szCs w:val="20"/>
                <w:lang w:val="en-GB" w:eastAsia="en-US"/>
              </w:rPr>
              <w:t>If in an action.) This action is brought to recover (state what) claimed by the plaintiff but I have received a claim adverse to that of the plaintiff from                  of                        (or, if no action), I have received adverse claims from               of                     and                 of                       to (state what) which is of the approximate value of $        .</w:t>
            </w:r>
          </w:p>
          <w:p w14:paraId="4EB9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GUID=3e129d4c-7878-4d3a-8e94-f648974eebda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expect to be sued on these claims by the said claimant.</w:t>
            </w:r>
          </w:p>
          <w:p w14:paraId="4CAA36E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GUID=3921288b-4bea-49f8-930e-6e38a629594a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claim no interest in the subject-matter in dispute (other than the sum of $          for costs or charges) (or as the case may be). I do not in any manner collude with either (or any) of the said claimants.</w:t>
            </w:r>
          </w:p>
          <w:p w14:paraId="39096D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GUID=09cddd2f-f1ba-4b5f-bb38-e5eaefbf498b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am ready and willing to bring into Court or to pay or dispose of the subject-matter in dispute in such manner as the Court may direct.</w:t>
            </w:r>
          </w:p>
          <w:p w14:paraId="39A94E7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GUID=e83b7f81-a3e2-4ba5-a2a2-b190df9986ef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01148188" w14:textId="77777777" w:rsidTr="000B02FA">
        <w:trPr>
          <w:divId w:val="2116439976"/>
          <w:cantSplit/>
          <w:jc w:val="center"/>
        </w:trPr>
        <w:tc>
          <w:tcPr>
            <w:tcW w:w="7316" w:type="dxa"/>
            <w:gridSpan w:val="7"/>
          </w:tcPr>
          <w:p w14:paraId="158934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br w:type="page"/>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88</w:t>
            </w:r>
          </w:p>
          <w:p w14:paraId="4BB438F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R.387</w:t>
            </w:r>
          </w:p>
          <w:tbl>
            <w:tblPr>
              <w:tblW w:w="7100" w:type="dxa"/>
              <w:jc w:val="center"/>
              <w:tblLook w:val="04A0" w:firstRow="1" w:lastRow="0" w:firstColumn="1" w:lastColumn="0" w:noHBand="0" w:noVBand="1"/>
            </w:tblPr>
            <w:tblGrid>
              <w:gridCol w:w="1380"/>
              <w:gridCol w:w="4380"/>
              <w:gridCol w:w="1340"/>
            </w:tblGrid>
            <w:tr w:rsidR="006F2CA2" w:rsidRPr="006F2CA2" w14:paraId="6450E5E7" w14:textId="77777777" w:rsidTr="006F2CA2">
              <w:trPr>
                <w:cantSplit/>
                <w:jc w:val="center"/>
              </w:trPr>
              <w:tc>
                <w:tcPr>
                  <w:tcW w:w="1380" w:type="dxa"/>
                </w:tcPr>
                <w:p w14:paraId="5BFA0B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GUID=da3f4539-cb02-4732-959b-108ca5b483dc </w:instrText>
                  </w:r>
                  <w:r w:rsidRPr="006F2CA2">
                    <w:rPr>
                      <w:rFonts w:ascii="Times New Roman" w:hAnsi="Times New Roman" w:cs="Times New Roman"/>
                      <w:sz w:val="22"/>
                      <w:szCs w:val="20"/>
                      <w:lang w:val="en-GB" w:eastAsia="en-US"/>
                    </w:rPr>
                    <w:fldChar w:fldCharType="end"/>
                  </w:r>
                </w:p>
              </w:tc>
              <w:tc>
                <w:tcPr>
                  <w:tcW w:w="4380" w:type="dxa"/>
                </w:tcPr>
                <w:p w14:paraId="229C3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GUID=73ea306c-8590-4d67-a775-1daff6f33682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JUDGMENT (OR ORDER) </w:t>
                  </w:r>
                  <w:r w:rsidRPr="006F2CA2">
                    <w:rPr>
                      <w:rFonts w:ascii="Times New Roman" w:hAnsi="Times New Roman" w:cs="Times New Roman"/>
                      <w:sz w:val="22"/>
                      <w:szCs w:val="20"/>
                      <w:lang w:val="en-GB" w:eastAsia="en-US"/>
                    </w:rPr>
                    <w:br/>
                    <w:t>ON INTERPLEADER SUMMONS</w:t>
                  </w:r>
                </w:p>
              </w:tc>
              <w:tc>
                <w:tcPr>
                  <w:tcW w:w="1340" w:type="dxa"/>
                </w:tcPr>
                <w:p w14:paraId="5EBBC3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GUID=6e1ec89b-d26b-4a48-b4cf-c480eaff4bde </w:instrText>
                  </w:r>
                  <w:r w:rsidRPr="006F2CA2">
                    <w:rPr>
                      <w:rFonts w:ascii="Times New Roman" w:hAnsi="Times New Roman" w:cs="Times New Roman"/>
                      <w:sz w:val="22"/>
                      <w:szCs w:val="20"/>
                      <w:lang w:val="en-GB" w:eastAsia="en-US"/>
                    </w:rPr>
                    <w:fldChar w:fldCharType="end"/>
                  </w:r>
                </w:p>
              </w:tc>
            </w:tr>
            <w:tr w:rsidR="006F2CA2" w:rsidRPr="006F2CA2" w14:paraId="001B65C9" w14:textId="77777777" w:rsidTr="006F2CA2">
              <w:trPr>
                <w:cantSplit/>
                <w:jc w:val="center"/>
              </w:trPr>
              <w:tc>
                <w:tcPr>
                  <w:tcW w:w="7100" w:type="dxa"/>
                  <w:gridSpan w:val="3"/>
                </w:tcPr>
                <w:p w14:paraId="0E90AA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EE069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623E8D0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14B45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24F6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330FE2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037A26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64B5DF04" w14:textId="77777777" w:rsidTr="006F2CA2">
              <w:trPr>
                <w:cantSplit/>
                <w:jc w:val="center"/>
              </w:trPr>
              <w:tc>
                <w:tcPr>
                  <w:tcW w:w="7100" w:type="dxa"/>
                  <w:gridSpan w:val="3"/>
                </w:tcPr>
                <w:p w14:paraId="361C8A6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GUID=5b668c83-f711-4df1-a1d3-7d3bb39e0fe3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 pending action</w:t>
                  </w:r>
                  <w:r w:rsidRPr="006F2CA2">
                    <w:rPr>
                      <w:rFonts w:ascii="Times New Roman" w:hAnsi="Times New Roman" w:cs="Times New Roman"/>
                      <w:sz w:val="22"/>
                      <w:szCs w:val="20"/>
                      <w:lang w:val="en-GB" w:eastAsia="en-US"/>
                    </w:rPr>
                    <w:t>.</w:t>
                  </w:r>
                </w:p>
                <w:p w14:paraId="7FF5E4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GUID=9d24df1a-3c1e-4a5c-b1ae-bcef985479c9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touching the claims of the plaintiff and the claimant to                 (part of) the subject-matter of this action that the claim of the plaintiff (or claimant) is valid and that the claimant (or plaintiff) has no claim thereto.</w:t>
                  </w:r>
                </w:p>
                <w:p w14:paraId="175BAAE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GUID=a02e0efc-7187-421f-9e6a-83c53b0b011d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against the defendant the sum of $            for debt and $            for costs amounting together to the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32B8BE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GUID=e9564f56-62e0-4101-b64c-6b52ca286fb8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 here insert any order for delivery of the property).</w:t>
                  </w:r>
                </w:p>
                <w:p w14:paraId="7483733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GUID=24692e25-9abd-48c7-bb26-e963fa675cc6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the sum of $              from the claimant (or plaintiff) for costs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add if any costs awarded to the defendant against the plaintiff or claimant:</w:t>
                  </w:r>
                </w:p>
                <w:p w14:paraId="71E791C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GUID=0dc2496e-cccb-4b0a-83a2-774b4e59416b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recover the sum of $               for costs from the plaintiff (or claimant)).</w:t>
                  </w:r>
                </w:p>
                <w:p w14:paraId="5BD0F4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GUID=89e5c268-ca43-407d-a06a-b98797241dd7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claimant fails to appear and an order is made barring his claim proceed as follows:</w:t>
                  </w:r>
                </w:p>
                <w:p w14:paraId="7A53321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plaintiff and all persons claiming under him).</w:t>
                  </w:r>
                </w:p>
              </w:tc>
            </w:tr>
            <w:tr w:rsidR="006F2CA2" w:rsidRPr="006F2CA2" w14:paraId="3F1172E1" w14:textId="77777777" w:rsidTr="006F2CA2">
              <w:trPr>
                <w:cantSplit/>
                <w:jc w:val="center"/>
              </w:trPr>
              <w:tc>
                <w:tcPr>
                  <w:tcW w:w="7100" w:type="dxa"/>
                  <w:gridSpan w:val="3"/>
                </w:tcPr>
                <w:p w14:paraId="3039990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GUID=5d87232e-7834-465c-8f04-9e990a2559bc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any other case</w:t>
                  </w:r>
                  <w:r w:rsidRPr="006F2CA2">
                    <w:rPr>
                      <w:rFonts w:ascii="Times New Roman" w:hAnsi="Times New Roman" w:cs="Times New Roman"/>
                      <w:sz w:val="22"/>
                      <w:szCs w:val="20"/>
                      <w:lang w:val="en-GB" w:eastAsia="en-US"/>
                    </w:rPr>
                    <w:t>.</w:t>
                  </w:r>
                </w:p>
                <w:p w14:paraId="2CB1B0E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GUID=e70f4d4a-5f03-4055-946b-77c37fb23fea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(here set out the judgment determining the claim as between the applicant and any claimant who appears or, if all the claimants appear, the judgment determining the rights and claims of all parties and any order as to payment, or delivery of the property and costs)</w:t>
                  </w:r>
                </w:p>
                <w:p w14:paraId="37DCBA0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29D9812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183C6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60C0D1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1FCD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B70F3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7453B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(Title as in FORM</w:t>
            </w:r>
            <w:r w:rsidRPr="006F2CA2">
              <w:rPr>
                <w:rFonts w:ascii="Times New Roman" w:hAnsi="Times New Roman" w:cs="Times New Roman"/>
                <w:sz w:val="22"/>
                <w:szCs w:val="20"/>
                <w:lang w:val="en-GB" w:eastAsia="en-US"/>
              </w:rPr>
              <w:t>18)</w:t>
            </w:r>
          </w:p>
          <w:p w14:paraId="161753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17E930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67F2C0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C25E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49B9C9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77793C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1BCEADC6" w14:textId="77777777" w:rsidTr="000B02FA">
        <w:trPr>
          <w:divId w:val="2116439976"/>
          <w:cantSplit/>
          <w:jc w:val="center"/>
        </w:trPr>
        <w:tc>
          <w:tcPr>
            <w:tcW w:w="7316" w:type="dxa"/>
            <w:gridSpan w:val="7"/>
          </w:tcPr>
          <w:p w14:paraId="0AB9FA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p>
        </w:tc>
      </w:tr>
      <w:tr w:rsidR="006F2CA2" w:rsidRPr="006F2CA2" w14:paraId="6A9B140F" w14:textId="77777777" w:rsidTr="000B02FA">
        <w:trPr>
          <w:divId w:val="2116439976"/>
          <w:cantSplit/>
          <w:jc w:val="center"/>
        </w:trPr>
        <w:tc>
          <w:tcPr>
            <w:tcW w:w="7316" w:type="dxa"/>
            <w:gridSpan w:val="7"/>
          </w:tcPr>
          <w:p w14:paraId="62ED58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465B18A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2FCECB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2B55D39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6A24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A5D802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120" w:type="dxa"/>
        <w:jc w:val="center"/>
        <w:tblLook w:val="04A0" w:firstRow="1" w:lastRow="0" w:firstColumn="1" w:lastColumn="0" w:noHBand="0" w:noVBand="1"/>
      </w:tblPr>
      <w:tblGrid>
        <w:gridCol w:w="4440"/>
        <w:gridCol w:w="2680"/>
      </w:tblGrid>
      <w:tr w:rsidR="006F2CA2" w:rsidRPr="006F2CA2" w14:paraId="111EC523" w14:textId="77777777" w:rsidTr="006F2CA2">
        <w:trPr>
          <w:gridAfter w:val="1"/>
          <w:divId w:val="2116439976"/>
          <w:wAfter w:w="2680" w:type="dxa"/>
          <w:cantSplit/>
          <w:jc w:val="center"/>
        </w:trPr>
        <w:tc>
          <w:tcPr>
            <w:tcW w:w="4440" w:type="dxa"/>
          </w:tcPr>
          <w:p w14:paraId="500955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GUID=d053b276-3335-46c4-92c2-90118b681804 </w:instrText>
            </w:r>
            <w:r w:rsidRPr="006F2CA2">
              <w:rPr>
                <w:rFonts w:ascii="Times New Roman" w:hAnsi="Times New Roman" w:cs="Times New Roman"/>
                <w:sz w:val="22"/>
                <w:szCs w:val="20"/>
                <w:lang w:val="en-GB" w:eastAsia="en-US"/>
              </w:rPr>
              <w:fldChar w:fldCharType="end"/>
            </w:r>
          </w:p>
        </w:tc>
      </w:tr>
      <w:tr w:rsidR="006F2CA2" w:rsidRPr="006F2CA2" w14:paraId="4CE6ED9A" w14:textId="77777777" w:rsidTr="006F2CA2">
        <w:trPr>
          <w:divId w:val="2116439976"/>
          <w:cantSplit/>
          <w:jc w:val="center"/>
        </w:trPr>
        <w:tc>
          <w:tcPr>
            <w:tcW w:w="7120" w:type="dxa"/>
            <w:gridSpan w:val="2"/>
          </w:tcPr>
          <w:p w14:paraId="647D8C54"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89</w:t>
            </w:r>
          </w:p>
          <w:p w14:paraId="3F7D70B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R.398</w:t>
            </w:r>
          </w:p>
          <w:p w14:paraId="4A5932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PARTICULARS SERVED PURSUANT TO</w:t>
            </w:r>
            <w:r w:rsidRPr="006F2CA2">
              <w:rPr>
                <w:rFonts w:ascii="Times New Roman" w:hAnsi="Times New Roman" w:cs="Times New Roman"/>
                <w:sz w:val="22"/>
                <w:szCs w:val="20"/>
                <w:lang w:val="en-GB" w:eastAsia="en-US"/>
              </w:rPr>
              <w:br/>
              <w:t>REQUEST OR ORDER</w:t>
            </w:r>
          </w:p>
          <w:p w14:paraId="5AE04C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GUID=7a2b2f74-4b0f-4ea8-a6f7-472255aea79b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DBC3B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GUID=6396bed0-7ad4-41bf-a753-87fce3f9fcc9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Further and better particulars of the statement of claim (or defence or as may be).</w:t>
            </w:r>
          </w:p>
          <w:p w14:paraId="2EF047F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GUID=d952af32-9eb8-4b7a-9209-3f71df58bd13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pursuant to request (or order) dated the        day of                      20  </w:t>
            </w:r>
            <w:proofErr w:type="gramStart"/>
            <w:r w:rsidRPr="006F2CA2">
              <w:rPr>
                <w:rFonts w:ascii="Times New Roman" w:hAnsi="Times New Roman" w:cs="Times New Roman"/>
                <w:sz w:val="22"/>
                <w:szCs w:val="20"/>
                <w:lang w:val="en-GB" w:eastAsia="en-US"/>
              </w:rPr>
              <w:t>  .</w:t>
            </w:r>
            <w:proofErr w:type="gramEnd"/>
          </w:p>
          <w:p w14:paraId="53053A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GUID=4b9afdd8-a716-4456-95c1-316eb2e5ac17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(Here set out in numbered paragraphs the </w:t>
            </w:r>
            <w:proofErr w:type="gramStart"/>
            <w:r w:rsidRPr="006F2CA2">
              <w:rPr>
                <w:rFonts w:ascii="Times New Roman" w:hAnsi="Times New Roman" w:cs="Times New Roman"/>
                <w:sz w:val="22"/>
                <w:szCs w:val="20"/>
                <w:lang w:val="en-GB" w:eastAsia="en-US"/>
              </w:rPr>
              <w:t>particulars requested</w:t>
            </w:r>
            <w:proofErr w:type="gramEnd"/>
            <w:r w:rsidRPr="006F2CA2">
              <w:rPr>
                <w:rFonts w:ascii="Times New Roman" w:hAnsi="Times New Roman" w:cs="Times New Roman"/>
                <w:sz w:val="22"/>
                <w:szCs w:val="20"/>
                <w:lang w:val="en-GB" w:eastAsia="en-US"/>
              </w:rPr>
              <w:t xml:space="preserve"> (or ordered) and the answers to them).</w:t>
            </w:r>
          </w:p>
          <w:p w14:paraId="0AB0780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GUID=6e143d7f-9ede-4a2b-8625-396f025f36bd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FA219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GUID=f55a39f8-6415-4679-8d21-7bfbbf631372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523607A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908" w:type="dxa"/>
        <w:jc w:val="center"/>
        <w:tblLook w:val="04A0" w:firstRow="1" w:lastRow="0" w:firstColumn="1" w:lastColumn="0" w:noHBand="0" w:noVBand="1"/>
      </w:tblPr>
      <w:tblGrid>
        <w:gridCol w:w="7908"/>
      </w:tblGrid>
      <w:tr w:rsidR="006F2CA2" w:rsidRPr="006F2CA2" w14:paraId="3E4E6075" w14:textId="77777777" w:rsidTr="006F2CA2">
        <w:trPr>
          <w:divId w:val="2116439976"/>
          <w:cantSplit/>
          <w:jc w:val="center"/>
        </w:trPr>
        <w:tc>
          <w:tcPr>
            <w:tcW w:w="7139" w:type="dxa"/>
          </w:tcPr>
          <w:tbl>
            <w:tblPr>
              <w:tblW w:w="7100" w:type="dxa"/>
              <w:jc w:val="center"/>
              <w:tblLook w:val="04A0" w:firstRow="1" w:lastRow="0" w:firstColumn="1" w:lastColumn="0" w:noHBand="0" w:noVBand="1"/>
            </w:tblPr>
            <w:tblGrid>
              <w:gridCol w:w="4700"/>
              <w:gridCol w:w="2400"/>
            </w:tblGrid>
            <w:tr w:rsidR="006F2CA2" w:rsidRPr="006F2CA2" w14:paraId="6D863C60" w14:textId="77777777" w:rsidTr="006F2CA2">
              <w:trPr>
                <w:cantSplit/>
                <w:jc w:val="center"/>
              </w:trPr>
              <w:tc>
                <w:tcPr>
                  <w:tcW w:w="7100" w:type="dxa"/>
                  <w:gridSpan w:val="2"/>
                </w:tcPr>
                <w:p w14:paraId="7DD19D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GUID=8a2c84b9-0cb4-44b6-b3b9-cad23a7e3d7c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90</w:t>
                  </w:r>
                </w:p>
              </w:tc>
            </w:tr>
            <w:tr w:rsidR="006F2CA2" w:rsidRPr="006F2CA2" w14:paraId="6057B02B" w14:textId="77777777" w:rsidTr="006F2CA2">
              <w:trPr>
                <w:gridAfter w:val="1"/>
                <w:wAfter w:w="2400" w:type="dxa"/>
                <w:cantSplit/>
                <w:jc w:val="center"/>
              </w:trPr>
              <w:tc>
                <w:tcPr>
                  <w:tcW w:w="4700" w:type="dxa"/>
                </w:tcPr>
                <w:p w14:paraId="51C72809"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R.430</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GUID=7037cd64-ca59-488a-bfbe-c96748cbf6e7 </w:instrText>
                  </w:r>
                  <w:r w:rsidRPr="006F2CA2">
                    <w:rPr>
                      <w:rFonts w:ascii="Times New Roman" w:hAnsi="Times New Roman" w:cs="Times New Roman"/>
                      <w:sz w:val="18"/>
                      <w:szCs w:val="18"/>
                      <w:lang w:val="en-GB" w:eastAsia="en-US"/>
                    </w:rPr>
                    <w:fldChar w:fldCharType="end"/>
                  </w:r>
                </w:p>
              </w:tc>
            </w:tr>
            <w:tr w:rsidR="006F2CA2" w:rsidRPr="006F2CA2" w14:paraId="7704D533" w14:textId="77777777" w:rsidTr="006F2CA2">
              <w:trPr>
                <w:cantSplit/>
                <w:jc w:val="center"/>
              </w:trPr>
              <w:tc>
                <w:tcPr>
                  <w:tcW w:w="7100" w:type="dxa"/>
                  <w:gridSpan w:val="2"/>
                </w:tcPr>
                <w:p w14:paraId="1F0E45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DISCONTINUANCE</w:t>
                  </w:r>
                </w:p>
                <w:p w14:paraId="0195BD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GUID=0a9fbcda-8155-4438-946d-a7fd0c2ed041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A005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GUID=ec486ac3-7647-47c5-a253-559e3adece46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(or specify the part) discontinues this action (or the defendant wholly (or specify the part) withdraws the defence or discontinues his counterclaim) against the defendant (plaintiff).</w:t>
                  </w:r>
                </w:p>
                <w:p w14:paraId="5E0180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GUID=31ebcf83-b8b7-4efb-a420-0b72b5cca9e5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B2A1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GUID=e4e81921-f0be-44c3-851f-112dd762c68d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1D943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GUID=a06b4371-b60c-48c3-b06f-a21d8d1c29ed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other parties to the action.</w:t>
                  </w:r>
                </w:p>
              </w:tc>
            </w:tr>
          </w:tbl>
          <w:p w14:paraId="0F73F194"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360" w:type="dxa"/>
              <w:jc w:val="center"/>
              <w:tblLook w:val="04A0" w:firstRow="1" w:lastRow="0" w:firstColumn="1" w:lastColumn="0" w:noHBand="0" w:noVBand="1"/>
            </w:tblPr>
            <w:tblGrid>
              <w:gridCol w:w="1420"/>
              <w:gridCol w:w="4740"/>
              <w:gridCol w:w="1200"/>
            </w:tblGrid>
            <w:tr w:rsidR="006F2CA2" w:rsidRPr="006F2CA2" w14:paraId="2A68FDA4" w14:textId="77777777" w:rsidTr="006F2CA2">
              <w:trPr>
                <w:cantSplit/>
                <w:jc w:val="center"/>
              </w:trPr>
              <w:tc>
                <w:tcPr>
                  <w:tcW w:w="7360" w:type="dxa"/>
                  <w:gridSpan w:val="3"/>
                </w:tcPr>
                <w:p w14:paraId="6E076B8B"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p>
                <w:p w14:paraId="2DB596DA"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GUID=8ec727ba-e04b-424a-ac44-71da72e6c784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91</w:t>
                  </w:r>
                </w:p>
              </w:tc>
            </w:tr>
            <w:tr w:rsidR="006F2CA2" w:rsidRPr="006F2CA2" w14:paraId="60ABD57A" w14:textId="77777777" w:rsidTr="006F2CA2">
              <w:trPr>
                <w:cantSplit/>
                <w:jc w:val="center"/>
              </w:trPr>
              <w:tc>
                <w:tcPr>
                  <w:tcW w:w="1420" w:type="dxa"/>
                </w:tcPr>
                <w:p w14:paraId="18D74B41"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GUID=ca1eb1c8-6bcf-458d-83c8-bbe74b133be6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R.435</w:t>
                  </w:r>
                </w:p>
              </w:tc>
              <w:tc>
                <w:tcPr>
                  <w:tcW w:w="4740" w:type="dxa"/>
                </w:tcPr>
                <w:p w14:paraId="166ECBD1"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GUID=61a3bd5f-1233-4b93-b3bc-1ee46ace46d6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PAYMENT INTO COURT</w:t>
                  </w:r>
                </w:p>
              </w:tc>
              <w:tc>
                <w:tcPr>
                  <w:tcW w:w="1200" w:type="dxa"/>
                </w:tcPr>
                <w:p w14:paraId="338DC42E"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GUID=72cd2ec8-d34a-4cb7-a3cb-7460a9042f1c </w:instrText>
                  </w:r>
                  <w:r w:rsidRPr="006F2CA2">
                    <w:rPr>
                      <w:rFonts w:ascii="Times New Roman" w:hAnsi="Times New Roman" w:cs="Times New Roman"/>
                      <w:sz w:val="22"/>
                      <w:szCs w:val="20"/>
                      <w:lang w:val="en-GB" w:eastAsia="en-US"/>
                    </w:rPr>
                    <w:fldChar w:fldCharType="end"/>
                  </w:r>
                </w:p>
              </w:tc>
            </w:tr>
            <w:tr w:rsidR="006F2CA2" w:rsidRPr="006F2CA2" w14:paraId="3899553C" w14:textId="77777777" w:rsidTr="006F2CA2">
              <w:trPr>
                <w:cantSplit/>
                <w:jc w:val="center"/>
              </w:trPr>
              <w:tc>
                <w:tcPr>
                  <w:tcW w:w="7360" w:type="dxa"/>
                  <w:gridSpan w:val="3"/>
                </w:tcPr>
                <w:p w14:paraId="3B298F13"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GUID=52903e5b-84d5-4bb6-837b-7f285471d1e1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4629901"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GUID=c4ba51ba-bc67-4aa1-b7b3-1918c8d1cb3f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the </w:t>
                  </w:r>
                  <w:proofErr w:type="gramStart"/>
                  <w:r w:rsidRPr="006F2CA2">
                    <w:rPr>
                      <w:rFonts w:ascii="Times New Roman" w:hAnsi="Times New Roman" w:cs="Times New Roman"/>
                      <w:sz w:val="22"/>
                      <w:szCs w:val="20"/>
                      <w:lang w:val="en-GB" w:eastAsia="en-US"/>
                    </w:rPr>
                    <w:t>plaintiff</w:t>
                  </w:r>
                  <w:proofErr w:type="gramEnd"/>
                  <w:r w:rsidRPr="006F2CA2">
                    <w:rPr>
                      <w:rFonts w:ascii="Times New Roman" w:hAnsi="Times New Roman" w:cs="Times New Roman"/>
                      <w:sz w:val="22"/>
                      <w:szCs w:val="20"/>
                      <w:lang w:val="en-GB" w:eastAsia="en-US"/>
                    </w:rPr>
                    <w:t xml:space="preserve"> and the other defendants.</w:t>
                  </w:r>
                </w:p>
                <w:p w14:paraId="159491AF"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GUID=a5a3435c-7c31-440f-838a-2ae3aa976953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w:t>
                  </w:r>
                </w:p>
                <w:p w14:paraId="7FA5A3A3"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GUID=9838a33d-4cfb-491c-94f3-a7ba420d1535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has paid $                 into Court.</w:t>
                  </w:r>
                </w:p>
                <w:p w14:paraId="1083A5D8"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GUID=91181f0f-c438-48fc-ba81-50a11646590e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              is in satisfaction of (the cause of action) (all the causes of action) in respect of which the plaintiff claims (and after taking into account and satisfying the abovenamed defendant’s cause of action for              in respect of which he counterclaims).</w:t>
                  </w:r>
                </w:p>
                <w:p w14:paraId="257E0C3D"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GUID=3c21d196-2043-4ca8-8679-1b91113cd918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FA83F8C"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GUID=b92858cd-5ffe-4632-b7a6-8fc0f23a6022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following causes of action in respect of which the plaintiff claims,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(and after taking into account as above).</w:t>
                  </w:r>
                </w:p>
                <w:p w14:paraId="249AD153"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GUID=d7181705-b9d1-4d80-9412-c334384b156b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25D338B"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GUID=d462c257-febc-4077-aefa-ce92d8469e0e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the said $             , $              is in satisfaction of the plaintiff’s cause(s) of action for                       (and after taking into account as above) and $                  is in satisfaction of the plaintiff’s cause(s) of action for                             (and after taking into account as above).</w:t>
                  </w:r>
                </w:p>
                <w:p w14:paraId="2C8F45E5"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GUID=b7800185-cc29-492e-8287-6bb9e663fcb9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F793956" w14:textId="77777777" w:rsidR="006F2CA2" w:rsidRPr="006F2CA2" w:rsidRDefault="006F2CA2" w:rsidP="006F2CA2">
                  <w:pPr>
                    <w:spacing w:before="60" w:after="60" w:line="240" w:lineRule="auto"/>
                    <w:ind w:left="58"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GUID=a84c2699-1b30-4860-a6e0-b8758785c796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                              </w:t>
                  </w:r>
                  <w:r w:rsidRPr="006F2CA2">
                    <w:rPr>
                      <w:rFonts w:ascii="Times New Roman" w:hAnsi="Times New Roman" w:cs="Times New Roman"/>
                      <w:i/>
                      <w:sz w:val="22"/>
                      <w:szCs w:val="20"/>
                      <w:lang w:val="en-GB" w:eastAsia="zh-CN"/>
                    </w:rPr>
                    <w:t>Solicitor for the</w:t>
                  </w:r>
                </w:p>
              </w:tc>
            </w:tr>
          </w:tbl>
          <w:p w14:paraId="6D67B317"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p>
        </w:tc>
      </w:tr>
      <w:tr w:rsidR="006F2CA2" w:rsidRPr="006F2CA2" w14:paraId="5FBCFFC7" w14:textId="77777777" w:rsidTr="006F2CA2">
        <w:trPr>
          <w:divId w:val="2116439976"/>
          <w:cantSplit/>
          <w:jc w:val="center"/>
        </w:trPr>
        <w:tc>
          <w:tcPr>
            <w:tcW w:w="7139" w:type="dxa"/>
          </w:tcPr>
          <w:p w14:paraId="5FD73FF2"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p>
        </w:tc>
      </w:tr>
    </w:tbl>
    <w:p w14:paraId="70AD5F7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463440D5"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48" w:type="dxa"/>
        <w:jc w:val="center"/>
        <w:tblLook w:val="04A0" w:firstRow="1" w:lastRow="0" w:firstColumn="1" w:lastColumn="0" w:noHBand="0" w:noVBand="1"/>
      </w:tblPr>
      <w:tblGrid>
        <w:gridCol w:w="8048"/>
      </w:tblGrid>
      <w:tr w:rsidR="006F2CA2" w:rsidRPr="006F2CA2" w14:paraId="561391B6" w14:textId="77777777" w:rsidTr="006F2CA2">
        <w:trPr>
          <w:divId w:val="2116439976"/>
          <w:cantSplit/>
          <w:jc w:val="center"/>
        </w:trPr>
        <w:tc>
          <w:tcPr>
            <w:tcW w:w="8048" w:type="dxa"/>
          </w:tcPr>
          <w:tbl>
            <w:tblPr>
              <w:tblW w:w="7120" w:type="dxa"/>
              <w:jc w:val="center"/>
              <w:tblLook w:val="04A0" w:firstRow="1" w:lastRow="0" w:firstColumn="1" w:lastColumn="0" w:noHBand="0" w:noVBand="1"/>
            </w:tblPr>
            <w:tblGrid>
              <w:gridCol w:w="7120"/>
            </w:tblGrid>
            <w:tr w:rsidR="006F2CA2" w:rsidRPr="006F2CA2" w14:paraId="22DFFDE6" w14:textId="77777777" w:rsidTr="006F2CA2">
              <w:trPr>
                <w:cantSplit/>
                <w:jc w:val="center"/>
              </w:trPr>
              <w:tc>
                <w:tcPr>
                  <w:tcW w:w="7120" w:type="dxa"/>
                </w:tcPr>
                <w:p w14:paraId="5DA7F4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GUID=a284b8c5-97d1-41ec-848b-c9206d18b08d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92</w:t>
                  </w:r>
                </w:p>
                <w:p w14:paraId="0F64A3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R.437</w:t>
                  </w:r>
                </w:p>
              </w:tc>
            </w:tr>
            <w:tr w:rsidR="006F2CA2" w:rsidRPr="006F2CA2" w14:paraId="67956917" w14:textId="77777777" w:rsidTr="006F2CA2">
              <w:trPr>
                <w:cantSplit/>
                <w:jc w:val="center"/>
              </w:trPr>
              <w:tc>
                <w:tcPr>
                  <w:tcW w:w="7120" w:type="dxa"/>
                </w:tcPr>
                <w:p w14:paraId="061C29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OF ACCEPTANCE OF MONEY </w:t>
                  </w:r>
                </w:p>
                <w:p w14:paraId="016104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PAID INTO COURT</w:t>
                  </w:r>
                </w:p>
                <w:p w14:paraId="01EC6A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GUID=f612cbf1-c552-4e95-8235-8ae30ef004a9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5BBE8B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GUID=7423416a-3252-4fa7-9fd4-e10f7259517e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accepts the sum of $          paid in by the defendant                           in satisfaction of the cause(s) of action in respect of which it was paid in and in respect of which the plaintiff claims (against that defendant) (and abandons the other causes of action in respect of which he claims in this action).</w:t>
                  </w:r>
                </w:p>
                <w:p w14:paraId="74DC53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GUID=177f1dae-58b1-4166-8214-afb805c2b9ae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378F6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GUID=7aceee4c-4ad3-4718-9bbd-3684f54f42c7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128DD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GUID=d3e3fa80-1658-4f1f-939a-176233012ea5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defendant.</w:t>
                  </w:r>
                </w:p>
              </w:tc>
            </w:tr>
          </w:tbl>
          <w:p w14:paraId="69ED77A3"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c>
      </w:tr>
      <w:tr w:rsidR="006F2CA2" w:rsidRPr="006F2CA2" w14:paraId="20C151BE" w14:textId="77777777" w:rsidTr="006F2CA2">
        <w:trPr>
          <w:divId w:val="2116439976"/>
          <w:cantSplit/>
          <w:jc w:val="center"/>
        </w:trPr>
        <w:tc>
          <w:tcPr>
            <w:tcW w:w="8048" w:type="dxa"/>
          </w:tcPr>
          <w:p w14:paraId="47C9E9BB"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41A4F23F" w14:textId="77777777" w:rsidTr="006F2CA2">
              <w:trPr>
                <w:cantSplit/>
                <w:jc w:val="center"/>
              </w:trPr>
              <w:tc>
                <w:tcPr>
                  <w:tcW w:w="7100" w:type="dxa"/>
                </w:tcPr>
                <w:p w14:paraId="281873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GUID=b25928c1-7ae0-40a5-adcc-041674f259f1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93</w:t>
                  </w:r>
                </w:p>
                <w:p w14:paraId="4D01304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R.446</w:t>
                  </w:r>
                </w:p>
              </w:tc>
            </w:tr>
            <w:tr w:rsidR="006F2CA2" w:rsidRPr="006F2CA2" w14:paraId="6740EF33" w14:textId="77777777" w:rsidTr="006F2CA2">
              <w:trPr>
                <w:cantSplit/>
                <w:jc w:val="center"/>
              </w:trPr>
              <w:tc>
                <w:tcPr>
                  <w:tcW w:w="7100" w:type="dxa"/>
                </w:tcPr>
                <w:p w14:paraId="6FEE436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OFFER TO SETTLE</w:t>
                  </w:r>
                </w:p>
                <w:p w14:paraId="229CF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GUID=d983976b-17d3-4775-8a4e-94edbfe68f37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B785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GUID=2f55ae18-24a6-4348-afc9-36341c4db281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offers to settle this proceeding (or the following claims in this proceeding) on the following terms: (set out terms in consecutively numbered paragraphs).</w:t>
                  </w:r>
                </w:p>
                <w:p w14:paraId="52C6BA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GUID=b2e79162-e00d-4ea3-8000-4ec0a8a9dbb0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CF5E8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GUID=9e8e23bd-5b29-4621-886a-c09c5024e70a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making offer)</w:t>
                  </w:r>
                </w:p>
                <w:p w14:paraId="70F0F7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GUID=463014b4-3101-4d28-a4ad-09f69094163e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offer is made)</w:t>
                  </w:r>
                </w:p>
              </w:tc>
            </w:tr>
          </w:tbl>
          <w:p w14:paraId="412571E3"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ab/>
            </w:r>
          </w:p>
          <w:tbl>
            <w:tblPr>
              <w:tblW w:w="7120" w:type="dxa"/>
              <w:jc w:val="center"/>
              <w:tblLook w:val="04A0" w:firstRow="1" w:lastRow="0" w:firstColumn="1" w:lastColumn="0" w:noHBand="0" w:noVBand="1"/>
            </w:tblPr>
            <w:tblGrid>
              <w:gridCol w:w="7120"/>
            </w:tblGrid>
            <w:tr w:rsidR="006F2CA2" w:rsidRPr="006F2CA2" w14:paraId="53533A70" w14:textId="77777777" w:rsidTr="006F2CA2">
              <w:trPr>
                <w:cantSplit/>
                <w:jc w:val="center"/>
              </w:trPr>
              <w:tc>
                <w:tcPr>
                  <w:tcW w:w="7120" w:type="dxa"/>
                </w:tcPr>
                <w:p w14:paraId="548EDC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GUID=e399fa64-2aaa-479e-a6f2-e994d3731459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94</w:t>
                  </w:r>
                </w:p>
                <w:p w14:paraId="07B55A3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R.448</w:t>
                  </w:r>
                </w:p>
              </w:tc>
            </w:tr>
            <w:tr w:rsidR="006F2CA2" w:rsidRPr="006F2CA2" w14:paraId="7B571942" w14:textId="77777777" w:rsidTr="006F2CA2">
              <w:trPr>
                <w:cantSplit/>
                <w:jc w:val="center"/>
              </w:trPr>
              <w:tc>
                <w:tcPr>
                  <w:tcW w:w="7120" w:type="dxa"/>
                </w:tcPr>
                <w:p w14:paraId="3AF5AC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WITHDRAWAL OF OFFER</w:t>
                  </w:r>
                </w:p>
                <w:p w14:paraId="7DEABE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GUID=143fdf0e-151d-4cd3-803d-206f4e2d3c23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1981D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GUID=6adee47f-4bdd-487e-bc74-59014d1d3d15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withdraws the offer to settle dated the        day of                        20  </w:t>
                  </w:r>
                  <w:proofErr w:type="gramStart"/>
                  <w:r w:rsidRPr="006F2CA2">
                    <w:rPr>
                      <w:rFonts w:ascii="Times New Roman" w:hAnsi="Times New Roman" w:cs="Times New Roman"/>
                      <w:sz w:val="22"/>
                      <w:szCs w:val="20"/>
                      <w:lang w:val="en-GB" w:eastAsia="en-US"/>
                    </w:rPr>
                    <w:t>  .</w:t>
                  </w:r>
                  <w:proofErr w:type="gramEnd"/>
                </w:p>
                <w:p w14:paraId="33AF04D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GUID=a4e642a1-1df6-4879-94d9-fa8d2e839ed2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C58B4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GUID=0d16cb3e-e750-453b-bc49-7a6a19f51d46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giving notice)</w:t>
                  </w:r>
                </w:p>
                <w:p w14:paraId="5217EF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GUID=3011309b-d12c-4d4a-87c6-108930274c41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notice is given)</w:t>
                  </w:r>
                </w:p>
              </w:tc>
            </w:tr>
          </w:tbl>
          <w:p w14:paraId="5770E300"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p>
        </w:tc>
      </w:tr>
    </w:tbl>
    <w:p w14:paraId="3369983A"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horzAnchor="margin" w:tblpX="284" w:tblpY="339"/>
        <w:tblOverlap w:val="never"/>
        <w:tblW w:w="8505" w:type="dxa"/>
        <w:tblLook w:val="04A0" w:firstRow="1" w:lastRow="0" w:firstColumn="1" w:lastColumn="0" w:noHBand="0" w:noVBand="1"/>
      </w:tblPr>
      <w:tblGrid>
        <w:gridCol w:w="8505"/>
      </w:tblGrid>
      <w:tr w:rsidR="006F2CA2" w:rsidRPr="006F2CA2" w14:paraId="5DE48A3B" w14:textId="77777777" w:rsidTr="00ED7FA2">
        <w:trPr>
          <w:divId w:val="2116439976"/>
          <w:cantSplit/>
        </w:trPr>
        <w:tc>
          <w:tcPr>
            <w:tcW w:w="8505" w:type="dxa"/>
          </w:tcPr>
          <w:p w14:paraId="7501B75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GUID=8a245981-ca03-4102-adf9-c6938abe7d4f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95</w:t>
            </w:r>
          </w:p>
        </w:tc>
      </w:tr>
      <w:tr w:rsidR="006F2CA2" w:rsidRPr="006F2CA2" w14:paraId="394496F9" w14:textId="77777777" w:rsidTr="00ED7FA2">
        <w:trPr>
          <w:divId w:val="2116439976"/>
          <w:cantSplit/>
        </w:trPr>
        <w:tc>
          <w:tcPr>
            <w:tcW w:w="8505" w:type="dxa"/>
          </w:tcPr>
          <w:p w14:paraId="2397E7A8" w14:textId="77777777" w:rsidR="006F2CA2" w:rsidRPr="006F2CA2" w:rsidRDefault="006F2CA2" w:rsidP="00ED7F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R.451</w:t>
            </w:r>
          </w:p>
          <w:p w14:paraId="159ED2E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ACCEPTANCE OF OFFER</w:t>
            </w:r>
          </w:p>
          <w:p w14:paraId="090E9F19"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GUID=5e665e28-c829-478f-8305-547a16845f47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0FA431F"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GUID=17628aaf-c9fd-44da-a00c-c6d5337310b5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accepts your offer to settle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on the following terms).</w:t>
            </w:r>
          </w:p>
          <w:p w14:paraId="6BEDC936"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GUID=4acb0792-454a-4729-ad10-33c0f362db19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C4D0B5D"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GUID=6974245f-6179-41da-bdc2-7e65e3f4adf5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accepting offer)</w:t>
            </w:r>
          </w:p>
          <w:p w14:paraId="52B9B43E"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GUID=9f9807be-5553-416f-9f7b-bca96fcfbd9c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whose offer is accepted)</w:t>
            </w:r>
          </w:p>
        </w:tc>
      </w:tr>
    </w:tbl>
    <w:p w14:paraId="1760B03E"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355EF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281055BB" w14:textId="77777777" w:rsidTr="006F2CA2">
        <w:trPr>
          <w:divId w:val="2116439976"/>
          <w:cantSplit/>
        </w:trPr>
        <w:tc>
          <w:tcPr>
            <w:tcW w:w="7316" w:type="dxa"/>
          </w:tcPr>
          <w:p w14:paraId="42D4A4F5"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ab/>
            </w:r>
          </w:p>
          <w:p w14:paraId="72C91AA6"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p>
        </w:tc>
      </w:tr>
    </w:tbl>
    <w:p w14:paraId="15B5B17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7120"/>
      </w:tblGrid>
      <w:tr w:rsidR="006F2CA2" w:rsidRPr="006F2CA2" w14:paraId="4BB6C62D" w14:textId="77777777" w:rsidTr="006F2CA2">
        <w:trPr>
          <w:divId w:val="2116439976"/>
          <w:cantSplit/>
          <w:jc w:val="center"/>
        </w:trPr>
        <w:tc>
          <w:tcPr>
            <w:tcW w:w="7120" w:type="dxa"/>
          </w:tcPr>
          <w:p w14:paraId="7666D7FB"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96</w:t>
            </w:r>
          </w:p>
          <w:p w14:paraId="6278B4A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R.456</w:t>
            </w:r>
          </w:p>
        </w:tc>
      </w:tr>
      <w:tr w:rsidR="006F2CA2" w:rsidRPr="006F2CA2" w14:paraId="5E78AE1F" w14:textId="77777777" w:rsidTr="006F2CA2">
        <w:trPr>
          <w:divId w:val="2116439976"/>
          <w:cantSplit/>
          <w:jc w:val="center"/>
        </w:trPr>
        <w:tc>
          <w:tcPr>
            <w:tcW w:w="7120" w:type="dxa"/>
          </w:tcPr>
          <w:p w14:paraId="3DDD9A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OFFER TO CONTRIBUTE</w:t>
            </w:r>
            <w:r w:rsidRPr="006F2CA2">
              <w:rPr>
                <w:rFonts w:ascii="Times New Roman" w:hAnsi="Times New Roman" w:cs="Times New Roman"/>
                <w:sz w:val="22"/>
                <w:szCs w:val="20"/>
                <w:lang w:val="en-GB" w:eastAsia="en-US"/>
              </w:rPr>
              <w:t xml:space="preserve"> </w:t>
            </w:r>
          </w:p>
          <w:p w14:paraId="798DED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D4EC46"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GUID=f370f2f2-b3e4-4198-b629-28d2dc3ff472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defendant (name of defendant making offer) offers to contribute to a settlement of the plaintiff’s claim on the following terms: (set out terms in consecutively numbered paragraphs).</w:t>
            </w:r>
          </w:p>
          <w:p w14:paraId="077922D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GUID=da9eab67-ac54-43a5-aa01-3695647c680c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4D3AF4D7" w14:textId="77777777" w:rsidR="006F2CA2" w:rsidRPr="006F2CA2" w:rsidRDefault="006F2CA2" w:rsidP="006F2CA2">
            <w:pPr>
              <w:spacing w:before="60" w:after="60" w:line="240" w:lineRule="auto"/>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GUID=07ec86be-8eb5-46e1-a90f-8bae629789cc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 address, telephone and fax number of solicitor or party making offer)</w:t>
            </w:r>
          </w:p>
          <w:p w14:paraId="69CFA8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GUID=5f7a1595-0f9e-4d1a-aa9b-c94300150acf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(Name and address of solicitor or party to whom offer is made)</w:t>
            </w:r>
          </w:p>
        </w:tc>
      </w:tr>
    </w:tbl>
    <w:p w14:paraId="56BCC9C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12470" w:type="dxa"/>
        <w:tblLook w:val="04A0" w:firstRow="1" w:lastRow="0" w:firstColumn="1" w:lastColumn="0" w:noHBand="0" w:noVBand="1"/>
      </w:tblPr>
      <w:tblGrid>
        <w:gridCol w:w="285"/>
        <w:gridCol w:w="7031"/>
        <w:gridCol w:w="4932"/>
        <w:gridCol w:w="222"/>
      </w:tblGrid>
      <w:tr w:rsidR="006F2CA2" w:rsidRPr="006F2CA2" w14:paraId="593FA5DA" w14:textId="77777777" w:rsidTr="006F2CA2">
        <w:trPr>
          <w:gridAfter w:val="2"/>
          <w:divId w:val="2116439976"/>
          <w:wAfter w:w="5154" w:type="dxa"/>
          <w:cantSplit/>
        </w:trPr>
        <w:tc>
          <w:tcPr>
            <w:tcW w:w="7316" w:type="dxa"/>
            <w:gridSpan w:val="2"/>
          </w:tcPr>
          <w:p w14:paraId="2395D46D"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000D8D13" w14:textId="77777777" w:rsidTr="006F2CA2">
              <w:trPr>
                <w:cantSplit/>
                <w:jc w:val="center"/>
              </w:trPr>
              <w:tc>
                <w:tcPr>
                  <w:tcW w:w="7100" w:type="dxa"/>
                </w:tcPr>
                <w:p w14:paraId="46031A1C" w14:textId="77777777" w:rsidR="006F2CA2" w:rsidRPr="006F2CA2" w:rsidRDefault="006F2CA2" w:rsidP="007C0FB8">
                  <w:pPr>
                    <w:framePr w:hSpace="180" w:wrap="around" w:vAnchor="page" w:hAnchor="page" w:x="1" w:y="1"/>
                    <w:spacing w:before="60" w:after="60" w:line="240" w:lineRule="auto"/>
                    <w:rPr>
                      <w:rFonts w:ascii="Times New Roman" w:hAnsi="Times New Roman" w:cs="Times New Roman"/>
                      <w:sz w:val="18"/>
                      <w:szCs w:val="18"/>
                      <w:lang w:val="en-GB" w:eastAsia="en-US"/>
                    </w:rPr>
                  </w:pPr>
                </w:p>
              </w:tc>
            </w:tr>
            <w:tr w:rsidR="006F2CA2" w:rsidRPr="006F2CA2" w14:paraId="7EFAD840" w14:textId="77777777" w:rsidTr="006F2CA2">
              <w:trPr>
                <w:cantSplit/>
                <w:jc w:val="center"/>
              </w:trPr>
              <w:tc>
                <w:tcPr>
                  <w:tcW w:w="7100" w:type="dxa"/>
                </w:tcPr>
                <w:p w14:paraId="22E9D0C5" w14:textId="77777777" w:rsidR="006F2CA2" w:rsidRPr="006F2CA2" w:rsidRDefault="006F2CA2" w:rsidP="007C0FB8">
                  <w:pPr>
                    <w:framePr w:hSpace="180" w:wrap="around" w:vAnchor="page" w:hAnchor="page" w:x="1" w:y="1"/>
                    <w:spacing w:before="60" w:after="60" w:line="240" w:lineRule="auto"/>
                    <w:rPr>
                      <w:rFonts w:ascii="Times New Roman" w:hAnsi="Times New Roman" w:cs="Times New Roman"/>
                      <w:sz w:val="22"/>
                      <w:szCs w:val="20"/>
                      <w:lang w:val="en-GB" w:eastAsia="en-US"/>
                    </w:rPr>
                  </w:pPr>
                </w:p>
              </w:tc>
            </w:tr>
          </w:tbl>
          <w:p w14:paraId="784710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8EAF43F" w14:textId="77777777" w:rsidTr="00ED7FA2">
        <w:trPr>
          <w:gridAfter w:val="2"/>
          <w:divId w:val="2116439976"/>
          <w:wAfter w:w="5154" w:type="dxa"/>
          <w:cantSplit/>
          <w:trHeight w:val="93"/>
        </w:trPr>
        <w:tc>
          <w:tcPr>
            <w:tcW w:w="7316" w:type="dxa"/>
            <w:gridSpan w:val="2"/>
          </w:tcPr>
          <w:p w14:paraId="79CA8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161A48C7" w14:textId="77777777" w:rsidTr="001B6E79">
        <w:trPr>
          <w:divId w:val="2116439976"/>
          <w:cantSplit/>
          <w:trHeight w:val="93"/>
        </w:trPr>
        <w:tc>
          <w:tcPr>
            <w:tcW w:w="285" w:type="dxa"/>
          </w:tcPr>
          <w:p w14:paraId="18A90D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1963" w:type="dxa"/>
            <w:gridSpan w:val="2"/>
          </w:tcPr>
          <w:p w14:paraId="287B71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22" w:type="dxa"/>
          </w:tcPr>
          <w:p w14:paraId="22CFB9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0966A694" w14:textId="77777777" w:rsidR="006F2CA2" w:rsidRPr="006F2CA2" w:rsidRDefault="006F2CA2" w:rsidP="006F2CA2">
      <w:pPr>
        <w:spacing w:before="0" w:after="0"/>
        <w:divId w:val="2116439976"/>
        <w:rPr>
          <w:vanish/>
        </w:rPr>
      </w:pPr>
    </w:p>
    <w:tbl>
      <w:tblPr>
        <w:tblW w:w="7100" w:type="dxa"/>
        <w:jc w:val="center"/>
        <w:tblLook w:val="04A0" w:firstRow="1" w:lastRow="0" w:firstColumn="1" w:lastColumn="0" w:noHBand="0" w:noVBand="1"/>
      </w:tblPr>
      <w:tblGrid>
        <w:gridCol w:w="7100"/>
      </w:tblGrid>
      <w:tr w:rsidR="006F2CA2" w:rsidRPr="006F2CA2" w14:paraId="75B174FB" w14:textId="77777777" w:rsidTr="006F2CA2">
        <w:trPr>
          <w:divId w:val="2116439976"/>
          <w:cantSplit/>
          <w:jc w:val="center"/>
        </w:trPr>
        <w:tc>
          <w:tcPr>
            <w:tcW w:w="7100" w:type="dxa"/>
          </w:tcPr>
          <w:p w14:paraId="42113C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97</w:t>
            </w:r>
          </w:p>
          <w:p w14:paraId="2A50B80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R.464</w:t>
            </w:r>
          </w:p>
        </w:tc>
      </w:tr>
      <w:tr w:rsidR="006F2CA2" w:rsidRPr="006F2CA2" w14:paraId="395D191B" w14:textId="77777777" w:rsidTr="006F2CA2">
        <w:trPr>
          <w:divId w:val="2116439976"/>
          <w:cantSplit/>
          <w:jc w:val="center"/>
        </w:trPr>
        <w:tc>
          <w:tcPr>
            <w:tcW w:w="7100" w:type="dxa"/>
          </w:tcPr>
          <w:p w14:paraId="33E1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LIST OF DOCUMENTS</w:t>
            </w:r>
            <w:r w:rsidRPr="006F2CA2">
              <w:rPr>
                <w:rFonts w:ascii="Times New Roman" w:hAnsi="Times New Roman" w:cs="Times New Roman"/>
                <w:sz w:val="22"/>
                <w:szCs w:val="20"/>
                <w:lang w:val="en-GB" w:eastAsia="en-US"/>
              </w:rPr>
              <w:t xml:space="preserve"> </w:t>
            </w:r>
          </w:p>
          <w:p w14:paraId="739469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9DE187"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GUID=5697964e-666b-4321-bed4-1ceb66c68dee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following is a list of the documents relating to the matters in question in this action which are or have been in the possession, custody or power of the abovenamed plaintiff (or defendant)                              and which is served in compliance with the order herein dated the              day of                          20    .</w:t>
            </w:r>
          </w:p>
          <w:p w14:paraId="06E1CAFE"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GUID=516eaf7e-3f6c-4e3d-b5cf-1ba2e4be7cfd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plaintiff (or defendant) has in his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the documents relating to the matters in question in this action enumerated in Schedule 1 hereto.</w:t>
            </w:r>
          </w:p>
          <w:p w14:paraId="1F3528A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GUID=cf0c3cf1-9ce6-4d68-b18c-f185fc9ff420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plaintiff (or defendant) objects to produce the documents enumerated in Part 2 of Schedule 1 on the ground that (stating the ground of objection).</w:t>
            </w:r>
          </w:p>
          <w:p w14:paraId="55662361"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GUID=a1e72a70-1840-42fb-8e20-98027a15f483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  The plaintiff (or defendant) has had, but has not now, in his possession, custody or power the documents relating to the matters in question in this action enumerated in Schedule 2 hereto.</w:t>
            </w:r>
          </w:p>
          <w:p w14:paraId="4A68125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GUID=a90d3d79-8be5-4944-9fe9-ee75faffbd6f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4.  Of the documents in Schedule 2, those numbered            in the Schedule were last in the plaintiff’s (or defendant’s)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on (stating when) and the remainder on (stating when).</w:t>
            </w:r>
          </w:p>
          <w:p w14:paraId="15953043"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GUID=848450a2-b42c-4840-b970-2bb23fbacfa7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(State what has become of the said documents and in whose possession they now are.)</w:t>
            </w:r>
          </w:p>
          <w:p w14:paraId="17692FD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GUID=d8f32e22-4150-4a35-bf15-8534c3f66594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  Neither the plaintiff (or defendant), nor his solicitor nor any other person on his behalf, has now, or ever had, in his possession, custody or power any document of any description whatever relating to any matter in question in this action, other than the documents enumerated in Schedules 1 and 2 hereto.</w:t>
            </w:r>
          </w:p>
        </w:tc>
      </w:tr>
    </w:tbl>
    <w:p w14:paraId="4398FE05"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GUID=4fab94c7-6212-45e5-a66e-78d43619944a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1</w:t>
      </w:r>
    </w:p>
    <w:p w14:paraId="5F55DE2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GUID=8d8dcaa1-a353-469d-8c00-65f46d28b59d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1</w:t>
      </w:r>
    </w:p>
    <w:p w14:paraId="7C388449"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GUID=9aa536ce-bc73-4d3f-a049-eac857d1bccb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in a convenient order the documents (or bundles of documents, if of the same nature, such as invoices) in the possession, custody or power of the party in question which he does not object to produce, with a short description of each document or bundle sufficient to identify it.)</w:t>
      </w:r>
    </w:p>
    <w:p w14:paraId="1F37E9F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GUID=98c0db7f-9bde-48f9-86e7-747910f79094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2</w:t>
      </w:r>
    </w:p>
    <w:p w14:paraId="3F1795E7"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GUID=c5bfeaf6-e497-4c35-9fec-13e60770dcf8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as aforesaid the documents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objects to produce.)</w:t>
      </w:r>
    </w:p>
    <w:p w14:paraId="06DE8B5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GUID=733567fd-a395-4f0a-9a1c-739cb3d3ecb2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2</w:t>
      </w:r>
    </w:p>
    <w:p w14:paraId="2294934D"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GUID=99f1ff3c-c296-4977-90ec-e7a5b6a462e9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as aforesaid the documents which have been, but at the date of service of the list are not, in the possession, custody or power of the party in question.)</w:t>
      </w:r>
    </w:p>
    <w:p w14:paraId="38E3ACC4"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GUID=715d3257-7d41-4ce5-b4ae-0605bdd07ffb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1167B31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GUID=7c81872f-bbcd-4774-9a85-36691ee44524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Notice to inspect</w:t>
      </w:r>
    </w:p>
    <w:p w14:paraId="524E7C08"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GUID=20ea99d8-c6fb-4005-9984-4a864e40abe8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Take notice that the documents in the above list, other than those listed in Part 2 of Schedule 1 (and Schedule 2), may be inspected at (the office of the solicitor of the abovenamed (plaintiff) (defendant) (insert address) or as may be) on the       day of                      20    , between the hours of        and            .</w:t>
      </w:r>
    </w:p>
    <w:p w14:paraId="27F9105B" w14:textId="77777777" w:rsidR="006F2CA2" w:rsidRPr="006F2CA2" w:rsidRDefault="006F2CA2" w:rsidP="001B6E79">
      <w:pPr>
        <w:spacing w:before="60" w:after="60" w:line="240" w:lineRule="auto"/>
        <w:ind w:left="851" w:right="970" w:firstLine="142"/>
        <w:jc w:val="right"/>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GUID=bd3e59e3-bb41-4f06-acb5-00fe7db54592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Solicitor for the</w:t>
      </w:r>
    </w:p>
    <w:p w14:paraId="18F5378C"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GUID=3188b72e-898f-424a-b5a7-07864feb9767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the defendant (or plaintiff)</w:t>
      </w:r>
    </w:p>
    <w:p w14:paraId="1260AA16" w14:textId="77777777" w:rsidR="006F2CA2" w:rsidRPr="006F2CA2" w:rsidRDefault="006F2CA2" w:rsidP="001B6E79">
      <w:pPr>
        <w:spacing w:before="0" w:after="200" w:line="276" w:lineRule="auto"/>
        <w:ind w:left="851" w:right="970" w:firstLine="142"/>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2"/>
          <w:lang w:val="en-GB" w:eastAsia="en-US"/>
        </w:rPr>
        <w:fldChar w:fldCharType="begin"/>
      </w:r>
      <w:r w:rsidRPr="006F2CA2">
        <w:rPr>
          <w:rFonts w:ascii="Times New Roman" w:hAnsi="Times New Roman" w:cs="Times New Roman"/>
          <w:sz w:val="26"/>
          <w:szCs w:val="22"/>
          <w:lang w:val="en-GB" w:eastAsia="en-US"/>
        </w:rPr>
        <w:instrText xml:space="preserve"> GUID=47ffb048-d85b-4479-a26b-9f0bf9cd3e9d </w:instrText>
      </w:r>
      <w:r w:rsidRPr="006F2CA2">
        <w:rPr>
          <w:rFonts w:ascii="Times New Roman" w:hAnsi="Times New Roman" w:cs="Times New Roman"/>
          <w:sz w:val="26"/>
          <w:szCs w:val="22"/>
          <w:lang w:val="en-GB" w:eastAsia="en-US"/>
        </w:rPr>
        <w:fldChar w:fldCharType="end"/>
      </w:r>
      <w:r w:rsidRPr="006F2CA2">
        <w:rPr>
          <w:rFonts w:ascii="Times New Roman" w:hAnsi="Times New Roman" w:cs="Times New Roman"/>
          <w:sz w:val="26"/>
          <w:szCs w:val="22"/>
          <w:lang w:val="en-GB" w:eastAsia="en-US"/>
        </w:rPr>
        <w:t>and his solicitor.</w:t>
      </w:r>
    </w:p>
    <w:p w14:paraId="2169D8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08"/>
        <w:gridCol w:w="952"/>
        <w:gridCol w:w="524"/>
        <w:gridCol w:w="4277"/>
        <w:gridCol w:w="239"/>
        <w:gridCol w:w="1020"/>
        <w:gridCol w:w="88"/>
      </w:tblGrid>
      <w:tr w:rsidR="006F2CA2" w:rsidRPr="006F2CA2" w14:paraId="7138DC4E" w14:textId="77777777" w:rsidTr="006F2CA2">
        <w:trPr>
          <w:gridBefore w:val="1"/>
          <w:divId w:val="2116439976"/>
          <w:wBefore w:w="108" w:type="dxa"/>
          <w:cantSplit/>
          <w:jc w:val="center"/>
        </w:trPr>
        <w:tc>
          <w:tcPr>
            <w:tcW w:w="7100" w:type="dxa"/>
            <w:gridSpan w:val="6"/>
          </w:tcPr>
          <w:p w14:paraId="74A822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98</w:t>
            </w:r>
          </w:p>
        </w:tc>
      </w:tr>
      <w:tr w:rsidR="006F2CA2" w:rsidRPr="006F2CA2" w14:paraId="58CACC6E" w14:textId="77777777" w:rsidTr="006F2CA2">
        <w:trPr>
          <w:gridBefore w:val="1"/>
          <w:divId w:val="2116439976"/>
          <w:wBefore w:w="108" w:type="dxa"/>
          <w:cantSplit/>
          <w:jc w:val="center"/>
        </w:trPr>
        <w:tc>
          <w:tcPr>
            <w:tcW w:w="1476" w:type="dxa"/>
            <w:gridSpan w:val="2"/>
          </w:tcPr>
          <w:p w14:paraId="2D6891C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GUID=ccbeb06b-804b-472d-8e19-2006535c7ff1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R.464</w:t>
            </w:r>
          </w:p>
        </w:tc>
        <w:tc>
          <w:tcPr>
            <w:tcW w:w="4277" w:type="dxa"/>
          </w:tcPr>
          <w:p w14:paraId="1FAC3E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E6A6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AFFIDAVIT VERIFYING LIST OF DOCUMENTS</w:t>
            </w:r>
          </w:p>
        </w:tc>
        <w:tc>
          <w:tcPr>
            <w:tcW w:w="1347" w:type="dxa"/>
            <w:gridSpan w:val="3"/>
          </w:tcPr>
          <w:p w14:paraId="049B6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5F7DB433" w14:textId="77777777" w:rsidTr="006F2CA2">
        <w:trPr>
          <w:gridBefore w:val="1"/>
          <w:divId w:val="2116439976"/>
          <w:wBefore w:w="108" w:type="dxa"/>
          <w:cantSplit/>
          <w:jc w:val="center"/>
        </w:trPr>
        <w:tc>
          <w:tcPr>
            <w:tcW w:w="7100" w:type="dxa"/>
            <w:gridSpan w:val="6"/>
          </w:tcPr>
          <w:p w14:paraId="77116D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2A69E6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GUID=d8c014bb-0441-4c61-97ae-0ea8aee7c3b5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I,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do make oath (or affirm) and say as follows:</w:t>
            </w:r>
          </w:p>
          <w:p w14:paraId="7D17161A"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GUID=2d1f0d45-d9de-486e-876a-a36d3d1205ad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statements made by me in paragraphs 1, 3 and 4 of the </w:t>
            </w:r>
            <w:proofErr w:type="gramStart"/>
            <w:r w:rsidRPr="006F2CA2">
              <w:rPr>
                <w:rFonts w:ascii="Times New Roman" w:hAnsi="Times New Roman" w:cs="Times New Roman"/>
                <w:sz w:val="22"/>
                <w:szCs w:val="22"/>
                <w:lang w:val="en-GB" w:eastAsia="en-US"/>
              </w:rPr>
              <w:t>list</w:t>
            </w:r>
            <w:proofErr w:type="gramEnd"/>
            <w:r w:rsidRPr="006F2CA2">
              <w:rPr>
                <w:rFonts w:ascii="Times New Roman" w:hAnsi="Times New Roman" w:cs="Times New Roman"/>
                <w:sz w:val="22"/>
                <w:szCs w:val="22"/>
                <w:lang w:val="en-GB" w:eastAsia="en-US"/>
              </w:rPr>
              <w:t xml:space="preserve"> of documents now produced and shown to me marked                      are true.</w:t>
            </w:r>
          </w:p>
          <w:p w14:paraId="79B7D11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GUID=8b7a7f12-459c-4566-afc5-cc481fd45016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statements of fact made by me in paragraph 2 of the said list are true.</w:t>
            </w:r>
          </w:p>
          <w:p w14:paraId="1BDC492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GUID=1a8ac055-4616-4d02-9de0-d9f2750eb0b7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3.  The statements made by me in paragraph 5 of the said list are true to the best of my knowledge, </w:t>
            </w:r>
            <w:proofErr w:type="gramStart"/>
            <w:r w:rsidRPr="006F2CA2">
              <w:rPr>
                <w:rFonts w:ascii="Times New Roman" w:hAnsi="Times New Roman" w:cs="Times New Roman"/>
                <w:sz w:val="22"/>
                <w:szCs w:val="22"/>
                <w:lang w:val="en-GB" w:eastAsia="en-US"/>
              </w:rPr>
              <w:t>information</w:t>
            </w:r>
            <w:proofErr w:type="gramEnd"/>
            <w:r w:rsidRPr="006F2CA2">
              <w:rPr>
                <w:rFonts w:ascii="Times New Roman" w:hAnsi="Times New Roman" w:cs="Times New Roman"/>
                <w:sz w:val="22"/>
                <w:szCs w:val="22"/>
                <w:lang w:val="en-GB" w:eastAsia="en-US"/>
              </w:rPr>
              <w:t xml:space="preserve"> and belief.</w:t>
            </w:r>
          </w:p>
          <w:p w14:paraId="6CEE2345"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GUID=cdc515ea-a4ee-4248-a901-053c8809f024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  I am aware that the failure to comply with my obligation under Rule 462 of the Family Justice Rules may result in the Court making any order(s) under Rule 477 and Rule 857.</w:t>
            </w:r>
          </w:p>
          <w:p w14:paraId="06CBF55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GUID=a76213b6-f452-4b01-9232-8bb2fee4377b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This affidavit is filed on behalf of the plaintiff (or defendant).</w:t>
            </w:r>
          </w:p>
          <w:p w14:paraId="598F09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GUID=00776b43-62cc-41b5-b6e8-9c5c6204023b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Sworn (or affirmed) as in Form 132.</w:t>
            </w:r>
          </w:p>
        </w:tc>
      </w:tr>
      <w:tr w:rsidR="006F2CA2" w:rsidRPr="006F2CA2" w14:paraId="1AE27DC8" w14:textId="77777777" w:rsidTr="006F2CA2">
        <w:trPr>
          <w:gridBefore w:val="1"/>
          <w:divId w:val="2116439976"/>
          <w:wBefore w:w="108" w:type="dxa"/>
          <w:cantSplit/>
          <w:jc w:val="center"/>
        </w:trPr>
        <w:tc>
          <w:tcPr>
            <w:tcW w:w="7100" w:type="dxa"/>
            <w:gridSpan w:val="6"/>
          </w:tcPr>
          <w:p w14:paraId="7476EB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12A32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GUID=abb92890-bd90-4f08-a7cf-59bca17f4b01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99</w:t>
            </w:r>
          </w:p>
        </w:tc>
      </w:tr>
      <w:tr w:rsidR="006F2CA2" w:rsidRPr="006F2CA2" w14:paraId="1F0DC40B" w14:textId="77777777" w:rsidTr="006F2CA2">
        <w:trPr>
          <w:gridBefore w:val="1"/>
          <w:divId w:val="2116439976"/>
          <w:wBefore w:w="108" w:type="dxa"/>
          <w:cantSplit/>
          <w:jc w:val="center"/>
        </w:trPr>
        <w:tc>
          <w:tcPr>
            <w:tcW w:w="7100" w:type="dxa"/>
            <w:gridSpan w:val="6"/>
          </w:tcPr>
          <w:p w14:paraId="7E000F5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R.470</w:t>
            </w:r>
          </w:p>
          <w:p w14:paraId="635A34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INSPECT DOCUMENTS</w:t>
            </w:r>
          </w:p>
          <w:p w14:paraId="16AF651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GUID=2f32ddc1-543f-4079-923f-78ba67df0ee6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1C4F5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GUID=2e50be4a-9f6a-4f43-aced-d5a8a6b8ba56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can inspect the documents mentioned in your notice of the        day of                                20       (except the deed numbered                 in that notice) at my office on             the       day of                           between the hours of          m. and          m.</w:t>
            </w:r>
          </w:p>
          <w:p w14:paraId="5C0BDF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GUID=06f62145-ae22-411c-9460-7eb3cbb680d8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E9AADE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GUID=5e232371-ad6b-4775-bb33-c09811d7e664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169E02AC" w14:textId="77777777" w:rsidTr="006F2CA2">
        <w:trPr>
          <w:gridAfter w:val="1"/>
          <w:divId w:val="2116439976"/>
          <w:wAfter w:w="88" w:type="dxa"/>
          <w:cantSplit/>
          <w:jc w:val="center"/>
        </w:trPr>
        <w:tc>
          <w:tcPr>
            <w:tcW w:w="7120" w:type="dxa"/>
            <w:gridSpan w:val="6"/>
          </w:tcPr>
          <w:p w14:paraId="6E26A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260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100</w:t>
            </w:r>
          </w:p>
        </w:tc>
      </w:tr>
      <w:tr w:rsidR="006F2CA2" w:rsidRPr="006F2CA2" w14:paraId="2A89B918" w14:textId="77777777" w:rsidTr="006F2CA2">
        <w:trPr>
          <w:gridAfter w:val="1"/>
          <w:divId w:val="2116439976"/>
          <w:wAfter w:w="88" w:type="dxa"/>
          <w:cantSplit/>
          <w:jc w:val="center"/>
        </w:trPr>
        <w:tc>
          <w:tcPr>
            <w:tcW w:w="1060" w:type="dxa"/>
            <w:gridSpan w:val="2"/>
          </w:tcPr>
          <w:p w14:paraId="46D93B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GUID=3e02f640-9900-4b20-92a6-c100ba078125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R.471</w:t>
            </w:r>
          </w:p>
        </w:tc>
        <w:tc>
          <w:tcPr>
            <w:tcW w:w="5040" w:type="dxa"/>
            <w:gridSpan w:val="3"/>
          </w:tcPr>
          <w:p w14:paraId="16DEC8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B33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GUID=226df5ec-38b9-4f15-9f5b-378fbe809d75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PRODUCE DOCUMENTS </w:t>
            </w:r>
            <w:r w:rsidRPr="006F2CA2">
              <w:rPr>
                <w:rFonts w:ascii="Times New Roman" w:hAnsi="Times New Roman" w:cs="Times New Roman"/>
                <w:sz w:val="22"/>
                <w:szCs w:val="20"/>
                <w:lang w:val="en-GB" w:eastAsia="en-US"/>
              </w:rPr>
              <w:br/>
              <w:t>REFERRED TO IN PLEADINGS OR AFFIDAVITS</w:t>
            </w:r>
          </w:p>
        </w:tc>
        <w:tc>
          <w:tcPr>
            <w:tcW w:w="1020" w:type="dxa"/>
          </w:tcPr>
          <w:p w14:paraId="25AAF5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GUID=10c837db-ebd6-446d-8835-a0c9ef24e951 </w:instrText>
            </w:r>
            <w:r w:rsidRPr="006F2CA2">
              <w:rPr>
                <w:rFonts w:ascii="Times New Roman" w:hAnsi="Times New Roman" w:cs="Times New Roman"/>
                <w:sz w:val="22"/>
                <w:szCs w:val="20"/>
                <w:lang w:val="en-GB" w:eastAsia="en-US"/>
              </w:rPr>
              <w:fldChar w:fldCharType="end"/>
            </w:r>
          </w:p>
        </w:tc>
      </w:tr>
      <w:tr w:rsidR="006F2CA2" w:rsidRPr="006F2CA2" w14:paraId="73614AE4" w14:textId="77777777" w:rsidTr="006F2CA2">
        <w:trPr>
          <w:gridAfter w:val="1"/>
          <w:divId w:val="2116439976"/>
          <w:wAfter w:w="88" w:type="dxa"/>
          <w:cantSplit/>
          <w:jc w:val="center"/>
        </w:trPr>
        <w:tc>
          <w:tcPr>
            <w:tcW w:w="7120" w:type="dxa"/>
            <w:gridSpan w:val="6"/>
          </w:tcPr>
          <w:p w14:paraId="008E8E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801B5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GUID=5f0cd827-c1d6-418a-8c64-1c04c1c77824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requires you to produce for his inspection, the following documents referred to in your pleading (or affidavit) namely:</w:t>
            </w:r>
          </w:p>
          <w:p w14:paraId="74A3F18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GUID=c30394eb-0ab0-4030-a445-05f337e66a35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(Describe documents required).</w:t>
            </w:r>
          </w:p>
          <w:p w14:paraId="5076F1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GUID=6223a37d-fc1a-4efb-b546-2e0eaf26fbf6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E1829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GUID=5d019f8d-54b8-4069-b20a-66418534f41b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005A3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GUID=a16a8ba1-e277-4152-961e-eb5f00395ac0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solicitor for</w:t>
            </w:r>
          </w:p>
        </w:tc>
      </w:tr>
    </w:tbl>
    <w:p w14:paraId="7682FCC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7100"/>
      </w:tblGrid>
      <w:tr w:rsidR="006F2CA2" w:rsidRPr="006F2CA2" w14:paraId="79FE9049" w14:textId="77777777" w:rsidTr="006F2CA2">
        <w:trPr>
          <w:divId w:val="2116439976"/>
          <w:cantSplit/>
          <w:jc w:val="center"/>
        </w:trPr>
        <w:tc>
          <w:tcPr>
            <w:tcW w:w="7100" w:type="dxa"/>
          </w:tcPr>
          <w:p w14:paraId="1A2807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101</w:t>
            </w:r>
          </w:p>
          <w:p w14:paraId="0CB795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R.471</w:t>
            </w:r>
          </w:p>
        </w:tc>
      </w:tr>
      <w:tr w:rsidR="006F2CA2" w:rsidRPr="006F2CA2" w14:paraId="067181EB" w14:textId="77777777" w:rsidTr="006F2CA2">
        <w:trPr>
          <w:divId w:val="2116439976"/>
          <w:cantSplit/>
          <w:jc w:val="center"/>
        </w:trPr>
        <w:tc>
          <w:tcPr>
            <w:tcW w:w="7100" w:type="dxa"/>
          </w:tcPr>
          <w:p w14:paraId="35F24A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WHERE DOCUMENTS MAY BE INSPECTED</w:t>
            </w:r>
          </w:p>
          <w:p w14:paraId="2B2AF9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B7405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GUID=2dd84da8-4430-45df-a7ea-664ed880a9fc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documents mentioned in your notice of the           day of                    20      (except the deed numbered                       in that notice) may be inspected at                              (insert place of inspection) on the        day of                           20      between the hours of            m. and         m.</w:t>
            </w:r>
          </w:p>
          <w:p w14:paraId="532C6C4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GUID=7c4e4db3-9ebf-4db3-9657-51e6c6d9610b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that the plaintiff (or defendant) objects to giving inspection of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on the ground that (state the ground)).</w:t>
            </w:r>
          </w:p>
          <w:p w14:paraId="6A42A06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GUID=fa5a9670-e5c6-4f89-a69a-ef8993f8e5ea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90F99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GUID=efa0f3a0-44fc-48f8-9db1-3feee903521a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4B91D76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1300"/>
        <w:gridCol w:w="4400"/>
        <w:gridCol w:w="1400"/>
      </w:tblGrid>
      <w:tr w:rsidR="006F2CA2" w:rsidRPr="006F2CA2" w14:paraId="3CF2B483" w14:textId="77777777" w:rsidTr="006F2CA2">
        <w:trPr>
          <w:divId w:val="2116439976"/>
          <w:cantSplit/>
          <w:jc w:val="center"/>
        </w:trPr>
        <w:tc>
          <w:tcPr>
            <w:tcW w:w="7100" w:type="dxa"/>
            <w:gridSpan w:val="3"/>
          </w:tcPr>
          <w:p w14:paraId="350286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102</w:t>
            </w:r>
          </w:p>
        </w:tc>
      </w:tr>
      <w:tr w:rsidR="006F2CA2" w:rsidRPr="006F2CA2" w14:paraId="33CE0937" w14:textId="77777777" w:rsidTr="006F2CA2">
        <w:trPr>
          <w:divId w:val="2116439976"/>
          <w:cantSplit/>
          <w:jc w:val="center"/>
        </w:trPr>
        <w:tc>
          <w:tcPr>
            <w:tcW w:w="1300" w:type="dxa"/>
          </w:tcPr>
          <w:p w14:paraId="4603D50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GUID=ccbeb06b-804b-472d-8e19-2006535c7ff1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R.472</w:t>
            </w:r>
          </w:p>
        </w:tc>
        <w:tc>
          <w:tcPr>
            <w:tcW w:w="4400" w:type="dxa"/>
          </w:tcPr>
          <w:p w14:paraId="1C0FC2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A9B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GUID=555c335b-7fcd-433c-a58c-6778917c1ee4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PRODUCTION OF </w:t>
            </w:r>
            <w:r w:rsidRPr="006F2CA2">
              <w:rPr>
                <w:rFonts w:ascii="Times New Roman" w:hAnsi="Times New Roman" w:cs="Times New Roman"/>
                <w:sz w:val="22"/>
                <w:szCs w:val="20"/>
                <w:lang w:val="en-GB" w:eastAsia="en-US"/>
              </w:rPr>
              <w:br/>
              <w:t>DOCUMENTS AND INSPECTION</w:t>
            </w:r>
          </w:p>
        </w:tc>
        <w:tc>
          <w:tcPr>
            <w:tcW w:w="1400" w:type="dxa"/>
          </w:tcPr>
          <w:p w14:paraId="4008FC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022F01B0" w14:textId="77777777" w:rsidTr="006F2CA2">
        <w:trPr>
          <w:divId w:val="2116439976"/>
          <w:cantSplit/>
          <w:jc w:val="center"/>
        </w:trPr>
        <w:tc>
          <w:tcPr>
            <w:tcW w:w="7100" w:type="dxa"/>
            <w:gridSpan w:val="3"/>
          </w:tcPr>
          <w:p w14:paraId="024441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F9EE48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GUID=96894f66-84f9-41fe-9e32-7e2dc0725fc4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w:t>
            </w:r>
            <w:r w:rsidRPr="006F2CA2">
              <w:rPr>
                <w:rFonts w:ascii="Times New Roman" w:hAnsi="Times New Roman" w:cs="Times New Roman"/>
                <w:sz w:val="22"/>
                <w:szCs w:val="20"/>
                <w:lang w:val="en-GB" w:eastAsia="en-US"/>
              </w:rPr>
              <w:br/>
              <w:t>                         .</w:t>
            </w:r>
          </w:p>
          <w:p w14:paraId="5DB18F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GUID=4d8a3646-0a1e-42b0-8494-84a4260ea3fe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do, on reasonable notice, produce at                        (insert place of inspection), situate at                     the following documents, namely                , and that the                    be at liberty to inspect and peruse the documents so produced, and to make notes of their contents, and be entitled to be supplied with copies thereof on payment of the proper charges. And it is ordered that in the meantime all further proceedings be stayed, and that the costs of this application be</w:t>
            </w:r>
          </w:p>
          <w:p w14:paraId="7FCC69B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GUID=9555d751-db05-47de-beab-deb70441322b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002F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GUID=4012c45e-2a0a-4f50-a782-a437013aaf6a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606F2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300"/>
        <w:gridCol w:w="4460"/>
        <w:gridCol w:w="1340"/>
      </w:tblGrid>
      <w:tr w:rsidR="006F2CA2" w:rsidRPr="006F2CA2" w14:paraId="7AA16298" w14:textId="77777777" w:rsidTr="006F2CA2">
        <w:trPr>
          <w:divId w:val="2116439976"/>
          <w:cantSplit/>
          <w:jc w:val="center"/>
        </w:trPr>
        <w:tc>
          <w:tcPr>
            <w:tcW w:w="7100" w:type="dxa"/>
            <w:gridSpan w:val="3"/>
          </w:tcPr>
          <w:p w14:paraId="6E9486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F42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GUID=e97da4da-38da-43d9-9228-cefc10ec3e49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103</w:t>
            </w:r>
          </w:p>
        </w:tc>
      </w:tr>
      <w:tr w:rsidR="006F2CA2" w:rsidRPr="006F2CA2" w14:paraId="1F1AF742" w14:textId="77777777" w:rsidTr="006F2CA2">
        <w:trPr>
          <w:divId w:val="2116439976"/>
          <w:cantSplit/>
          <w:jc w:val="center"/>
        </w:trPr>
        <w:tc>
          <w:tcPr>
            <w:tcW w:w="1300" w:type="dxa"/>
          </w:tcPr>
          <w:p w14:paraId="1C504A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GUID=48548d5c-1c27-4369-8828-abe4355ad428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R.480</w:t>
            </w:r>
          </w:p>
        </w:tc>
        <w:tc>
          <w:tcPr>
            <w:tcW w:w="4460" w:type="dxa"/>
          </w:tcPr>
          <w:p w14:paraId="4F3E0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79B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GUID=ca1bfd95-0dca-4b48-b71f-2b09b9712525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DIRECTIONS </w:t>
            </w:r>
            <w:r w:rsidRPr="006F2CA2">
              <w:rPr>
                <w:rFonts w:ascii="Times New Roman" w:hAnsi="Times New Roman" w:cs="Times New Roman"/>
                <w:sz w:val="22"/>
                <w:szCs w:val="20"/>
                <w:lang w:val="en-GB" w:eastAsia="en-US"/>
              </w:rPr>
              <w:br/>
              <w:t>PURSUANT TO DIVISION 20</w:t>
            </w:r>
          </w:p>
        </w:tc>
        <w:tc>
          <w:tcPr>
            <w:tcW w:w="1340" w:type="dxa"/>
          </w:tcPr>
          <w:p w14:paraId="6D4F87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GUID=fc05c959-2f57-490a-897b-dff1d17ab9b9 </w:instrText>
            </w:r>
            <w:r w:rsidRPr="006F2CA2">
              <w:rPr>
                <w:rFonts w:ascii="Times New Roman" w:hAnsi="Times New Roman" w:cs="Times New Roman"/>
                <w:sz w:val="22"/>
                <w:szCs w:val="20"/>
                <w:lang w:val="en-GB" w:eastAsia="en-US"/>
              </w:rPr>
              <w:fldChar w:fldCharType="end"/>
            </w:r>
          </w:p>
        </w:tc>
      </w:tr>
      <w:tr w:rsidR="006F2CA2" w:rsidRPr="006F2CA2" w14:paraId="01690E5E" w14:textId="77777777" w:rsidTr="006F2CA2">
        <w:trPr>
          <w:divId w:val="2116439976"/>
          <w:cantSplit/>
          <w:jc w:val="center"/>
        </w:trPr>
        <w:tc>
          <w:tcPr>
            <w:tcW w:w="7100" w:type="dxa"/>
            <w:gridSpan w:val="3"/>
          </w:tcPr>
          <w:p w14:paraId="688C62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GUID=e4967721-32e1-492f-ac2f-0ae12e45e1f7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CB0E1E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GUID=51b03834-3b19-498c-a840-d9c9e7cd07b9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 (and his solicitors).</w:t>
            </w:r>
          </w:p>
          <w:p w14:paraId="58D6465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GUID=3c369d5f-a2e0-49c9-8024-2a2c5be18d50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F5523B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GUID=0ce87dfe-c69b-4145-9d0b-bda6b1d80ffa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This action be consolidated with action(s) in the following Suit Number(s):</w:t>
            </w:r>
          </w:p>
          <w:p w14:paraId="7048E2F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GUID=acabd85e-c36e-464c-a4f6-13309544c96f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This action be referred to the Registrar. The costs of this application be costs in the cause.</w:t>
            </w:r>
          </w:p>
          <w:p w14:paraId="3738581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GUID=cdbd00d7-e4e7-4163-95a8-9d4d501742c9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The action be (or by consent) transferred to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costs of this application be in the discretion of the                               </w:t>
            </w:r>
            <w:proofErr w:type="gramStart"/>
            <w:r w:rsidRPr="006F2CA2">
              <w:rPr>
                <w:rFonts w:ascii="Times New Roman" w:hAnsi="Times New Roman" w:cs="Times New Roman"/>
                <w:sz w:val="22"/>
                <w:szCs w:val="20"/>
                <w:lang w:val="en-GB" w:eastAsia="en-US"/>
              </w:rPr>
              <w:t>  .</w:t>
            </w:r>
            <w:proofErr w:type="gramEnd"/>
          </w:p>
          <w:p w14:paraId="0797C73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GUID=8967bcd4-9bdc-4fae-a763-34ed88a9835f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Unless the plaintiff gives security for the defendant’s costs within          days in the sum of $            to the satisfaction of the Registrar, the action be transferred to the                               with stay meanwhile. The costs of this application be in the discretion of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if the security is paid, the directions shall be as follows:                  ).</w:t>
            </w:r>
          </w:p>
          <w:p w14:paraId="64C25B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GUID=50dd838b-780a-4c06-860a-b9521e2147b4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The plaintiff have leave to amend the writ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service of the writ and the defendant’s appearance do stand. The costs incurred and thrown away by the amendment be the defendant’s in any event.</w:t>
            </w:r>
          </w:p>
          <w:p w14:paraId="0F3F108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GUID=ca78093b-3388-401d-8938-97a2a683375f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6.  The plaintiff have leave to amend the statement of claim as shown in the document served herewith and to re-serve the amended statement of claim in       days. Thereafter the defendant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defence (if so advised) in        days.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reply (if so advised) in         days. The costs of and thrown away by the amendments be the defendant’s in any event.</w:t>
            </w:r>
          </w:p>
        </w:tc>
      </w:tr>
      <w:tr w:rsidR="006F2CA2" w:rsidRPr="006F2CA2" w14:paraId="0917DF5B" w14:textId="77777777" w:rsidTr="006F2CA2">
        <w:trPr>
          <w:divId w:val="2116439976"/>
          <w:cantSplit/>
          <w:jc w:val="center"/>
        </w:trPr>
        <w:tc>
          <w:tcPr>
            <w:tcW w:w="7100" w:type="dxa"/>
            <w:gridSpan w:val="3"/>
          </w:tcPr>
          <w:p w14:paraId="3658D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GUID=8bbb797d-de37-47f0-99fd-2f142c405e91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7.  The defendant have leave to amend the defence as shown in this summons and to re-serve the amended defence in          days. Thereafter,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re-serve an amended reply (if so advised) in          days. The costs of and thrown away </w:t>
            </w:r>
            <w:proofErr w:type="gramStart"/>
            <w:r w:rsidRPr="006F2CA2">
              <w:rPr>
                <w:rFonts w:ascii="Times New Roman" w:hAnsi="Times New Roman" w:cs="Times New Roman"/>
                <w:sz w:val="22"/>
                <w:szCs w:val="20"/>
                <w:lang w:val="en-GB" w:eastAsia="en-US"/>
              </w:rPr>
              <w:t>as a result of</w:t>
            </w:r>
            <w:proofErr w:type="gramEnd"/>
            <w:r w:rsidRPr="006F2CA2">
              <w:rPr>
                <w:rFonts w:ascii="Times New Roman" w:hAnsi="Times New Roman" w:cs="Times New Roman"/>
                <w:sz w:val="22"/>
                <w:szCs w:val="20"/>
                <w:lang w:val="en-GB" w:eastAsia="en-US"/>
              </w:rPr>
              <w:t xml:space="preserve"> the amendments be the plaintiff’s in any event.</w:t>
            </w:r>
          </w:p>
        </w:tc>
      </w:tr>
      <w:tr w:rsidR="006F2CA2" w:rsidRPr="006F2CA2" w14:paraId="3E0D1F15" w14:textId="77777777" w:rsidTr="006F2CA2">
        <w:trPr>
          <w:divId w:val="2116439976"/>
          <w:cantSplit/>
          <w:jc w:val="center"/>
        </w:trPr>
        <w:tc>
          <w:tcPr>
            <w:tcW w:w="7100" w:type="dxa"/>
            <w:gridSpan w:val="3"/>
          </w:tcPr>
          <w:p w14:paraId="73E05A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GUID=3ca04bb7-4d0f-4c45-b0d2-f8494365419d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The plaintiff serve on the defendant the further and better particulars of the statement of claim specified in this summons within           days.</w:t>
            </w:r>
          </w:p>
          <w:p w14:paraId="010E4BF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GUID=0223357f-a552-4061-a370-090d095cf089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The defendant serve on the plaintiff the further and better particulars of the defence specified in the document served herewith within           days.</w:t>
            </w:r>
          </w:p>
          <w:p w14:paraId="1C85DA7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GUID=c43c721e-a4d3-47fe-b130-7b72c6818b25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The plaintiff serve on the defendant the further and better particulars of the reply specified in this summons within           days.</w:t>
            </w:r>
          </w:p>
          <w:p w14:paraId="5619D70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GUID=85875300-cf60-4ddd-99a0-6f9c243d00aa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11.  The plaintiff give security for the defendant’s costs to the satisfaction of the Registrar in the sum of $           on the following grounds:</w:t>
            </w:r>
          </w:p>
          <w:p w14:paraId="3859F7F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GUID=5d0126a4-bc82-4697-bc37-d5fa50e4e75b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meantime, all further proceedings be stayed.</w:t>
            </w:r>
          </w:p>
          <w:p w14:paraId="6E89F87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GUID=6aaeef66-fd67-4f9a-b728-274f160bf623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12.  The plaintiff serve on the defendant a list of documents and file an affidavit verifying such list (limited to the documents relating to the (special damage claimed) (plaintiff’s industrial injury, industrial disablement or sickness benefit rights) (period from                to                  )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tc>
      </w:tr>
      <w:tr w:rsidR="006F2CA2" w:rsidRPr="006F2CA2" w14:paraId="384C6271" w14:textId="77777777" w:rsidTr="006F2CA2">
        <w:trPr>
          <w:divId w:val="2116439976"/>
          <w:cantSplit/>
          <w:jc w:val="center"/>
        </w:trPr>
        <w:tc>
          <w:tcPr>
            <w:tcW w:w="7100" w:type="dxa"/>
            <w:gridSpan w:val="3"/>
          </w:tcPr>
          <w:p w14:paraId="186E31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GUID=ed32cf3f-4689-4814-bcfe-48bced59f2b8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13.  The defendant serve on the plaintiff a list of documents and file an affidavit verifying such list (limited to documents relating to the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p w14:paraId="5663A50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GUID=797899c1-dd26-4e20-89bf-62ba53b00994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14.  There be inspection of documents within            days of the service of the lists (filing of the affidavits).</w:t>
            </w:r>
          </w:p>
          <w:p w14:paraId="47BE32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GUID=57578b2e-eda5-402f-a025-6d0d14504c6f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15.  The plaintiff have leave to serve on the defendant the interrogatories shown in the document served herewith. The defendant is to answer the interrogatories on affidavit within              days.</w:t>
            </w:r>
          </w:p>
          <w:p w14:paraId="669A39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GUID=dcdcf6bb-3825-4fe2-8f61-7204e93ae8ce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16.  The defendant have leave to serve on the plaintiff the interrogatories shown in the document served with this summons. The plaintiff is to answer the interrogatories on affidavit within           days.</w:t>
            </w:r>
          </w:p>
          <w:p w14:paraId="45955B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GUID=239920fd-f0c4-4029-befe-9ac5e297f7a0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17.  The plaintiff (or defendant) (retain and preserve pending the trial of the action) (upon               days’ notice to give inspection of) (the subject-matter of the action, to the defendant (or plaintiff) and to his legal advisers (and experts)).</w:t>
            </w:r>
          </w:p>
          <w:p w14:paraId="0DEF8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GUID=07208805-16fd-4377-8b81-23bcf1217e5f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18.  The statements in the following documents be admissible in evidence at the trial without calling as a witness the maker of the statements:</w:t>
            </w:r>
          </w:p>
        </w:tc>
      </w:tr>
      <w:tr w:rsidR="006F2CA2" w:rsidRPr="006F2CA2" w14:paraId="6985F6B5" w14:textId="77777777" w:rsidTr="006F2CA2">
        <w:trPr>
          <w:divId w:val="2116439976"/>
          <w:cantSplit/>
          <w:jc w:val="center"/>
        </w:trPr>
        <w:tc>
          <w:tcPr>
            <w:tcW w:w="7100" w:type="dxa"/>
            <w:gridSpan w:val="3"/>
          </w:tcPr>
          <w:p w14:paraId="65694CE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GUID=3db6b2e9-d1fe-4e3f-b499-a80fc5b15e68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certified true copy of the above documents be admissible in evidence at the trial without production of the original documents).</w:t>
            </w:r>
          </w:p>
          <w:p w14:paraId="13B95C6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GUID=f4eaceb7-ddd0-46e7-bc56-f4b4c35b4e04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19.  The following affidavits (in the form of the draft affidavit (served herewith)) (to be served within                days) be admissible in evidence at the trial:</w:t>
            </w:r>
          </w:p>
          <w:p w14:paraId="491A53E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GUID=f5065664-1385-4efc-9f19-b2295730b79a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20.  Evidence of the following fact(s), namely,                 be received at the trial by statement on oath of information and belief (by the production of the following documents or entries in books or copy documents or copy entries in books, namely,                                    ).</w:t>
            </w:r>
          </w:p>
          <w:p w14:paraId="12127E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GUID=3c5c2cca-5153-44e6-a139-bda8f7ef044a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21.  It be recorded that the parties ((plaintiff) (defendant) refuses to) admit for the purposes of this action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truth of the statements in the document served (herewith)).</w:t>
            </w:r>
          </w:p>
          <w:p w14:paraId="6A9147B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GUID=ecdb881a-9bd3-4605-b1d9-b017f2d2f913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22.  The affidavits of the evidence-in-chief of all witnesses shall be limited to one affidavit for each witness to be exchanged within              weeks hereof. </w:t>
            </w:r>
          </w:p>
          <w:p w14:paraId="62795E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GUID=a4d8c890-37c7-478a-ba2c-40d6521d23e5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23.  Objections to the contents of the affidavit evidence shall be taken within                    weeks after the exchange of the affidavit evidence.</w:t>
            </w:r>
          </w:p>
          <w:p w14:paraId="652B03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GUID=5f95cd05-e8d0-4cb7-a86a-164c56a0fa9b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24.  The evidence-in-chief or the substance thereof of all expert witnesses shall be in the form of affidavit and shall be exchanged/disclosed within                    weeks hereof.</w:t>
            </w:r>
          </w:p>
          <w:p w14:paraId="3E28BBA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GUID=a7529b07-7976-4163-8f7e-8c1ae413f238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25.  The following witnesses on behalf of the plaintiff (or defendant) may be examined before the Registrar (or a special examiner to be agreed upon by the parties or appointed by the Registrar) upon           days’ notice and need not attend at the trial:</w:t>
            </w:r>
          </w:p>
          <w:p w14:paraId="3BB353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GUID=7dc04397-4014-481a-87fb-20b868a8109e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26.  There shall be a discussion between the experts for the purpose of requiring the experts to identify the issues in the proceedings and where possible reach agreement on any issue not later than             days before the exchange of the affidavits of evidence-in-chief. The issues which the experts are to discuss shall be limited to the following:</w:t>
            </w:r>
          </w:p>
        </w:tc>
      </w:tr>
      <w:tr w:rsidR="006F2CA2" w:rsidRPr="006F2CA2" w14:paraId="1648A5EF" w14:textId="77777777" w:rsidTr="006F2CA2">
        <w:trPr>
          <w:divId w:val="2116439976"/>
          <w:cantSplit/>
          <w:jc w:val="center"/>
        </w:trPr>
        <w:tc>
          <w:tcPr>
            <w:tcW w:w="7100" w:type="dxa"/>
            <w:gridSpan w:val="3"/>
          </w:tcPr>
          <w:p w14:paraId="535667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GUID=cdf0d9c4-02ff-456f-9823-f17c7d9e9951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27.  Within                 days of the discussion, the expert witnesses are to prepare and furnish to the parties a joint written statement indicating the agreed issues, the issues on which they disagree and a summary of the reasons for disagreement.</w:t>
            </w:r>
          </w:p>
          <w:p w14:paraId="34CF78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GUID=9261b766-411e-40aa-938a-2546a0b1f7a7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28.  That (name) of (organisation) be appointed as assessor(s) in this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GUID=ec26cd04-bd6b-42e8-a04b-acc38d90641e </w:instrText>
            </w:r>
            <w:r w:rsidRPr="006F2CA2">
              <w:rPr>
                <w:rFonts w:ascii="Times New Roman" w:hAnsi="Times New Roman" w:cs="Times New Roman"/>
                <w:sz w:val="22"/>
                <w:szCs w:val="20"/>
                <w:lang w:val="en-GB" w:eastAsia="en-US"/>
              </w:rPr>
              <w:fldChar w:fldCharType="end"/>
            </w:r>
          </w:p>
        </w:tc>
      </w:tr>
      <w:tr w:rsidR="006F2CA2" w:rsidRPr="006F2CA2" w14:paraId="2F1277DA" w14:textId="77777777" w:rsidTr="006F2CA2">
        <w:trPr>
          <w:divId w:val="2116439976"/>
          <w:cantSplit/>
          <w:jc w:val="center"/>
        </w:trPr>
        <w:tc>
          <w:tcPr>
            <w:tcW w:w="7100" w:type="dxa"/>
            <w:gridSpan w:val="3"/>
          </w:tcPr>
          <w:p w14:paraId="7C126CC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GUID=30a6d602-ee26-4a81-8da7-37375a1c9df7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29.  By consent, (the right of appeal be excluded) (any appeal be limited to the Court of Appeal) (any appeal be limited to questions of law only).</w:t>
            </w:r>
          </w:p>
          <w:p w14:paraId="69E32B6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GUID=b92845bf-d9f0-4638-b66a-365a7cf70435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30.  Trial:</w:t>
            </w:r>
          </w:p>
          <w:p w14:paraId="4B0457C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GUID=f2dfa7e7-14aa-4b40-b50c-f2048a956ddd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length:        days.</w:t>
            </w:r>
          </w:p>
          <w:p w14:paraId="00A8F6F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GUID=d04b3014-9d12-4673-a882-a19e8e3ab7b3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no. of witnesses:        </w:t>
            </w:r>
          </w:p>
          <w:p w14:paraId="6D1825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GUID=3a3f862a-58d5-47d1-94ab-ebec217476cf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be set down </w:t>
            </w:r>
            <w:proofErr w:type="gramStart"/>
            <w:r w:rsidRPr="006F2CA2">
              <w:rPr>
                <w:rFonts w:ascii="Times New Roman" w:hAnsi="Times New Roman" w:cs="Times New Roman"/>
                <w:sz w:val="22"/>
                <w:szCs w:val="20"/>
                <w:lang w:val="en-GB" w:eastAsia="en-US"/>
              </w:rPr>
              <w:t>within:</w:t>
            </w:r>
            <w:proofErr w:type="gramEnd"/>
            <w:r w:rsidRPr="006F2CA2">
              <w:rPr>
                <w:rFonts w:ascii="Times New Roman" w:hAnsi="Times New Roman" w:cs="Times New Roman"/>
                <w:sz w:val="22"/>
                <w:szCs w:val="20"/>
                <w:lang w:val="en-GB" w:eastAsia="en-US"/>
              </w:rPr>
              <w:t>         days.</w:t>
            </w:r>
          </w:p>
          <w:p w14:paraId="52634D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GUID=51bebc69-7779-454e-9b1e-40c9d701cbcb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 matters: (to be tried immediately after the action in Suit Number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46B286B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GUID=4f8eaa62-2e06-4952-8c6d-7a0eb9ea1c8b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31.  The witnesses whom the plaintiff intends if </w:t>
            </w:r>
            <w:proofErr w:type="gramStart"/>
            <w:r w:rsidRPr="006F2CA2">
              <w:rPr>
                <w:rFonts w:ascii="Times New Roman" w:hAnsi="Times New Roman" w:cs="Times New Roman"/>
                <w:sz w:val="22"/>
                <w:szCs w:val="20"/>
                <w:lang w:val="en-GB" w:eastAsia="en-US"/>
              </w:rPr>
              <w:t>necessary</w:t>
            </w:r>
            <w:proofErr w:type="gramEnd"/>
            <w:r w:rsidRPr="006F2CA2">
              <w:rPr>
                <w:rFonts w:ascii="Times New Roman" w:hAnsi="Times New Roman" w:cs="Times New Roman"/>
                <w:sz w:val="22"/>
                <w:szCs w:val="20"/>
                <w:lang w:val="en-GB" w:eastAsia="en-US"/>
              </w:rPr>
              <w:t xml:space="preserve"> to call shall be limited to the following:</w:t>
            </w:r>
          </w:p>
          <w:p w14:paraId="49E63A9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GUID=9bcdb553-d364-403f-882a-6181b4151d5c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2061E0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GUID=08ab4f3d-3fe3-4311-8fec-cc2ed827a2b3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p w14:paraId="65DD844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GUID=831f1765-94ab-43e0-bda4-bddce4b64e8a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32.  The witnesses whom the defendant intends if </w:t>
            </w:r>
            <w:proofErr w:type="gramStart"/>
            <w:r w:rsidRPr="006F2CA2">
              <w:rPr>
                <w:rFonts w:ascii="Times New Roman" w:hAnsi="Times New Roman" w:cs="Times New Roman"/>
                <w:sz w:val="22"/>
                <w:szCs w:val="20"/>
                <w:lang w:val="en-GB" w:eastAsia="en-US"/>
              </w:rPr>
              <w:t>necessary</w:t>
            </w:r>
            <w:proofErr w:type="gramEnd"/>
            <w:r w:rsidRPr="006F2CA2">
              <w:rPr>
                <w:rFonts w:ascii="Times New Roman" w:hAnsi="Times New Roman" w:cs="Times New Roman"/>
                <w:sz w:val="22"/>
                <w:szCs w:val="20"/>
                <w:lang w:val="en-GB" w:eastAsia="en-US"/>
              </w:rPr>
              <w:t xml:space="preserve"> to call shall be limited to the following:</w:t>
            </w:r>
          </w:p>
          <w:p w14:paraId="7E296A8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GUID=e6d8a1f5-579a-4f8b-b000-f3fc7fa7e7f7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15E937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GUID=bbfd7d7f-4874-41c5-9483-bcbf1f1993ad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tc>
      </w:tr>
      <w:tr w:rsidR="006F2CA2" w:rsidRPr="006F2CA2" w14:paraId="3DFDED97" w14:textId="77777777" w:rsidTr="006F2CA2">
        <w:trPr>
          <w:divId w:val="2116439976"/>
          <w:cantSplit/>
          <w:jc w:val="center"/>
        </w:trPr>
        <w:tc>
          <w:tcPr>
            <w:tcW w:w="7100" w:type="dxa"/>
            <w:gridSpan w:val="3"/>
          </w:tcPr>
          <w:p w14:paraId="728CC55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GUID=75eacd4a-d67a-4e7c-a559-b92703d8b8df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33.  The costs of this application be costs in the cause.</w:t>
            </w:r>
          </w:p>
          <w:p w14:paraId="1D7C01C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GUID=209bf7bb-e48b-4fa1-aadd-2618c34cd463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395C57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GUID=78c3d008-93f2-4317-872f-9df5a1a2be7f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68C220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GUID=07ce8a09-fc06-4051-8fe8-0440d6867ca8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02DA2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GUID=130ced39-3c64-4fee-88d4-249400443a12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vertAlign w:val="superscript"/>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p>
          <w:p w14:paraId="2D7737E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GUID=ba8af99b-b1c3-4102-91cc-d5ba92efc960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 are to indicate only those prayers for which directions are necessary.</w:t>
            </w:r>
          </w:p>
          <w:p w14:paraId="51A83B7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GUID=fcf36dba-3388-4562-a5e0-95bb3cd9f5f5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For paragraphs 31 and 32, all witnesses must be named here or in the order of Court to be extracted on this summons for directions. Witnesses not so named shall not be allowed to testify at the trial without leave of court.</w:t>
            </w:r>
          </w:p>
        </w:tc>
      </w:tr>
    </w:tbl>
    <w:p w14:paraId="51909DE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420"/>
        <w:gridCol w:w="1320"/>
        <w:gridCol w:w="2300"/>
        <w:gridCol w:w="2080"/>
      </w:tblGrid>
      <w:tr w:rsidR="006F2CA2" w:rsidRPr="006F2CA2" w14:paraId="5E992EC3" w14:textId="77777777" w:rsidTr="006F2CA2">
        <w:trPr>
          <w:divId w:val="2116439976"/>
          <w:cantSplit/>
          <w:jc w:val="center"/>
        </w:trPr>
        <w:tc>
          <w:tcPr>
            <w:tcW w:w="7120" w:type="dxa"/>
            <w:gridSpan w:val="4"/>
          </w:tcPr>
          <w:p w14:paraId="3405D3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GUID=62eaecb6-86cd-4157-8013-ffc5dbc04817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104</w:t>
            </w:r>
          </w:p>
        </w:tc>
      </w:tr>
      <w:tr w:rsidR="006F2CA2" w:rsidRPr="006F2CA2" w14:paraId="63B4168C" w14:textId="77777777" w:rsidTr="006F2CA2">
        <w:trPr>
          <w:divId w:val="2116439976"/>
          <w:cantSplit/>
          <w:jc w:val="center"/>
        </w:trPr>
        <w:tc>
          <w:tcPr>
            <w:tcW w:w="1420" w:type="dxa"/>
          </w:tcPr>
          <w:p w14:paraId="35A3C9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GUID=9ac39760-d5f9-4844-b31b-e0ebe2bf6cc5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R.482</w:t>
            </w:r>
          </w:p>
          <w:p w14:paraId="677BEB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620" w:type="dxa"/>
            <w:gridSpan w:val="2"/>
          </w:tcPr>
          <w:p w14:paraId="17FAF4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GUID=2876ebcb-b60e-4d3e-8c8b-0ce06d74c17d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w:t>
            </w:r>
            <w:r w:rsidRPr="006F2CA2">
              <w:rPr>
                <w:rFonts w:ascii="Times New Roman" w:hAnsi="Times New Roman" w:cs="Times New Roman"/>
                <w:sz w:val="22"/>
                <w:szCs w:val="20"/>
                <w:lang w:val="en-GB" w:eastAsia="en-US"/>
              </w:rPr>
              <w:br/>
              <w:t>EXCHANGE OF AFFIDAVITS OF</w:t>
            </w:r>
            <w:r w:rsidRPr="006F2CA2">
              <w:rPr>
                <w:rFonts w:ascii="Times New Roman" w:hAnsi="Times New Roman" w:cs="Times New Roman"/>
                <w:sz w:val="22"/>
                <w:szCs w:val="20"/>
                <w:lang w:val="en-GB" w:eastAsia="en-US"/>
              </w:rPr>
              <w:br/>
              <w:t>EVIDENCE-IN-CHIEF</w:t>
            </w:r>
          </w:p>
        </w:tc>
        <w:tc>
          <w:tcPr>
            <w:tcW w:w="2080" w:type="dxa"/>
          </w:tcPr>
          <w:p w14:paraId="117229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GUID=4b9ce2ea-ab5a-4cdc-90fc-4b2c8a33d98e </w:instrText>
            </w:r>
            <w:r w:rsidRPr="006F2CA2">
              <w:rPr>
                <w:rFonts w:ascii="Times New Roman" w:hAnsi="Times New Roman" w:cs="Times New Roman"/>
                <w:sz w:val="22"/>
                <w:szCs w:val="20"/>
                <w:lang w:val="en-GB" w:eastAsia="en-US"/>
              </w:rPr>
              <w:fldChar w:fldCharType="end"/>
            </w:r>
          </w:p>
        </w:tc>
      </w:tr>
      <w:tr w:rsidR="005A22FC" w14:paraId="6E947539" w14:textId="77777777" w:rsidTr="006F2CA2">
        <w:trPr>
          <w:divId w:val="2116439976"/>
          <w:cantSplit/>
          <w:jc w:val="center"/>
        </w:trPr>
        <w:tc>
          <w:tcPr>
            <w:tcW w:w="7120" w:type="dxa"/>
            <w:gridSpan w:val="4"/>
          </w:tcPr>
          <w:p w14:paraId="0ED1EB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GUID=afce57ab-588c-46cc-8a7f-220baa0d09af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652C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GUID=029320b8-3c98-4da0-b68e-35baa4d062c9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0191DA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GUID=f4444f66-72bc-42e0-a11c-344936dca405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We, the undersigned, being all the parties to the captioned action, or their representatives or solicitors, hereby certify that </w:t>
            </w:r>
            <w:r w:rsidRPr="006F2CA2">
              <w:rPr>
                <w:rFonts w:ascii="Times New Roman" w:hAnsi="Times New Roman" w:cs="Times New Roman"/>
                <w:b/>
                <w:sz w:val="22"/>
                <w:szCs w:val="20"/>
                <w:lang w:val="en-GB" w:eastAsia="en-US"/>
              </w:rPr>
              <w:t>all</w:t>
            </w:r>
            <w:r w:rsidRPr="006F2CA2">
              <w:rPr>
                <w:rFonts w:ascii="Times New Roman" w:hAnsi="Times New Roman" w:cs="Times New Roman"/>
                <w:sz w:val="22"/>
                <w:szCs w:val="20"/>
                <w:lang w:val="en-GB" w:eastAsia="en-US"/>
              </w:rPr>
              <w:t xml:space="preserve"> affidavits of evidence-in-chief ordered or required to be exchanged under Division 20 were exchanged on                                                     (date). The affidavits that have been exchanged are the following:</w:t>
            </w:r>
          </w:p>
        </w:tc>
      </w:tr>
      <w:tr w:rsidR="005A22FC" w14:paraId="48851325" w14:textId="77777777" w:rsidTr="006F2CA2">
        <w:trPr>
          <w:divId w:val="2116439976"/>
          <w:cantSplit/>
          <w:trHeight w:val="100"/>
          <w:jc w:val="center"/>
        </w:trPr>
        <w:tc>
          <w:tcPr>
            <w:tcW w:w="2740" w:type="dxa"/>
            <w:gridSpan w:val="2"/>
            <w:vAlign w:val="center"/>
          </w:tcPr>
          <w:p w14:paraId="506203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GUID=c634aab2-5128-4621-a3da-d5d17a704f51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deponent</w:t>
            </w:r>
          </w:p>
        </w:tc>
        <w:tc>
          <w:tcPr>
            <w:tcW w:w="2300" w:type="dxa"/>
          </w:tcPr>
          <w:p w14:paraId="5B394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GUID=ef24b01c-d4e1-4149-b37e-9f7d701d4b6a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deponent is a witness</w:t>
            </w:r>
          </w:p>
        </w:tc>
        <w:tc>
          <w:tcPr>
            <w:tcW w:w="2080" w:type="dxa"/>
          </w:tcPr>
          <w:p w14:paraId="3FC01F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GUID=c0fe329d-de78-436e-9277-3b3bc847e622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affidavit was </w:t>
            </w:r>
            <w:r w:rsidRPr="006F2CA2">
              <w:rPr>
                <w:rFonts w:ascii="Times New Roman" w:hAnsi="Times New Roman" w:cs="Times New Roman"/>
                <w:sz w:val="22"/>
                <w:szCs w:val="20"/>
                <w:lang w:val="en-GB" w:eastAsia="en-US"/>
              </w:rPr>
              <w:br/>
              <w:t>sworn or affirmed</w:t>
            </w:r>
          </w:p>
        </w:tc>
      </w:tr>
      <w:tr w:rsidR="005A22FC" w14:paraId="499FDAFA" w14:textId="77777777" w:rsidTr="006F2CA2">
        <w:trPr>
          <w:divId w:val="2116439976"/>
          <w:cantSplit/>
          <w:trHeight w:val="100"/>
          <w:jc w:val="center"/>
        </w:trPr>
        <w:tc>
          <w:tcPr>
            <w:tcW w:w="2740" w:type="dxa"/>
            <w:gridSpan w:val="2"/>
          </w:tcPr>
          <w:p w14:paraId="343C3B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GUID=d4e561ae-8bf5-4a2c-805e-17384de839b5 </w:instrText>
            </w:r>
            <w:r w:rsidRPr="006F2CA2">
              <w:rPr>
                <w:rFonts w:ascii="Times New Roman" w:hAnsi="Times New Roman" w:cs="Times New Roman"/>
                <w:sz w:val="22"/>
                <w:szCs w:val="20"/>
                <w:lang w:val="en-GB" w:eastAsia="en-US"/>
              </w:rPr>
              <w:fldChar w:fldCharType="end"/>
            </w:r>
          </w:p>
        </w:tc>
        <w:tc>
          <w:tcPr>
            <w:tcW w:w="2300" w:type="dxa"/>
          </w:tcPr>
          <w:p w14:paraId="05BAB53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GUID=dbc74c69-388b-42fc-91a6-9fedeafeab47 </w:instrText>
            </w:r>
            <w:r w:rsidRPr="006F2CA2">
              <w:rPr>
                <w:rFonts w:ascii="Times New Roman" w:hAnsi="Times New Roman" w:cs="Times New Roman"/>
                <w:sz w:val="22"/>
                <w:szCs w:val="20"/>
                <w:lang w:val="en-GB" w:eastAsia="en-US"/>
              </w:rPr>
              <w:fldChar w:fldCharType="end"/>
            </w:r>
          </w:p>
        </w:tc>
        <w:tc>
          <w:tcPr>
            <w:tcW w:w="2080" w:type="dxa"/>
          </w:tcPr>
          <w:p w14:paraId="66C5B4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GUID=d35ba83e-5da6-45ba-9cf5-fd18c7dcf35e </w:instrText>
            </w:r>
            <w:r w:rsidRPr="006F2CA2">
              <w:rPr>
                <w:rFonts w:ascii="Times New Roman" w:hAnsi="Times New Roman" w:cs="Times New Roman"/>
                <w:sz w:val="22"/>
                <w:szCs w:val="20"/>
                <w:lang w:val="en-GB" w:eastAsia="en-US"/>
              </w:rPr>
              <w:fldChar w:fldCharType="end"/>
            </w:r>
          </w:p>
        </w:tc>
      </w:tr>
      <w:tr w:rsidR="005A22FC" w14:paraId="5B8651EB" w14:textId="77777777" w:rsidTr="006F2CA2">
        <w:trPr>
          <w:divId w:val="2116439976"/>
          <w:cantSplit/>
          <w:trHeight w:val="100"/>
          <w:jc w:val="center"/>
        </w:trPr>
        <w:tc>
          <w:tcPr>
            <w:tcW w:w="2740" w:type="dxa"/>
            <w:gridSpan w:val="2"/>
          </w:tcPr>
          <w:p w14:paraId="14A094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GUID=b7fb5c4e-8f4c-4eda-bbb2-267acdaf32f1 </w:instrText>
            </w:r>
            <w:r w:rsidRPr="006F2CA2">
              <w:rPr>
                <w:rFonts w:ascii="Times New Roman" w:hAnsi="Times New Roman" w:cs="Times New Roman"/>
                <w:sz w:val="22"/>
                <w:szCs w:val="20"/>
                <w:lang w:val="en-GB" w:eastAsia="en-US"/>
              </w:rPr>
              <w:fldChar w:fldCharType="end"/>
            </w:r>
          </w:p>
        </w:tc>
        <w:tc>
          <w:tcPr>
            <w:tcW w:w="2300" w:type="dxa"/>
          </w:tcPr>
          <w:p w14:paraId="6F761F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GUID=c9d7c124-a72e-4e0d-ae63-f955e3edf43e </w:instrText>
            </w:r>
            <w:r w:rsidRPr="006F2CA2">
              <w:rPr>
                <w:rFonts w:ascii="Times New Roman" w:hAnsi="Times New Roman" w:cs="Times New Roman"/>
                <w:sz w:val="22"/>
                <w:szCs w:val="20"/>
                <w:lang w:val="en-GB" w:eastAsia="en-US"/>
              </w:rPr>
              <w:fldChar w:fldCharType="end"/>
            </w:r>
          </w:p>
        </w:tc>
        <w:tc>
          <w:tcPr>
            <w:tcW w:w="2080" w:type="dxa"/>
          </w:tcPr>
          <w:p w14:paraId="21B298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GUID=e07a94b9-bff8-4ae8-8af5-d82309c7d042 </w:instrText>
            </w:r>
            <w:r w:rsidRPr="006F2CA2">
              <w:rPr>
                <w:rFonts w:ascii="Times New Roman" w:hAnsi="Times New Roman" w:cs="Times New Roman"/>
                <w:sz w:val="22"/>
                <w:szCs w:val="20"/>
                <w:lang w:val="en-GB" w:eastAsia="en-US"/>
              </w:rPr>
              <w:fldChar w:fldCharType="end"/>
            </w:r>
          </w:p>
        </w:tc>
      </w:tr>
      <w:tr w:rsidR="005A22FC" w14:paraId="2FF0857A" w14:textId="77777777" w:rsidTr="006F2CA2">
        <w:trPr>
          <w:divId w:val="2116439976"/>
          <w:cantSplit/>
          <w:trHeight w:val="100"/>
          <w:jc w:val="center"/>
        </w:trPr>
        <w:tc>
          <w:tcPr>
            <w:tcW w:w="2740" w:type="dxa"/>
            <w:gridSpan w:val="2"/>
          </w:tcPr>
          <w:p w14:paraId="4B0179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GUID=526913b1-8c75-410f-91b7-15ad8437f2c3 </w:instrText>
            </w:r>
            <w:r w:rsidRPr="006F2CA2">
              <w:rPr>
                <w:rFonts w:ascii="Times New Roman" w:hAnsi="Times New Roman" w:cs="Times New Roman"/>
                <w:sz w:val="22"/>
                <w:szCs w:val="20"/>
                <w:lang w:val="en-GB" w:eastAsia="en-US"/>
              </w:rPr>
              <w:fldChar w:fldCharType="end"/>
            </w:r>
          </w:p>
        </w:tc>
        <w:tc>
          <w:tcPr>
            <w:tcW w:w="2300" w:type="dxa"/>
          </w:tcPr>
          <w:p w14:paraId="1298D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GUID=1f56dd18-752c-4bce-aecc-dc7c12640f25 </w:instrText>
            </w:r>
            <w:r w:rsidRPr="006F2CA2">
              <w:rPr>
                <w:rFonts w:ascii="Times New Roman" w:hAnsi="Times New Roman" w:cs="Times New Roman"/>
                <w:sz w:val="22"/>
                <w:szCs w:val="20"/>
                <w:lang w:val="en-GB" w:eastAsia="en-US"/>
              </w:rPr>
              <w:fldChar w:fldCharType="end"/>
            </w:r>
          </w:p>
        </w:tc>
        <w:tc>
          <w:tcPr>
            <w:tcW w:w="2080" w:type="dxa"/>
          </w:tcPr>
          <w:p w14:paraId="0C97A0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GUID=c06a8f07-415c-4732-8257-e5f36abadaeb </w:instrText>
            </w:r>
            <w:r w:rsidRPr="006F2CA2">
              <w:rPr>
                <w:rFonts w:ascii="Times New Roman" w:hAnsi="Times New Roman" w:cs="Times New Roman"/>
                <w:sz w:val="22"/>
                <w:szCs w:val="20"/>
                <w:lang w:val="en-GB" w:eastAsia="en-US"/>
              </w:rPr>
              <w:fldChar w:fldCharType="end"/>
            </w:r>
          </w:p>
        </w:tc>
      </w:tr>
      <w:tr w:rsidR="006F2CA2" w:rsidRPr="006F2CA2" w14:paraId="290749D6" w14:textId="77777777" w:rsidTr="006F2CA2">
        <w:trPr>
          <w:divId w:val="2116439976"/>
          <w:cantSplit/>
          <w:jc w:val="center"/>
        </w:trPr>
        <w:tc>
          <w:tcPr>
            <w:tcW w:w="7120" w:type="dxa"/>
            <w:gridSpan w:val="4"/>
          </w:tcPr>
          <w:p w14:paraId="393D63C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GUID=0e1f0151-064d-4561-9b04-15288d14628e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2A78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GUID=7917397e-dc55-4290-945d-35083028484f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plaintiff(s).</w:t>
            </w:r>
          </w:p>
          <w:p w14:paraId="0F4D71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GUID=8008fead-3df3-4344-bfaf-e1fbb599e4a4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defendant(s).</w:t>
            </w:r>
          </w:p>
        </w:tc>
      </w:tr>
    </w:tbl>
    <w:p w14:paraId="17A8728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43E92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388"/>
        <w:gridCol w:w="4264"/>
        <w:gridCol w:w="1556"/>
      </w:tblGrid>
      <w:tr w:rsidR="006F2CA2" w:rsidRPr="006F2CA2" w14:paraId="00FAFBC9" w14:textId="77777777" w:rsidTr="00EC10EE">
        <w:trPr>
          <w:divId w:val="2116439976"/>
          <w:cantSplit/>
          <w:jc w:val="center"/>
        </w:trPr>
        <w:tc>
          <w:tcPr>
            <w:tcW w:w="7101" w:type="dxa"/>
            <w:gridSpan w:val="3"/>
          </w:tcPr>
          <w:p w14:paraId="5F84B4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GUID=41f70d82-cc2a-4d23-bbb3-a55d5de27fec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105</w:t>
            </w:r>
          </w:p>
        </w:tc>
      </w:tr>
      <w:tr w:rsidR="006F2CA2" w:rsidRPr="006F2CA2" w14:paraId="0E4EC0D8" w14:textId="77777777" w:rsidTr="00EC10EE">
        <w:trPr>
          <w:divId w:val="2116439976"/>
          <w:cantSplit/>
          <w:jc w:val="center"/>
        </w:trPr>
        <w:tc>
          <w:tcPr>
            <w:tcW w:w="1367" w:type="dxa"/>
          </w:tcPr>
          <w:p w14:paraId="379A0AF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GUID=de9becab-fd9d-430d-b637-05f93d06efde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R.488(4), (6)</w:t>
            </w:r>
          </w:p>
        </w:tc>
        <w:tc>
          <w:tcPr>
            <w:tcW w:w="4201" w:type="dxa"/>
          </w:tcPr>
          <w:p w14:paraId="2BA2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GUID=0f14cf54-361c-4147-9a18-2d82a55b4112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tc>
        <w:tc>
          <w:tcPr>
            <w:tcW w:w="1533" w:type="dxa"/>
          </w:tcPr>
          <w:p w14:paraId="1043A6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GUID=fca8c50c-875f-4771-87fa-cee0c7da73a8 </w:instrText>
            </w:r>
            <w:r w:rsidRPr="006F2CA2">
              <w:rPr>
                <w:rFonts w:ascii="Times New Roman" w:hAnsi="Times New Roman" w:cs="Times New Roman"/>
                <w:sz w:val="22"/>
                <w:szCs w:val="20"/>
                <w:lang w:val="en-GB" w:eastAsia="en-US"/>
              </w:rPr>
              <w:fldChar w:fldCharType="end"/>
            </w:r>
          </w:p>
        </w:tc>
      </w:tr>
      <w:tr w:rsidR="006F2CA2" w:rsidRPr="006F2CA2" w14:paraId="55E23797" w14:textId="77777777" w:rsidTr="00EC10EE">
        <w:trPr>
          <w:divId w:val="2116439976"/>
          <w:cantSplit/>
          <w:jc w:val="center"/>
        </w:trPr>
        <w:tc>
          <w:tcPr>
            <w:tcW w:w="7101" w:type="dxa"/>
            <w:gridSpan w:val="3"/>
          </w:tcPr>
          <w:p w14:paraId="7E48E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GUID=34c916cc-f341-47d5-a198-94b8ba9915df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E4B78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GUID=84f9d525-3b36-4a85-a032-c448df442eba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p w14:paraId="4066A8A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GUID=6cabed7c-9a85-4fe2-89ba-f490bcc1b556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On behalf of the abovenamed (plaintiff) or (defendant A.B.) for the examination of the abovenamed (defendants A.B. and C.D.) (defendants the X. Co. Ltd.) or (plaintiff) pursuant to the order herein dated the      day of                         20   </w:t>
            </w:r>
            <w:proofErr w:type="gramStart"/>
            <w:r w:rsidRPr="006F2CA2">
              <w:rPr>
                <w:rFonts w:ascii="Times New Roman" w:hAnsi="Times New Roman" w:cs="Times New Roman"/>
                <w:sz w:val="22"/>
                <w:szCs w:val="20"/>
                <w:lang w:val="en-GB" w:eastAsia="en-US"/>
              </w:rPr>
              <w:t>  .</w:t>
            </w:r>
            <w:proofErr w:type="gramEnd"/>
          </w:p>
          <w:p w14:paraId="3D6076B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GUID=9c02bd24-7896-4f30-9b54-cb098f25797e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the interrogatories in the form of concise questions, each interrogatory to be set out in a separate paragraph and numbered consecutively).</w:t>
            </w:r>
          </w:p>
          <w:p w14:paraId="38B6395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GUID=3134f09e-e857-4340-8e46-199fbf952ef5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Did you?</w:t>
            </w:r>
          </w:p>
          <w:p w14:paraId="41C2C507"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GUID=457d185a-d552-41bc-a567-23c62700ec56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Did you not?</w:t>
            </w:r>
          </w:p>
          <w:p w14:paraId="680D722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GUID=0ad322fb-5e16-4ee5-bf9d-c40b887ff5cc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3.  (</w:t>
            </w:r>
            <w:proofErr w:type="gramEnd"/>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Were you?</w:t>
            </w:r>
          </w:p>
          <w:p w14:paraId="66E0855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GUID=fb8918ef-7dee-41b9-8dae-55adac7bcd9f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If nay, were you not?</w:t>
            </w:r>
          </w:p>
          <w:p w14:paraId="4E67AE7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GUID=07798e96-2da3-41b1-9fac-245885a8f48e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A.B. is required to answer all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A9D32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GUID=3a5ec8e7-c0b9-463f-9525-baa3b8da89bf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C.D. is required to answer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BA04F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GUID=025d82c0-ebd8-4142-ae69-50982a5b6b2b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(E.F., a director (or as may be) of the defendants, the X. Co., Ltd., is required to answer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25275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GUID=0f30f4cb-436e-4f34-96c0-2db19dbe564b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by                of               solicitor for the (plaintiff) (defendant).</w:t>
            </w:r>
          </w:p>
          <w:p w14:paraId="3C63A5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GUID=8a51f1f7-90dd-4174-9899-2304ccc40558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(defendants A.B. and C.D.) (plaintiff) and (their) (his) solicitor.</w:t>
            </w:r>
          </w:p>
        </w:tc>
      </w:tr>
    </w:tbl>
    <w:p w14:paraId="627B6D4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598"/>
        <w:gridCol w:w="4726"/>
        <w:gridCol w:w="992"/>
      </w:tblGrid>
      <w:tr w:rsidR="006F2CA2" w:rsidRPr="006F2CA2" w14:paraId="2BD71DAE" w14:textId="77777777" w:rsidTr="000179EA">
        <w:trPr>
          <w:divId w:val="2116439976"/>
          <w:cantSplit/>
          <w:jc w:val="center"/>
        </w:trPr>
        <w:tc>
          <w:tcPr>
            <w:tcW w:w="7316" w:type="dxa"/>
            <w:gridSpan w:val="3"/>
          </w:tcPr>
          <w:tbl>
            <w:tblPr>
              <w:tblW w:w="7100" w:type="dxa"/>
              <w:jc w:val="center"/>
              <w:tblLook w:val="04A0" w:firstRow="1" w:lastRow="0" w:firstColumn="1" w:lastColumn="0" w:noHBand="0" w:noVBand="1"/>
            </w:tblPr>
            <w:tblGrid>
              <w:gridCol w:w="1300"/>
              <w:gridCol w:w="4540"/>
              <w:gridCol w:w="1260"/>
            </w:tblGrid>
            <w:tr w:rsidR="00EC10EE" w14:paraId="59A80BE0" w14:textId="77777777" w:rsidTr="00EF280F">
              <w:trPr>
                <w:cantSplit/>
                <w:jc w:val="center"/>
              </w:trPr>
              <w:tc>
                <w:tcPr>
                  <w:tcW w:w="7100" w:type="dxa"/>
                  <w:gridSpan w:val="3"/>
                </w:tcPr>
                <w:p w14:paraId="341D0DD2" w14:textId="77777777" w:rsidR="00EC10EE" w:rsidRDefault="00EC10EE" w:rsidP="00EF280F">
                  <w:pPr>
                    <w:pStyle w:val="TableItemCentered"/>
                  </w:pPr>
                  <w:r>
                    <w:fldChar w:fldCharType="begin"/>
                  </w:r>
                  <w:r>
                    <w:instrText xml:space="preserve"> GUID=361e70ae-cdc3-483d-9cf9-b6163793f6d4 </w:instrText>
                  </w:r>
                  <w:r>
                    <w:fldChar w:fldCharType="end"/>
                  </w:r>
                  <w:r w:rsidR="004C64D0">
                    <w:t>FORM</w:t>
                  </w:r>
                  <w:r>
                    <w:t xml:space="preserve"> 106</w:t>
                  </w:r>
                </w:p>
              </w:tc>
            </w:tr>
            <w:tr w:rsidR="00EC10EE" w14:paraId="3DE81554" w14:textId="77777777" w:rsidTr="00EF280F">
              <w:trPr>
                <w:cantSplit/>
                <w:jc w:val="center"/>
              </w:trPr>
              <w:tc>
                <w:tcPr>
                  <w:tcW w:w="1300" w:type="dxa"/>
                </w:tcPr>
                <w:p w14:paraId="1EDC815F" w14:textId="77777777" w:rsidR="00EC10EE" w:rsidRPr="00B00386" w:rsidRDefault="00EC10EE" w:rsidP="00EF280F">
                  <w:pPr>
                    <w:pStyle w:val="TableItemNoIndent"/>
                    <w:rPr>
                      <w:sz w:val="18"/>
                      <w:szCs w:val="18"/>
                    </w:rPr>
                  </w:pPr>
                  <w:r w:rsidRPr="00B00386">
                    <w:rPr>
                      <w:sz w:val="18"/>
                      <w:szCs w:val="18"/>
                    </w:rPr>
                    <w:fldChar w:fldCharType="begin"/>
                  </w:r>
                  <w:r w:rsidRPr="00B00386">
                    <w:rPr>
                      <w:sz w:val="18"/>
                      <w:szCs w:val="18"/>
                    </w:rPr>
                    <w:instrText xml:space="preserve"> GUID=44349d26-f2b5-41d3-b81e-252401729704 </w:instrText>
                  </w:r>
                  <w:r w:rsidRPr="00B00386">
                    <w:rPr>
                      <w:sz w:val="18"/>
                      <w:szCs w:val="18"/>
                    </w:rPr>
                    <w:fldChar w:fldCharType="end"/>
                  </w:r>
                  <w:r w:rsidRPr="00B00386">
                    <w:rPr>
                      <w:sz w:val="18"/>
                      <w:szCs w:val="18"/>
                    </w:rPr>
                    <w:t>R.488(5)</w:t>
                  </w:r>
                  <w:r>
                    <w:rPr>
                      <w:sz w:val="18"/>
                      <w:szCs w:val="18"/>
                    </w:rPr>
                    <w:t>, (7)</w:t>
                  </w:r>
                </w:p>
              </w:tc>
              <w:tc>
                <w:tcPr>
                  <w:tcW w:w="4540" w:type="dxa"/>
                </w:tcPr>
                <w:p w14:paraId="0C5BC9B2" w14:textId="77777777" w:rsidR="00EC10EE" w:rsidRDefault="00EC10EE" w:rsidP="00EF280F">
                  <w:pPr>
                    <w:pStyle w:val="TableItemCentered"/>
                  </w:pPr>
                  <w:r>
                    <w:fldChar w:fldCharType="begin"/>
                  </w:r>
                  <w:r>
                    <w:instrText xml:space="preserve"> GUID=87c39572-3c4b-448a-bc0c-3e93cda8bae0 </w:instrText>
                  </w:r>
                  <w:r>
                    <w:fldChar w:fldCharType="end"/>
                  </w:r>
                  <w:r>
                    <w:t>ANSWER TO INTERROGATORIES</w:t>
                  </w:r>
                </w:p>
              </w:tc>
              <w:tc>
                <w:tcPr>
                  <w:tcW w:w="1260" w:type="dxa"/>
                </w:tcPr>
                <w:p w14:paraId="38555D46" w14:textId="77777777" w:rsidR="00EC10EE" w:rsidRDefault="00EC10EE" w:rsidP="00EF280F">
                  <w:pPr>
                    <w:pStyle w:val="TableItemCentered"/>
                  </w:pPr>
                  <w:r>
                    <w:fldChar w:fldCharType="begin"/>
                  </w:r>
                  <w:r>
                    <w:instrText xml:space="preserve"> GUID=33a87aaf-3e43-4dea-8767-7ef6d08135e1 </w:instrText>
                  </w:r>
                  <w:r>
                    <w:fldChar w:fldCharType="end"/>
                  </w:r>
                </w:p>
              </w:tc>
            </w:tr>
            <w:tr w:rsidR="00EC10EE" w14:paraId="382C231D" w14:textId="77777777" w:rsidTr="00EF280F">
              <w:trPr>
                <w:cantSplit/>
                <w:jc w:val="center"/>
              </w:trPr>
              <w:tc>
                <w:tcPr>
                  <w:tcW w:w="7100" w:type="dxa"/>
                  <w:gridSpan w:val="3"/>
                </w:tcPr>
                <w:p w14:paraId="0B871BA0" w14:textId="77777777" w:rsidR="00EC10EE" w:rsidRDefault="00EC10EE" w:rsidP="00EF280F">
                  <w:pPr>
                    <w:pStyle w:val="TableItemCentered"/>
                  </w:pPr>
                  <w:r>
                    <w:fldChar w:fldCharType="begin"/>
                  </w:r>
                  <w:r>
                    <w:instrText xml:space="preserve"> GUID=fd0b1d89-3f3d-44f6-b088-8c61d9183e7d </w:instrText>
                  </w:r>
                  <w:r>
                    <w:fldChar w:fldCharType="end"/>
                  </w:r>
                  <w:r>
                    <w:t>(Title as in action)</w:t>
                  </w:r>
                </w:p>
                <w:p w14:paraId="593B7003" w14:textId="77777777" w:rsidR="00EC10EE" w:rsidRDefault="00EC10EE" w:rsidP="00EF280F">
                  <w:pPr>
                    <w:pStyle w:val="TableItemCentered"/>
                  </w:pPr>
                  <w:r>
                    <w:fldChar w:fldCharType="begin"/>
                  </w:r>
                  <w:r>
                    <w:instrText xml:space="preserve"> GUID=581bdb22-4c70-4c42-bab7-83f0847a6027 </w:instrText>
                  </w:r>
                  <w:r>
                    <w:fldChar w:fldCharType="end"/>
                  </w:r>
                  <w:r>
                    <w:t>The Answer</w:t>
                  </w:r>
                </w:p>
                <w:p w14:paraId="58450758" w14:textId="77777777" w:rsidR="00EC10EE" w:rsidRDefault="00EC10EE" w:rsidP="00EF280F">
                  <w:pPr>
                    <w:pStyle w:val="TableItemNoIndent"/>
                    <w:jc w:val="both"/>
                  </w:pPr>
                  <w:r>
                    <w:fldChar w:fldCharType="begin"/>
                  </w:r>
                  <w:r>
                    <w:instrText xml:space="preserve"> GUID=46310ba8-3ca0-45d3-bd24-df6a9458435c </w:instrText>
                  </w:r>
                  <w:r>
                    <w:fldChar w:fldCharType="end"/>
                  </w:r>
                  <w:r>
                    <w:t>of the (defendants) or (abovenamed defendant A.B.) or (plaintiff) to the interrogatories for (their) or (his) examination by the abovenamed (plaintiff) or (defendants) pursuant to the order herein dated the        day of                        20    </w:t>
                  </w:r>
                  <w:proofErr w:type="gramStart"/>
                  <w:r>
                    <w:t>  .</w:t>
                  </w:r>
                  <w:proofErr w:type="gramEnd"/>
                </w:p>
                <w:p w14:paraId="6B379627" w14:textId="77777777" w:rsidR="00EC10EE" w:rsidRDefault="00EC10EE" w:rsidP="00EF280F">
                  <w:pPr>
                    <w:pStyle w:val="ScheduleSectionTextIndent"/>
                    <w:ind w:firstLine="600"/>
                  </w:pPr>
                  <w:r>
                    <w:fldChar w:fldCharType="begin"/>
                  </w:r>
                  <w:r>
                    <w:instrText xml:space="preserve"> GUID=dd5c1ea0-84f6-4b2c-98c7-bec527e35705 </w:instrText>
                  </w:r>
                  <w:r>
                    <w:fldChar w:fldCharType="end"/>
                  </w:r>
                  <w:r>
                    <w:t>In answer to the said interrogatories, (we, the said A.B. and C.D. severally) or (I, the abovenamed A.B. or plaintiff), do make oath (or affirm) and say as follows:</w:t>
                  </w:r>
                </w:p>
                <w:p w14:paraId="4E88588B" w14:textId="77777777" w:rsidR="00EC10EE" w:rsidRDefault="00EC10EE" w:rsidP="00EF280F">
                  <w:pPr>
                    <w:pStyle w:val="TableItemIndent2"/>
                    <w:ind w:left="940" w:firstLine="0"/>
                  </w:pPr>
                  <w:r>
                    <w:fldChar w:fldCharType="begin"/>
                  </w:r>
                  <w:r>
                    <w:instrText xml:space="preserve"> GUID=2652b737-71fd-4415-8867-8f823d203b41 </w:instrText>
                  </w:r>
                  <w:r>
                    <w:fldChar w:fldCharType="end"/>
                  </w:r>
                  <w:r>
                    <w:t>1.</w:t>
                  </w:r>
                  <w:r>
                    <w:tab/>
                    <w:t>To the 1st interrogatory, namely (state in full the interrogatory), that (stating the answer).</w:t>
                  </w:r>
                </w:p>
                <w:p w14:paraId="5FB9A86E" w14:textId="77777777" w:rsidR="00EC10EE" w:rsidRDefault="00EC10EE" w:rsidP="00EF280F">
                  <w:pPr>
                    <w:pStyle w:val="TableItemIndent2"/>
                    <w:ind w:left="940" w:firstLine="0"/>
                  </w:pPr>
                  <w:r>
                    <w:fldChar w:fldCharType="begin"/>
                  </w:r>
                  <w:r>
                    <w:instrText xml:space="preserve"> GUID=3a62d88f-bdd7-4647-b36b-14f89a43b267 </w:instrText>
                  </w:r>
                  <w:r>
                    <w:fldChar w:fldCharType="end"/>
                  </w:r>
                  <w:r>
                    <w:t>2.</w:t>
                  </w:r>
                  <w:r>
                    <w:tab/>
                    <w:t>To the 2nd interrogatory, namely (state in full the interrogatory), that (stating the answer).</w:t>
                  </w:r>
                </w:p>
                <w:p w14:paraId="707F7F4A" w14:textId="77777777" w:rsidR="00EC10EE" w:rsidRDefault="00EC10EE" w:rsidP="00EF280F">
                  <w:pPr>
                    <w:pStyle w:val="TableItemIndent2"/>
                    <w:ind w:left="940" w:firstLine="0"/>
                  </w:pPr>
                  <w:r>
                    <w:fldChar w:fldCharType="begin"/>
                  </w:r>
                  <w:r>
                    <w:instrText xml:space="preserve"> GUID=a84ee450-d09b-46c1-81f8-af5792ff8e73 </w:instrText>
                  </w:r>
                  <w:r>
                    <w:fldChar w:fldCharType="end"/>
                  </w:r>
                  <w:r>
                    <w:t>3.</w:t>
                  </w:r>
                  <w:r>
                    <w:tab/>
                    <w:t>To the 3rd interrogatory, namely (state in full the interrogatory), that I object to answer it on the ground that (stating the ground of objection).</w:t>
                  </w:r>
                </w:p>
                <w:p w14:paraId="66433955" w14:textId="77777777" w:rsidR="00EC10EE" w:rsidRDefault="00EC10EE" w:rsidP="00EF280F">
                  <w:pPr>
                    <w:pStyle w:val="ScheduleSectionTextIndent"/>
                    <w:ind w:firstLine="600"/>
                  </w:pPr>
                  <w:r>
                    <w:fldChar w:fldCharType="begin"/>
                  </w:r>
                  <w:r>
                    <w:instrText xml:space="preserve"> GUID=09093fa4-4547-4199-a6f5-41faa90fffe9 </w:instrText>
                  </w:r>
                  <w:r>
                    <w:fldChar w:fldCharType="end"/>
                  </w:r>
                  <w:r>
                    <w:t>Sworn (or affirmed) as in Form 132.</w:t>
                  </w:r>
                </w:p>
                <w:p w14:paraId="3BFB7108" w14:textId="77777777" w:rsidR="00EC10EE" w:rsidRDefault="00EC10EE" w:rsidP="00EF280F">
                  <w:pPr>
                    <w:pStyle w:val="ScheduleSectionTextIndent"/>
                    <w:ind w:firstLine="600"/>
                  </w:pPr>
                  <w:r>
                    <w:fldChar w:fldCharType="begin"/>
                  </w:r>
                  <w:r>
                    <w:instrText xml:space="preserve"> GUID=7447ea87-c462-49b6-9003-e715422177b3 </w:instrText>
                  </w:r>
                  <w:r>
                    <w:fldChar w:fldCharType="end"/>
                  </w:r>
                  <w:r>
                    <w:t>This affidavit is filed on behalf of the (defendants) (plaintiff).</w:t>
                  </w:r>
                </w:p>
              </w:tc>
            </w:tr>
          </w:tbl>
          <w:p w14:paraId="104BD5E5" w14:textId="77777777" w:rsidR="00EC10EE" w:rsidRDefault="00EC10EE" w:rsidP="006F2CA2">
            <w:pPr>
              <w:spacing w:before="60" w:after="60" w:line="240" w:lineRule="auto"/>
              <w:jc w:val="center"/>
              <w:rPr>
                <w:rFonts w:ascii="Times New Roman" w:hAnsi="Times New Roman" w:cs="Times New Roman"/>
                <w:sz w:val="22"/>
                <w:szCs w:val="20"/>
                <w:lang w:val="en-GB" w:eastAsia="en-US"/>
              </w:rPr>
            </w:pPr>
          </w:p>
          <w:p w14:paraId="48597B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GUID=9da68ac3-efbf-4e97-ba06-4b8f3778ee16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107</w:t>
            </w:r>
          </w:p>
        </w:tc>
      </w:tr>
      <w:tr w:rsidR="006F2CA2" w:rsidRPr="006F2CA2" w14:paraId="5F89BC2A" w14:textId="77777777" w:rsidTr="000179EA">
        <w:trPr>
          <w:divId w:val="2116439976"/>
          <w:cantSplit/>
          <w:jc w:val="center"/>
        </w:trPr>
        <w:tc>
          <w:tcPr>
            <w:tcW w:w="1598" w:type="dxa"/>
          </w:tcPr>
          <w:p w14:paraId="769A55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GUID=5888d4cd-7916-4756-9c84-f992ca221be3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R.488(7)</w:t>
            </w:r>
          </w:p>
        </w:tc>
        <w:tc>
          <w:tcPr>
            <w:tcW w:w="4726" w:type="dxa"/>
          </w:tcPr>
          <w:p w14:paraId="19D8BA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A698F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GUID=b40f2d79-d9e1-4c5f-a12b-c18f10ed8af9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INTERROGATORIES</w:t>
            </w:r>
          </w:p>
        </w:tc>
        <w:tc>
          <w:tcPr>
            <w:tcW w:w="992" w:type="dxa"/>
          </w:tcPr>
          <w:p w14:paraId="2EAA8A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GUID=4efa8296-1487-4f9e-b37d-456b91b0c97a </w:instrText>
            </w:r>
            <w:r w:rsidRPr="006F2CA2">
              <w:rPr>
                <w:rFonts w:ascii="Times New Roman" w:hAnsi="Times New Roman" w:cs="Times New Roman"/>
                <w:sz w:val="22"/>
                <w:szCs w:val="20"/>
                <w:lang w:val="en-GB" w:eastAsia="en-US"/>
              </w:rPr>
              <w:fldChar w:fldCharType="end"/>
            </w:r>
          </w:p>
        </w:tc>
      </w:tr>
      <w:tr w:rsidR="006F2CA2" w:rsidRPr="006F2CA2" w14:paraId="1BAE1952" w14:textId="77777777" w:rsidTr="000179EA">
        <w:trPr>
          <w:divId w:val="2116439976"/>
          <w:cantSplit/>
          <w:jc w:val="center"/>
        </w:trPr>
        <w:tc>
          <w:tcPr>
            <w:tcW w:w="7316" w:type="dxa"/>
            <w:gridSpan w:val="3"/>
          </w:tcPr>
          <w:p w14:paraId="42047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GUID=822fd8ce-b342-4bcd-8184-07c981708ccd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04574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GUID=6969141e-c6fd-4a2a-82a1-fbfb80abe981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438C00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GUID=31bc02b3-c55e-4a6b-bec1-74e3910ce2e0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be at liberty to serve on the                          interrogatories in writing as initialled by the Judge and that the said                                do answer the interrogatories within        days and that the costs of this application be                   .</w:t>
            </w:r>
          </w:p>
          <w:p w14:paraId="6CFCD7E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GUID=59865ce2-202e-4195-8f4e-59776b449506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AF31D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GUID=cd377211-029a-466e-afe7-598c10012471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0E2EF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40"/>
        <w:gridCol w:w="4460"/>
        <w:gridCol w:w="1260"/>
        <w:gridCol w:w="60"/>
      </w:tblGrid>
      <w:tr w:rsidR="006F2CA2" w:rsidRPr="006F2CA2" w14:paraId="7D718463" w14:textId="77777777" w:rsidTr="006F2CA2">
        <w:trPr>
          <w:gridAfter w:val="1"/>
          <w:divId w:val="2116439976"/>
          <w:wAfter w:w="60" w:type="dxa"/>
          <w:cantSplit/>
          <w:jc w:val="center"/>
        </w:trPr>
        <w:tc>
          <w:tcPr>
            <w:tcW w:w="7060" w:type="dxa"/>
            <w:gridSpan w:val="3"/>
          </w:tcPr>
          <w:p w14:paraId="182C7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GUID=4f47e039-22e9-4500-a182-439f87277b72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108</w:t>
            </w:r>
          </w:p>
        </w:tc>
      </w:tr>
      <w:tr w:rsidR="006F2CA2" w:rsidRPr="006F2CA2" w14:paraId="5891F9FA" w14:textId="77777777" w:rsidTr="006F2CA2">
        <w:trPr>
          <w:gridAfter w:val="1"/>
          <w:divId w:val="2116439976"/>
          <w:wAfter w:w="60" w:type="dxa"/>
          <w:cantSplit/>
          <w:jc w:val="center"/>
        </w:trPr>
        <w:tc>
          <w:tcPr>
            <w:tcW w:w="1340" w:type="dxa"/>
          </w:tcPr>
          <w:p w14:paraId="06F0C01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GUID=cb7fd350-0f61-4a36-a169-acb74c3e75b5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R.490</w:t>
            </w:r>
          </w:p>
        </w:tc>
        <w:tc>
          <w:tcPr>
            <w:tcW w:w="4460" w:type="dxa"/>
          </w:tcPr>
          <w:p w14:paraId="5D0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3FB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GUID=5fe1fe15-2de6-42e8-af84-4acb1201b61a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INTERROGATORIES</w:t>
            </w:r>
          </w:p>
        </w:tc>
        <w:tc>
          <w:tcPr>
            <w:tcW w:w="1260" w:type="dxa"/>
          </w:tcPr>
          <w:p w14:paraId="661542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GUID=6635474b-005b-42e6-9121-150c9c5cc64e </w:instrText>
            </w:r>
            <w:r w:rsidRPr="006F2CA2">
              <w:rPr>
                <w:rFonts w:ascii="Times New Roman" w:hAnsi="Times New Roman" w:cs="Times New Roman"/>
                <w:sz w:val="22"/>
                <w:szCs w:val="20"/>
                <w:lang w:val="en-GB" w:eastAsia="en-US"/>
              </w:rPr>
              <w:fldChar w:fldCharType="end"/>
            </w:r>
          </w:p>
        </w:tc>
      </w:tr>
      <w:tr w:rsidR="006F2CA2" w:rsidRPr="006F2CA2" w14:paraId="1FC95AD2" w14:textId="77777777" w:rsidTr="006F2CA2">
        <w:trPr>
          <w:gridAfter w:val="1"/>
          <w:divId w:val="2116439976"/>
          <w:wAfter w:w="60" w:type="dxa"/>
          <w:cantSplit/>
          <w:jc w:val="center"/>
        </w:trPr>
        <w:tc>
          <w:tcPr>
            <w:tcW w:w="7060" w:type="dxa"/>
            <w:gridSpan w:val="3"/>
          </w:tcPr>
          <w:p w14:paraId="732FC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GUID=3665c409-e054-4b3d-b443-e93ac74ac1d5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C232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GUID=cc382d42-6d31-40e2-84ce-3046787abcd6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B76CE2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GUID=d3236b90-b930-40b5-892d-c5a60607ff53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57CFB8C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GUID=59e56763-d052-48cd-b2ab-09ffe2af2e2f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plaintiff (or defendant) (or as may be) be at liberty to serve interrogatories in writing on the defendant (or plaintiff) (or as may be) (in the form of the document attached) and for the questions to be answered in writing by way of an affidavit within           days. </w:t>
            </w:r>
          </w:p>
          <w:p w14:paraId="56F0D23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GUID=98d31f7f-22fd-419d-8d30-fa8ce8d96b5d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FBD17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GUID=39052626-7399-4364-83e8-e2de881e2861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43267A4" w14:textId="77777777" w:rsid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GUID=9f6430f6-a9fc-4fb1-a3b2-4108f04e19f0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CBED39F" w14:textId="77777777" w:rsidR="00EC10EE" w:rsidRPr="006F2CA2" w:rsidRDefault="00EC10EE"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501800B6" w14:textId="77777777" w:rsidTr="006F2CA2">
        <w:trPr>
          <w:divId w:val="2116439976"/>
          <w:cantSplit/>
          <w:jc w:val="center"/>
        </w:trPr>
        <w:tc>
          <w:tcPr>
            <w:tcW w:w="7120" w:type="dxa"/>
            <w:gridSpan w:val="4"/>
          </w:tcPr>
          <w:p w14:paraId="0AADFE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GUID=49312d24-824e-48b3-a23c-a4e6d4486c35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109</w:t>
            </w:r>
          </w:p>
        </w:tc>
      </w:tr>
      <w:tr w:rsidR="006F2CA2" w:rsidRPr="006F2CA2" w14:paraId="754674BD" w14:textId="77777777" w:rsidTr="006F2CA2">
        <w:trPr>
          <w:divId w:val="2116439976"/>
          <w:cantSplit/>
          <w:jc w:val="center"/>
        </w:trPr>
        <w:tc>
          <w:tcPr>
            <w:tcW w:w="7120" w:type="dxa"/>
            <w:gridSpan w:val="4"/>
          </w:tcPr>
          <w:p w14:paraId="43E0337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R.501</w:t>
            </w:r>
          </w:p>
          <w:p w14:paraId="0B22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ADMIT FACTS</w:t>
            </w:r>
          </w:p>
          <w:p w14:paraId="38B41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GUID=336ba981-9223-43b2-8258-d253380021d2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EF5B81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GUID=7b0250b0-2624-4c85-9f32-b6005e132f17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requires the defendant (or plaintiff) to admit, for the purposes of this action only, the several facts respectively hereunder specified; and the defendant (or plaintiff) is hereby required, within 14 days from the service of this notice, to admit the said several facts, saving all just exceptions to the admissibility of such facts as evidence in this cause.</w:t>
            </w:r>
          </w:p>
          <w:p w14:paraId="63A4B4A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GUID=597b926e-183a-4f39-8af2-6655a463c90a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0B36A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GUID=2e817efc-3801-4c8e-8f33-1f9483b8b1e2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E0C3F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GUID=aedf20fc-8cf4-4350-acb4-c88010123d69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defendant (or </w:t>
            </w:r>
            <w:proofErr w:type="gramStart"/>
            <w:r w:rsidRPr="006F2CA2">
              <w:rPr>
                <w:rFonts w:ascii="Times New Roman" w:hAnsi="Times New Roman" w:cs="Times New Roman"/>
                <w:sz w:val="22"/>
                <w:szCs w:val="20"/>
                <w:lang w:val="en-GB" w:eastAsia="en-US"/>
              </w:rPr>
              <w:t>plaintiff)   </w:t>
            </w:r>
            <w:proofErr w:type="gramEnd"/>
            <w:r w:rsidRPr="006F2CA2">
              <w:rPr>
                <w:rFonts w:ascii="Times New Roman" w:hAnsi="Times New Roman" w:cs="Times New Roman"/>
                <w:sz w:val="22"/>
                <w:szCs w:val="20"/>
                <w:lang w:val="en-GB" w:eastAsia="en-US"/>
              </w:rPr>
              <w:t>       and his solicitor.</w:t>
            </w:r>
          </w:p>
          <w:p w14:paraId="76E17166"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GUID=0b891170-0cfe-4bf4-842b-b465b447d050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facts, the admission of which is required, are:</w:t>
            </w:r>
          </w:p>
          <w:p w14:paraId="41C84925"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GUID=c1d349b5-6a19-4ae7-951a-11717e974afb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admissions required, e.g.)</w:t>
            </w:r>
          </w:p>
          <w:p w14:paraId="3BAAEA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GUID=711c7dec-12cc-499f-903e-c06da2a0827c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26EA9D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GUID=a318a152-8537-4549-aaa0-069927d02656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p w14:paraId="11B5A7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GUID=7c60d10e-2449-4f92-aca5-c2a082f442f5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only lawful son.</w:t>
            </w:r>
          </w:p>
          <w:p w14:paraId="00E40F0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GUID=5c7f6941-9c76-4280-894e-2e38c777c415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48208B7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GUID=4a615b85-74dc-4ddf-8ec1-f1431213ff13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p w14:paraId="2393B9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p>
        </w:tc>
      </w:tr>
    </w:tbl>
    <w:p w14:paraId="2AF9698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000"/>
        <w:gridCol w:w="2460"/>
        <w:gridCol w:w="3660"/>
      </w:tblGrid>
      <w:tr w:rsidR="006F2CA2" w:rsidRPr="006F2CA2" w14:paraId="136448BB" w14:textId="77777777" w:rsidTr="006F2CA2">
        <w:trPr>
          <w:divId w:val="2116439976"/>
          <w:cantSplit/>
          <w:jc w:val="center"/>
        </w:trPr>
        <w:tc>
          <w:tcPr>
            <w:tcW w:w="7120" w:type="dxa"/>
            <w:gridSpan w:val="3"/>
          </w:tcPr>
          <w:p w14:paraId="3D5225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GUID=75fa7769-a350-4200-a4d4-6b7c4308ad38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110</w:t>
            </w:r>
          </w:p>
        </w:tc>
      </w:tr>
      <w:tr w:rsidR="006F2CA2" w:rsidRPr="006F2CA2" w14:paraId="1F8CDB51" w14:textId="77777777" w:rsidTr="006F2CA2">
        <w:trPr>
          <w:divId w:val="2116439976"/>
          <w:cantSplit/>
          <w:jc w:val="center"/>
        </w:trPr>
        <w:tc>
          <w:tcPr>
            <w:tcW w:w="1000" w:type="dxa"/>
          </w:tcPr>
          <w:p w14:paraId="0946DBB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GUID=743b5226-5600-4274-be64-5c2f406a0bd6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R.501</w:t>
            </w:r>
          </w:p>
        </w:tc>
        <w:tc>
          <w:tcPr>
            <w:tcW w:w="2460" w:type="dxa"/>
          </w:tcPr>
          <w:p w14:paraId="7E67D4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GUID=9812e42b-48b7-443b-9353-6acba1e5ff75 </w:instrText>
            </w:r>
            <w:r w:rsidRPr="006F2CA2">
              <w:rPr>
                <w:rFonts w:ascii="Times New Roman" w:hAnsi="Times New Roman" w:cs="Times New Roman"/>
                <w:sz w:val="22"/>
                <w:szCs w:val="20"/>
                <w:lang w:val="en-GB" w:eastAsia="en-US"/>
              </w:rPr>
              <w:fldChar w:fldCharType="end"/>
            </w:r>
          </w:p>
        </w:tc>
        <w:tc>
          <w:tcPr>
            <w:tcW w:w="3660" w:type="dxa"/>
          </w:tcPr>
          <w:p w14:paraId="70559D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GUID=64e13b22-4327-4f50-a4c5-8c0471c73d42 </w:instrText>
            </w:r>
            <w:r w:rsidRPr="006F2CA2">
              <w:rPr>
                <w:rFonts w:ascii="Times New Roman" w:hAnsi="Times New Roman" w:cs="Times New Roman"/>
                <w:sz w:val="22"/>
                <w:szCs w:val="20"/>
                <w:lang w:val="en-GB" w:eastAsia="en-US"/>
              </w:rPr>
              <w:fldChar w:fldCharType="end"/>
            </w:r>
          </w:p>
        </w:tc>
      </w:tr>
      <w:tr w:rsidR="005A22FC" w14:paraId="0E051123" w14:textId="77777777" w:rsidTr="006F2CA2">
        <w:trPr>
          <w:divId w:val="2116439976"/>
          <w:cantSplit/>
          <w:jc w:val="center"/>
        </w:trPr>
        <w:tc>
          <w:tcPr>
            <w:tcW w:w="7120" w:type="dxa"/>
            <w:gridSpan w:val="3"/>
          </w:tcPr>
          <w:p w14:paraId="79C684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ADMISSION OF FACTS PURSUANT TO NOTICE</w:t>
            </w:r>
          </w:p>
          <w:p w14:paraId="4FCF2C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GUID=a08f6af6-2268-46f9-82e7-30038713dee1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DB09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GUID=0e3ac225-091c-4977-a01e-399ee8093ae6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(or plaintiff) in this action, for the purposes of this action only, hereby admits the several facts respectively hereunder specified, subject to the qualifications or limitations, if any, hereunder specified, saving all just exceptions to the admissibility of such facts, or any of them, as evidence in this action:</w:t>
            </w:r>
          </w:p>
          <w:p w14:paraId="4315E3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GUID=81021f81-26eb-49e1-891b-5838a42739fc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Provided that this admission is made for the purposes of this action only, and is not an admission to be used against the defendant (or plaintiff) on any other occasion, or by anyone other than the plaintiff (or defendant, or party requiring the admission).</w:t>
            </w:r>
          </w:p>
          <w:p w14:paraId="39C301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GUID=ec855bdf-980d-4d9e-9416-304aa24def2c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90E0BE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GUID=283aee96-f98f-4908-beb5-3f071c3502fc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plaintiff (or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and</w:t>
            </w:r>
            <w:r w:rsidRPr="006F2CA2">
              <w:rPr>
                <w:rFonts w:ascii="Times New Roman" w:hAnsi="Times New Roman" w:cs="Times New Roman"/>
                <w:sz w:val="22"/>
                <w:szCs w:val="20"/>
                <w:lang w:val="en-GB" w:eastAsia="en-US"/>
              </w:rPr>
              <w:br/>
              <w:t>his solicitor</w:t>
            </w:r>
          </w:p>
          <w:p w14:paraId="7AEA6A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GUID=4e53e829-a7ee-4600-83a5-3b1f7fc6fae1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(example)</w:t>
            </w:r>
          </w:p>
        </w:tc>
      </w:tr>
      <w:tr w:rsidR="005A22FC" w14:paraId="4BE15802" w14:textId="77777777" w:rsidTr="006F2CA2">
        <w:trPr>
          <w:divId w:val="2116439976"/>
          <w:cantSplit/>
          <w:trHeight w:val="60"/>
          <w:jc w:val="center"/>
        </w:trPr>
        <w:tc>
          <w:tcPr>
            <w:tcW w:w="3460" w:type="dxa"/>
            <w:gridSpan w:val="2"/>
            <w:vAlign w:val="center"/>
          </w:tcPr>
          <w:p w14:paraId="736F34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GUID=f3b151e2-8ef1-47a4-8668-93dbb856ae04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Facts admitted.</w:t>
            </w:r>
          </w:p>
        </w:tc>
        <w:tc>
          <w:tcPr>
            <w:tcW w:w="3660" w:type="dxa"/>
            <w:vAlign w:val="center"/>
          </w:tcPr>
          <w:p w14:paraId="0C4847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GUID=e542d5a0-384d-4ef3-ae4d-1418e668e83d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Qualifications or Limitations, if any, </w:t>
            </w:r>
            <w:r w:rsidRPr="006F2CA2">
              <w:rPr>
                <w:rFonts w:ascii="Times New Roman" w:hAnsi="Times New Roman" w:cs="Times New Roman"/>
                <w:sz w:val="22"/>
                <w:szCs w:val="20"/>
                <w:lang w:val="en-GB" w:eastAsia="en-US"/>
              </w:rPr>
              <w:br/>
              <w:t>subject to which they are admitted.</w:t>
            </w:r>
          </w:p>
        </w:tc>
      </w:tr>
      <w:tr w:rsidR="005A22FC" w14:paraId="7415B6D3" w14:textId="77777777" w:rsidTr="006F2CA2">
        <w:trPr>
          <w:divId w:val="2116439976"/>
          <w:cantSplit/>
          <w:trHeight w:val="60"/>
          <w:jc w:val="center"/>
        </w:trPr>
        <w:tc>
          <w:tcPr>
            <w:tcW w:w="3460" w:type="dxa"/>
            <w:gridSpan w:val="2"/>
          </w:tcPr>
          <w:p w14:paraId="1EFA19B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GUID=356fd0a2-83b2-4925-92f2-f7b1c367955d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20  </w:t>
            </w:r>
            <w:proofErr w:type="gramStart"/>
            <w:r w:rsidRPr="006F2CA2">
              <w:rPr>
                <w:rFonts w:ascii="Times New Roman" w:hAnsi="Times New Roman" w:cs="Times New Roman"/>
                <w:sz w:val="22"/>
                <w:szCs w:val="20"/>
                <w:lang w:val="en-GB" w:eastAsia="en-US"/>
              </w:rPr>
              <w:t>  .</w:t>
            </w:r>
            <w:proofErr w:type="gramEnd"/>
          </w:p>
        </w:tc>
        <w:tc>
          <w:tcPr>
            <w:tcW w:w="3660" w:type="dxa"/>
          </w:tcPr>
          <w:p w14:paraId="7BB89AC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GUID=874026a7-0f1b-447a-9b44-51009560937f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w:t>
            </w:r>
          </w:p>
        </w:tc>
      </w:tr>
      <w:tr w:rsidR="005A22FC" w14:paraId="6EF6A032" w14:textId="77777777" w:rsidTr="006F2CA2">
        <w:trPr>
          <w:divId w:val="2116439976"/>
          <w:cantSplit/>
          <w:trHeight w:val="60"/>
          <w:jc w:val="center"/>
        </w:trPr>
        <w:tc>
          <w:tcPr>
            <w:tcW w:w="3460" w:type="dxa"/>
            <w:gridSpan w:val="2"/>
          </w:tcPr>
          <w:p w14:paraId="0013BF4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GUID=a281d645-e084-4688-ab62-1e05da217c06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tc>
        <w:tc>
          <w:tcPr>
            <w:tcW w:w="3660" w:type="dxa"/>
          </w:tcPr>
          <w:p w14:paraId="109CEB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GUID=e332f0ff-ff95-4d4e-9801-c8d06802a1c7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w:t>
            </w:r>
          </w:p>
        </w:tc>
      </w:tr>
      <w:tr w:rsidR="005A22FC" w14:paraId="7B3BBE78" w14:textId="77777777" w:rsidTr="006F2CA2">
        <w:trPr>
          <w:divId w:val="2116439976"/>
          <w:cantSplit/>
          <w:trHeight w:val="60"/>
          <w:jc w:val="center"/>
        </w:trPr>
        <w:tc>
          <w:tcPr>
            <w:tcW w:w="3460" w:type="dxa"/>
            <w:gridSpan w:val="2"/>
          </w:tcPr>
          <w:p w14:paraId="066C81E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GUID=94016bf4-50bb-4803-a660-bcb93f3a074b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lawful son.</w:t>
            </w:r>
          </w:p>
        </w:tc>
        <w:tc>
          <w:tcPr>
            <w:tcW w:w="3660" w:type="dxa"/>
          </w:tcPr>
          <w:p w14:paraId="0BC0B71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GUID=d395e962-171d-482f-92dc-b1d16a27cd70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But not that he was his only lawful son.</w:t>
            </w:r>
          </w:p>
        </w:tc>
      </w:tr>
      <w:tr w:rsidR="005A22FC" w14:paraId="3C063313" w14:textId="77777777" w:rsidTr="006F2CA2">
        <w:trPr>
          <w:divId w:val="2116439976"/>
          <w:cantSplit/>
          <w:trHeight w:val="60"/>
          <w:jc w:val="center"/>
        </w:trPr>
        <w:tc>
          <w:tcPr>
            <w:tcW w:w="3460" w:type="dxa"/>
            <w:gridSpan w:val="2"/>
          </w:tcPr>
          <w:p w14:paraId="3E070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GUID=29276112-1cb9-4254-8173-f497e677069e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w:t>
            </w:r>
          </w:p>
        </w:tc>
        <w:tc>
          <w:tcPr>
            <w:tcW w:w="3660" w:type="dxa"/>
          </w:tcPr>
          <w:p w14:paraId="2E277D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GUID=e7e89f2f-12fa-4a6e-9b9b-9d92e501b5c4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But not that he died on the              20  </w:t>
            </w:r>
            <w:proofErr w:type="gramStart"/>
            <w:r w:rsidRPr="006F2CA2">
              <w:rPr>
                <w:rFonts w:ascii="Times New Roman" w:hAnsi="Times New Roman" w:cs="Times New Roman"/>
                <w:sz w:val="22"/>
                <w:szCs w:val="20"/>
                <w:lang w:val="en-GB" w:eastAsia="en-US"/>
              </w:rPr>
              <w:t>  .</w:t>
            </w:r>
            <w:proofErr w:type="gramEnd"/>
          </w:p>
        </w:tc>
      </w:tr>
      <w:tr w:rsidR="005A22FC" w14:paraId="54D611CD" w14:textId="77777777" w:rsidTr="006F2CA2">
        <w:trPr>
          <w:divId w:val="2116439976"/>
          <w:cantSplit/>
          <w:trHeight w:val="60"/>
          <w:jc w:val="center"/>
        </w:trPr>
        <w:tc>
          <w:tcPr>
            <w:tcW w:w="3460" w:type="dxa"/>
            <w:gridSpan w:val="2"/>
          </w:tcPr>
          <w:p w14:paraId="54E23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GUID=7aa4c291-2c3b-416d-8af4-3471330efbd3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tc>
        <w:tc>
          <w:tcPr>
            <w:tcW w:w="3660" w:type="dxa"/>
          </w:tcPr>
          <w:p w14:paraId="04E80A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GUID=4ed289b8-2ef7-4016-a2a6-f132439eb282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w:t>
            </w:r>
          </w:p>
        </w:tc>
      </w:tr>
    </w:tbl>
    <w:p w14:paraId="3375BC1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20"/>
        <w:gridCol w:w="1660"/>
        <w:gridCol w:w="1080"/>
        <w:gridCol w:w="960"/>
        <w:gridCol w:w="2100"/>
      </w:tblGrid>
      <w:tr w:rsidR="006F2CA2" w:rsidRPr="006F2CA2" w14:paraId="360EFF72" w14:textId="77777777" w:rsidTr="006F2CA2">
        <w:trPr>
          <w:divId w:val="2116439976"/>
          <w:cantSplit/>
          <w:jc w:val="center"/>
        </w:trPr>
        <w:tc>
          <w:tcPr>
            <w:tcW w:w="7120" w:type="dxa"/>
            <w:gridSpan w:val="5"/>
          </w:tcPr>
          <w:p w14:paraId="46BD97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26209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GUID=d8702860-6933-4ee2-8236-238ae9a58344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111</w:t>
            </w:r>
          </w:p>
        </w:tc>
      </w:tr>
      <w:tr w:rsidR="006F2CA2" w:rsidRPr="006F2CA2" w14:paraId="4659D3CD" w14:textId="77777777" w:rsidTr="006F2CA2">
        <w:trPr>
          <w:divId w:val="2116439976"/>
          <w:cantSplit/>
          <w:jc w:val="center"/>
        </w:trPr>
        <w:tc>
          <w:tcPr>
            <w:tcW w:w="1320" w:type="dxa"/>
          </w:tcPr>
          <w:p w14:paraId="786A82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GUID=f796b0fc-fe8f-48fa-a00c-08bf3fd04321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R.504</w:t>
            </w:r>
          </w:p>
        </w:tc>
        <w:tc>
          <w:tcPr>
            <w:tcW w:w="3700" w:type="dxa"/>
            <w:gridSpan w:val="3"/>
          </w:tcPr>
          <w:p w14:paraId="291274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41DDA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GUID=173a9540-8931-46c7-89cd-8772a4dce551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DOCUMENTS</w:t>
            </w:r>
          </w:p>
        </w:tc>
        <w:tc>
          <w:tcPr>
            <w:tcW w:w="2100" w:type="dxa"/>
          </w:tcPr>
          <w:p w14:paraId="484CD3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GUID=10f882cb-7479-4e62-bab5-43ce4bff2fb0 </w:instrText>
            </w:r>
            <w:r w:rsidRPr="006F2CA2">
              <w:rPr>
                <w:rFonts w:ascii="Times New Roman" w:hAnsi="Times New Roman" w:cs="Times New Roman"/>
                <w:sz w:val="22"/>
                <w:szCs w:val="20"/>
                <w:lang w:val="en-GB" w:eastAsia="en-US"/>
              </w:rPr>
              <w:fldChar w:fldCharType="end"/>
            </w:r>
          </w:p>
        </w:tc>
      </w:tr>
      <w:tr w:rsidR="005A22FC" w14:paraId="0EB2034D" w14:textId="77777777" w:rsidTr="006F2CA2">
        <w:trPr>
          <w:divId w:val="2116439976"/>
          <w:cantSplit/>
          <w:jc w:val="center"/>
        </w:trPr>
        <w:tc>
          <w:tcPr>
            <w:tcW w:w="7120" w:type="dxa"/>
            <w:gridSpan w:val="5"/>
          </w:tcPr>
          <w:p w14:paraId="7F1F29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GUID=7ae7b932-8fca-4e2f-8e57-4f88f6a40a7a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7C7F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GUID=0eb8f556-bd68-4898-9c5f-344f9d3d9029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proposes to adduce in evidence the several documents hereunder specified, and that the same may be inspected by the defendant (or plaintiff), his solicitor or agent at                  on the         day of                        20       between the hours of                     and                          ; and the defendant (or plaintiff) is hereby required, within 7 days to admit that such of the documents as are specified to be originals were respectively written, signed or executed, as they purport respectively to have been; that such as are specified as copies are true copies; and such documents as are stated to have been served, sent or delivered were so served, sent or delivered respectively; saving all just exceptions to the admissibility of all such documents as evidence in this action.</w:t>
            </w:r>
          </w:p>
          <w:p w14:paraId="6835A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GUID=02465e0d-1867-4270-a3ed-5670baaeb037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further take notice that if you do not within the aforementioned 7 days give notice that you do not admit the documents (or any of them) and that you require the same to be proved at the trial you shall be deemed to have admitted the document (or documents) unless the Court shall otherwise order.</w:t>
            </w:r>
          </w:p>
          <w:p w14:paraId="6E6B5E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GUID=e2fe93eb-15c8-4aad-a3cb-eb20ac003717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812D2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GUID=8637fb00-11cb-45ee-a9a0-d036683e6f3b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7524E3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GUID=753a8f68-8535-4d58-9e36-3bf804aee9fa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describe the documents, the manner of doing which may be as follows:)</w:t>
            </w:r>
          </w:p>
          <w:p w14:paraId="2336F7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GUID=622e4ada-04d2-4ecc-ad2f-2c88898d782d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ORIGINALS.</w:t>
            </w:r>
          </w:p>
        </w:tc>
      </w:tr>
      <w:tr w:rsidR="005A22FC" w14:paraId="4FFC2508" w14:textId="77777777" w:rsidTr="006F2CA2">
        <w:trPr>
          <w:divId w:val="2116439976"/>
          <w:cantSplit/>
          <w:trHeight w:val="60"/>
          <w:jc w:val="center"/>
        </w:trPr>
        <w:tc>
          <w:tcPr>
            <w:tcW w:w="5020" w:type="dxa"/>
            <w:gridSpan w:val="4"/>
          </w:tcPr>
          <w:p w14:paraId="5E3561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GUID=e9b2a0ec-a235-4418-a4d0-f871cacf8b05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2100" w:type="dxa"/>
          </w:tcPr>
          <w:p w14:paraId="40EC9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GUID=862f6504-9a96-4730-9463-bcec59d8dc4f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r>
      <w:tr w:rsidR="006F2CA2" w:rsidRPr="006F2CA2" w14:paraId="55D15418" w14:textId="77777777" w:rsidTr="006F2CA2">
        <w:trPr>
          <w:divId w:val="2116439976"/>
          <w:cantSplit/>
          <w:trHeight w:val="60"/>
          <w:jc w:val="center"/>
        </w:trPr>
        <w:tc>
          <w:tcPr>
            <w:tcW w:w="5020" w:type="dxa"/>
            <w:gridSpan w:val="4"/>
          </w:tcPr>
          <w:p w14:paraId="17258D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GUID=c6981137-09e4-4146-8c24-626c5faa25fc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2100" w:type="dxa"/>
          </w:tcPr>
          <w:p w14:paraId="16ABBF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GUID=32578633-e16d-4a37-b7b3-5f7250a6524a </w:instrText>
            </w:r>
            <w:r w:rsidRPr="006F2CA2">
              <w:rPr>
                <w:rFonts w:ascii="Times New Roman" w:hAnsi="Times New Roman" w:cs="Times New Roman"/>
                <w:sz w:val="22"/>
                <w:szCs w:val="20"/>
                <w:lang w:val="en-GB" w:eastAsia="en-US"/>
              </w:rPr>
              <w:fldChar w:fldCharType="end"/>
            </w:r>
          </w:p>
        </w:tc>
      </w:tr>
      <w:tr w:rsidR="006F2CA2" w:rsidRPr="006F2CA2" w14:paraId="1D51FF5F" w14:textId="77777777" w:rsidTr="006F2CA2">
        <w:trPr>
          <w:divId w:val="2116439976"/>
          <w:cantSplit/>
          <w:trHeight w:val="60"/>
          <w:jc w:val="center"/>
        </w:trPr>
        <w:tc>
          <w:tcPr>
            <w:tcW w:w="5020" w:type="dxa"/>
            <w:gridSpan w:val="4"/>
          </w:tcPr>
          <w:p w14:paraId="5A941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GUID=fb734c61-9d15-4f94-85a9-708e80dce13d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2100" w:type="dxa"/>
          </w:tcPr>
          <w:p w14:paraId="7D96CD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GUID=d265b704-c6ec-4b1c-81ff-b57d02b0ab6e </w:instrText>
            </w:r>
            <w:r w:rsidRPr="006F2CA2">
              <w:rPr>
                <w:rFonts w:ascii="Times New Roman" w:hAnsi="Times New Roman" w:cs="Times New Roman"/>
                <w:sz w:val="22"/>
                <w:szCs w:val="20"/>
                <w:lang w:val="en-GB" w:eastAsia="en-US"/>
              </w:rPr>
              <w:fldChar w:fldCharType="end"/>
            </w:r>
          </w:p>
        </w:tc>
      </w:tr>
      <w:tr w:rsidR="006F2CA2" w:rsidRPr="006F2CA2" w14:paraId="1F268B6D" w14:textId="77777777" w:rsidTr="006F2CA2">
        <w:trPr>
          <w:divId w:val="2116439976"/>
          <w:cantSplit/>
          <w:trHeight w:val="60"/>
          <w:jc w:val="center"/>
        </w:trPr>
        <w:tc>
          <w:tcPr>
            <w:tcW w:w="5020" w:type="dxa"/>
            <w:gridSpan w:val="4"/>
          </w:tcPr>
          <w:p w14:paraId="6DBEA0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GUID=2c8d8fae-bfda-43fa-b807-52fc97ae67ec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2100" w:type="dxa"/>
          </w:tcPr>
          <w:p w14:paraId="4513A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GUID=ba354eb0-b617-4274-bdd1-e02a0c76bca0 </w:instrText>
            </w:r>
            <w:r w:rsidRPr="006F2CA2">
              <w:rPr>
                <w:rFonts w:ascii="Times New Roman" w:hAnsi="Times New Roman" w:cs="Times New Roman"/>
                <w:sz w:val="22"/>
                <w:szCs w:val="20"/>
                <w:lang w:val="en-GB" w:eastAsia="en-US"/>
              </w:rPr>
              <w:fldChar w:fldCharType="end"/>
            </w:r>
          </w:p>
        </w:tc>
      </w:tr>
      <w:tr w:rsidR="006F2CA2" w:rsidRPr="006F2CA2" w14:paraId="5C98752A" w14:textId="77777777" w:rsidTr="006F2CA2">
        <w:trPr>
          <w:divId w:val="2116439976"/>
          <w:cantSplit/>
          <w:trHeight w:val="60"/>
          <w:jc w:val="center"/>
        </w:trPr>
        <w:tc>
          <w:tcPr>
            <w:tcW w:w="5020" w:type="dxa"/>
            <w:gridSpan w:val="4"/>
          </w:tcPr>
          <w:p w14:paraId="24BFA5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GUID=f407c17b-ecbb-4bd9-937e-0586c08b5f5b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p>
        </w:tc>
        <w:tc>
          <w:tcPr>
            <w:tcW w:w="2100" w:type="dxa"/>
          </w:tcPr>
          <w:p w14:paraId="674EFE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GUID=a90a28f1-71a0-4dff-86c0-f6bbbbce35f9 </w:instrText>
            </w:r>
            <w:r w:rsidRPr="006F2CA2">
              <w:rPr>
                <w:rFonts w:ascii="Times New Roman" w:hAnsi="Times New Roman" w:cs="Times New Roman"/>
                <w:sz w:val="22"/>
                <w:szCs w:val="20"/>
                <w:lang w:val="en-GB" w:eastAsia="en-US"/>
              </w:rPr>
              <w:fldChar w:fldCharType="end"/>
            </w:r>
          </w:p>
        </w:tc>
      </w:tr>
      <w:tr w:rsidR="005A22FC" w14:paraId="31E72A44" w14:textId="77777777" w:rsidTr="006F2CA2">
        <w:trPr>
          <w:divId w:val="2116439976"/>
          <w:cantSplit/>
          <w:trHeight w:val="60"/>
          <w:jc w:val="center"/>
        </w:trPr>
        <w:tc>
          <w:tcPr>
            <w:tcW w:w="5020" w:type="dxa"/>
            <w:gridSpan w:val="4"/>
          </w:tcPr>
          <w:p w14:paraId="5FD3BC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GUID=1a4e2494-19ac-47aa-89d0-12f0f6197d1c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p>
        </w:tc>
        <w:tc>
          <w:tcPr>
            <w:tcW w:w="2100" w:type="dxa"/>
          </w:tcPr>
          <w:p w14:paraId="5901B7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GUID=333a599d-958a-4103-998b-4dd41ff9db1a </w:instrText>
            </w:r>
            <w:r w:rsidRPr="006F2CA2">
              <w:rPr>
                <w:rFonts w:ascii="Times New Roman" w:hAnsi="Times New Roman" w:cs="Times New Roman"/>
                <w:sz w:val="22"/>
                <w:szCs w:val="20"/>
                <w:lang w:val="en-GB" w:eastAsia="en-US"/>
              </w:rPr>
              <w:fldChar w:fldCharType="end"/>
            </w:r>
          </w:p>
        </w:tc>
      </w:tr>
      <w:tr w:rsidR="005A22FC" w14:paraId="0A92B849" w14:textId="77777777" w:rsidTr="006F2CA2">
        <w:trPr>
          <w:divId w:val="2116439976"/>
          <w:cantSplit/>
          <w:jc w:val="center"/>
        </w:trPr>
        <w:tc>
          <w:tcPr>
            <w:tcW w:w="7120" w:type="dxa"/>
            <w:gridSpan w:val="5"/>
          </w:tcPr>
          <w:p w14:paraId="0C4D3F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GUID=58789e91-d615-4395-a7a5-9134420f507d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COPIES.</w:t>
            </w:r>
          </w:p>
        </w:tc>
      </w:tr>
      <w:tr w:rsidR="005A22FC" w14:paraId="7A4D34AF" w14:textId="77777777" w:rsidTr="006F2CA2">
        <w:trPr>
          <w:divId w:val="2116439976"/>
          <w:cantSplit/>
          <w:trHeight w:val="100"/>
          <w:jc w:val="center"/>
        </w:trPr>
        <w:tc>
          <w:tcPr>
            <w:tcW w:w="2980" w:type="dxa"/>
            <w:gridSpan w:val="2"/>
            <w:vAlign w:val="center"/>
          </w:tcPr>
          <w:p w14:paraId="39B489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GUID=2b15b097-85fb-4271-adb4-bffe271a7db8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1080" w:type="dxa"/>
            <w:vAlign w:val="center"/>
          </w:tcPr>
          <w:p w14:paraId="5E13BF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GUID=207d7030-6791-4401-be18-7fa78b556505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c>
          <w:tcPr>
            <w:tcW w:w="3060" w:type="dxa"/>
            <w:gridSpan w:val="2"/>
            <w:vAlign w:val="center"/>
          </w:tcPr>
          <w:p w14:paraId="36ABD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GUID=121ee327-93f4-4fe9-9a68-9d70a8472266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 or Duplicate served, sent, or delivered, when, how, and by whom.</w:t>
            </w:r>
          </w:p>
        </w:tc>
      </w:tr>
      <w:tr w:rsidR="006F2CA2" w:rsidRPr="006F2CA2" w14:paraId="23465AE8" w14:textId="77777777" w:rsidTr="006F2CA2">
        <w:trPr>
          <w:divId w:val="2116439976"/>
          <w:cantSplit/>
          <w:trHeight w:val="100"/>
          <w:jc w:val="center"/>
        </w:trPr>
        <w:tc>
          <w:tcPr>
            <w:tcW w:w="2980" w:type="dxa"/>
            <w:gridSpan w:val="2"/>
          </w:tcPr>
          <w:p w14:paraId="7EEB17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GUID=00d35228-f208-4738-b86c-e3b2d28bcd3c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1080" w:type="dxa"/>
          </w:tcPr>
          <w:p w14:paraId="1BEDD8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GUID=85b7e4c5-7db1-457c-a1d3-364196447070 </w:instrText>
            </w:r>
            <w:r w:rsidRPr="006F2CA2">
              <w:rPr>
                <w:rFonts w:ascii="Times New Roman" w:hAnsi="Times New Roman" w:cs="Times New Roman"/>
                <w:sz w:val="22"/>
                <w:szCs w:val="20"/>
                <w:lang w:val="en-GB" w:eastAsia="en-US"/>
              </w:rPr>
              <w:fldChar w:fldCharType="end"/>
            </w:r>
          </w:p>
        </w:tc>
        <w:tc>
          <w:tcPr>
            <w:tcW w:w="3060" w:type="dxa"/>
            <w:gridSpan w:val="2"/>
          </w:tcPr>
          <w:p w14:paraId="0E8870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GUID=0f0ebc76-a9e4-4bf1-a305-3227c23aaca9 </w:instrText>
            </w:r>
            <w:r w:rsidRPr="006F2CA2">
              <w:rPr>
                <w:rFonts w:ascii="Times New Roman" w:hAnsi="Times New Roman" w:cs="Times New Roman"/>
                <w:sz w:val="22"/>
                <w:szCs w:val="20"/>
                <w:lang w:val="en-GB" w:eastAsia="en-US"/>
              </w:rPr>
              <w:fldChar w:fldCharType="end"/>
            </w:r>
          </w:p>
        </w:tc>
      </w:tr>
      <w:tr w:rsidR="006F2CA2" w:rsidRPr="006F2CA2" w14:paraId="6645607B" w14:textId="77777777" w:rsidTr="006F2CA2">
        <w:trPr>
          <w:divId w:val="2116439976"/>
          <w:cantSplit/>
          <w:trHeight w:val="100"/>
          <w:jc w:val="center"/>
        </w:trPr>
        <w:tc>
          <w:tcPr>
            <w:tcW w:w="2980" w:type="dxa"/>
            <w:gridSpan w:val="2"/>
          </w:tcPr>
          <w:p w14:paraId="5D1A3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GUID=387b57fb-5d63-408e-ae9e-c22561692184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1080" w:type="dxa"/>
          </w:tcPr>
          <w:p w14:paraId="51C072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GUID=b0b62f59-8898-4f87-b1a1-854f92a095a3 </w:instrText>
            </w:r>
            <w:r w:rsidRPr="006F2CA2">
              <w:rPr>
                <w:rFonts w:ascii="Times New Roman" w:hAnsi="Times New Roman" w:cs="Times New Roman"/>
                <w:sz w:val="22"/>
                <w:szCs w:val="20"/>
                <w:lang w:val="en-GB" w:eastAsia="en-US"/>
              </w:rPr>
              <w:fldChar w:fldCharType="end"/>
            </w:r>
          </w:p>
        </w:tc>
        <w:tc>
          <w:tcPr>
            <w:tcW w:w="3060" w:type="dxa"/>
            <w:gridSpan w:val="2"/>
          </w:tcPr>
          <w:p w14:paraId="5EE730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GUID=d0583f31-629c-4c78-9583-dbae4cc0bc2d </w:instrText>
            </w:r>
            <w:r w:rsidRPr="006F2CA2">
              <w:rPr>
                <w:rFonts w:ascii="Times New Roman" w:hAnsi="Times New Roman" w:cs="Times New Roman"/>
                <w:sz w:val="22"/>
                <w:szCs w:val="20"/>
                <w:lang w:val="en-GB" w:eastAsia="en-US"/>
              </w:rPr>
              <w:fldChar w:fldCharType="end"/>
            </w:r>
          </w:p>
        </w:tc>
      </w:tr>
      <w:tr w:rsidR="005A22FC" w14:paraId="33DEB4A2" w14:textId="77777777" w:rsidTr="006F2CA2">
        <w:trPr>
          <w:divId w:val="2116439976"/>
          <w:cantSplit/>
          <w:trHeight w:val="100"/>
          <w:jc w:val="center"/>
        </w:trPr>
        <w:tc>
          <w:tcPr>
            <w:tcW w:w="2980" w:type="dxa"/>
            <w:gridSpan w:val="2"/>
          </w:tcPr>
          <w:p w14:paraId="0E9333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GUID=6c6c3d9d-eda0-4625-8ae5-d488ec265117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1080" w:type="dxa"/>
          </w:tcPr>
          <w:p w14:paraId="40359A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GUID=589211e0-571f-44ca-bdba-0e831f5484a9 </w:instrText>
            </w:r>
            <w:r w:rsidRPr="006F2CA2">
              <w:rPr>
                <w:rFonts w:ascii="Times New Roman" w:hAnsi="Times New Roman" w:cs="Times New Roman"/>
                <w:sz w:val="22"/>
                <w:szCs w:val="20"/>
                <w:lang w:val="en-GB" w:eastAsia="en-US"/>
              </w:rPr>
              <w:fldChar w:fldCharType="end"/>
            </w:r>
          </w:p>
        </w:tc>
        <w:tc>
          <w:tcPr>
            <w:tcW w:w="3060" w:type="dxa"/>
            <w:gridSpan w:val="2"/>
          </w:tcPr>
          <w:p w14:paraId="638657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GUID=5aaa9b23-0c6d-405a-9517-a0b5bb493c0f </w:instrText>
            </w:r>
            <w:r w:rsidRPr="006F2CA2">
              <w:rPr>
                <w:rFonts w:ascii="Times New Roman" w:hAnsi="Times New Roman" w:cs="Times New Roman"/>
                <w:sz w:val="22"/>
                <w:szCs w:val="20"/>
                <w:lang w:val="en-GB" w:eastAsia="en-US"/>
              </w:rPr>
              <w:fldChar w:fldCharType="end"/>
            </w:r>
          </w:p>
        </w:tc>
      </w:tr>
    </w:tbl>
    <w:p w14:paraId="01C47F7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3960"/>
        <w:gridCol w:w="1080"/>
        <w:gridCol w:w="2060"/>
      </w:tblGrid>
      <w:tr w:rsidR="006F2CA2" w:rsidRPr="006F2CA2" w14:paraId="1CE57481" w14:textId="77777777" w:rsidTr="006F2CA2">
        <w:trPr>
          <w:divId w:val="2116439976"/>
          <w:cantSplit/>
          <w:jc w:val="center"/>
        </w:trPr>
        <w:tc>
          <w:tcPr>
            <w:tcW w:w="7100" w:type="dxa"/>
            <w:gridSpan w:val="3"/>
          </w:tcPr>
          <w:p w14:paraId="6A5A15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GUID=9c2759b2-2b76-450b-88fe-37cbc6d7f90e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112</w:t>
            </w:r>
          </w:p>
        </w:tc>
      </w:tr>
      <w:tr w:rsidR="006F2CA2" w:rsidRPr="006F2CA2" w14:paraId="5D3F6EAB" w14:textId="77777777" w:rsidTr="006F2CA2">
        <w:trPr>
          <w:gridAfter w:val="1"/>
          <w:divId w:val="2116439976"/>
          <w:wAfter w:w="2060" w:type="dxa"/>
          <w:cantSplit/>
          <w:jc w:val="center"/>
        </w:trPr>
        <w:tc>
          <w:tcPr>
            <w:tcW w:w="5040" w:type="dxa"/>
            <w:gridSpan w:val="2"/>
          </w:tcPr>
          <w:p w14:paraId="29B343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GUID=09c6c050-72a9-4d70-8de2-4df53fa4103c </w:instrText>
            </w:r>
            <w:r w:rsidRPr="006F2CA2">
              <w:rPr>
                <w:rFonts w:ascii="Times New Roman" w:hAnsi="Times New Roman" w:cs="Times New Roman"/>
                <w:sz w:val="18"/>
                <w:szCs w:val="18"/>
                <w:lang w:val="en-GB" w:eastAsia="en-US"/>
              </w:rPr>
              <w:fldChar w:fldCharType="end"/>
            </w:r>
          </w:p>
        </w:tc>
      </w:tr>
      <w:tr w:rsidR="006F2CA2" w:rsidRPr="006F2CA2" w14:paraId="2A53EBA9" w14:textId="77777777" w:rsidTr="006F2CA2">
        <w:trPr>
          <w:divId w:val="2116439976"/>
          <w:cantSplit/>
          <w:jc w:val="center"/>
        </w:trPr>
        <w:tc>
          <w:tcPr>
            <w:tcW w:w="7100" w:type="dxa"/>
            <w:gridSpan w:val="3"/>
          </w:tcPr>
          <w:p w14:paraId="658579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NON-ADMISSION OF DOCUMENTS</w:t>
            </w:r>
          </w:p>
          <w:p w14:paraId="4CA070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GUID=dedd94bc-9817-4546-9e62-32e8fc91ac37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21AAC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GUID=ff334f24-1c99-4077-b133-6734597eb70a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do not admit Numbers (e.g. 1, 2 and 5) of the documents (as the case may be) in the Notice to Admit Documents saving all just exceptions to the same as evidence.</w:t>
            </w:r>
          </w:p>
          <w:p w14:paraId="145BF6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GUID=62516543-bb11-4ea1-9e96-ea10b58ff509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6FF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GUID=af916429-78ae-42f7-8100-4a11c89e219d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C0BC3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GUID=342620eb-2122-4f87-b52b-f8933b62d184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r w:rsidR="006F2CA2" w:rsidRPr="006F2CA2" w14:paraId="06277EA0" w14:textId="77777777" w:rsidTr="006F2CA2">
        <w:trPr>
          <w:divId w:val="2116439976"/>
          <w:cantSplit/>
          <w:jc w:val="center"/>
        </w:trPr>
        <w:tc>
          <w:tcPr>
            <w:tcW w:w="7100" w:type="dxa"/>
            <w:gridSpan w:val="3"/>
          </w:tcPr>
          <w:p w14:paraId="708470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DA3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GUID=6d1c865d-c3d9-4ac2-b158-833de5285b0c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113</w:t>
            </w:r>
          </w:p>
        </w:tc>
      </w:tr>
      <w:tr w:rsidR="006F2CA2" w:rsidRPr="006F2CA2" w14:paraId="69A53BAC" w14:textId="77777777" w:rsidTr="006F2CA2">
        <w:trPr>
          <w:gridAfter w:val="2"/>
          <w:divId w:val="2116439976"/>
          <w:wAfter w:w="3140" w:type="dxa"/>
          <w:cantSplit/>
          <w:jc w:val="center"/>
        </w:trPr>
        <w:tc>
          <w:tcPr>
            <w:tcW w:w="3960" w:type="dxa"/>
          </w:tcPr>
          <w:p w14:paraId="34317D6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GUID=4c9e64da-251f-47d9-bbe8-dc4d67b05721 </w:instrText>
            </w:r>
            <w:r w:rsidRPr="006F2CA2">
              <w:rPr>
                <w:rFonts w:ascii="Times New Roman" w:hAnsi="Times New Roman" w:cs="Times New Roman"/>
                <w:sz w:val="18"/>
                <w:szCs w:val="18"/>
                <w:lang w:val="en-GB" w:eastAsia="en-US"/>
              </w:rPr>
              <w:fldChar w:fldCharType="end"/>
            </w:r>
          </w:p>
        </w:tc>
      </w:tr>
      <w:tr w:rsidR="006F2CA2" w:rsidRPr="006F2CA2" w14:paraId="3D462E0B" w14:textId="77777777" w:rsidTr="006F2CA2">
        <w:trPr>
          <w:divId w:val="2116439976"/>
          <w:cantSplit/>
          <w:jc w:val="center"/>
        </w:trPr>
        <w:tc>
          <w:tcPr>
            <w:tcW w:w="7100" w:type="dxa"/>
            <w:gridSpan w:val="3"/>
          </w:tcPr>
          <w:p w14:paraId="02EF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PRODUCE</w:t>
            </w:r>
          </w:p>
          <w:p w14:paraId="2D6FD8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GUID=6cc72c27-b577-4cdd-966c-110ebca5e148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6C4DAC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GUID=ced62091-21b6-4e30-a499-7b11859afd65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hereby required to produce and show to the Court on the trial of this                                all books, papers, letters, copies of letters, and other writings and documents in your custody, possession, or power, containing any entry, memorandum, or minute relating to the matters in question in this and particularly —</w:t>
            </w:r>
          </w:p>
          <w:p w14:paraId="390966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GUID=1681febe-3cb2-4d28-b801-978682ce2695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8A73E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GUID=9875faa9-7062-4b91-ad67-67d914ab74c3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321A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GUID=cbb05c8e-5dc4-4fb6-8b8b-649481a91327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bl>
    <w:p w14:paraId="48611F6F"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50FFC21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424" w:type="dxa"/>
        <w:jc w:val="center"/>
        <w:tblLook w:val="04A0" w:firstRow="1" w:lastRow="0" w:firstColumn="1" w:lastColumn="0" w:noHBand="0" w:noVBand="1"/>
      </w:tblPr>
      <w:tblGrid>
        <w:gridCol w:w="7424"/>
      </w:tblGrid>
      <w:tr w:rsidR="006F2CA2" w:rsidRPr="006F2CA2" w14:paraId="36495C27" w14:textId="77777777" w:rsidTr="00A1223F">
        <w:trPr>
          <w:divId w:val="2116439976"/>
          <w:cantSplit/>
          <w:jc w:val="center"/>
        </w:trPr>
        <w:tc>
          <w:tcPr>
            <w:tcW w:w="7424" w:type="dxa"/>
          </w:tcPr>
          <w:tbl>
            <w:tblPr>
              <w:tblW w:w="7208" w:type="dxa"/>
              <w:jc w:val="center"/>
              <w:tblLook w:val="04A0" w:firstRow="1" w:lastRow="0" w:firstColumn="1" w:lastColumn="0" w:noHBand="0" w:noVBand="1"/>
            </w:tblPr>
            <w:tblGrid>
              <w:gridCol w:w="108"/>
              <w:gridCol w:w="972"/>
              <w:gridCol w:w="168"/>
              <w:gridCol w:w="4840"/>
              <w:gridCol w:w="12"/>
              <w:gridCol w:w="1000"/>
              <w:gridCol w:w="108"/>
            </w:tblGrid>
            <w:tr w:rsidR="00A1223F" w14:paraId="7DD3C895" w14:textId="77777777" w:rsidTr="00205B95">
              <w:trPr>
                <w:gridBefore w:val="1"/>
                <w:wBefore w:w="108" w:type="dxa"/>
                <w:cantSplit/>
                <w:jc w:val="center"/>
              </w:trPr>
              <w:tc>
                <w:tcPr>
                  <w:tcW w:w="7100" w:type="dxa"/>
                  <w:gridSpan w:val="6"/>
                </w:tcPr>
                <w:p w14:paraId="7EC59AE2" w14:textId="77777777" w:rsidR="00A1223F" w:rsidRDefault="00A1223F" w:rsidP="00205B95">
                  <w:pPr>
                    <w:pStyle w:val="TableItemCentered"/>
                  </w:pPr>
                  <w:r>
                    <w:fldChar w:fldCharType="begin"/>
                  </w:r>
                  <w:r>
                    <w:instrText xml:space="preserve"> GUID=c4a49381-7752-42dc-a420-036503383340 </w:instrText>
                  </w:r>
                  <w:r>
                    <w:fldChar w:fldCharType="end"/>
                  </w:r>
                  <w:r w:rsidR="004C64D0">
                    <w:t>FORM</w:t>
                  </w:r>
                  <w:r>
                    <w:t xml:space="preserve"> 114</w:t>
                  </w:r>
                </w:p>
              </w:tc>
            </w:tr>
            <w:tr w:rsidR="00A1223F" w14:paraId="2C987A0E" w14:textId="77777777" w:rsidTr="00205B95">
              <w:trPr>
                <w:gridBefore w:val="1"/>
                <w:wBefore w:w="108" w:type="dxa"/>
                <w:cantSplit/>
                <w:jc w:val="center"/>
              </w:trPr>
              <w:tc>
                <w:tcPr>
                  <w:tcW w:w="1140" w:type="dxa"/>
                  <w:gridSpan w:val="2"/>
                </w:tcPr>
                <w:p w14:paraId="40C2FF54"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GUID=4d30ac77-2b73-4ade-b601-66b5b8834226 </w:instrText>
                  </w:r>
                  <w:r w:rsidRPr="00736C5C">
                    <w:rPr>
                      <w:sz w:val="18"/>
                      <w:szCs w:val="18"/>
                    </w:rPr>
                    <w:fldChar w:fldCharType="end"/>
                  </w:r>
                  <w:r w:rsidRPr="00736C5C">
                    <w:rPr>
                      <w:sz w:val="18"/>
                      <w:szCs w:val="18"/>
                    </w:rPr>
                    <w:t>R.516</w:t>
                  </w:r>
                </w:p>
              </w:tc>
              <w:tc>
                <w:tcPr>
                  <w:tcW w:w="4840" w:type="dxa"/>
                </w:tcPr>
                <w:p w14:paraId="13CA1575" w14:textId="77777777" w:rsidR="00A1223F" w:rsidRDefault="00A1223F" w:rsidP="00205B95">
                  <w:pPr>
                    <w:pStyle w:val="TableItemCentered"/>
                  </w:pPr>
                </w:p>
                <w:p w14:paraId="4AA5D81C" w14:textId="77777777" w:rsidR="00A1223F" w:rsidRDefault="00A1223F" w:rsidP="00205B95">
                  <w:pPr>
                    <w:pStyle w:val="TableItemCentered"/>
                  </w:pPr>
                  <w:r>
                    <w:fldChar w:fldCharType="begin"/>
                  </w:r>
                  <w:r>
                    <w:instrText xml:space="preserve"> GUID=a186eb45-3694-48fd-894e-81da674da003 </w:instrText>
                  </w:r>
                  <w:r>
                    <w:fldChar w:fldCharType="end"/>
                  </w:r>
                  <w:r>
                    <w:t>ORDER FOR INTERIM INJUNCTION</w:t>
                  </w:r>
                </w:p>
              </w:tc>
              <w:tc>
                <w:tcPr>
                  <w:tcW w:w="1120" w:type="dxa"/>
                  <w:gridSpan w:val="3"/>
                </w:tcPr>
                <w:p w14:paraId="57608343" w14:textId="77777777" w:rsidR="00A1223F" w:rsidRDefault="00A1223F" w:rsidP="00205B95">
                  <w:pPr>
                    <w:pStyle w:val="TableItemCentered"/>
                  </w:pPr>
                  <w:r>
                    <w:fldChar w:fldCharType="begin"/>
                  </w:r>
                  <w:r>
                    <w:instrText xml:space="preserve"> GUID=c32f100e-4f71-40d5-a84d-7c4fd0e87c47 </w:instrText>
                  </w:r>
                  <w:r>
                    <w:fldChar w:fldCharType="end"/>
                  </w:r>
                </w:p>
              </w:tc>
            </w:tr>
            <w:tr w:rsidR="00A1223F" w14:paraId="6213CDD3" w14:textId="77777777" w:rsidTr="00205B95">
              <w:trPr>
                <w:gridBefore w:val="1"/>
                <w:wBefore w:w="108" w:type="dxa"/>
                <w:cantSplit/>
                <w:jc w:val="center"/>
              </w:trPr>
              <w:tc>
                <w:tcPr>
                  <w:tcW w:w="7100" w:type="dxa"/>
                  <w:gridSpan w:val="6"/>
                </w:tcPr>
                <w:p w14:paraId="708F4752" w14:textId="77777777" w:rsidR="00A1223F" w:rsidRDefault="00A1223F" w:rsidP="00205B95">
                  <w:pPr>
                    <w:pStyle w:val="TableItemCentered"/>
                  </w:pPr>
                  <w:r>
                    <w:fldChar w:fldCharType="begin"/>
                  </w:r>
                  <w:r>
                    <w:instrText xml:space="preserve"> GUID=9bb46fff-1886-4d55-9c2e-cdc218966770 </w:instrText>
                  </w:r>
                  <w:r>
                    <w:fldChar w:fldCharType="end"/>
                  </w:r>
                  <w:r>
                    <w:t>(Title as in action)</w:t>
                  </w:r>
                </w:p>
                <w:p w14:paraId="43B005A2" w14:textId="77777777" w:rsidR="00A1223F" w:rsidRDefault="00A1223F" w:rsidP="00205B95">
                  <w:pPr>
                    <w:pStyle w:val="ScheduleSectionTextIndent"/>
                    <w:ind w:firstLine="600"/>
                  </w:pPr>
                  <w:r>
                    <w:fldChar w:fldCharType="begin"/>
                  </w:r>
                  <w:r>
                    <w:instrText xml:space="preserve"> GUID=2c7f96d8-507f-4f5f-9769-d24a7a2222d0 </w:instrText>
                  </w:r>
                  <w:r>
                    <w:fldChar w:fldCharType="end"/>
                  </w:r>
                  <w:r>
                    <w:t>Upon the application of                                    and upon reading the affidavit of                          , filed the         day of                          20       , and upon hearing                               , and the plaintiff by his said                          undertaking to abide by any order the Court or a Judge may make as to damages in case the Court or a Judge should hereafter be of opinion that the defendant                                    shall have sustained any by reason of this order which the plaintiff ought to pay. It is ordered and directed that the defendant(s) (</w:t>
                  </w:r>
                  <w:r>
                    <w:rPr>
                      <w:i/>
                    </w:rPr>
                    <w:t>a</w:t>
                  </w:r>
                  <w:r>
                    <w:t>)                     by himself (themselves) his (their) agents or employees or otherwise be restrained, and an Injunction is hereby granted restraining him (them) from until after the hearing of a summons returnable on the          day of                                   20       (or until after the trial of this action) or until further order.</w:t>
                  </w:r>
                </w:p>
                <w:p w14:paraId="52D4E09B" w14:textId="77777777" w:rsidR="00A1223F" w:rsidRDefault="00A1223F" w:rsidP="00205B95">
                  <w:pPr>
                    <w:pStyle w:val="ScheduleSectionTextIndent"/>
                    <w:ind w:firstLine="600"/>
                  </w:pPr>
                  <w:r>
                    <w:fldChar w:fldCharType="begin"/>
                  </w:r>
                  <w:r>
                    <w:instrText xml:space="preserve"> GUID=80b56119-da68-4106-9f2b-fd776a38a0ae </w:instrText>
                  </w:r>
                  <w:r>
                    <w:fldChar w:fldCharType="end"/>
                  </w:r>
                  <w:r>
                    <w:t>Dated this       day of                  20   </w:t>
                  </w:r>
                  <w:proofErr w:type="gramStart"/>
                  <w:r>
                    <w:t>  .</w:t>
                  </w:r>
                  <w:proofErr w:type="gramEnd"/>
                </w:p>
                <w:p w14:paraId="4BB98275" w14:textId="77777777" w:rsidR="00A1223F" w:rsidRDefault="00A1223F" w:rsidP="00205B95">
                  <w:pPr>
                    <w:pStyle w:val="TableItemNoIndent"/>
                  </w:pPr>
                  <w:r>
                    <w:fldChar w:fldCharType="begin"/>
                  </w:r>
                  <w:r>
                    <w:instrText xml:space="preserve"> GUID=50420ab7-e361-4ffb-9331-9805b4568c27 </w:instrText>
                  </w:r>
                  <w:r>
                    <w:fldChar w:fldCharType="end"/>
                  </w:r>
                  <w:r>
                    <w:t># This form requires sealing by the Court and the signature of the Registrar</w:t>
                  </w:r>
                  <w:r>
                    <w:rPr>
                      <w:i/>
                    </w:rPr>
                    <w:t>.</w:t>
                  </w:r>
                </w:p>
                <w:p w14:paraId="26CEAEC7" w14:textId="77777777" w:rsidR="00A1223F" w:rsidRDefault="00A1223F" w:rsidP="00205B95">
                  <w:pPr>
                    <w:pStyle w:val="TableItemIndent1"/>
                    <w:jc w:val="both"/>
                  </w:pPr>
                  <w:r>
                    <w:fldChar w:fldCharType="begin"/>
                  </w:r>
                  <w:r>
                    <w:instrText xml:space="preserve"> GUID=c8d9b4e0-ee5c-48aa-8dad-85dd00b8c255 </w:instrText>
                  </w:r>
                  <w:r>
                    <w:fldChar w:fldCharType="end"/>
                  </w:r>
                  <w:r>
                    <w:t>(</w:t>
                  </w:r>
                  <w:r>
                    <w:rPr>
                      <w:i/>
                    </w:rPr>
                    <w:t>a</w:t>
                  </w:r>
                  <w:r>
                    <w:t>)</w:t>
                  </w:r>
                  <w:r>
                    <w:tab/>
                    <w:t>Where the injunction is against a limited company or a corporate body, the Form should read: “that the defendants (insert name of company or corporate body) by their agents or employees or otherwise be restrained, etc.”.</w:t>
                  </w:r>
                </w:p>
              </w:tc>
            </w:tr>
            <w:tr w:rsidR="00A1223F" w14:paraId="45784F51" w14:textId="77777777" w:rsidTr="00205B95">
              <w:trPr>
                <w:gridAfter w:val="1"/>
                <w:wAfter w:w="108" w:type="dxa"/>
                <w:cantSplit/>
                <w:jc w:val="center"/>
              </w:trPr>
              <w:tc>
                <w:tcPr>
                  <w:tcW w:w="7100" w:type="dxa"/>
                  <w:gridSpan w:val="6"/>
                </w:tcPr>
                <w:p w14:paraId="2CCC0712" w14:textId="77777777" w:rsidR="00A1223F" w:rsidRDefault="00A1223F" w:rsidP="00205B95">
                  <w:pPr>
                    <w:pStyle w:val="TableItemCentered"/>
                  </w:pPr>
                </w:p>
                <w:p w14:paraId="2A381B33" w14:textId="77777777" w:rsidR="00A1223F" w:rsidRDefault="00A1223F" w:rsidP="00205B95">
                  <w:pPr>
                    <w:pStyle w:val="TableItemCentered"/>
                  </w:pPr>
                  <w:r>
                    <w:fldChar w:fldCharType="begin"/>
                  </w:r>
                  <w:r>
                    <w:instrText xml:space="preserve"> GUID=dcfa56f5-63ef-414f-898c-a30fae572776 </w:instrText>
                  </w:r>
                  <w:r>
                    <w:fldChar w:fldCharType="end"/>
                  </w:r>
                  <w:r w:rsidR="004C64D0">
                    <w:t>FORM</w:t>
                  </w:r>
                  <w:r>
                    <w:t xml:space="preserve"> 115</w:t>
                  </w:r>
                </w:p>
              </w:tc>
            </w:tr>
            <w:tr w:rsidR="00A1223F" w14:paraId="54D92856" w14:textId="77777777" w:rsidTr="00205B95">
              <w:trPr>
                <w:gridAfter w:val="1"/>
                <w:wAfter w:w="108" w:type="dxa"/>
                <w:cantSplit/>
                <w:jc w:val="center"/>
              </w:trPr>
              <w:tc>
                <w:tcPr>
                  <w:tcW w:w="1080" w:type="dxa"/>
                  <w:gridSpan w:val="2"/>
                </w:tcPr>
                <w:p w14:paraId="33879D75"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GUID=8d4b0b09-9dbd-4e31-9661-886eed328950 </w:instrText>
                  </w:r>
                  <w:r w:rsidRPr="00736C5C">
                    <w:rPr>
                      <w:sz w:val="18"/>
                      <w:szCs w:val="18"/>
                    </w:rPr>
                    <w:fldChar w:fldCharType="end"/>
                  </w:r>
                  <w:r w:rsidRPr="00736C5C">
                    <w:rPr>
                      <w:sz w:val="18"/>
                      <w:szCs w:val="18"/>
                    </w:rPr>
                    <w:t>R.535</w:t>
                  </w:r>
                </w:p>
              </w:tc>
              <w:tc>
                <w:tcPr>
                  <w:tcW w:w="5020" w:type="dxa"/>
                  <w:gridSpan w:val="3"/>
                </w:tcPr>
                <w:p w14:paraId="74B072D5" w14:textId="77777777" w:rsidR="00A1223F" w:rsidRDefault="00A1223F" w:rsidP="00205B95">
                  <w:pPr>
                    <w:pStyle w:val="TableItemCentered"/>
                  </w:pPr>
                </w:p>
                <w:p w14:paraId="303253B6" w14:textId="77777777" w:rsidR="00A1223F" w:rsidRDefault="00A1223F" w:rsidP="00205B95">
                  <w:pPr>
                    <w:pStyle w:val="TableItemCentered"/>
                  </w:pPr>
                  <w:r>
                    <w:fldChar w:fldCharType="begin"/>
                  </w:r>
                  <w:r>
                    <w:instrText xml:space="preserve"> GUID=10452841-a95d-4661-8a2e-78eb8d8c4ea4 </w:instrText>
                  </w:r>
                  <w:r>
                    <w:fldChar w:fldCharType="end"/>
                  </w:r>
                  <w:r>
                    <w:t>RECEIVER’S SECURITY BY UNDERTAKING</w:t>
                  </w:r>
                </w:p>
              </w:tc>
              <w:tc>
                <w:tcPr>
                  <w:tcW w:w="1000" w:type="dxa"/>
                </w:tcPr>
                <w:p w14:paraId="15C22A30" w14:textId="77777777" w:rsidR="00A1223F" w:rsidRDefault="00A1223F" w:rsidP="00205B95">
                  <w:pPr>
                    <w:pStyle w:val="TableItemCentered"/>
                  </w:pPr>
                  <w:r>
                    <w:fldChar w:fldCharType="begin"/>
                  </w:r>
                  <w:r>
                    <w:instrText xml:space="preserve"> GUID=01a87422-3cfb-44ec-a189-dbc97a024c46 </w:instrText>
                  </w:r>
                  <w:r>
                    <w:fldChar w:fldCharType="end"/>
                  </w:r>
                </w:p>
              </w:tc>
            </w:tr>
            <w:tr w:rsidR="00A1223F" w14:paraId="36C7F7C6" w14:textId="77777777" w:rsidTr="00205B95">
              <w:trPr>
                <w:gridAfter w:val="1"/>
                <w:wAfter w:w="108" w:type="dxa"/>
                <w:cantSplit/>
                <w:jc w:val="center"/>
              </w:trPr>
              <w:tc>
                <w:tcPr>
                  <w:tcW w:w="7100" w:type="dxa"/>
                  <w:gridSpan w:val="6"/>
                </w:tcPr>
                <w:p w14:paraId="29ED4E39" w14:textId="77777777" w:rsidR="00A1223F" w:rsidRDefault="00A1223F" w:rsidP="00205B95">
                  <w:pPr>
                    <w:pStyle w:val="TableItemCentered"/>
                  </w:pPr>
                  <w:r>
                    <w:fldChar w:fldCharType="begin"/>
                  </w:r>
                  <w:r>
                    <w:instrText xml:space="preserve"> GUID=59eef798-f06a-4a5b-b6ee-1276891ddec8 </w:instrText>
                  </w:r>
                  <w:r>
                    <w:fldChar w:fldCharType="end"/>
                  </w:r>
                  <w:r>
                    <w:t>(Title as in action)</w:t>
                  </w:r>
                </w:p>
                <w:p w14:paraId="0FDEB887" w14:textId="77777777" w:rsidR="00A1223F" w:rsidRDefault="00A1223F" w:rsidP="00205B95">
                  <w:pPr>
                    <w:pStyle w:val="ScheduleSectionTextIndent"/>
                    <w:ind w:firstLine="600"/>
                  </w:pPr>
                  <w:r>
                    <w:fldChar w:fldCharType="begin"/>
                  </w:r>
                  <w:r>
                    <w:instrText xml:space="preserve"> GUID=aab58f55-0679-458e-b2f7-e73ddcbdd726 </w:instrText>
                  </w:r>
                  <w:r>
                    <w:fldChar w:fldCharType="end"/>
                  </w:r>
                  <w:r>
                    <w:t>I,                                       , of                                         the receiver (and manager) appointed by order dated                                   (or proposed to be appointed) in this action hereby undertake with the Court to duly account for all moneys and property received by me as such receiver (or manager) or for which I may be held liable and to pay the balances from time to time found due from me and to deliver any property received by me as such receiver (or manager) at such times and in such manner in all respects as the Court or a Judge shall direct.</w:t>
                  </w:r>
                </w:p>
                <w:p w14:paraId="6E59C205" w14:textId="77777777" w:rsidR="00A1223F" w:rsidRDefault="00A1223F" w:rsidP="00205B95">
                  <w:pPr>
                    <w:pStyle w:val="ScheduleSectionTextIndent"/>
                    <w:ind w:firstLine="600"/>
                  </w:pPr>
                  <w:r>
                    <w:fldChar w:fldCharType="begin"/>
                  </w:r>
                  <w:r>
                    <w:instrText xml:space="preserve"> GUID=515f2068-fcd8-4d2e-b52a-a4262e019a72 </w:instrText>
                  </w:r>
                  <w:r>
                    <w:fldChar w:fldCharType="end"/>
                  </w:r>
                  <w:r>
                    <w:t>And we                                         hereby jointly and severally (in the case of a Guarantee or other Company strike out “jointly and severally”) undertake with the Court to be answerable for any default by the said                                              as such receiver (or manager) and upon such default to pay to any person or persons or otherwise as the Court or a Judge shall direct any sum or sums not exceeding in the whole $          :           that may from time to time be certified by the Registrar to be due from the receiver and we submit to the jurisdiction of the Court in this action to determine any claim made under this undertaking.</w:t>
                  </w:r>
                </w:p>
                <w:p w14:paraId="047535C0" w14:textId="77777777" w:rsidR="00A1223F" w:rsidRDefault="00A1223F" w:rsidP="00205B95">
                  <w:pPr>
                    <w:pStyle w:val="ScheduleSectionTextIndent"/>
                    <w:ind w:firstLine="600"/>
                  </w:pPr>
                  <w:r>
                    <w:fldChar w:fldCharType="begin"/>
                  </w:r>
                  <w:r>
                    <w:instrText xml:space="preserve"> GUID=4f688d63-53c6-4a49-a5e7-731dc8d083a7 </w:instrText>
                  </w:r>
                  <w:r>
                    <w:fldChar w:fldCharType="end"/>
                  </w:r>
                  <w:r>
                    <w:t>Dated this      day of              20   </w:t>
                  </w:r>
                  <w:proofErr w:type="gramStart"/>
                  <w:r>
                    <w:t>  .</w:t>
                  </w:r>
                  <w:proofErr w:type="gramEnd"/>
                </w:p>
                <w:p w14:paraId="1F9BCB03" w14:textId="77777777" w:rsidR="00A1223F" w:rsidRDefault="00A1223F" w:rsidP="00205B95">
                  <w:pPr>
                    <w:pStyle w:val="ScheduleSectionTextIndent"/>
                    <w:ind w:firstLine="600"/>
                  </w:pPr>
                  <w:r>
                    <w:fldChar w:fldCharType="begin"/>
                  </w:r>
                  <w:r>
                    <w:instrText xml:space="preserve"> GUID=5fa83abd-fcad-4f29-9729-4defb0558668 </w:instrText>
                  </w:r>
                  <w:r>
                    <w:fldChar w:fldCharType="end"/>
                  </w:r>
                  <w:r>
                    <w:t>(Signatures of receiver and his surety or sureties. In the case of a surety being a guarantee or other company, it must be sealed or otherwise duly executed).</w:t>
                  </w:r>
                </w:p>
              </w:tc>
            </w:tr>
          </w:tbl>
          <w:p w14:paraId="30793D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376120B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208" w:type="dxa"/>
        <w:jc w:val="center"/>
        <w:tblLook w:val="04A0" w:firstRow="1" w:lastRow="0" w:firstColumn="1" w:lastColumn="0" w:noHBand="0" w:noVBand="1"/>
      </w:tblPr>
      <w:tblGrid>
        <w:gridCol w:w="99"/>
        <w:gridCol w:w="658"/>
        <w:gridCol w:w="536"/>
        <w:gridCol w:w="676"/>
        <w:gridCol w:w="1460"/>
        <w:gridCol w:w="1152"/>
        <w:gridCol w:w="377"/>
        <w:gridCol w:w="1397"/>
        <w:gridCol w:w="705"/>
        <w:gridCol w:w="62"/>
        <w:gridCol w:w="86"/>
      </w:tblGrid>
      <w:tr w:rsidR="006F2CA2" w:rsidRPr="006F2CA2" w14:paraId="73A17A81" w14:textId="77777777" w:rsidTr="006F2CA2">
        <w:trPr>
          <w:gridBefore w:val="1"/>
          <w:divId w:val="2116439976"/>
          <w:wBefore w:w="99" w:type="dxa"/>
          <w:cantSplit/>
          <w:jc w:val="center"/>
        </w:trPr>
        <w:tc>
          <w:tcPr>
            <w:tcW w:w="7109" w:type="dxa"/>
            <w:gridSpan w:val="10"/>
          </w:tcPr>
          <w:p w14:paraId="24307F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GUID=72903663-19e1-409f-a331-43ada15b81fc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116</w:t>
            </w:r>
          </w:p>
        </w:tc>
      </w:tr>
      <w:tr w:rsidR="006F2CA2" w:rsidRPr="006F2CA2" w14:paraId="3E5E92CD" w14:textId="77777777" w:rsidTr="006F2CA2">
        <w:trPr>
          <w:gridBefore w:val="1"/>
          <w:divId w:val="2116439976"/>
          <w:wBefore w:w="99" w:type="dxa"/>
          <w:cantSplit/>
          <w:jc w:val="center"/>
        </w:trPr>
        <w:tc>
          <w:tcPr>
            <w:tcW w:w="1194" w:type="dxa"/>
            <w:gridSpan w:val="2"/>
          </w:tcPr>
          <w:p w14:paraId="14E5A8F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GUID=c7e87ba8-1a20-4911-a9e5-0a8bb293ea21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R.537</w:t>
            </w:r>
          </w:p>
        </w:tc>
        <w:tc>
          <w:tcPr>
            <w:tcW w:w="5062" w:type="dxa"/>
            <w:gridSpan w:val="5"/>
          </w:tcPr>
          <w:p w14:paraId="498EE5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A0B9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GUID=18f08629-46c4-4d37-9eab-64552867bafd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VERIFYING RECEIVER’S ACCOUNT</w:t>
            </w:r>
          </w:p>
        </w:tc>
        <w:tc>
          <w:tcPr>
            <w:tcW w:w="853" w:type="dxa"/>
            <w:gridSpan w:val="3"/>
          </w:tcPr>
          <w:p w14:paraId="7AA59C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GUID=48cb3e66-02c1-4db8-8772-b63721e6c98e </w:instrText>
            </w:r>
            <w:r w:rsidRPr="006F2CA2">
              <w:rPr>
                <w:rFonts w:ascii="Times New Roman" w:hAnsi="Times New Roman" w:cs="Times New Roman"/>
                <w:sz w:val="22"/>
                <w:szCs w:val="20"/>
                <w:lang w:val="en-GB" w:eastAsia="en-US"/>
              </w:rPr>
              <w:fldChar w:fldCharType="end"/>
            </w:r>
          </w:p>
        </w:tc>
      </w:tr>
      <w:tr w:rsidR="006F2CA2" w:rsidRPr="006F2CA2" w14:paraId="6FF0AF2A" w14:textId="77777777" w:rsidTr="006F2CA2">
        <w:trPr>
          <w:gridBefore w:val="1"/>
          <w:divId w:val="2116439976"/>
          <w:wBefore w:w="99" w:type="dxa"/>
          <w:cantSplit/>
          <w:jc w:val="center"/>
        </w:trPr>
        <w:tc>
          <w:tcPr>
            <w:tcW w:w="7109" w:type="dxa"/>
            <w:gridSpan w:val="10"/>
          </w:tcPr>
          <w:p w14:paraId="4D32A4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GUID=aab9cfd9-9cde-48ab-8542-5c1e22d7c4bb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D9ECC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GUID=95d3f642-20eb-47f2-9b8d-2d1ff6711a9b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receiver appointed in this cause, do make oath (or affirm) and say as follows:</w:t>
            </w:r>
          </w:p>
          <w:p w14:paraId="055D03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GUID=9a6e29f7-df24-4167-8789-03b5cb347d2c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document now shown to me marked A is, as it purports to be, a full and true account of              for the period therein specified.</w:t>
            </w:r>
          </w:p>
          <w:p w14:paraId="5C6A9F0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GUID=7e36b557-826c-4c2d-bf1a-fda993888775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my sureties named in the guarantee (or undertaking) dated                         20       , are both alive and neither of them has become bankrupt or insolvent.</w:t>
            </w:r>
          </w:p>
          <w:p w14:paraId="0164F7D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GUID=7089a91b-60f8-454a-89fb-2e23096acb7d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5A4F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GUID=59f42a03-652c-4d23-b317-08f558b5bac1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Co., Ltd., my surety named in the guarantee (or undertaking)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 still carrying on business and no application or other proceeding for its winding up is pending.</w:t>
            </w:r>
          </w:p>
          <w:p w14:paraId="37165CBE" w14:textId="77777777" w:rsidR="006F2CA2" w:rsidRPr="006F2CA2" w:rsidRDefault="006F2CA2" w:rsidP="006F2CA2">
            <w:pPr>
              <w:spacing w:before="120" w:after="0" w:line="240" w:lineRule="auto"/>
              <w:ind w:left="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GUID=e4389164-3c50-46c9-9664-9c0b8aa461fd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D13864F" w14:textId="77777777" w:rsidTr="006F2CA2">
        <w:trPr>
          <w:gridAfter w:val="1"/>
          <w:divId w:val="2116439976"/>
          <w:wAfter w:w="86" w:type="dxa"/>
          <w:cantSplit/>
          <w:jc w:val="center"/>
        </w:trPr>
        <w:tc>
          <w:tcPr>
            <w:tcW w:w="7122" w:type="dxa"/>
            <w:gridSpan w:val="10"/>
          </w:tcPr>
          <w:p w14:paraId="7F7CC1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0057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GUID=c53d631e-b244-40e0-b745-4f530d5a1c3a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117</w:t>
            </w:r>
          </w:p>
        </w:tc>
      </w:tr>
      <w:tr w:rsidR="006F2CA2" w:rsidRPr="006F2CA2" w14:paraId="02F4FAE5" w14:textId="77777777" w:rsidTr="006F2CA2">
        <w:trPr>
          <w:gridAfter w:val="1"/>
          <w:divId w:val="2116439976"/>
          <w:wAfter w:w="86" w:type="dxa"/>
          <w:cantSplit/>
          <w:jc w:val="center"/>
        </w:trPr>
        <w:tc>
          <w:tcPr>
            <w:tcW w:w="1969" w:type="dxa"/>
            <w:gridSpan w:val="4"/>
          </w:tcPr>
          <w:p w14:paraId="111457F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GUID=c668e2e8-e9d3-4fc6-bd7d-c866a28ecdab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R.542</w:t>
            </w:r>
          </w:p>
        </w:tc>
        <w:tc>
          <w:tcPr>
            <w:tcW w:w="2989" w:type="dxa"/>
            <w:gridSpan w:val="3"/>
          </w:tcPr>
          <w:p w14:paraId="547EB1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6042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GUID=333bc90a-962b-4c84-ac1e-6c695943d66a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RESULT OF SALE</w:t>
            </w:r>
          </w:p>
        </w:tc>
        <w:tc>
          <w:tcPr>
            <w:tcW w:w="2164" w:type="dxa"/>
            <w:gridSpan w:val="3"/>
          </w:tcPr>
          <w:p w14:paraId="56F152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GUID=dea2f89e-383e-4679-832e-0dc930ff259e </w:instrText>
            </w:r>
            <w:r w:rsidRPr="006F2CA2">
              <w:rPr>
                <w:rFonts w:ascii="Times New Roman" w:hAnsi="Times New Roman" w:cs="Times New Roman"/>
                <w:sz w:val="22"/>
                <w:szCs w:val="20"/>
                <w:lang w:val="en-GB" w:eastAsia="en-US"/>
              </w:rPr>
              <w:fldChar w:fldCharType="end"/>
            </w:r>
          </w:p>
        </w:tc>
      </w:tr>
      <w:tr w:rsidR="005A22FC" w14:paraId="62C9DCC3" w14:textId="77777777" w:rsidTr="006F2CA2">
        <w:trPr>
          <w:gridAfter w:val="1"/>
          <w:divId w:val="2116439976"/>
          <w:wAfter w:w="86" w:type="dxa"/>
          <w:cantSplit/>
          <w:jc w:val="center"/>
        </w:trPr>
        <w:tc>
          <w:tcPr>
            <w:tcW w:w="7122" w:type="dxa"/>
            <w:gridSpan w:val="10"/>
          </w:tcPr>
          <w:p w14:paraId="0B49D3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GUID=950f3a7d-1161-4fa0-912a-2b0aaf69fa96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30562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GUID=9dfa04e9-6781-43c9-a710-5e6926c59f7e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auctioneer, the person appointed to sell the estate comprised in the particulars hereinafter referred to, hereby certify as follows:</w:t>
            </w:r>
          </w:p>
          <w:p w14:paraId="1B652A7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GUID=e5a9a7c4-071f-4202-8e23-ede15c1eac16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 did at the time and place, in the lots, and subject to the conditions specified in the particulars and conditions of sale hereto annexed and marked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xml:space="preserve"> put up for sale by auction the estates described in the said particulars.</w:t>
            </w:r>
          </w:p>
          <w:p w14:paraId="131BC75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GUID=5e4b2500-9fb0-4d93-9524-6873b8dac994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result of the sale is truly set forth in the bidding paper hereto annexed and marked </w:t>
            </w:r>
            <w:r w:rsidRPr="006F2CA2">
              <w:rPr>
                <w:rFonts w:ascii="Times New Roman" w:hAnsi="Times New Roman" w:cs="Times New Roman"/>
                <w:i/>
                <w:sz w:val="22"/>
                <w:szCs w:val="20"/>
                <w:lang w:val="en-GB" w:eastAsia="en-US"/>
              </w:rPr>
              <w:t>B.</w:t>
            </w:r>
          </w:p>
          <w:p w14:paraId="2BBAAF6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GUID=228c4686-8eaf-4a2e-aeab-af91f523dbf9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have received the sums set forth in the fourth column of the schedule hereto as deposits from the respective purchasers whose names are set forth in the second column of the said schedule opposite the said sums in respect of their purchase-money leaving the sums set forth in the fifth column of the said schedule due in respect thereof.</w:t>
            </w:r>
          </w:p>
          <w:p w14:paraId="33E7E8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GUID=771cf994-691a-4163-8183-b56b835f67bd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SCHEDULE above referred to</w:t>
            </w:r>
          </w:p>
        </w:tc>
      </w:tr>
      <w:tr w:rsidR="005A22FC" w14:paraId="67E80979" w14:textId="77777777" w:rsidTr="006F2CA2">
        <w:trPr>
          <w:gridAfter w:val="1"/>
          <w:divId w:val="2116439976"/>
          <w:wAfter w:w="86" w:type="dxa"/>
          <w:cantSplit/>
          <w:trHeight w:val="120"/>
          <w:jc w:val="center"/>
        </w:trPr>
        <w:tc>
          <w:tcPr>
            <w:tcW w:w="757" w:type="dxa"/>
            <w:gridSpan w:val="2"/>
            <w:vAlign w:val="center"/>
          </w:tcPr>
          <w:p w14:paraId="7527040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GUID=7a0e34b0-fcc9-43e1-bad2-9ac84d154512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of Lot</w:t>
            </w:r>
          </w:p>
        </w:tc>
        <w:tc>
          <w:tcPr>
            <w:tcW w:w="1212" w:type="dxa"/>
            <w:gridSpan w:val="2"/>
            <w:vAlign w:val="center"/>
          </w:tcPr>
          <w:p w14:paraId="74D2B1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GUID=217d8c6f-5c81-49fb-b6bf-4a07418a49d0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Purchaser</w:t>
            </w:r>
          </w:p>
        </w:tc>
        <w:tc>
          <w:tcPr>
            <w:tcW w:w="1460" w:type="dxa"/>
            <w:vAlign w:val="center"/>
          </w:tcPr>
          <w:p w14:paraId="51F6F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GUID=24b6c201-eab5-4c43-a074-67aabb63f90b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Purchase-Money</w:t>
            </w:r>
          </w:p>
        </w:tc>
        <w:tc>
          <w:tcPr>
            <w:tcW w:w="1152" w:type="dxa"/>
            <w:vAlign w:val="center"/>
          </w:tcPr>
          <w:p w14:paraId="0B45C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GUID=7fe53c67-eabc-4c49-bd43-8101be6b691d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Deposit Received</w:t>
            </w:r>
          </w:p>
        </w:tc>
        <w:tc>
          <w:tcPr>
            <w:tcW w:w="2541" w:type="dxa"/>
            <w:gridSpan w:val="4"/>
            <w:vAlign w:val="center"/>
          </w:tcPr>
          <w:p w14:paraId="0DF76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GUID=825f8549-4eef-4d16-b939-810f63ef15ff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remaining due</w:t>
            </w:r>
          </w:p>
        </w:tc>
      </w:tr>
      <w:tr w:rsidR="005A22FC" w14:paraId="27EE54FD" w14:textId="77777777" w:rsidTr="006F2CA2">
        <w:trPr>
          <w:gridAfter w:val="1"/>
          <w:divId w:val="2116439976"/>
          <w:wAfter w:w="86" w:type="dxa"/>
          <w:cantSplit/>
          <w:trHeight w:val="120"/>
          <w:jc w:val="center"/>
        </w:trPr>
        <w:tc>
          <w:tcPr>
            <w:tcW w:w="757" w:type="dxa"/>
            <w:gridSpan w:val="2"/>
          </w:tcPr>
          <w:p w14:paraId="4BC06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GUID=a50d49ac-2187-4c27-87dc-44a30600413c </w:instrText>
            </w:r>
            <w:r w:rsidRPr="006F2CA2">
              <w:rPr>
                <w:rFonts w:ascii="Times New Roman" w:hAnsi="Times New Roman" w:cs="Times New Roman"/>
                <w:sz w:val="22"/>
                <w:szCs w:val="20"/>
                <w:lang w:val="en-GB" w:eastAsia="en-US"/>
              </w:rPr>
              <w:fldChar w:fldCharType="end"/>
            </w:r>
          </w:p>
        </w:tc>
        <w:tc>
          <w:tcPr>
            <w:tcW w:w="1212" w:type="dxa"/>
            <w:gridSpan w:val="2"/>
          </w:tcPr>
          <w:p w14:paraId="2EC6C7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GUID=0007a33b-b844-49b8-ab92-b35de1eafd03 </w:instrText>
            </w:r>
            <w:r w:rsidRPr="006F2CA2">
              <w:rPr>
                <w:rFonts w:ascii="Times New Roman" w:hAnsi="Times New Roman" w:cs="Times New Roman"/>
                <w:sz w:val="22"/>
                <w:szCs w:val="20"/>
                <w:lang w:val="en-GB" w:eastAsia="en-US"/>
              </w:rPr>
              <w:fldChar w:fldCharType="end"/>
            </w:r>
          </w:p>
        </w:tc>
        <w:tc>
          <w:tcPr>
            <w:tcW w:w="1460" w:type="dxa"/>
          </w:tcPr>
          <w:p w14:paraId="1AD207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GUID=8a60e212-0a51-4eb7-87ea-22190e3ad36b </w:instrText>
            </w:r>
            <w:r w:rsidRPr="006F2CA2">
              <w:rPr>
                <w:rFonts w:ascii="Times New Roman" w:hAnsi="Times New Roman" w:cs="Times New Roman"/>
                <w:sz w:val="22"/>
                <w:szCs w:val="20"/>
                <w:lang w:val="en-GB" w:eastAsia="en-US"/>
              </w:rPr>
              <w:fldChar w:fldCharType="end"/>
            </w:r>
          </w:p>
        </w:tc>
        <w:tc>
          <w:tcPr>
            <w:tcW w:w="1152" w:type="dxa"/>
          </w:tcPr>
          <w:p w14:paraId="0680C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GUID=fad99127-dbe8-4a97-865f-221c3e9e9e4a </w:instrText>
            </w:r>
            <w:r w:rsidRPr="006F2CA2">
              <w:rPr>
                <w:rFonts w:ascii="Times New Roman" w:hAnsi="Times New Roman" w:cs="Times New Roman"/>
                <w:sz w:val="22"/>
                <w:szCs w:val="20"/>
                <w:lang w:val="en-GB" w:eastAsia="en-US"/>
              </w:rPr>
              <w:fldChar w:fldCharType="end"/>
            </w:r>
          </w:p>
        </w:tc>
        <w:tc>
          <w:tcPr>
            <w:tcW w:w="2541" w:type="dxa"/>
            <w:gridSpan w:val="4"/>
          </w:tcPr>
          <w:p w14:paraId="1685D9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GUID=4a61dc0b-27c1-4484-886d-5c3bf6c76824 </w:instrText>
            </w:r>
            <w:r w:rsidRPr="006F2CA2">
              <w:rPr>
                <w:rFonts w:ascii="Times New Roman" w:hAnsi="Times New Roman" w:cs="Times New Roman"/>
                <w:sz w:val="22"/>
                <w:szCs w:val="20"/>
                <w:lang w:val="en-GB" w:eastAsia="en-US"/>
              </w:rPr>
              <w:fldChar w:fldCharType="end"/>
            </w:r>
          </w:p>
        </w:tc>
      </w:tr>
      <w:tr w:rsidR="005A22FC" w14:paraId="1C5C88BB" w14:textId="77777777" w:rsidTr="006F2CA2">
        <w:trPr>
          <w:gridAfter w:val="1"/>
          <w:divId w:val="2116439976"/>
          <w:wAfter w:w="86" w:type="dxa"/>
          <w:cantSplit/>
          <w:trHeight w:val="120"/>
          <w:jc w:val="center"/>
        </w:trPr>
        <w:tc>
          <w:tcPr>
            <w:tcW w:w="757" w:type="dxa"/>
            <w:gridSpan w:val="2"/>
          </w:tcPr>
          <w:p w14:paraId="7D3F24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GUID=90c1b877-266c-4581-8b96-bb58b9a0b0e2 </w:instrText>
            </w:r>
            <w:r w:rsidRPr="006F2CA2">
              <w:rPr>
                <w:rFonts w:ascii="Times New Roman" w:hAnsi="Times New Roman" w:cs="Times New Roman"/>
                <w:sz w:val="22"/>
                <w:szCs w:val="20"/>
                <w:lang w:val="en-GB" w:eastAsia="en-US"/>
              </w:rPr>
              <w:fldChar w:fldCharType="end"/>
            </w:r>
          </w:p>
        </w:tc>
        <w:tc>
          <w:tcPr>
            <w:tcW w:w="1212" w:type="dxa"/>
            <w:gridSpan w:val="2"/>
          </w:tcPr>
          <w:p w14:paraId="7A6C3F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GUID=c0deabcc-b896-4d40-8ee0-0b1c9f9dc9e4 </w:instrText>
            </w:r>
            <w:r w:rsidRPr="006F2CA2">
              <w:rPr>
                <w:rFonts w:ascii="Times New Roman" w:hAnsi="Times New Roman" w:cs="Times New Roman"/>
                <w:sz w:val="22"/>
                <w:szCs w:val="20"/>
                <w:lang w:val="en-GB" w:eastAsia="en-US"/>
              </w:rPr>
              <w:fldChar w:fldCharType="end"/>
            </w:r>
          </w:p>
        </w:tc>
        <w:tc>
          <w:tcPr>
            <w:tcW w:w="1460" w:type="dxa"/>
          </w:tcPr>
          <w:p w14:paraId="25BCA3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GUID=1635332d-3adf-4174-971c-46c5f2404313 </w:instrText>
            </w:r>
            <w:r w:rsidRPr="006F2CA2">
              <w:rPr>
                <w:rFonts w:ascii="Times New Roman" w:hAnsi="Times New Roman" w:cs="Times New Roman"/>
                <w:sz w:val="22"/>
                <w:szCs w:val="20"/>
                <w:lang w:val="en-GB" w:eastAsia="en-US"/>
              </w:rPr>
              <w:fldChar w:fldCharType="end"/>
            </w:r>
          </w:p>
        </w:tc>
        <w:tc>
          <w:tcPr>
            <w:tcW w:w="1152" w:type="dxa"/>
          </w:tcPr>
          <w:p w14:paraId="50EB9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GUID=2fee1827-2cc1-4854-8d72-03647baa4f34 </w:instrText>
            </w:r>
            <w:r w:rsidRPr="006F2CA2">
              <w:rPr>
                <w:rFonts w:ascii="Times New Roman" w:hAnsi="Times New Roman" w:cs="Times New Roman"/>
                <w:sz w:val="22"/>
                <w:szCs w:val="20"/>
                <w:lang w:val="en-GB" w:eastAsia="en-US"/>
              </w:rPr>
              <w:fldChar w:fldCharType="end"/>
            </w:r>
          </w:p>
        </w:tc>
        <w:tc>
          <w:tcPr>
            <w:tcW w:w="2541" w:type="dxa"/>
            <w:gridSpan w:val="4"/>
          </w:tcPr>
          <w:p w14:paraId="787ADC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GUID=d7b0ca0d-4c0e-48a6-b06a-4aa55f4d162c </w:instrText>
            </w:r>
            <w:r w:rsidRPr="006F2CA2">
              <w:rPr>
                <w:rFonts w:ascii="Times New Roman" w:hAnsi="Times New Roman" w:cs="Times New Roman"/>
                <w:sz w:val="22"/>
                <w:szCs w:val="20"/>
                <w:lang w:val="en-GB" w:eastAsia="en-US"/>
              </w:rPr>
              <w:fldChar w:fldCharType="end"/>
            </w:r>
          </w:p>
        </w:tc>
      </w:tr>
      <w:tr w:rsidR="005A22FC" w14:paraId="1DAB2D7C" w14:textId="77777777" w:rsidTr="006F2CA2">
        <w:trPr>
          <w:gridAfter w:val="1"/>
          <w:divId w:val="2116439976"/>
          <w:wAfter w:w="86" w:type="dxa"/>
          <w:cantSplit/>
          <w:trHeight w:val="120"/>
          <w:jc w:val="center"/>
        </w:trPr>
        <w:tc>
          <w:tcPr>
            <w:tcW w:w="757" w:type="dxa"/>
            <w:gridSpan w:val="2"/>
          </w:tcPr>
          <w:p w14:paraId="24F629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GUID=1d89baff-e8e8-4823-aa70-c3c0ee175373 </w:instrText>
            </w:r>
            <w:r w:rsidRPr="006F2CA2">
              <w:rPr>
                <w:rFonts w:ascii="Times New Roman" w:hAnsi="Times New Roman" w:cs="Times New Roman"/>
                <w:sz w:val="22"/>
                <w:szCs w:val="20"/>
                <w:lang w:val="en-GB" w:eastAsia="en-US"/>
              </w:rPr>
              <w:fldChar w:fldCharType="end"/>
            </w:r>
          </w:p>
        </w:tc>
        <w:tc>
          <w:tcPr>
            <w:tcW w:w="1212" w:type="dxa"/>
            <w:gridSpan w:val="2"/>
          </w:tcPr>
          <w:p w14:paraId="12977D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GUID=b9b2b6b4-4a14-43ed-a4dd-6516df996cc9 </w:instrText>
            </w:r>
            <w:r w:rsidRPr="006F2CA2">
              <w:rPr>
                <w:rFonts w:ascii="Times New Roman" w:hAnsi="Times New Roman" w:cs="Times New Roman"/>
                <w:sz w:val="22"/>
                <w:szCs w:val="20"/>
                <w:lang w:val="en-GB" w:eastAsia="en-US"/>
              </w:rPr>
              <w:fldChar w:fldCharType="end"/>
            </w:r>
          </w:p>
        </w:tc>
        <w:tc>
          <w:tcPr>
            <w:tcW w:w="1460" w:type="dxa"/>
          </w:tcPr>
          <w:p w14:paraId="58B15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GUID=eb830698-d897-402a-b489-68a2d1e3db4c </w:instrText>
            </w:r>
            <w:r w:rsidRPr="006F2CA2">
              <w:rPr>
                <w:rFonts w:ascii="Times New Roman" w:hAnsi="Times New Roman" w:cs="Times New Roman"/>
                <w:sz w:val="22"/>
                <w:szCs w:val="20"/>
                <w:lang w:val="en-GB" w:eastAsia="en-US"/>
              </w:rPr>
              <w:fldChar w:fldCharType="end"/>
            </w:r>
          </w:p>
        </w:tc>
        <w:tc>
          <w:tcPr>
            <w:tcW w:w="1152" w:type="dxa"/>
          </w:tcPr>
          <w:p w14:paraId="25A17F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GUID=c0e2abb3-173a-4cf2-85c2-594ba126dcdc </w:instrText>
            </w:r>
            <w:r w:rsidRPr="006F2CA2">
              <w:rPr>
                <w:rFonts w:ascii="Times New Roman" w:hAnsi="Times New Roman" w:cs="Times New Roman"/>
                <w:sz w:val="22"/>
                <w:szCs w:val="20"/>
                <w:lang w:val="en-GB" w:eastAsia="en-US"/>
              </w:rPr>
              <w:fldChar w:fldCharType="end"/>
            </w:r>
          </w:p>
        </w:tc>
        <w:tc>
          <w:tcPr>
            <w:tcW w:w="2541" w:type="dxa"/>
            <w:gridSpan w:val="4"/>
          </w:tcPr>
          <w:p w14:paraId="3FAE52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GUID=03b55cea-bf20-4791-a0fc-61e2eeff0859 </w:instrText>
            </w:r>
            <w:r w:rsidRPr="006F2CA2">
              <w:rPr>
                <w:rFonts w:ascii="Times New Roman" w:hAnsi="Times New Roman" w:cs="Times New Roman"/>
                <w:sz w:val="22"/>
                <w:szCs w:val="20"/>
                <w:lang w:val="en-GB" w:eastAsia="en-US"/>
              </w:rPr>
              <w:fldChar w:fldCharType="end"/>
            </w:r>
          </w:p>
        </w:tc>
      </w:tr>
      <w:tr w:rsidR="006F2CA2" w:rsidRPr="006F2CA2" w14:paraId="4EB10E63" w14:textId="77777777" w:rsidTr="006F2CA2">
        <w:trPr>
          <w:gridAfter w:val="1"/>
          <w:divId w:val="2116439976"/>
          <w:wAfter w:w="86" w:type="dxa"/>
          <w:cantSplit/>
          <w:jc w:val="center"/>
        </w:trPr>
        <w:tc>
          <w:tcPr>
            <w:tcW w:w="7122" w:type="dxa"/>
            <w:gridSpan w:val="10"/>
          </w:tcPr>
          <w:p w14:paraId="4AFCAB9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GUID=b00a27b6-652f-4ff6-ad36-56fad1d5e7de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Auctioneer.</w:t>
            </w:r>
          </w:p>
          <w:p w14:paraId="5A4E9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GUID=6ad29661-3b03-4080-b02e-5c30db70cac6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1344BA70" w14:textId="77777777" w:rsidR="006F2CA2" w:rsidRPr="006F2CA2" w:rsidRDefault="006F2CA2" w:rsidP="006F2CA2">
            <w:pPr>
              <w:spacing w:before="120" w:after="0" w:line="240" w:lineRule="auto"/>
              <w:ind w:firstLine="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GUID=73f07a4a-5e58-48b9-a000-5ccb101a30b5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can be adapted to meet the requirements of Rule 542(1)(</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xml:space="preserve">), when certificate </w:t>
            </w:r>
            <w:proofErr w:type="gramStart"/>
            <w:r w:rsidRPr="006F2CA2">
              <w:rPr>
                <w:rFonts w:ascii="Times New Roman" w:hAnsi="Times New Roman" w:cs="Times New Roman"/>
                <w:sz w:val="22"/>
                <w:szCs w:val="20"/>
                <w:lang w:val="en-GB" w:eastAsia="en-US"/>
              </w:rPr>
              <w:t>has to</w:t>
            </w:r>
            <w:proofErr w:type="gramEnd"/>
            <w:r w:rsidRPr="006F2CA2">
              <w:rPr>
                <w:rFonts w:ascii="Times New Roman" w:hAnsi="Times New Roman" w:cs="Times New Roman"/>
                <w:sz w:val="22"/>
                <w:szCs w:val="20"/>
                <w:lang w:val="en-GB" w:eastAsia="en-US"/>
              </w:rPr>
              <w:t xml:space="preserve"> be given by a solicitor).</w:t>
            </w:r>
          </w:p>
        </w:tc>
      </w:tr>
      <w:tr w:rsidR="006F2CA2" w:rsidRPr="006F2CA2" w14:paraId="79B64B17" w14:textId="77777777" w:rsidTr="006F2CA2">
        <w:trPr>
          <w:gridAfter w:val="2"/>
          <w:divId w:val="2116439976"/>
          <w:wAfter w:w="148" w:type="dxa"/>
          <w:cantSplit/>
          <w:jc w:val="center"/>
        </w:trPr>
        <w:tc>
          <w:tcPr>
            <w:tcW w:w="7060" w:type="dxa"/>
            <w:gridSpan w:val="9"/>
          </w:tcPr>
          <w:p w14:paraId="7981D2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76E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GUID=fea5225f-ad46-437c-8052-430e6e3d4ff1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118</w:t>
            </w:r>
          </w:p>
          <w:p w14:paraId="613643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R.546</w:t>
            </w:r>
          </w:p>
        </w:tc>
      </w:tr>
      <w:tr w:rsidR="006F2CA2" w:rsidRPr="006F2CA2" w14:paraId="79EC860C" w14:textId="77777777" w:rsidTr="006F2CA2">
        <w:trPr>
          <w:gridAfter w:val="2"/>
          <w:divId w:val="2116439976"/>
          <w:wAfter w:w="148" w:type="dxa"/>
          <w:cantSplit/>
          <w:jc w:val="center"/>
        </w:trPr>
        <w:tc>
          <w:tcPr>
            <w:tcW w:w="7060" w:type="dxa"/>
            <w:gridSpan w:val="9"/>
          </w:tcPr>
          <w:p w14:paraId="616BB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w:t>
            </w:r>
          </w:p>
          <w:p w14:paraId="7BAFC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GUID=51d079d3-1db0-4019-a5b5-5276d0b05421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20733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GUID=c8d4d9f3-9d84-4c37-aaff-3d14b772c5dd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094F382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GUID=0afd985e-349c-4ea8-be09-e9c14c8050b3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F28E4D0"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GUID=b9424459-28d9-4427-85e0-3f84986cc382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w:t>
            </w:r>
          </w:p>
          <w:p w14:paraId="1EDEDA74"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GUID=aaaa7855-7081-4a63-a1c3-3cc7ed681ec2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w:t>
            </w:r>
          </w:p>
          <w:p w14:paraId="666F5447"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GUID=538690b1-37b5-47f5-a671-39928ef60871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w:t>
            </w:r>
          </w:p>
          <w:p w14:paraId="5801143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GUID=d032ac98-c51e-4522-909f-53a38baf864b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C71557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GUID=43a6819e-1238-4fb3-b133-7670015e8474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62E803F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GUID=a67ce323-f7d0-4170-88a6-4041ae8776df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DF757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jc w:val="center"/>
        <w:tblLook w:val="04A0" w:firstRow="1" w:lastRow="0" w:firstColumn="1" w:lastColumn="0" w:noHBand="0" w:noVBand="1"/>
      </w:tblPr>
      <w:tblGrid>
        <w:gridCol w:w="1340"/>
        <w:gridCol w:w="4360"/>
        <w:gridCol w:w="1380"/>
      </w:tblGrid>
      <w:tr w:rsidR="006F2CA2" w:rsidRPr="006F2CA2" w14:paraId="4286D73F" w14:textId="77777777" w:rsidTr="006F2CA2">
        <w:trPr>
          <w:divId w:val="2116439976"/>
          <w:cantSplit/>
          <w:jc w:val="center"/>
        </w:trPr>
        <w:tc>
          <w:tcPr>
            <w:tcW w:w="7080" w:type="dxa"/>
            <w:gridSpan w:val="3"/>
          </w:tcPr>
          <w:p w14:paraId="74AA40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GUID=737e3f12-5387-4053-8641-eb7321382b38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119</w:t>
            </w:r>
          </w:p>
        </w:tc>
      </w:tr>
      <w:tr w:rsidR="006F2CA2" w:rsidRPr="006F2CA2" w14:paraId="54887A1F" w14:textId="77777777" w:rsidTr="006F2CA2">
        <w:trPr>
          <w:divId w:val="2116439976"/>
          <w:cantSplit/>
          <w:jc w:val="center"/>
        </w:trPr>
        <w:tc>
          <w:tcPr>
            <w:tcW w:w="1340" w:type="dxa"/>
          </w:tcPr>
          <w:p w14:paraId="49FC539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GUID=481f08fa-ad9b-47bd-b9b5-f16eaf6060db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R.566</w:t>
            </w:r>
          </w:p>
        </w:tc>
        <w:tc>
          <w:tcPr>
            <w:tcW w:w="4360" w:type="dxa"/>
          </w:tcPr>
          <w:p w14:paraId="701FC1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D50A4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GUID=5818dd7a-fbb5-401a-941b-d848c16ab4d1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FOR SETTING DOWN </w:t>
            </w:r>
            <w:r w:rsidRPr="006F2CA2">
              <w:rPr>
                <w:rFonts w:ascii="Times New Roman" w:hAnsi="Times New Roman" w:cs="Times New Roman"/>
                <w:sz w:val="22"/>
                <w:szCs w:val="20"/>
                <w:lang w:val="en-GB" w:eastAsia="en-US"/>
              </w:rPr>
              <w:br/>
              <w:t>AN ACTION FOR TRIAL</w:t>
            </w:r>
          </w:p>
        </w:tc>
        <w:tc>
          <w:tcPr>
            <w:tcW w:w="1380" w:type="dxa"/>
          </w:tcPr>
          <w:p w14:paraId="69BEB7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GUID=fcd748f3-cea4-4cbf-8785-8022c42bce18 </w:instrText>
            </w:r>
            <w:r w:rsidRPr="006F2CA2">
              <w:rPr>
                <w:rFonts w:ascii="Times New Roman" w:hAnsi="Times New Roman" w:cs="Times New Roman"/>
                <w:sz w:val="22"/>
                <w:szCs w:val="20"/>
                <w:lang w:val="en-GB" w:eastAsia="en-US"/>
              </w:rPr>
              <w:fldChar w:fldCharType="end"/>
            </w:r>
          </w:p>
        </w:tc>
      </w:tr>
      <w:tr w:rsidR="006F2CA2" w:rsidRPr="006F2CA2" w14:paraId="62AE1B90" w14:textId="77777777" w:rsidTr="006F2CA2">
        <w:trPr>
          <w:divId w:val="2116439976"/>
          <w:cantSplit/>
          <w:jc w:val="center"/>
        </w:trPr>
        <w:tc>
          <w:tcPr>
            <w:tcW w:w="7080" w:type="dxa"/>
            <w:gridSpan w:val="3"/>
          </w:tcPr>
          <w:p w14:paraId="12C1E4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GUID=b194b828-2f5f-4b6d-b581-e5c5cce365e1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70C2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GUID=10d20690-a17d-412d-88a1-00c23629088a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(other parties to the action).</w:t>
            </w:r>
          </w:p>
          <w:p w14:paraId="07D84B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GUID=e1a22a6f-5edc-4b34-992b-2d2fddf5df87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(or defendant) hereby sets down this action for trial for              days.</w:t>
            </w:r>
          </w:p>
          <w:p w14:paraId="0FDAB6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GUID=74bf6de2-949c-44bf-bdc7-ba34a47f8fe5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requisite documents pursuant to Rule 566, are attached herewith.</w:t>
            </w:r>
          </w:p>
          <w:p w14:paraId="548D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GUID=ccf648c5-045b-474f-86de-e78c9f0a0c3f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4C643C40"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jc w:val="center"/>
        <w:tblLook w:val="04A0" w:firstRow="1" w:lastRow="0" w:firstColumn="1" w:lastColumn="0" w:noHBand="0" w:noVBand="1"/>
      </w:tblPr>
      <w:tblGrid>
        <w:gridCol w:w="1309"/>
        <w:gridCol w:w="128"/>
        <w:gridCol w:w="1243"/>
        <w:gridCol w:w="1023"/>
        <w:gridCol w:w="1529"/>
        <w:gridCol w:w="1828"/>
      </w:tblGrid>
      <w:tr w:rsidR="006F2CA2" w:rsidRPr="006F2CA2" w14:paraId="097A64D0" w14:textId="77777777" w:rsidTr="006F2CA2">
        <w:trPr>
          <w:divId w:val="2116439976"/>
          <w:cantSplit/>
          <w:jc w:val="center"/>
        </w:trPr>
        <w:tc>
          <w:tcPr>
            <w:tcW w:w="7060" w:type="dxa"/>
            <w:gridSpan w:val="6"/>
          </w:tcPr>
          <w:p w14:paraId="3C685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GUID=2c2f76ff-6d4d-4810-9ba7-dba711a63020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120</w:t>
            </w:r>
          </w:p>
        </w:tc>
      </w:tr>
      <w:tr w:rsidR="006F2CA2" w:rsidRPr="006F2CA2" w14:paraId="5ACC1F87" w14:textId="77777777" w:rsidTr="006F2CA2">
        <w:trPr>
          <w:divId w:val="2116439976"/>
          <w:cantSplit/>
          <w:jc w:val="center"/>
        </w:trPr>
        <w:tc>
          <w:tcPr>
            <w:tcW w:w="1560" w:type="dxa"/>
          </w:tcPr>
          <w:p w14:paraId="377A22E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GUID=07f7a071-8753-4046-8017-9da8c215f4d8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R.578, R.579</w:t>
            </w:r>
            <w:r w:rsidRPr="006F2CA2">
              <w:rPr>
                <w:rFonts w:ascii="Times New Roman" w:hAnsi="Times New Roman" w:cs="Times New Roman"/>
                <w:sz w:val="18"/>
                <w:szCs w:val="18"/>
                <w:lang w:val="en-GB" w:eastAsia="en-US"/>
              </w:rPr>
              <w:br/>
            </w:r>
          </w:p>
        </w:tc>
        <w:tc>
          <w:tcPr>
            <w:tcW w:w="2960" w:type="dxa"/>
            <w:gridSpan w:val="4"/>
          </w:tcPr>
          <w:p w14:paraId="639AD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GUID=f64596bc-d25c-4390-8eee-02565ce8f815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AFTER TRIAL</w:t>
            </w:r>
          </w:p>
          <w:p w14:paraId="45C813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GUID=362d5938-aee4-4e9b-9e77-a9fbd951f95a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40" w:type="dxa"/>
          </w:tcPr>
          <w:p w14:paraId="2796AF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GUID=78824b46-514b-452b-8ff8-0000e2de2d1e </w:instrText>
            </w:r>
            <w:r w:rsidRPr="006F2CA2">
              <w:rPr>
                <w:rFonts w:ascii="Times New Roman" w:hAnsi="Times New Roman" w:cs="Times New Roman"/>
                <w:sz w:val="22"/>
                <w:szCs w:val="20"/>
                <w:lang w:val="en-GB" w:eastAsia="en-US"/>
              </w:rPr>
              <w:fldChar w:fldCharType="end"/>
            </w:r>
          </w:p>
        </w:tc>
      </w:tr>
      <w:tr w:rsidR="005A22FC" w14:paraId="2348D869" w14:textId="77777777" w:rsidTr="006F2CA2">
        <w:trPr>
          <w:divId w:val="2116439976"/>
          <w:cantSplit/>
          <w:jc w:val="center"/>
        </w:trPr>
        <w:tc>
          <w:tcPr>
            <w:tcW w:w="7060" w:type="dxa"/>
            <w:gridSpan w:val="6"/>
          </w:tcPr>
          <w:p w14:paraId="63E25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GUID=0488eab5-fa12-46b5-a979-7f52d7867842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7DFEC3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GUID=6d12a288-4471-4543-87d5-2b4010639147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Judge hearing the trial:</w:t>
            </w:r>
          </w:p>
          <w:p w14:paraId="318C38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GUID=613548cb-bc7f-4051-a922-139ba9b0b315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No.:</w:t>
            </w:r>
          </w:p>
          <w:p w14:paraId="6B6A4F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GUID=eac9d831-191f-48ba-a7ad-8c3c36108c64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u w:val="single"/>
                <w:lang w:val="en-GB" w:eastAsia="en-US"/>
              </w:rPr>
              <w:t>Parties present</w:t>
            </w:r>
            <w:r w:rsidRPr="006F2CA2">
              <w:rPr>
                <w:rFonts w:ascii="Times New Roman" w:hAnsi="Times New Roman" w:cs="Times New Roman"/>
                <w:sz w:val="22"/>
                <w:szCs w:val="20"/>
                <w:lang w:val="en-GB" w:eastAsia="en-US"/>
              </w:rPr>
              <w:t>:</w:t>
            </w:r>
          </w:p>
          <w:p w14:paraId="686F56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GUID=1b17676c-b581-46ff-9a41-376ea89fcde3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plaintiff(s):</w:t>
            </w:r>
          </w:p>
          <w:p w14:paraId="124B61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GUID=de297ac5-3dbf-42e8-a516-5203e2863fc4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defendant(s):</w:t>
            </w:r>
          </w:p>
          <w:p w14:paraId="70E896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GUID=a25f9c5a-c3ac-4207-b83a-ebbe72a487d2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others:</w:t>
            </w:r>
          </w:p>
          <w:p w14:paraId="25ED7F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GUID=172bedb5-faa5-4ed2-855c-7840f2dcbcfb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time of the Court was occupied as follows:</w:t>
            </w:r>
          </w:p>
        </w:tc>
      </w:tr>
      <w:tr w:rsidR="005A22FC" w14:paraId="64D938DC" w14:textId="77777777" w:rsidTr="006F2CA2">
        <w:trPr>
          <w:divId w:val="2116439976"/>
          <w:cantSplit/>
          <w:trHeight w:val="120"/>
          <w:jc w:val="center"/>
        </w:trPr>
        <w:tc>
          <w:tcPr>
            <w:tcW w:w="2600" w:type="dxa"/>
            <w:gridSpan w:val="3"/>
          </w:tcPr>
          <w:p w14:paraId="3CA2FA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GUID=55ca206a-23a5-4c91-ae67-336ad0da8f4d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w:t>
            </w:r>
          </w:p>
        </w:tc>
        <w:tc>
          <w:tcPr>
            <w:tcW w:w="0" w:type="dxa"/>
          </w:tcPr>
          <w:p w14:paraId="5373CF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GUID=b6729e33-32e5-48c1-b3e7-2a74089bffed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Outcome</w:t>
            </w:r>
          </w:p>
        </w:tc>
        <w:tc>
          <w:tcPr>
            <w:tcW w:w="0" w:type="dxa"/>
          </w:tcPr>
          <w:p w14:paraId="1CF472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GUID=c426620a-7215-4d54-a681-0eff5586f0e5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Start time</w:t>
            </w:r>
          </w:p>
        </w:tc>
        <w:tc>
          <w:tcPr>
            <w:tcW w:w="1340" w:type="dxa"/>
          </w:tcPr>
          <w:p w14:paraId="68C83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GUID=d654e566-a8d1-47a7-9417-f40a3f2a61b1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 time</w:t>
            </w:r>
          </w:p>
        </w:tc>
      </w:tr>
      <w:tr w:rsidR="005A22FC" w14:paraId="620ABD5F" w14:textId="77777777" w:rsidTr="006F2CA2">
        <w:trPr>
          <w:divId w:val="2116439976"/>
          <w:cantSplit/>
          <w:trHeight w:val="120"/>
          <w:jc w:val="center"/>
        </w:trPr>
        <w:tc>
          <w:tcPr>
            <w:tcW w:w="2600" w:type="dxa"/>
            <w:gridSpan w:val="3"/>
          </w:tcPr>
          <w:p w14:paraId="7C6746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GUID=eb451c08-e966-4011-a593-aefcc9e825b1 </w:instrText>
            </w:r>
            <w:r w:rsidRPr="006F2CA2">
              <w:rPr>
                <w:rFonts w:ascii="Times New Roman" w:hAnsi="Times New Roman" w:cs="Times New Roman"/>
                <w:sz w:val="22"/>
                <w:szCs w:val="20"/>
                <w:lang w:val="en-GB" w:eastAsia="en-US"/>
              </w:rPr>
              <w:fldChar w:fldCharType="end"/>
            </w:r>
          </w:p>
        </w:tc>
        <w:tc>
          <w:tcPr>
            <w:tcW w:w="0" w:type="dxa"/>
          </w:tcPr>
          <w:p w14:paraId="2109BD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GUID=9c5e890e-197f-4487-a1a2-8a9ba369233c </w:instrText>
            </w:r>
            <w:r w:rsidRPr="006F2CA2">
              <w:rPr>
                <w:rFonts w:ascii="Times New Roman" w:hAnsi="Times New Roman" w:cs="Times New Roman"/>
                <w:sz w:val="22"/>
                <w:szCs w:val="20"/>
                <w:lang w:val="en-GB" w:eastAsia="en-US"/>
              </w:rPr>
              <w:fldChar w:fldCharType="end"/>
            </w:r>
          </w:p>
        </w:tc>
        <w:tc>
          <w:tcPr>
            <w:tcW w:w="0" w:type="dxa"/>
          </w:tcPr>
          <w:p w14:paraId="0DC52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GUID=253b79f6-fbe8-4919-afb4-7d6c99d74aab </w:instrText>
            </w:r>
            <w:r w:rsidRPr="006F2CA2">
              <w:rPr>
                <w:rFonts w:ascii="Times New Roman" w:hAnsi="Times New Roman" w:cs="Times New Roman"/>
                <w:sz w:val="22"/>
                <w:szCs w:val="20"/>
                <w:lang w:val="en-GB" w:eastAsia="en-US"/>
              </w:rPr>
              <w:fldChar w:fldCharType="end"/>
            </w:r>
          </w:p>
        </w:tc>
        <w:tc>
          <w:tcPr>
            <w:tcW w:w="1340" w:type="dxa"/>
          </w:tcPr>
          <w:p w14:paraId="5F0872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GUID=27067052-49fc-49ab-92cb-f847034bab10 </w:instrText>
            </w:r>
            <w:r w:rsidRPr="006F2CA2">
              <w:rPr>
                <w:rFonts w:ascii="Times New Roman" w:hAnsi="Times New Roman" w:cs="Times New Roman"/>
                <w:sz w:val="22"/>
                <w:szCs w:val="20"/>
                <w:lang w:val="en-GB" w:eastAsia="en-US"/>
              </w:rPr>
              <w:fldChar w:fldCharType="end"/>
            </w:r>
          </w:p>
        </w:tc>
      </w:tr>
      <w:tr w:rsidR="005A22FC" w14:paraId="15BC914C" w14:textId="77777777" w:rsidTr="006F2CA2">
        <w:trPr>
          <w:divId w:val="2116439976"/>
          <w:cantSplit/>
          <w:trHeight w:val="120"/>
          <w:jc w:val="center"/>
        </w:trPr>
        <w:tc>
          <w:tcPr>
            <w:tcW w:w="2600" w:type="dxa"/>
            <w:gridSpan w:val="3"/>
          </w:tcPr>
          <w:p w14:paraId="510FCF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GUID=c12111b9-6e49-4d73-aa53-fb3062298d57 </w:instrText>
            </w:r>
            <w:r w:rsidRPr="006F2CA2">
              <w:rPr>
                <w:rFonts w:ascii="Times New Roman" w:hAnsi="Times New Roman" w:cs="Times New Roman"/>
                <w:sz w:val="22"/>
                <w:szCs w:val="20"/>
                <w:lang w:val="en-GB" w:eastAsia="en-US"/>
              </w:rPr>
              <w:fldChar w:fldCharType="end"/>
            </w:r>
          </w:p>
        </w:tc>
        <w:tc>
          <w:tcPr>
            <w:tcW w:w="0" w:type="dxa"/>
          </w:tcPr>
          <w:p w14:paraId="668576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GUID=24e1fbe4-5314-4c9a-9545-6950ddc2d3cd </w:instrText>
            </w:r>
            <w:r w:rsidRPr="006F2CA2">
              <w:rPr>
                <w:rFonts w:ascii="Times New Roman" w:hAnsi="Times New Roman" w:cs="Times New Roman"/>
                <w:sz w:val="22"/>
                <w:szCs w:val="20"/>
                <w:lang w:val="en-GB" w:eastAsia="en-US"/>
              </w:rPr>
              <w:fldChar w:fldCharType="end"/>
            </w:r>
          </w:p>
        </w:tc>
        <w:tc>
          <w:tcPr>
            <w:tcW w:w="0" w:type="dxa"/>
          </w:tcPr>
          <w:p w14:paraId="2919AF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GUID=64be396e-595f-4aa8-b6d3-bc28817a96d4 </w:instrText>
            </w:r>
            <w:r w:rsidRPr="006F2CA2">
              <w:rPr>
                <w:rFonts w:ascii="Times New Roman" w:hAnsi="Times New Roman" w:cs="Times New Roman"/>
                <w:sz w:val="22"/>
                <w:szCs w:val="20"/>
                <w:lang w:val="en-GB" w:eastAsia="en-US"/>
              </w:rPr>
              <w:fldChar w:fldCharType="end"/>
            </w:r>
          </w:p>
        </w:tc>
        <w:tc>
          <w:tcPr>
            <w:tcW w:w="1340" w:type="dxa"/>
          </w:tcPr>
          <w:p w14:paraId="5975C2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GUID=0b1b076f-94f3-4fe8-b351-62a6f09ef0f4 </w:instrText>
            </w:r>
            <w:r w:rsidRPr="006F2CA2">
              <w:rPr>
                <w:rFonts w:ascii="Times New Roman" w:hAnsi="Times New Roman" w:cs="Times New Roman"/>
                <w:sz w:val="22"/>
                <w:szCs w:val="20"/>
                <w:lang w:val="en-GB" w:eastAsia="en-US"/>
              </w:rPr>
              <w:fldChar w:fldCharType="end"/>
            </w:r>
          </w:p>
        </w:tc>
      </w:tr>
      <w:tr w:rsidR="006F2CA2" w:rsidRPr="006F2CA2" w14:paraId="028D6798" w14:textId="77777777" w:rsidTr="006F2CA2">
        <w:trPr>
          <w:divId w:val="2116439976"/>
          <w:cantSplit/>
          <w:jc w:val="center"/>
        </w:trPr>
        <w:tc>
          <w:tcPr>
            <w:tcW w:w="7060" w:type="dxa"/>
            <w:gridSpan w:val="6"/>
          </w:tcPr>
          <w:p w14:paraId="7E1ED2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GUID=81524e77-053b-48a6-b259-de7ab1ef0497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 time occupied:              hour(</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minute(s)</w:t>
            </w:r>
          </w:p>
          <w:p w14:paraId="7F88B85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GUID=ae35c9fb-7adb-4388-b6e3-cfd3d25bf7a6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Judgment/Order(s) given:</w:t>
            </w:r>
          </w:p>
          <w:p w14:paraId="3B13D2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GUID=0ff3177e-356d-4609-b4a6-23007cc91764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List of Exhibits is as follows:</w:t>
            </w:r>
          </w:p>
        </w:tc>
      </w:tr>
      <w:tr w:rsidR="005A22FC" w14:paraId="77F5E954" w14:textId="77777777" w:rsidTr="006F2CA2">
        <w:trPr>
          <w:divId w:val="2116439976"/>
          <w:cantSplit/>
          <w:jc w:val="center"/>
        </w:trPr>
        <w:tc>
          <w:tcPr>
            <w:tcW w:w="7060" w:type="dxa"/>
            <w:gridSpan w:val="6"/>
          </w:tcPr>
          <w:p w14:paraId="05CBD6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GUID=6f41b5ab-dc28-41fb-8915-8b6ad91c9dca </w:instrText>
            </w:r>
            <w:r w:rsidRPr="006F2CA2">
              <w:rPr>
                <w:rFonts w:ascii="Times New Roman" w:hAnsi="Times New Roman" w:cs="Times New Roman"/>
                <w:sz w:val="22"/>
                <w:szCs w:val="20"/>
                <w:lang w:val="en-GB" w:eastAsia="en-US"/>
              </w:rPr>
              <w:fldChar w:fldCharType="end"/>
            </w:r>
          </w:p>
        </w:tc>
      </w:tr>
      <w:tr w:rsidR="005A22FC" w14:paraId="38F727FC" w14:textId="77777777" w:rsidTr="006F2CA2">
        <w:trPr>
          <w:divId w:val="2116439976"/>
          <w:cantSplit/>
          <w:trHeight w:val="120"/>
          <w:jc w:val="center"/>
        </w:trPr>
        <w:tc>
          <w:tcPr>
            <w:tcW w:w="1760" w:type="dxa"/>
            <w:gridSpan w:val="2"/>
            <w:vAlign w:val="center"/>
          </w:tcPr>
          <w:p w14:paraId="300542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GUID=c9de5a12-e1b1-4d0d-bb47-12e3cf7ddee2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Exhibit</w:t>
            </w:r>
          </w:p>
        </w:tc>
        <w:tc>
          <w:tcPr>
            <w:tcW w:w="0" w:type="dxa"/>
            <w:vAlign w:val="center"/>
          </w:tcPr>
          <w:p w14:paraId="54D8EB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GUID=d860a59d-ea1d-4652-9c00-799ef6ac875f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Exhibit</w:t>
            </w:r>
          </w:p>
        </w:tc>
        <w:tc>
          <w:tcPr>
            <w:tcW w:w="0" w:type="dxa"/>
            <w:vAlign w:val="center"/>
          </w:tcPr>
          <w:p w14:paraId="20D654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GUID=d7c90088-bb3a-4fef-841e-98e859ad8d0b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who put in Exhibit</w:t>
            </w:r>
          </w:p>
        </w:tc>
        <w:tc>
          <w:tcPr>
            <w:tcW w:w="1200" w:type="dxa"/>
            <w:vAlign w:val="center"/>
          </w:tcPr>
          <w:p w14:paraId="598671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GUID=1a115bd8-a6ff-4796-bfbb-626075107bde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 who proved Exhibit</w:t>
            </w:r>
          </w:p>
        </w:tc>
        <w:tc>
          <w:tcPr>
            <w:tcW w:w="1340" w:type="dxa"/>
            <w:vAlign w:val="center"/>
          </w:tcPr>
          <w:p w14:paraId="15AA1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GUID=1e56a0fa-2498-406f-b54a-6ca11a129aed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Notes</w:t>
            </w:r>
          </w:p>
        </w:tc>
      </w:tr>
      <w:tr w:rsidR="005A22FC" w14:paraId="55B08BCD" w14:textId="77777777" w:rsidTr="006F2CA2">
        <w:trPr>
          <w:divId w:val="2116439976"/>
          <w:cantSplit/>
          <w:trHeight w:val="120"/>
          <w:jc w:val="center"/>
        </w:trPr>
        <w:tc>
          <w:tcPr>
            <w:tcW w:w="1760" w:type="dxa"/>
            <w:gridSpan w:val="2"/>
          </w:tcPr>
          <w:p w14:paraId="7CC5BD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GUID=2b9f5aea-a284-473c-9845-8e28e354542b </w:instrText>
            </w:r>
            <w:r w:rsidRPr="006F2CA2">
              <w:rPr>
                <w:rFonts w:ascii="Times New Roman" w:hAnsi="Times New Roman" w:cs="Times New Roman"/>
                <w:sz w:val="22"/>
                <w:szCs w:val="20"/>
                <w:lang w:val="en-GB" w:eastAsia="en-US"/>
              </w:rPr>
              <w:fldChar w:fldCharType="end"/>
            </w:r>
          </w:p>
        </w:tc>
        <w:tc>
          <w:tcPr>
            <w:tcW w:w="0" w:type="dxa"/>
          </w:tcPr>
          <w:p w14:paraId="48F902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GUID=82c9831b-8c0f-4faa-810d-c3bb6120ad00 </w:instrText>
            </w:r>
            <w:r w:rsidRPr="006F2CA2">
              <w:rPr>
                <w:rFonts w:ascii="Times New Roman" w:hAnsi="Times New Roman" w:cs="Times New Roman"/>
                <w:sz w:val="22"/>
                <w:szCs w:val="20"/>
                <w:lang w:val="en-GB" w:eastAsia="en-US"/>
              </w:rPr>
              <w:fldChar w:fldCharType="end"/>
            </w:r>
          </w:p>
        </w:tc>
        <w:tc>
          <w:tcPr>
            <w:tcW w:w="0" w:type="dxa"/>
          </w:tcPr>
          <w:p w14:paraId="13F15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GUID=bdbd8640-f5a3-41f3-9f09-0383aa910a21 </w:instrText>
            </w:r>
            <w:r w:rsidRPr="006F2CA2">
              <w:rPr>
                <w:rFonts w:ascii="Times New Roman" w:hAnsi="Times New Roman" w:cs="Times New Roman"/>
                <w:sz w:val="22"/>
                <w:szCs w:val="20"/>
                <w:lang w:val="en-GB" w:eastAsia="en-US"/>
              </w:rPr>
              <w:fldChar w:fldCharType="end"/>
            </w:r>
          </w:p>
        </w:tc>
        <w:tc>
          <w:tcPr>
            <w:tcW w:w="1200" w:type="dxa"/>
          </w:tcPr>
          <w:p w14:paraId="2CC8AF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GUID=3a8e0bb8-a9ed-429e-8c7c-5d3d97f395e9 </w:instrText>
            </w:r>
            <w:r w:rsidRPr="006F2CA2">
              <w:rPr>
                <w:rFonts w:ascii="Times New Roman" w:hAnsi="Times New Roman" w:cs="Times New Roman"/>
                <w:sz w:val="22"/>
                <w:szCs w:val="20"/>
                <w:lang w:val="en-GB" w:eastAsia="en-US"/>
              </w:rPr>
              <w:fldChar w:fldCharType="end"/>
            </w:r>
          </w:p>
        </w:tc>
        <w:tc>
          <w:tcPr>
            <w:tcW w:w="1340" w:type="dxa"/>
          </w:tcPr>
          <w:p w14:paraId="29F5CC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GUID=f57ecbef-2c39-494a-a82b-7b7edd292d1a </w:instrText>
            </w:r>
            <w:r w:rsidRPr="006F2CA2">
              <w:rPr>
                <w:rFonts w:ascii="Times New Roman" w:hAnsi="Times New Roman" w:cs="Times New Roman"/>
                <w:sz w:val="22"/>
                <w:szCs w:val="20"/>
                <w:lang w:val="en-GB" w:eastAsia="en-US"/>
              </w:rPr>
              <w:fldChar w:fldCharType="end"/>
            </w:r>
          </w:p>
        </w:tc>
      </w:tr>
      <w:tr w:rsidR="005A22FC" w14:paraId="37262ADD" w14:textId="77777777" w:rsidTr="006F2CA2">
        <w:trPr>
          <w:divId w:val="2116439976"/>
          <w:cantSplit/>
          <w:trHeight w:val="120"/>
          <w:jc w:val="center"/>
        </w:trPr>
        <w:tc>
          <w:tcPr>
            <w:tcW w:w="1760" w:type="dxa"/>
            <w:gridSpan w:val="2"/>
          </w:tcPr>
          <w:p w14:paraId="70F00A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GUID=5375bc1a-dc7d-4939-a097-5782623003b3 </w:instrText>
            </w:r>
            <w:r w:rsidRPr="006F2CA2">
              <w:rPr>
                <w:rFonts w:ascii="Times New Roman" w:hAnsi="Times New Roman" w:cs="Times New Roman"/>
                <w:sz w:val="22"/>
                <w:szCs w:val="20"/>
                <w:lang w:val="en-GB" w:eastAsia="en-US"/>
              </w:rPr>
              <w:fldChar w:fldCharType="end"/>
            </w:r>
          </w:p>
        </w:tc>
        <w:tc>
          <w:tcPr>
            <w:tcW w:w="0" w:type="dxa"/>
          </w:tcPr>
          <w:p w14:paraId="43C6C7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GUID=d587c8c2-ff45-4ec9-99ee-c58376827574 </w:instrText>
            </w:r>
            <w:r w:rsidRPr="006F2CA2">
              <w:rPr>
                <w:rFonts w:ascii="Times New Roman" w:hAnsi="Times New Roman" w:cs="Times New Roman"/>
                <w:sz w:val="22"/>
                <w:szCs w:val="20"/>
                <w:lang w:val="en-GB" w:eastAsia="en-US"/>
              </w:rPr>
              <w:fldChar w:fldCharType="end"/>
            </w:r>
          </w:p>
        </w:tc>
        <w:tc>
          <w:tcPr>
            <w:tcW w:w="0" w:type="dxa"/>
          </w:tcPr>
          <w:p w14:paraId="3BEF5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GUID=c603c7e3-06d6-4c01-b5db-529970794410 </w:instrText>
            </w:r>
            <w:r w:rsidRPr="006F2CA2">
              <w:rPr>
                <w:rFonts w:ascii="Times New Roman" w:hAnsi="Times New Roman" w:cs="Times New Roman"/>
                <w:sz w:val="22"/>
                <w:szCs w:val="20"/>
                <w:lang w:val="en-GB" w:eastAsia="en-US"/>
              </w:rPr>
              <w:fldChar w:fldCharType="end"/>
            </w:r>
          </w:p>
        </w:tc>
        <w:tc>
          <w:tcPr>
            <w:tcW w:w="1200" w:type="dxa"/>
          </w:tcPr>
          <w:p w14:paraId="674E9F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GUID=47232a22-1718-4b16-a06a-baf1759365cd </w:instrText>
            </w:r>
            <w:r w:rsidRPr="006F2CA2">
              <w:rPr>
                <w:rFonts w:ascii="Times New Roman" w:hAnsi="Times New Roman" w:cs="Times New Roman"/>
                <w:sz w:val="22"/>
                <w:szCs w:val="20"/>
                <w:lang w:val="en-GB" w:eastAsia="en-US"/>
              </w:rPr>
              <w:fldChar w:fldCharType="end"/>
            </w:r>
          </w:p>
        </w:tc>
        <w:tc>
          <w:tcPr>
            <w:tcW w:w="1340" w:type="dxa"/>
          </w:tcPr>
          <w:p w14:paraId="4E3A8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GUID=d66b804f-89fa-44db-88a7-ddf6df05cee4 </w:instrText>
            </w:r>
            <w:r w:rsidRPr="006F2CA2">
              <w:rPr>
                <w:rFonts w:ascii="Times New Roman" w:hAnsi="Times New Roman" w:cs="Times New Roman"/>
                <w:sz w:val="22"/>
                <w:szCs w:val="20"/>
                <w:lang w:val="en-GB" w:eastAsia="en-US"/>
              </w:rPr>
              <w:fldChar w:fldCharType="end"/>
            </w:r>
          </w:p>
        </w:tc>
      </w:tr>
      <w:tr w:rsidR="006F2CA2" w:rsidRPr="006F2CA2" w14:paraId="1B37CA33" w14:textId="77777777" w:rsidTr="006F2CA2">
        <w:trPr>
          <w:divId w:val="2116439976"/>
          <w:cantSplit/>
          <w:jc w:val="center"/>
        </w:trPr>
        <w:tc>
          <w:tcPr>
            <w:tcW w:w="7060" w:type="dxa"/>
            <w:gridSpan w:val="6"/>
          </w:tcPr>
          <w:p w14:paraId="4E472A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GUID=304f151c-cd52-46c2-b6fb-525e939e542e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Clerk of the Court)</w:t>
            </w:r>
          </w:p>
        </w:tc>
      </w:tr>
    </w:tbl>
    <w:p w14:paraId="4654C6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D59340D" w14:textId="77777777" w:rsidR="006F2CA2" w:rsidRPr="006F2CA2" w:rsidRDefault="006F2CA2" w:rsidP="006F2CA2">
      <w:pPr>
        <w:spacing w:before="60" w:after="60" w:line="240" w:lineRule="auto"/>
        <w:jc w:val="center"/>
        <w:divId w:val="2116439976"/>
        <w:rPr>
          <w:rFonts w:ascii="Times New Roman" w:hAnsi="Times New Roman" w:cs="Times New Roman"/>
          <w:sz w:val="22"/>
          <w:szCs w:val="20"/>
          <w:lang w:val="en-GB" w:eastAsia="en-US"/>
        </w:rPr>
        <w:sectPr w:rsidR="006F2CA2" w:rsidRPr="006F2CA2" w:rsidSect="001B6E79">
          <w:footerReference w:type="even" r:id="rId8"/>
          <w:footerReference w:type="first" r:id="rId9"/>
          <w:pgSz w:w="11906" w:h="16838"/>
          <w:pgMar w:top="851" w:right="1416" w:bottom="1440" w:left="1440" w:header="708" w:footer="708" w:gutter="0"/>
          <w:cols w:space="708"/>
          <w:docGrid w:linePitch="360"/>
        </w:sectPr>
      </w:pPr>
    </w:p>
    <w:tbl>
      <w:tblPr>
        <w:tblW w:w="8565" w:type="dxa"/>
        <w:tblLook w:val="04A0" w:firstRow="1" w:lastRow="0" w:firstColumn="1" w:lastColumn="0" w:noHBand="0" w:noVBand="1"/>
      </w:tblPr>
      <w:tblGrid>
        <w:gridCol w:w="1172"/>
        <w:gridCol w:w="129"/>
        <w:gridCol w:w="1179"/>
        <w:gridCol w:w="1179"/>
        <w:gridCol w:w="1191"/>
        <w:gridCol w:w="1179"/>
        <w:gridCol w:w="2536"/>
      </w:tblGrid>
      <w:tr w:rsidR="006F2CA2" w:rsidRPr="006F2CA2" w14:paraId="72A5E816" w14:textId="77777777" w:rsidTr="004C64D0">
        <w:trPr>
          <w:divId w:val="2116439976"/>
          <w:cantSplit/>
          <w:trHeight w:val="350"/>
        </w:trPr>
        <w:tc>
          <w:tcPr>
            <w:tcW w:w="8080" w:type="dxa"/>
            <w:gridSpan w:val="7"/>
          </w:tcPr>
          <w:p w14:paraId="222EA6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GUID=8efbf5f5-be51-433a-b864-ca5cbae5ea35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121</w:t>
            </w:r>
          </w:p>
        </w:tc>
      </w:tr>
      <w:tr w:rsidR="006F2CA2" w:rsidRPr="006F2CA2" w14:paraId="209A80E4" w14:textId="77777777" w:rsidTr="004C64D0">
        <w:trPr>
          <w:divId w:val="2116439976"/>
          <w:cantSplit/>
          <w:trHeight w:val="911"/>
        </w:trPr>
        <w:tc>
          <w:tcPr>
            <w:tcW w:w="1106" w:type="dxa"/>
          </w:tcPr>
          <w:p w14:paraId="61C5953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GUID=1f22a6b0-ce66-4bd0-a7fb-8a321b210049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82" w:type="dxa"/>
            <w:gridSpan w:val="5"/>
          </w:tcPr>
          <w:p w14:paraId="73FB52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B897C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GUID=7c925f41-a282-4ddb-9bcb-7b39ff61201c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ADMIT NON-DOCUMENTARY </w:t>
            </w:r>
            <w:r w:rsidRPr="006F2CA2">
              <w:rPr>
                <w:rFonts w:ascii="Times New Roman" w:hAnsi="Times New Roman" w:cs="Times New Roman"/>
                <w:sz w:val="22"/>
                <w:szCs w:val="20"/>
                <w:lang w:val="en-GB" w:eastAsia="en-US"/>
              </w:rPr>
              <w:br/>
              <w:t>HEARSAY EVIDENCE</w:t>
            </w:r>
          </w:p>
        </w:tc>
        <w:tc>
          <w:tcPr>
            <w:tcW w:w="2392" w:type="dxa"/>
          </w:tcPr>
          <w:p w14:paraId="3478F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GUID=d4bc9216-5107-4c52-87d3-c25d56b39acd </w:instrText>
            </w:r>
            <w:r w:rsidRPr="006F2CA2">
              <w:rPr>
                <w:rFonts w:ascii="Times New Roman" w:hAnsi="Times New Roman" w:cs="Times New Roman"/>
                <w:sz w:val="22"/>
                <w:szCs w:val="20"/>
                <w:lang w:val="en-GB" w:eastAsia="en-US"/>
              </w:rPr>
              <w:fldChar w:fldCharType="end"/>
            </w:r>
          </w:p>
        </w:tc>
      </w:tr>
      <w:tr w:rsidR="006F2CA2" w:rsidRPr="006F2CA2" w14:paraId="1A09E633" w14:textId="77777777" w:rsidTr="004C64D0">
        <w:trPr>
          <w:divId w:val="2116439976"/>
          <w:cantSplit/>
          <w:trHeight w:val="350"/>
        </w:trPr>
        <w:tc>
          <w:tcPr>
            <w:tcW w:w="8080" w:type="dxa"/>
            <w:gridSpan w:val="7"/>
          </w:tcPr>
          <w:p w14:paraId="624F5F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GUID=c2f6db8f-7cac-4cdc-8092-f69642ddae41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3DD65F6" w14:textId="77777777" w:rsidTr="004C64D0">
        <w:trPr>
          <w:divId w:val="2116439976"/>
          <w:cantSplit/>
          <w:trHeight w:val="368"/>
        </w:trPr>
        <w:tc>
          <w:tcPr>
            <w:tcW w:w="8080" w:type="dxa"/>
            <w:gridSpan w:val="7"/>
          </w:tcPr>
          <w:p w14:paraId="08D0F8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GUID=d374783c-3a39-48f7-a41e-ed4c1fd11696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5A22FC" w14:paraId="06B333E9" w14:textId="77777777" w:rsidTr="004C64D0">
        <w:trPr>
          <w:divId w:val="2116439976"/>
          <w:cantSplit/>
          <w:trHeight w:val="841"/>
        </w:trPr>
        <w:tc>
          <w:tcPr>
            <w:tcW w:w="8080" w:type="dxa"/>
            <w:gridSpan w:val="7"/>
          </w:tcPr>
          <w:p w14:paraId="6F9D758A"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GUID=f13c4e54-e416-4ba2-a56a-f7be56dbf313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hereunder specified:</w:t>
            </w:r>
          </w:p>
        </w:tc>
      </w:tr>
      <w:tr w:rsidR="005A22FC" w14:paraId="05FACDEC" w14:textId="77777777" w:rsidTr="004C64D0">
        <w:trPr>
          <w:divId w:val="2116439976"/>
          <w:cantSplit/>
          <w:trHeight w:val="57"/>
        </w:trPr>
        <w:tc>
          <w:tcPr>
            <w:tcW w:w="1228" w:type="dxa"/>
            <w:gridSpan w:val="2"/>
            <w:vAlign w:val="bottom"/>
          </w:tcPr>
          <w:p w14:paraId="23DB20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GUID=0afe5a37-eb0b-4569-a8bb-b5e4f0db44e3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18"/>
                <w:szCs w:val="18"/>
                <w:lang w:val="en-GB" w:eastAsia="en-US"/>
              </w:rPr>
              <w:t>Manner in which</w:t>
            </w:r>
            <w:proofErr w:type="gramEnd"/>
            <w:r w:rsidRPr="006F2CA2">
              <w:rPr>
                <w:rFonts w:ascii="Times New Roman" w:hAnsi="Times New Roman" w:cs="Times New Roman"/>
                <w:sz w:val="18"/>
                <w:szCs w:val="18"/>
                <w:lang w:val="en-GB" w:eastAsia="en-US"/>
              </w:rPr>
              <w:t xml:space="preserve"> the statement was made (whether oral or otherwise)</w:t>
            </w:r>
          </w:p>
        </w:tc>
        <w:tc>
          <w:tcPr>
            <w:tcW w:w="1112" w:type="dxa"/>
            <w:vAlign w:val="bottom"/>
          </w:tcPr>
          <w:p w14:paraId="28687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GUID=3364efa7-c124-465f-8a28-a0b6266f71ad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112" w:type="dxa"/>
            <w:vAlign w:val="bottom"/>
          </w:tcPr>
          <w:p w14:paraId="49B974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GUID=7473ea48-0fed-4e54-a78f-9a7c9d42a676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124" w:type="dxa"/>
            <w:vAlign w:val="bottom"/>
          </w:tcPr>
          <w:p w14:paraId="6ABCDF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GUID=99a1306e-6c8b-496c-ad0d-be6c7ef646a4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address of person who heard or otherwise perceived the statement being made</w:t>
            </w:r>
          </w:p>
        </w:tc>
        <w:tc>
          <w:tcPr>
            <w:tcW w:w="1112" w:type="dxa"/>
            <w:vAlign w:val="bottom"/>
          </w:tcPr>
          <w:p w14:paraId="6AD3E0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GUID=e56a0d56-c159-4e8f-85d1-c433181c96f8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the statement was made</w:t>
            </w:r>
          </w:p>
        </w:tc>
        <w:tc>
          <w:tcPr>
            <w:tcW w:w="2392" w:type="dxa"/>
            <w:vAlign w:val="bottom"/>
          </w:tcPr>
          <w:p w14:paraId="5D6851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GUID=f5f67d20-5575-4008-9755-f359293cf9ce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Substance of the statement or, if it was made orally and the actual words used in making it are material, the words used</w:t>
            </w:r>
          </w:p>
        </w:tc>
      </w:tr>
      <w:tr w:rsidR="005A22FC" w14:paraId="6C4E0827" w14:textId="77777777" w:rsidTr="004C64D0">
        <w:trPr>
          <w:divId w:val="2116439976"/>
          <w:cantSplit/>
          <w:trHeight w:val="57"/>
        </w:trPr>
        <w:tc>
          <w:tcPr>
            <w:tcW w:w="1228" w:type="dxa"/>
            <w:gridSpan w:val="2"/>
          </w:tcPr>
          <w:p w14:paraId="01BA9A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GUID=6b78f66f-0063-4afa-afd7-907e66035882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112" w:type="dxa"/>
          </w:tcPr>
          <w:p w14:paraId="6ED60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GUID=64bd9324-bd96-4bc8-be34-4bc3ba24b4b1 </w:instrText>
            </w:r>
            <w:r w:rsidRPr="006F2CA2">
              <w:rPr>
                <w:rFonts w:ascii="Times New Roman" w:hAnsi="Times New Roman" w:cs="Times New Roman"/>
                <w:sz w:val="22"/>
                <w:szCs w:val="20"/>
                <w:lang w:val="en-GB" w:eastAsia="en-US"/>
              </w:rPr>
              <w:fldChar w:fldCharType="end"/>
            </w:r>
          </w:p>
        </w:tc>
        <w:tc>
          <w:tcPr>
            <w:tcW w:w="1112" w:type="dxa"/>
          </w:tcPr>
          <w:p w14:paraId="24F52C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GUID=2d620666-9da5-4fa7-b120-f012a9872122 </w:instrText>
            </w:r>
            <w:r w:rsidRPr="006F2CA2">
              <w:rPr>
                <w:rFonts w:ascii="Times New Roman" w:hAnsi="Times New Roman" w:cs="Times New Roman"/>
                <w:sz w:val="22"/>
                <w:szCs w:val="20"/>
                <w:lang w:val="en-GB" w:eastAsia="en-US"/>
              </w:rPr>
              <w:fldChar w:fldCharType="end"/>
            </w:r>
          </w:p>
        </w:tc>
        <w:tc>
          <w:tcPr>
            <w:tcW w:w="1124" w:type="dxa"/>
          </w:tcPr>
          <w:p w14:paraId="6CC812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GUID=68059210-b944-4e48-a8a8-9ccd8f15bf73 </w:instrText>
            </w:r>
            <w:r w:rsidRPr="006F2CA2">
              <w:rPr>
                <w:rFonts w:ascii="Times New Roman" w:hAnsi="Times New Roman" w:cs="Times New Roman"/>
                <w:sz w:val="22"/>
                <w:szCs w:val="20"/>
                <w:lang w:val="en-GB" w:eastAsia="en-US"/>
              </w:rPr>
              <w:fldChar w:fldCharType="end"/>
            </w:r>
          </w:p>
        </w:tc>
        <w:tc>
          <w:tcPr>
            <w:tcW w:w="1112" w:type="dxa"/>
          </w:tcPr>
          <w:p w14:paraId="528BD2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GUID=628fb3e4-9892-4ec9-a141-326ffad4d85a </w:instrText>
            </w:r>
            <w:r w:rsidRPr="006F2CA2">
              <w:rPr>
                <w:rFonts w:ascii="Times New Roman" w:hAnsi="Times New Roman" w:cs="Times New Roman"/>
                <w:sz w:val="22"/>
                <w:szCs w:val="20"/>
                <w:lang w:val="en-GB" w:eastAsia="en-US"/>
              </w:rPr>
              <w:fldChar w:fldCharType="end"/>
            </w:r>
          </w:p>
        </w:tc>
        <w:tc>
          <w:tcPr>
            <w:tcW w:w="2392" w:type="dxa"/>
          </w:tcPr>
          <w:p w14:paraId="590D3F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GUID=098ca793-8532-41bf-b202-7f3a1b32eb1e </w:instrText>
            </w:r>
            <w:r w:rsidRPr="006F2CA2">
              <w:rPr>
                <w:rFonts w:ascii="Times New Roman" w:hAnsi="Times New Roman" w:cs="Times New Roman"/>
                <w:sz w:val="22"/>
                <w:szCs w:val="20"/>
                <w:lang w:val="en-GB" w:eastAsia="en-US"/>
              </w:rPr>
              <w:fldChar w:fldCharType="end"/>
            </w:r>
          </w:p>
        </w:tc>
      </w:tr>
      <w:tr w:rsidR="005A22FC" w14:paraId="4BE6C5F9" w14:textId="77777777" w:rsidTr="004C64D0">
        <w:trPr>
          <w:divId w:val="2116439976"/>
          <w:cantSplit/>
          <w:trHeight w:val="57"/>
        </w:trPr>
        <w:tc>
          <w:tcPr>
            <w:tcW w:w="1228" w:type="dxa"/>
            <w:gridSpan w:val="2"/>
          </w:tcPr>
          <w:p w14:paraId="089BC1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GUID=18c89a1d-2f27-4f3c-b32f-5f6677cbe178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112" w:type="dxa"/>
          </w:tcPr>
          <w:p w14:paraId="5A4C8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GUID=a06ed982-6ad0-4b84-a336-ee73481d1fc5 </w:instrText>
            </w:r>
            <w:r w:rsidRPr="006F2CA2">
              <w:rPr>
                <w:rFonts w:ascii="Times New Roman" w:hAnsi="Times New Roman" w:cs="Times New Roman"/>
                <w:sz w:val="22"/>
                <w:szCs w:val="20"/>
                <w:lang w:val="en-GB" w:eastAsia="en-US"/>
              </w:rPr>
              <w:fldChar w:fldCharType="end"/>
            </w:r>
          </w:p>
        </w:tc>
        <w:tc>
          <w:tcPr>
            <w:tcW w:w="1112" w:type="dxa"/>
          </w:tcPr>
          <w:p w14:paraId="45C8BD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GUID=02dd8b32-d8a0-4500-8948-9aef9f59085e </w:instrText>
            </w:r>
            <w:r w:rsidRPr="006F2CA2">
              <w:rPr>
                <w:rFonts w:ascii="Times New Roman" w:hAnsi="Times New Roman" w:cs="Times New Roman"/>
                <w:sz w:val="22"/>
                <w:szCs w:val="20"/>
                <w:lang w:val="en-GB" w:eastAsia="en-US"/>
              </w:rPr>
              <w:fldChar w:fldCharType="end"/>
            </w:r>
          </w:p>
        </w:tc>
        <w:tc>
          <w:tcPr>
            <w:tcW w:w="1124" w:type="dxa"/>
          </w:tcPr>
          <w:p w14:paraId="4110C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GUID=0639f2af-19e8-4131-bc2a-05daeb90d5cd </w:instrText>
            </w:r>
            <w:r w:rsidRPr="006F2CA2">
              <w:rPr>
                <w:rFonts w:ascii="Times New Roman" w:hAnsi="Times New Roman" w:cs="Times New Roman"/>
                <w:sz w:val="22"/>
                <w:szCs w:val="20"/>
                <w:lang w:val="en-GB" w:eastAsia="en-US"/>
              </w:rPr>
              <w:fldChar w:fldCharType="end"/>
            </w:r>
          </w:p>
        </w:tc>
        <w:tc>
          <w:tcPr>
            <w:tcW w:w="1112" w:type="dxa"/>
          </w:tcPr>
          <w:p w14:paraId="3AD74F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GUID=5801c9d7-316f-41d5-9d2a-925c76d78308 </w:instrText>
            </w:r>
            <w:r w:rsidRPr="006F2CA2">
              <w:rPr>
                <w:rFonts w:ascii="Times New Roman" w:hAnsi="Times New Roman" w:cs="Times New Roman"/>
                <w:sz w:val="22"/>
                <w:szCs w:val="20"/>
                <w:lang w:val="en-GB" w:eastAsia="en-US"/>
              </w:rPr>
              <w:fldChar w:fldCharType="end"/>
            </w:r>
          </w:p>
        </w:tc>
        <w:tc>
          <w:tcPr>
            <w:tcW w:w="2392" w:type="dxa"/>
          </w:tcPr>
          <w:p w14:paraId="71044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GUID=237b256f-4b96-4f5d-aa93-7f45b491196d </w:instrText>
            </w:r>
            <w:r w:rsidRPr="006F2CA2">
              <w:rPr>
                <w:rFonts w:ascii="Times New Roman" w:hAnsi="Times New Roman" w:cs="Times New Roman"/>
                <w:sz w:val="22"/>
                <w:szCs w:val="20"/>
                <w:lang w:val="en-GB" w:eastAsia="en-US"/>
              </w:rPr>
              <w:fldChar w:fldCharType="end"/>
            </w:r>
          </w:p>
        </w:tc>
      </w:tr>
      <w:tr w:rsidR="005A22FC" w14:paraId="76D8DABC" w14:textId="77777777" w:rsidTr="004C64D0">
        <w:trPr>
          <w:divId w:val="2116439976"/>
          <w:cantSplit/>
          <w:trHeight w:val="57"/>
        </w:trPr>
        <w:tc>
          <w:tcPr>
            <w:tcW w:w="1228" w:type="dxa"/>
            <w:gridSpan w:val="2"/>
          </w:tcPr>
          <w:p w14:paraId="6F45C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GUID=8e122b5f-00af-4a38-9f4b-7dd008fd8207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112" w:type="dxa"/>
          </w:tcPr>
          <w:p w14:paraId="63068F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GUID=4238fd12-d764-462f-9b8f-f20610ac2a8f </w:instrText>
            </w:r>
            <w:r w:rsidRPr="006F2CA2">
              <w:rPr>
                <w:rFonts w:ascii="Times New Roman" w:hAnsi="Times New Roman" w:cs="Times New Roman"/>
                <w:sz w:val="22"/>
                <w:szCs w:val="20"/>
                <w:lang w:val="en-GB" w:eastAsia="en-US"/>
              </w:rPr>
              <w:fldChar w:fldCharType="end"/>
            </w:r>
          </w:p>
        </w:tc>
        <w:tc>
          <w:tcPr>
            <w:tcW w:w="1112" w:type="dxa"/>
          </w:tcPr>
          <w:p w14:paraId="0DAB8D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GUID=adeca3d8-602a-4f87-9d4c-6494e2a76b63 </w:instrText>
            </w:r>
            <w:r w:rsidRPr="006F2CA2">
              <w:rPr>
                <w:rFonts w:ascii="Times New Roman" w:hAnsi="Times New Roman" w:cs="Times New Roman"/>
                <w:sz w:val="22"/>
                <w:szCs w:val="20"/>
                <w:lang w:val="en-GB" w:eastAsia="en-US"/>
              </w:rPr>
              <w:fldChar w:fldCharType="end"/>
            </w:r>
          </w:p>
        </w:tc>
        <w:tc>
          <w:tcPr>
            <w:tcW w:w="1124" w:type="dxa"/>
          </w:tcPr>
          <w:p w14:paraId="096A65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GUID=0e2a63ff-e2c2-456a-84a9-4bd49c3028ee </w:instrText>
            </w:r>
            <w:r w:rsidRPr="006F2CA2">
              <w:rPr>
                <w:rFonts w:ascii="Times New Roman" w:hAnsi="Times New Roman" w:cs="Times New Roman"/>
                <w:sz w:val="22"/>
                <w:szCs w:val="20"/>
                <w:lang w:val="en-GB" w:eastAsia="en-US"/>
              </w:rPr>
              <w:fldChar w:fldCharType="end"/>
            </w:r>
          </w:p>
        </w:tc>
        <w:tc>
          <w:tcPr>
            <w:tcW w:w="1112" w:type="dxa"/>
          </w:tcPr>
          <w:p w14:paraId="51B498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GUID=046a2a66-3d24-44b6-a6af-5dcb4769ba99 </w:instrText>
            </w:r>
            <w:r w:rsidRPr="006F2CA2">
              <w:rPr>
                <w:rFonts w:ascii="Times New Roman" w:hAnsi="Times New Roman" w:cs="Times New Roman"/>
                <w:sz w:val="22"/>
                <w:szCs w:val="20"/>
                <w:lang w:val="en-GB" w:eastAsia="en-US"/>
              </w:rPr>
              <w:fldChar w:fldCharType="end"/>
            </w:r>
          </w:p>
        </w:tc>
        <w:tc>
          <w:tcPr>
            <w:tcW w:w="2392" w:type="dxa"/>
          </w:tcPr>
          <w:p w14:paraId="1839A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GUID=ef1280c8-036b-4106-8021-8eea6440d3a7 </w:instrText>
            </w:r>
            <w:r w:rsidRPr="006F2CA2">
              <w:rPr>
                <w:rFonts w:ascii="Times New Roman" w:hAnsi="Times New Roman" w:cs="Times New Roman"/>
                <w:sz w:val="22"/>
                <w:szCs w:val="20"/>
                <w:lang w:val="en-GB" w:eastAsia="en-US"/>
              </w:rPr>
              <w:fldChar w:fldCharType="end"/>
            </w:r>
          </w:p>
        </w:tc>
      </w:tr>
      <w:tr w:rsidR="005A22FC" w14:paraId="70CEB977" w14:textId="77777777" w:rsidTr="004C64D0">
        <w:trPr>
          <w:divId w:val="2116439976"/>
          <w:cantSplit/>
          <w:trHeight w:val="57"/>
        </w:trPr>
        <w:tc>
          <w:tcPr>
            <w:tcW w:w="1228" w:type="dxa"/>
            <w:gridSpan w:val="2"/>
          </w:tcPr>
          <w:p w14:paraId="784C4B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GUID=498fd137-b4d5-4b36-9759-d85e761ddf87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112" w:type="dxa"/>
          </w:tcPr>
          <w:p w14:paraId="220666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GUID=bfa0a6d2-4313-427c-af9d-94208deeebb6 </w:instrText>
            </w:r>
            <w:r w:rsidRPr="006F2CA2">
              <w:rPr>
                <w:rFonts w:ascii="Times New Roman" w:hAnsi="Times New Roman" w:cs="Times New Roman"/>
                <w:sz w:val="22"/>
                <w:szCs w:val="20"/>
                <w:lang w:val="en-GB" w:eastAsia="en-US"/>
              </w:rPr>
              <w:fldChar w:fldCharType="end"/>
            </w:r>
          </w:p>
        </w:tc>
        <w:tc>
          <w:tcPr>
            <w:tcW w:w="1112" w:type="dxa"/>
          </w:tcPr>
          <w:p w14:paraId="6A9800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GUID=f1d46667-3443-4eca-9db0-b0dcfd84f6fd </w:instrText>
            </w:r>
            <w:r w:rsidRPr="006F2CA2">
              <w:rPr>
                <w:rFonts w:ascii="Times New Roman" w:hAnsi="Times New Roman" w:cs="Times New Roman"/>
                <w:sz w:val="22"/>
                <w:szCs w:val="20"/>
                <w:lang w:val="en-GB" w:eastAsia="en-US"/>
              </w:rPr>
              <w:fldChar w:fldCharType="end"/>
            </w:r>
          </w:p>
        </w:tc>
        <w:tc>
          <w:tcPr>
            <w:tcW w:w="1124" w:type="dxa"/>
          </w:tcPr>
          <w:p w14:paraId="6454C5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GUID=8b7fc3cc-7d0f-4887-b08c-3b8cb272d5c9 </w:instrText>
            </w:r>
            <w:r w:rsidRPr="006F2CA2">
              <w:rPr>
                <w:rFonts w:ascii="Times New Roman" w:hAnsi="Times New Roman" w:cs="Times New Roman"/>
                <w:sz w:val="22"/>
                <w:szCs w:val="20"/>
                <w:lang w:val="en-GB" w:eastAsia="en-US"/>
              </w:rPr>
              <w:fldChar w:fldCharType="end"/>
            </w:r>
          </w:p>
        </w:tc>
        <w:tc>
          <w:tcPr>
            <w:tcW w:w="1112" w:type="dxa"/>
          </w:tcPr>
          <w:p w14:paraId="23208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GUID=046512b9-7c2f-4634-bb70-dcb8325be337 </w:instrText>
            </w:r>
            <w:r w:rsidRPr="006F2CA2">
              <w:rPr>
                <w:rFonts w:ascii="Times New Roman" w:hAnsi="Times New Roman" w:cs="Times New Roman"/>
                <w:sz w:val="22"/>
                <w:szCs w:val="20"/>
                <w:lang w:val="en-GB" w:eastAsia="en-US"/>
              </w:rPr>
              <w:fldChar w:fldCharType="end"/>
            </w:r>
          </w:p>
        </w:tc>
        <w:tc>
          <w:tcPr>
            <w:tcW w:w="2392" w:type="dxa"/>
          </w:tcPr>
          <w:p w14:paraId="318C5C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GUID=345678b7-9550-4b25-8218-ba6520c95512 </w:instrText>
            </w:r>
            <w:r w:rsidRPr="006F2CA2">
              <w:rPr>
                <w:rFonts w:ascii="Times New Roman" w:hAnsi="Times New Roman" w:cs="Times New Roman"/>
                <w:sz w:val="22"/>
                <w:szCs w:val="20"/>
                <w:lang w:val="en-GB" w:eastAsia="en-US"/>
              </w:rPr>
              <w:fldChar w:fldCharType="end"/>
            </w:r>
          </w:p>
        </w:tc>
      </w:tr>
      <w:tr w:rsidR="005A22FC" w14:paraId="2FAFEBE3" w14:textId="77777777" w:rsidTr="004C64D0">
        <w:trPr>
          <w:divId w:val="2116439976"/>
          <w:cantSplit/>
          <w:trHeight w:val="57"/>
        </w:trPr>
        <w:tc>
          <w:tcPr>
            <w:tcW w:w="1228" w:type="dxa"/>
            <w:gridSpan w:val="2"/>
          </w:tcPr>
          <w:p w14:paraId="45ADFF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GUID=8b2250b2-7061-49d5-87c5-3990392820c4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112" w:type="dxa"/>
          </w:tcPr>
          <w:p w14:paraId="3F26C9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GUID=b5d359ad-aab3-4793-ae91-298221f391ec </w:instrText>
            </w:r>
            <w:r w:rsidRPr="006F2CA2">
              <w:rPr>
                <w:rFonts w:ascii="Times New Roman" w:hAnsi="Times New Roman" w:cs="Times New Roman"/>
                <w:sz w:val="22"/>
                <w:szCs w:val="20"/>
                <w:lang w:val="en-GB" w:eastAsia="en-US"/>
              </w:rPr>
              <w:fldChar w:fldCharType="end"/>
            </w:r>
          </w:p>
        </w:tc>
        <w:tc>
          <w:tcPr>
            <w:tcW w:w="1112" w:type="dxa"/>
          </w:tcPr>
          <w:p w14:paraId="4E09CF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GUID=7e7f5d1a-d126-4ab3-80db-3236f5001e24 </w:instrText>
            </w:r>
            <w:r w:rsidRPr="006F2CA2">
              <w:rPr>
                <w:rFonts w:ascii="Times New Roman" w:hAnsi="Times New Roman" w:cs="Times New Roman"/>
                <w:sz w:val="22"/>
                <w:szCs w:val="20"/>
                <w:lang w:val="en-GB" w:eastAsia="en-US"/>
              </w:rPr>
              <w:fldChar w:fldCharType="end"/>
            </w:r>
          </w:p>
        </w:tc>
        <w:tc>
          <w:tcPr>
            <w:tcW w:w="1124" w:type="dxa"/>
          </w:tcPr>
          <w:p w14:paraId="69594D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GUID=5b8c76cb-a122-4466-ba48-8d119557d103 </w:instrText>
            </w:r>
            <w:r w:rsidRPr="006F2CA2">
              <w:rPr>
                <w:rFonts w:ascii="Times New Roman" w:hAnsi="Times New Roman" w:cs="Times New Roman"/>
                <w:sz w:val="22"/>
                <w:szCs w:val="20"/>
                <w:lang w:val="en-GB" w:eastAsia="en-US"/>
              </w:rPr>
              <w:fldChar w:fldCharType="end"/>
            </w:r>
          </w:p>
        </w:tc>
        <w:tc>
          <w:tcPr>
            <w:tcW w:w="1112" w:type="dxa"/>
          </w:tcPr>
          <w:p w14:paraId="21F8C2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GUID=8b80bdd5-724e-4075-8414-ea0a3c732fec </w:instrText>
            </w:r>
            <w:r w:rsidRPr="006F2CA2">
              <w:rPr>
                <w:rFonts w:ascii="Times New Roman" w:hAnsi="Times New Roman" w:cs="Times New Roman"/>
                <w:sz w:val="22"/>
                <w:szCs w:val="20"/>
                <w:lang w:val="en-GB" w:eastAsia="en-US"/>
              </w:rPr>
              <w:fldChar w:fldCharType="end"/>
            </w:r>
          </w:p>
        </w:tc>
        <w:tc>
          <w:tcPr>
            <w:tcW w:w="2392" w:type="dxa"/>
          </w:tcPr>
          <w:p w14:paraId="5F53DF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GUID=245fd518-5b12-4dbd-af24-ef13585b1371 </w:instrText>
            </w:r>
            <w:r w:rsidRPr="006F2CA2">
              <w:rPr>
                <w:rFonts w:ascii="Times New Roman" w:hAnsi="Times New Roman" w:cs="Times New Roman"/>
                <w:sz w:val="22"/>
                <w:szCs w:val="20"/>
                <w:lang w:val="en-GB" w:eastAsia="en-US"/>
              </w:rPr>
              <w:fldChar w:fldCharType="end"/>
            </w:r>
          </w:p>
        </w:tc>
      </w:tr>
      <w:tr w:rsidR="006F2CA2" w:rsidRPr="006F2CA2" w14:paraId="26A9BA67" w14:textId="77777777" w:rsidTr="004C64D0">
        <w:trPr>
          <w:divId w:val="2116439976"/>
          <w:cantSplit/>
          <w:trHeight w:val="57"/>
        </w:trPr>
        <w:tc>
          <w:tcPr>
            <w:tcW w:w="8080" w:type="dxa"/>
            <w:gridSpan w:val="7"/>
          </w:tcPr>
          <w:p w14:paraId="0AF924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GUID=cebf4dfd-8e01-4295-8133-cc9c78d9d849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p w14:paraId="12F19635" w14:textId="77777777" w:rsidR="006F2CA2" w:rsidRPr="006F2CA2" w:rsidRDefault="006F2CA2" w:rsidP="006F2CA2">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GUID=78429579-7af9-4832-a26e-3cfdff731bfd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91C1DA2" w14:textId="77777777" w:rsidR="006F2CA2" w:rsidRPr="006F2CA2" w:rsidRDefault="006F2CA2" w:rsidP="006F2CA2">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GUID=fef91d79-a993-4d79-8403-4195c1408574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tbl>
      <w:tblPr>
        <w:tblpPr w:leftFromText="180" w:rightFromText="180" w:vertAnchor="text" w:horzAnchor="page" w:tblpX="1530" w:tblpY="-4850"/>
        <w:tblW w:w="8179" w:type="dxa"/>
        <w:tblLook w:val="04A0" w:firstRow="1" w:lastRow="0" w:firstColumn="1" w:lastColumn="0" w:noHBand="0" w:noVBand="1"/>
      </w:tblPr>
      <w:tblGrid>
        <w:gridCol w:w="1493"/>
        <w:gridCol w:w="156"/>
        <w:gridCol w:w="1337"/>
        <w:gridCol w:w="1270"/>
        <w:gridCol w:w="1292"/>
        <w:gridCol w:w="517"/>
        <w:gridCol w:w="514"/>
        <w:gridCol w:w="1600"/>
      </w:tblGrid>
      <w:tr w:rsidR="004C64D0" w:rsidRPr="006F2CA2" w14:paraId="57E8D931" w14:textId="77777777" w:rsidTr="004C64D0">
        <w:trPr>
          <w:divId w:val="2116439976"/>
          <w:cantSplit/>
          <w:trHeight w:val="62"/>
        </w:trPr>
        <w:tc>
          <w:tcPr>
            <w:tcW w:w="1493" w:type="dxa"/>
          </w:tcPr>
          <w:p w14:paraId="5860C02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2B7B378"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2C6CB147"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60D9AA7C"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96E520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384CCCFA"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756059C6"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0C6101A9" w14:textId="77777777" w:rsidR="004C64D0" w:rsidRPr="006F2CA2" w:rsidRDefault="004C64D0" w:rsidP="004C64D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GUID=965fb260-39f5-4403-99bb-1b088b0b5616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72" w:type="dxa"/>
            <w:gridSpan w:val="5"/>
          </w:tcPr>
          <w:p w14:paraId="00896646"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p>
          <w:p w14:paraId="32252F8C"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79DD677"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D3978F2"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0E1B8AE" w14:textId="77777777" w:rsidR="004C64D0" w:rsidRDefault="004C64D0" w:rsidP="004C64D0">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122</w:t>
            </w:r>
          </w:p>
          <w:p w14:paraId="6E7699BD"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6F4E025"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B47D3D2"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GUID=1511b438-3891-4707-9eb0-d40ba9ddc668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DOCUMENTARY</w:t>
            </w:r>
            <w:r w:rsidRPr="006F2CA2">
              <w:rPr>
                <w:rFonts w:ascii="Times New Roman" w:hAnsi="Times New Roman" w:cs="Times New Roman"/>
                <w:sz w:val="22"/>
                <w:szCs w:val="20"/>
                <w:lang w:val="en-GB" w:eastAsia="en-US"/>
              </w:rPr>
              <w:br/>
              <w:t>HEARSAY EVIDENCE</w:t>
            </w:r>
          </w:p>
        </w:tc>
        <w:tc>
          <w:tcPr>
            <w:tcW w:w="2114" w:type="dxa"/>
            <w:gridSpan w:val="2"/>
          </w:tcPr>
          <w:p w14:paraId="5D95D3B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GUID=98657b0e-f218-4909-b82d-e5097bcbe8d3 </w:instrText>
            </w:r>
            <w:r w:rsidRPr="006F2CA2">
              <w:rPr>
                <w:rFonts w:ascii="Times New Roman" w:hAnsi="Times New Roman" w:cs="Times New Roman"/>
                <w:sz w:val="22"/>
                <w:szCs w:val="20"/>
                <w:lang w:val="en-GB" w:eastAsia="en-US"/>
              </w:rPr>
              <w:fldChar w:fldCharType="end"/>
            </w:r>
          </w:p>
        </w:tc>
      </w:tr>
      <w:tr w:rsidR="004C64D0" w:rsidRPr="006F2CA2" w14:paraId="492F8C10" w14:textId="77777777" w:rsidTr="004C64D0">
        <w:trPr>
          <w:divId w:val="2116439976"/>
          <w:cantSplit/>
          <w:trHeight w:val="62"/>
        </w:trPr>
        <w:tc>
          <w:tcPr>
            <w:tcW w:w="8179" w:type="dxa"/>
            <w:gridSpan w:val="8"/>
          </w:tcPr>
          <w:p w14:paraId="1AE11D58"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GUID=60d344a1-f381-4140-9774-a79ac8546b02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4C64D0" w:rsidRPr="006F2CA2" w14:paraId="3A416A3E" w14:textId="77777777" w:rsidTr="004C64D0">
        <w:trPr>
          <w:divId w:val="2116439976"/>
          <w:cantSplit/>
          <w:trHeight w:val="62"/>
        </w:trPr>
        <w:tc>
          <w:tcPr>
            <w:tcW w:w="8179" w:type="dxa"/>
            <w:gridSpan w:val="8"/>
          </w:tcPr>
          <w:p w14:paraId="401D2C83"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GUID=c7916192-7de6-49d4-aa84-d108f1d9cb57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4C64D0" w14:paraId="5910BB7C" w14:textId="77777777" w:rsidTr="004C64D0">
        <w:trPr>
          <w:divId w:val="2116439976"/>
          <w:cantSplit/>
          <w:trHeight w:val="62"/>
        </w:trPr>
        <w:tc>
          <w:tcPr>
            <w:tcW w:w="8179" w:type="dxa"/>
            <w:gridSpan w:val="8"/>
          </w:tcPr>
          <w:p w14:paraId="7A959F64"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GUID=cb8fb365-c515-4cb4-a4b0-8ea97b96b233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made in the document(s) hereunder specified, of which a copy of item(s)                is/are attached:</w:t>
            </w:r>
          </w:p>
        </w:tc>
      </w:tr>
      <w:tr w:rsidR="004C64D0" w14:paraId="087D7213" w14:textId="77777777" w:rsidTr="004C64D0">
        <w:trPr>
          <w:divId w:val="2116439976"/>
          <w:cantSplit/>
          <w:trHeight w:val="62"/>
        </w:trPr>
        <w:tc>
          <w:tcPr>
            <w:tcW w:w="1649" w:type="dxa"/>
            <w:gridSpan w:val="2"/>
            <w:vAlign w:val="bottom"/>
          </w:tcPr>
          <w:p w14:paraId="71F55D22"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GUID=35a4dab1-4ef6-4358-b5cc-9d4e36524a12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document(s)*</w:t>
            </w:r>
          </w:p>
        </w:tc>
        <w:tc>
          <w:tcPr>
            <w:tcW w:w="1337" w:type="dxa"/>
            <w:vAlign w:val="bottom"/>
          </w:tcPr>
          <w:p w14:paraId="6D02E06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GUID=821698a0-bdcd-4441-8e9b-8e0d41075ed9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270" w:type="dxa"/>
            <w:vAlign w:val="bottom"/>
          </w:tcPr>
          <w:p w14:paraId="2268B833"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GUID=69ce5780-b357-4d8a-baa0-75c3a211775f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292" w:type="dxa"/>
            <w:vAlign w:val="bottom"/>
          </w:tcPr>
          <w:p w14:paraId="266F471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GUID=2cc06366-bd54-4b81-abd8-2094da44e7c6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document and (unless he is dead) his address, if known**</w:t>
            </w:r>
          </w:p>
        </w:tc>
        <w:tc>
          <w:tcPr>
            <w:tcW w:w="1031" w:type="dxa"/>
            <w:gridSpan w:val="2"/>
            <w:vAlign w:val="bottom"/>
          </w:tcPr>
          <w:p w14:paraId="1606C03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GUID=5b1de616-a8b6-4548-8bee-0ee10c040a40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document is dead, the date of the death of the maker††</w:t>
            </w:r>
          </w:p>
        </w:tc>
        <w:tc>
          <w:tcPr>
            <w:tcW w:w="1600" w:type="dxa"/>
            <w:vAlign w:val="bottom"/>
          </w:tcPr>
          <w:p w14:paraId="1C0860FC"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GUID=b1367ccf-4cbf-4766-ad20-ea59cda92524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statement was made†</w:t>
            </w:r>
          </w:p>
        </w:tc>
      </w:tr>
      <w:tr w:rsidR="004C64D0" w14:paraId="0C2E0424" w14:textId="77777777" w:rsidTr="004C64D0">
        <w:trPr>
          <w:divId w:val="2116439976"/>
          <w:cantSplit/>
          <w:trHeight w:val="62"/>
        </w:trPr>
        <w:tc>
          <w:tcPr>
            <w:tcW w:w="1649" w:type="dxa"/>
            <w:gridSpan w:val="2"/>
          </w:tcPr>
          <w:p w14:paraId="4F8E042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GUID=496173e4-cdf1-4c62-a700-935022fad741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337" w:type="dxa"/>
          </w:tcPr>
          <w:p w14:paraId="1642A11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GUID=7349bc17-07d0-437f-9d16-90f99456fdf1 </w:instrText>
            </w:r>
            <w:r w:rsidRPr="006F2CA2">
              <w:rPr>
                <w:rFonts w:ascii="Times New Roman" w:hAnsi="Times New Roman" w:cs="Times New Roman"/>
                <w:sz w:val="22"/>
                <w:szCs w:val="20"/>
                <w:lang w:val="en-GB" w:eastAsia="en-US"/>
              </w:rPr>
              <w:fldChar w:fldCharType="end"/>
            </w:r>
          </w:p>
        </w:tc>
        <w:tc>
          <w:tcPr>
            <w:tcW w:w="1270" w:type="dxa"/>
          </w:tcPr>
          <w:p w14:paraId="152BB7E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GUID=d3430065-e732-4959-910c-95311b131205 </w:instrText>
            </w:r>
            <w:r w:rsidRPr="006F2CA2">
              <w:rPr>
                <w:rFonts w:ascii="Times New Roman" w:hAnsi="Times New Roman" w:cs="Times New Roman"/>
                <w:sz w:val="22"/>
                <w:szCs w:val="20"/>
                <w:lang w:val="en-GB" w:eastAsia="en-US"/>
              </w:rPr>
              <w:fldChar w:fldCharType="end"/>
            </w:r>
          </w:p>
        </w:tc>
        <w:tc>
          <w:tcPr>
            <w:tcW w:w="1292" w:type="dxa"/>
          </w:tcPr>
          <w:p w14:paraId="493B78C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GUID=e6d1e51d-2187-421c-a4f2-d09132b689a9 </w:instrText>
            </w:r>
            <w:r w:rsidRPr="006F2CA2">
              <w:rPr>
                <w:rFonts w:ascii="Times New Roman" w:hAnsi="Times New Roman" w:cs="Times New Roman"/>
                <w:sz w:val="22"/>
                <w:szCs w:val="20"/>
                <w:lang w:val="en-GB" w:eastAsia="en-US"/>
              </w:rPr>
              <w:fldChar w:fldCharType="end"/>
            </w:r>
          </w:p>
        </w:tc>
        <w:tc>
          <w:tcPr>
            <w:tcW w:w="1031" w:type="dxa"/>
            <w:gridSpan w:val="2"/>
          </w:tcPr>
          <w:p w14:paraId="099646C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GUID=98904505-edd5-4622-9e03-b22deba944c7 </w:instrText>
            </w:r>
            <w:r w:rsidRPr="006F2CA2">
              <w:rPr>
                <w:rFonts w:ascii="Times New Roman" w:hAnsi="Times New Roman" w:cs="Times New Roman"/>
                <w:sz w:val="22"/>
                <w:szCs w:val="20"/>
                <w:lang w:val="en-GB" w:eastAsia="en-US"/>
              </w:rPr>
              <w:fldChar w:fldCharType="end"/>
            </w:r>
          </w:p>
        </w:tc>
        <w:tc>
          <w:tcPr>
            <w:tcW w:w="1600" w:type="dxa"/>
          </w:tcPr>
          <w:p w14:paraId="65265F97"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GUID=67687b25-fe37-4706-a53b-34ed55621cae </w:instrText>
            </w:r>
            <w:r w:rsidRPr="006F2CA2">
              <w:rPr>
                <w:rFonts w:ascii="Times New Roman" w:hAnsi="Times New Roman" w:cs="Times New Roman"/>
                <w:sz w:val="22"/>
                <w:szCs w:val="20"/>
                <w:lang w:val="en-GB" w:eastAsia="en-US"/>
              </w:rPr>
              <w:fldChar w:fldCharType="end"/>
            </w:r>
          </w:p>
        </w:tc>
      </w:tr>
      <w:tr w:rsidR="004C64D0" w14:paraId="1D440266" w14:textId="77777777" w:rsidTr="004C64D0">
        <w:trPr>
          <w:divId w:val="2116439976"/>
          <w:cantSplit/>
          <w:trHeight w:val="62"/>
        </w:trPr>
        <w:tc>
          <w:tcPr>
            <w:tcW w:w="1649" w:type="dxa"/>
            <w:gridSpan w:val="2"/>
          </w:tcPr>
          <w:p w14:paraId="5C619C3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GUID=97a8274b-a501-4177-8889-bb0552c6762e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337" w:type="dxa"/>
          </w:tcPr>
          <w:p w14:paraId="27B2BA3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GUID=8313200e-e4a7-44b7-a016-9707a2f2ebe6 </w:instrText>
            </w:r>
            <w:r w:rsidRPr="006F2CA2">
              <w:rPr>
                <w:rFonts w:ascii="Times New Roman" w:hAnsi="Times New Roman" w:cs="Times New Roman"/>
                <w:sz w:val="22"/>
                <w:szCs w:val="20"/>
                <w:lang w:val="en-GB" w:eastAsia="en-US"/>
              </w:rPr>
              <w:fldChar w:fldCharType="end"/>
            </w:r>
          </w:p>
        </w:tc>
        <w:tc>
          <w:tcPr>
            <w:tcW w:w="1270" w:type="dxa"/>
          </w:tcPr>
          <w:p w14:paraId="0E9F3185"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GUID=956099c8-526a-4dc1-aca3-432d52f5677e </w:instrText>
            </w:r>
            <w:r w:rsidRPr="006F2CA2">
              <w:rPr>
                <w:rFonts w:ascii="Times New Roman" w:hAnsi="Times New Roman" w:cs="Times New Roman"/>
                <w:sz w:val="22"/>
                <w:szCs w:val="20"/>
                <w:lang w:val="en-GB" w:eastAsia="en-US"/>
              </w:rPr>
              <w:fldChar w:fldCharType="end"/>
            </w:r>
          </w:p>
        </w:tc>
        <w:tc>
          <w:tcPr>
            <w:tcW w:w="1292" w:type="dxa"/>
          </w:tcPr>
          <w:p w14:paraId="0C3B64C1"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GUID=e61bfbf7-6d53-480c-b020-78e7d5e375a0 </w:instrText>
            </w:r>
            <w:r w:rsidRPr="006F2CA2">
              <w:rPr>
                <w:rFonts w:ascii="Times New Roman" w:hAnsi="Times New Roman" w:cs="Times New Roman"/>
                <w:sz w:val="22"/>
                <w:szCs w:val="20"/>
                <w:lang w:val="en-GB" w:eastAsia="en-US"/>
              </w:rPr>
              <w:fldChar w:fldCharType="end"/>
            </w:r>
          </w:p>
        </w:tc>
        <w:tc>
          <w:tcPr>
            <w:tcW w:w="1031" w:type="dxa"/>
            <w:gridSpan w:val="2"/>
          </w:tcPr>
          <w:p w14:paraId="5D9504B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GUID=24b84b27-d2ca-49e9-88f5-2b8dba0206fd </w:instrText>
            </w:r>
            <w:r w:rsidRPr="006F2CA2">
              <w:rPr>
                <w:rFonts w:ascii="Times New Roman" w:hAnsi="Times New Roman" w:cs="Times New Roman"/>
                <w:sz w:val="22"/>
                <w:szCs w:val="20"/>
                <w:lang w:val="en-GB" w:eastAsia="en-US"/>
              </w:rPr>
              <w:fldChar w:fldCharType="end"/>
            </w:r>
          </w:p>
        </w:tc>
        <w:tc>
          <w:tcPr>
            <w:tcW w:w="1600" w:type="dxa"/>
          </w:tcPr>
          <w:p w14:paraId="38E3FBE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GUID=82c55a23-8e23-4cb9-92ea-c4e740bb8b97 </w:instrText>
            </w:r>
            <w:r w:rsidRPr="006F2CA2">
              <w:rPr>
                <w:rFonts w:ascii="Times New Roman" w:hAnsi="Times New Roman" w:cs="Times New Roman"/>
                <w:sz w:val="22"/>
                <w:szCs w:val="20"/>
                <w:lang w:val="en-GB" w:eastAsia="en-US"/>
              </w:rPr>
              <w:fldChar w:fldCharType="end"/>
            </w:r>
          </w:p>
        </w:tc>
      </w:tr>
      <w:tr w:rsidR="004C64D0" w14:paraId="2BD5D647" w14:textId="77777777" w:rsidTr="004C64D0">
        <w:trPr>
          <w:divId w:val="2116439976"/>
          <w:cantSplit/>
          <w:trHeight w:val="62"/>
        </w:trPr>
        <w:tc>
          <w:tcPr>
            <w:tcW w:w="1649" w:type="dxa"/>
            <w:gridSpan w:val="2"/>
          </w:tcPr>
          <w:p w14:paraId="551CB3F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GUID=1e271eb3-45a3-44d2-80df-a9a900634fbe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337" w:type="dxa"/>
          </w:tcPr>
          <w:p w14:paraId="4931957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GUID=131191d2-3f17-44c7-91a5-4c07397ccb8b </w:instrText>
            </w:r>
            <w:r w:rsidRPr="006F2CA2">
              <w:rPr>
                <w:rFonts w:ascii="Times New Roman" w:hAnsi="Times New Roman" w:cs="Times New Roman"/>
                <w:sz w:val="22"/>
                <w:szCs w:val="20"/>
                <w:lang w:val="en-GB" w:eastAsia="en-US"/>
              </w:rPr>
              <w:fldChar w:fldCharType="end"/>
            </w:r>
          </w:p>
        </w:tc>
        <w:tc>
          <w:tcPr>
            <w:tcW w:w="1270" w:type="dxa"/>
          </w:tcPr>
          <w:p w14:paraId="0E40356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GUID=c9b78de9-6100-42da-8454-55a81e79a8eb </w:instrText>
            </w:r>
            <w:r w:rsidRPr="006F2CA2">
              <w:rPr>
                <w:rFonts w:ascii="Times New Roman" w:hAnsi="Times New Roman" w:cs="Times New Roman"/>
                <w:sz w:val="22"/>
                <w:szCs w:val="20"/>
                <w:lang w:val="en-GB" w:eastAsia="en-US"/>
              </w:rPr>
              <w:fldChar w:fldCharType="end"/>
            </w:r>
          </w:p>
        </w:tc>
        <w:tc>
          <w:tcPr>
            <w:tcW w:w="1292" w:type="dxa"/>
          </w:tcPr>
          <w:p w14:paraId="504C655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GUID=d06f1af4-bc76-468b-9801-0b828daf8a0b </w:instrText>
            </w:r>
            <w:r w:rsidRPr="006F2CA2">
              <w:rPr>
                <w:rFonts w:ascii="Times New Roman" w:hAnsi="Times New Roman" w:cs="Times New Roman"/>
                <w:sz w:val="22"/>
                <w:szCs w:val="20"/>
                <w:lang w:val="en-GB" w:eastAsia="en-US"/>
              </w:rPr>
              <w:fldChar w:fldCharType="end"/>
            </w:r>
          </w:p>
        </w:tc>
        <w:tc>
          <w:tcPr>
            <w:tcW w:w="1031" w:type="dxa"/>
            <w:gridSpan w:val="2"/>
          </w:tcPr>
          <w:p w14:paraId="1DD9713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GUID=006ba95b-cff1-42a5-944f-f910013166dd </w:instrText>
            </w:r>
            <w:r w:rsidRPr="006F2CA2">
              <w:rPr>
                <w:rFonts w:ascii="Times New Roman" w:hAnsi="Times New Roman" w:cs="Times New Roman"/>
                <w:sz w:val="22"/>
                <w:szCs w:val="20"/>
                <w:lang w:val="en-GB" w:eastAsia="en-US"/>
              </w:rPr>
              <w:fldChar w:fldCharType="end"/>
            </w:r>
          </w:p>
        </w:tc>
        <w:tc>
          <w:tcPr>
            <w:tcW w:w="1600" w:type="dxa"/>
          </w:tcPr>
          <w:p w14:paraId="39D7EE1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GUID=5458dd81-956a-4bbb-b5f5-5ed447b2070d </w:instrText>
            </w:r>
            <w:r w:rsidRPr="006F2CA2">
              <w:rPr>
                <w:rFonts w:ascii="Times New Roman" w:hAnsi="Times New Roman" w:cs="Times New Roman"/>
                <w:sz w:val="22"/>
                <w:szCs w:val="20"/>
                <w:lang w:val="en-GB" w:eastAsia="en-US"/>
              </w:rPr>
              <w:fldChar w:fldCharType="end"/>
            </w:r>
          </w:p>
        </w:tc>
      </w:tr>
      <w:tr w:rsidR="004C64D0" w14:paraId="18CF90E7" w14:textId="77777777" w:rsidTr="004C64D0">
        <w:trPr>
          <w:divId w:val="2116439976"/>
          <w:cantSplit/>
          <w:trHeight w:val="62"/>
        </w:trPr>
        <w:tc>
          <w:tcPr>
            <w:tcW w:w="1649" w:type="dxa"/>
            <w:gridSpan w:val="2"/>
          </w:tcPr>
          <w:p w14:paraId="458A272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GUID=4082ef03-bf4b-422f-88e2-f966e2b74cb2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337" w:type="dxa"/>
          </w:tcPr>
          <w:p w14:paraId="600DCAD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GUID=1932f6be-8cb1-49d3-a6af-4866e7f38ff1 </w:instrText>
            </w:r>
            <w:r w:rsidRPr="006F2CA2">
              <w:rPr>
                <w:rFonts w:ascii="Times New Roman" w:hAnsi="Times New Roman" w:cs="Times New Roman"/>
                <w:sz w:val="22"/>
                <w:szCs w:val="20"/>
                <w:lang w:val="en-GB" w:eastAsia="en-US"/>
              </w:rPr>
              <w:fldChar w:fldCharType="end"/>
            </w:r>
          </w:p>
        </w:tc>
        <w:tc>
          <w:tcPr>
            <w:tcW w:w="1270" w:type="dxa"/>
          </w:tcPr>
          <w:p w14:paraId="0C2B0CEC"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GUID=e2430e53-9ed7-43bf-87e5-5432ba8de83c </w:instrText>
            </w:r>
            <w:r w:rsidRPr="006F2CA2">
              <w:rPr>
                <w:rFonts w:ascii="Times New Roman" w:hAnsi="Times New Roman" w:cs="Times New Roman"/>
                <w:sz w:val="22"/>
                <w:szCs w:val="20"/>
                <w:lang w:val="en-GB" w:eastAsia="en-US"/>
              </w:rPr>
              <w:fldChar w:fldCharType="end"/>
            </w:r>
          </w:p>
        </w:tc>
        <w:tc>
          <w:tcPr>
            <w:tcW w:w="1292" w:type="dxa"/>
          </w:tcPr>
          <w:p w14:paraId="6A9B6E6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GUID=46e9ff51-e360-4867-8e02-19be63c8a9f5 </w:instrText>
            </w:r>
            <w:r w:rsidRPr="006F2CA2">
              <w:rPr>
                <w:rFonts w:ascii="Times New Roman" w:hAnsi="Times New Roman" w:cs="Times New Roman"/>
                <w:sz w:val="22"/>
                <w:szCs w:val="20"/>
                <w:lang w:val="en-GB" w:eastAsia="en-US"/>
              </w:rPr>
              <w:fldChar w:fldCharType="end"/>
            </w:r>
          </w:p>
        </w:tc>
        <w:tc>
          <w:tcPr>
            <w:tcW w:w="1031" w:type="dxa"/>
            <w:gridSpan w:val="2"/>
          </w:tcPr>
          <w:p w14:paraId="67E7803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GUID=62a72d7f-f233-4c35-8153-bd030dda72cc </w:instrText>
            </w:r>
            <w:r w:rsidRPr="006F2CA2">
              <w:rPr>
                <w:rFonts w:ascii="Times New Roman" w:hAnsi="Times New Roman" w:cs="Times New Roman"/>
                <w:sz w:val="22"/>
                <w:szCs w:val="20"/>
                <w:lang w:val="en-GB" w:eastAsia="en-US"/>
              </w:rPr>
              <w:fldChar w:fldCharType="end"/>
            </w:r>
          </w:p>
        </w:tc>
        <w:tc>
          <w:tcPr>
            <w:tcW w:w="1600" w:type="dxa"/>
          </w:tcPr>
          <w:p w14:paraId="372EC88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GUID=264e2b4f-2342-4a5e-b94f-26ba5850502d </w:instrText>
            </w:r>
            <w:r w:rsidRPr="006F2CA2">
              <w:rPr>
                <w:rFonts w:ascii="Times New Roman" w:hAnsi="Times New Roman" w:cs="Times New Roman"/>
                <w:sz w:val="22"/>
                <w:szCs w:val="20"/>
                <w:lang w:val="en-GB" w:eastAsia="en-US"/>
              </w:rPr>
              <w:fldChar w:fldCharType="end"/>
            </w:r>
          </w:p>
        </w:tc>
      </w:tr>
      <w:tr w:rsidR="004C64D0" w14:paraId="1194A253" w14:textId="77777777" w:rsidTr="004C64D0">
        <w:trPr>
          <w:divId w:val="2116439976"/>
          <w:cantSplit/>
          <w:trHeight w:val="62"/>
        </w:trPr>
        <w:tc>
          <w:tcPr>
            <w:tcW w:w="1649" w:type="dxa"/>
            <w:gridSpan w:val="2"/>
          </w:tcPr>
          <w:p w14:paraId="6DF6A7A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GUID=db784d80-9ca2-4516-b4ec-30e304854fca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337" w:type="dxa"/>
          </w:tcPr>
          <w:p w14:paraId="2A8BE68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GUID=11184b91-940d-4372-842f-67373edb1b0c </w:instrText>
            </w:r>
            <w:r w:rsidRPr="006F2CA2">
              <w:rPr>
                <w:rFonts w:ascii="Times New Roman" w:hAnsi="Times New Roman" w:cs="Times New Roman"/>
                <w:sz w:val="22"/>
                <w:szCs w:val="20"/>
                <w:lang w:val="en-GB" w:eastAsia="en-US"/>
              </w:rPr>
              <w:fldChar w:fldCharType="end"/>
            </w:r>
          </w:p>
        </w:tc>
        <w:tc>
          <w:tcPr>
            <w:tcW w:w="1270" w:type="dxa"/>
          </w:tcPr>
          <w:p w14:paraId="5416952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GUID=62ed2a7f-9cda-4612-ab13-b83e05a7591e </w:instrText>
            </w:r>
            <w:r w:rsidRPr="006F2CA2">
              <w:rPr>
                <w:rFonts w:ascii="Times New Roman" w:hAnsi="Times New Roman" w:cs="Times New Roman"/>
                <w:sz w:val="22"/>
                <w:szCs w:val="20"/>
                <w:lang w:val="en-GB" w:eastAsia="en-US"/>
              </w:rPr>
              <w:fldChar w:fldCharType="end"/>
            </w:r>
          </w:p>
        </w:tc>
        <w:tc>
          <w:tcPr>
            <w:tcW w:w="1292" w:type="dxa"/>
          </w:tcPr>
          <w:p w14:paraId="01645B5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GUID=cfec05d1-0bc2-43f4-94ca-d83723202203 </w:instrText>
            </w:r>
            <w:r w:rsidRPr="006F2CA2">
              <w:rPr>
                <w:rFonts w:ascii="Times New Roman" w:hAnsi="Times New Roman" w:cs="Times New Roman"/>
                <w:sz w:val="22"/>
                <w:szCs w:val="20"/>
                <w:lang w:val="en-GB" w:eastAsia="en-US"/>
              </w:rPr>
              <w:fldChar w:fldCharType="end"/>
            </w:r>
          </w:p>
        </w:tc>
        <w:tc>
          <w:tcPr>
            <w:tcW w:w="1031" w:type="dxa"/>
            <w:gridSpan w:val="2"/>
          </w:tcPr>
          <w:p w14:paraId="021133F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GUID=72caeb1c-3977-4425-9b3e-8acd950ff204 </w:instrText>
            </w:r>
            <w:r w:rsidRPr="006F2CA2">
              <w:rPr>
                <w:rFonts w:ascii="Times New Roman" w:hAnsi="Times New Roman" w:cs="Times New Roman"/>
                <w:sz w:val="22"/>
                <w:szCs w:val="20"/>
                <w:lang w:val="en-GB" w:eastAsia="en-US"/>
              </w:rPr>
              <w:fldChar w:fldCharType="end"/>
            </w:r>
          </w:p>
        </w:tc>
        <w:tc>
          <w:tcPr>
            <w:tcW w:w="1600" w:type="dxa"/>
          </w:tcPr>
          <w:p w14:paraId="6902200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GUID=f3f01470-6490-4f67-bc9b-06fdf5f7f6d9 </w:instrText>
            </w:r>
            <w:r w:rsidRPr="006F2CA2">
              <w:rPr>
                <w:rFonts w:ascii="Times New Roman" w:hAnsi="Times New Roman" w:cs="Times New Roman"/>
                <w:sz w:val="22"/>
                <w:szCs w:val="20"/>
                <w:lang w:val="en-GB" w:eastAsia="en-US"/>
              </w:rPr>
              <w:fldChar w:fldCharType="end"/>
            </w:r>
          </w:p>
        </w:tc>
      </w:tr>
      <w:tr w:rsidR="004C64D0" w:rsidRPr="006F2CA2" w14:paraId="7868E117" w14:textId="77777777" w:rsidTr="004C64D0">
        <w:trPr>
          <w:divId w:val="2116439976"/>
          <w:cantSplit/>
          <w:trHeight w:val="62"/>
        </w:trPr>
        <w:tc>
          <w:tcPr>
            <w:tcW w:w="8179" w:type="dxa"/>
            <w:gridSpan w:val="8"/>
          </w:tcPr>
          <w:p w14:paraId="0E23FE3B"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GUID=4d8aecbd-031e-442f-8bdc-35d5c0973827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may refer to any document in the list of documents served by the plaintiff (or defendant) pursuant to any order made by the Court under Division 21 Rule 189.</w:t>
            </w:r>
          </w:p>
          <w:p w14:paraId="15DCDA21"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GUID=d31a68f2-22e2-4de3-b7f1-9e2f2dd1286f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maker of the document is different from the maker of the statement and the information is not readily apparent from the document or the relevant part of the document.</w:t>
            </w:r>
          </w:p>
          <w:p w14:paraId="54A8DC69"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GUID=6ffd44fa-f120-456c-844a-dee45a4497e1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information is not readily apparent from the document or the relevant part of the document.</w:t>
            </w:r>
          </w:p>
          <w:p w14:paraId="6D1C795D"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GUID=06cbd4ea-9ba9-4d9c-aa05-612806c8535d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tc>
      </w:tr>
      <w:tr w:rsidR="004C64D0" w:rsidRPr="006F2CA2" w14:paraId="34B77E27" w14:textId="77777777" w:rsidTr="004C64D0">
        <w:trPr>
          <w:divId w:val="2116439976"/>
          <w:cantSplit/>
          <w:trHeight w:val="62"/>
        </w:trPr>
        <w:tc>
          <w:tcPr>
            <w:tcW w:w="8179" w:type="dxa"/>
            <w:gridSpan w:val="8"/>
          </w:tcPr>
          <w:p w14:paraId="6A901661"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GUID=93eba053-7d27-497b-90ec-0a4b7a064d38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4C64D0" w:rsidRPr="006F2CA2" w14:paraId="11200728" w14:textId="77777777" w:rsidTr="004C64D0">
        <w:trPr>
          <w:divId w:val="2116439976"/>
          <w:cantSplit/>
          <w:trHeight w:val="62"/>
        </w:trPr>
        <w:tc>
          <w:tcPr>
            <w:tcW w:w="8179" w:type="dxa"/>
            <w:gridSpan w:val="8"/>
          </w:tcPr>
          <w:p w14:paraId="7E6F5BC1" w14:textId="77777777" w:rsidR="004C64D0" w:rsidRPr="006F2CA2" w:rsidRDefault="004C64D0" w:rsidP="004C64D0">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GUID=ac7d5595-2749-4721-ad7c-362730fa62f6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p w14:paraId="14BF4F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A62E71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F47561D" w14:textId="77777777" w:rsidR="006F2CA2" w:rsidRPr="00A1223F" w:rsidRDefault="006F2CA2" w:rsidP="00A1223F">
      <w:pPr>
        <w:spacing w:before="0" w:after="200" w:line="276" w:lineRule="auto"/>
        <w:divId w:val="2116439976"/>
        <w:rPr>
          <w:rFonts w:ascii="Times New Roman" w:hAnsi="Times New Roman" w:cs="Times New Roman"/>
          <w:sz w:val="26"/>
          <w:szCs w:val="20"/>
          <w:lang w:val="en-GB" w:eastAsia="en-US"/>
        </w:rPr>
        <w:sectPr w:rsidR="006F2CA2" w:rsidRPr="00A1223F" w:rsidSect="004C64D0">
          <w:pgSz w:w="11906" w:h="16838"/>
          <w:pgMar w:top="1440" w:right="3401" w:bottom="1440" w:left="1440" w:header="708" w:footer="708" w:gutter="0"/>
          <w:cols w:space="708"/>
          <w:docGrid w:linePitch="360"/>
        </w:sectPr>
      </w:pPr>
    </w:p>
    <w:tbl>
      <w:tblPr>
        <w:tblW w:w="7797" w:type="dxa"/>
        <w:tblInd w:w="621" w:type="dxa"/>
        <w:tblLook w:val="04A0" w:firstRow="1" w:lastRow="0" w:firstColumn="1" w:lastColumn="0" w:noHBand="0" w:noVBand="1"/>
      </w:tblPr>
      <w:tblGrid>
        <w:gridCol w:w="1422"/>
        <w:gridCol w:w="4515"/>
        <w:gridCol w:w="1860"/>
      </w:tblGrid>
      <w:tr w:rsidR="006F2CA2" w:rsidRPr="006F2CA2" w14:paraId="4C533D94" w14:textId="77777777" w:rsidTr="004C64D0">
        <w:trPr>
          <w:divId w:val="2116439976"/>
          <w:cantSplit/>
          <w:trHeight w:val="372"/>
        </w:trPr>
        <w:tc>
          <w:tcPr>
            <w:tcW w:w="7797" w:type="dxa"/>
            <w:gridSpan w:val="3"/>
          </w:tcPr>
          <w:p w14:paraId="3EBF4F55"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GUID=607b7689-c403-42de-93fa-7fdcbb23e6e2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112A5C">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123</w:t>
            </w:r>
          </w:p>
        </w:tc>
      </w:tr>
      <w:tr w:rsidR="006F2CA2" w:rsidRPr="006F2CA2" w14:paraId="32F3FD82" w14:textId="77777777" w:rsidTr="004C64D0">
        <w:trPr>
          <w:divId w:val="2116439976"/>
          <w:cantSplit/>
          <w:trHeight w:val="1746"/>
        </w:trPr>
        <w:tc>
          <w:tcPr>
            <w:tcW w:w="1422" w:type="dxa"/>
          </w:tcPr>
          <w:p w14:paraId="306E3E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GUID=a4cf6958-46b4-4bab-bce7-52587b11eadb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601</w:t>
            </w:r>
          </w:p>
        </w:tc>
        <w:tc>
          <w:tcPr>
            <w:tcW w:w="4515" w:type="dxa"/>
          </w:tcPr>
          <w:p w14:paraId="105F44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1C2AB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GUID=52ff5ead-f0bc-4f8f-8aac-c61299805469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SUBPOENA 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 xml:space="preserve">SUBPOENA TO PRODUCE </w:t>
            </w:r>
            <w:r w:rsidRPr="006F2CA2">
              <w:rPr>
                <w:rFonts w:ascii="Times New Roman" w:hAnsi="Times New Roman" w:cs="Times New Roman"/>
                <w:sz w:val="22"/>
                <w:szCs w:val="20"/>
                <w:lang w:val="en-GB" w:eastAsia="en-US"/>
              </w:rPr>
              <w:br/>
              <w:t>DOCUMENTS</w:t>
            </w:r>
            <w:r w:rsidRPr="006F2CA2">
              <w:rPr>
                <w:rFonts w:ascii="Times New Roman" w:hAnsi="Times New Roman" w:cs="Times New Roman"/>
                <w:sz w:val="22"/>
                <w:szCs w:val="20"/>
                <w:vertAlign w:val="superscript"/>
                <w:lang w:val="en-GB" w:eastAsia="en-US"/>
              </w:rPr>
              <w:t>1</w:t>
            </w:r>
            <w:r w:rsidRPr="006F2CA2">
              <w:rPr>
                <w:rFonts w:ascii="Times New Roman" w:hAnsi="Times New Roman" w:cs="Times New Roman"/>
                <w:sz w:val="22"/>
                <w:szCs w:val="20"/>
                <w:lang w:val="en-GB" w:eastAsia="en-US"/>
              </w:rPr>
              <w:t xml:space="preserve">/ SUBPOENA </w:t>
            </w:r>
            <w:r w:rsidRPr="006F2CA2">
              <w:rPr>
                <w:rFonts w:ascii="Times New Roman" w:hAnsi="Times New Roman" w:cs="Times New Roman"/>
                <w:sz w:val="22"/>
                <w:szCs w:val="20"/>
                <w:lang w:val="en-GB" w:eastAsia="en-US"/>
              </w:rPr>
              <w:br/>
              <w:t>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 xml:space="preserve"> AND TO </w:t>
            </w:r>
            <w:r w:rsidRPr="006F2CA2">
              <w:rPr>
                <w:rFonts w:ascii="Times New Roman" w:hAnsi="Times New Roman" w:cs="Times New Roman"/>
                <w:sz w:val="22"/>
                <w:szCs w:val="20"/>
                <w:lang w:val="en-GB" w:eastAsia="en-US"/>
              </w:rPr>
              <w:br/>
              <w:t>PRODUCE DOCUMENTS</w:t>
            </w:r>
            <w:r w:rsidRPr="006F2CA2">
              <w:rPr>
                <w:rFonts w:ascii="Times New Roman" w:hAnsi="Times New Roman" w:cs="Times New Roman"/>
                <w:sz w:val="22"/>
                <w:szCs w:val="20"/>
                <w:vertAlign w:val="superscript"/>
                <w:lang w:val="en-GB" w:eastAsia="en-US"/>
              </w:rPr>
              <w:t>1</w:t>
            </w:r>
          </w:p>
        </w:tc>
        <w:tc>
          <w:tcPr>
            <w:tcW w:w="1860" w:type="dxa"/>
          </w:tcPr>
          <w:p w14:paraId="14343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GUID=212167e0-310b-4227-af56-d06871429b73 </w:instrText>
            </w:r>
            <w:r w:rsidRPr="006F2CA2">
              <w:rPr>
                <w:rFonts w:ascii="Times New Roman" w:hAnsi="Times New Roman" w:cs="Times New Roman"/>
                <w:sz w:val="22"/>
                <w:szCs w:val="20"/>
                <w:lang w:val="en-GB" w:eastAsia="en-US"/>
              </w:rPr>
              <w:fldChar w:fldCharType="end"/>
            </w:r>
          </w:p>
        </w:tc>
      </w:tr>
      <w:tr w:rsidR="006F2CA2" w:rsidRPr="006F2CA2" w14:paraId="5E2C542E" w14:textId="77777777" w:rsidTr="004C64D0">
        <w:trPr>
          <w:divId w:val="2116439976"/>
          <w:cantSplit/>
          <w:trHeight w:val="5984"/>
        </w:trPr>
        <w:tc>
          <w:tcPr>
            <w:tcW w:w="7797" w:type="dxa"/>
            <w:gridSpan w:val="3"/>
          </w:tcPr>
          <w:p w14:paraId="555122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GUID=fbfc1d60-da57-4d79-a39d-f8bb6d9d1fd1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49993F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GUID=0991a225-c6cc-4382-bfd8-5cb1f9dd8884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person)</w:t>
            </w:r>
          </w:p>
          <w:p w14:paraId="32CDF5E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GUID=5c419584-6387-436f-9cd4-6bafd20e0054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attend at:</w:t>
            </w:r>
          </w:p>
          <w:p w14:paraId="225F2E8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GUID=a3e12df0-b69f-4c85-aee5-7e6ca90aef36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 / time:</w:t>
            </w:r>
          </w:p>
          <w:p w14:paraId="3887DC5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GUID=4d64f071-b34e-4b97-b42a-7d87d503b441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Venue: (Family Division of the High Court / Family Court) (Court / Chamber number)</w:t>
            </w:r>
          </w:p>
          <w:p w14:paraId="4F1BAD8C"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GUID=052f340e-8ea5-4c26-bbed-8ab5b11d71c3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Judge / Registrar</w:t>
            </w:r>
          </w:p>
          <w:p w14:paraId="73DDAE72"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GUID=5f67759c-35a6-4ffc-b13f-45bd43b16f5a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Mode of attendance: </w:t>
            </w:r>
          </w:p>
          <w:p w14:paraId="1A7A3C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GUID=bd36f3aa-4d53-4afe-b7de-fcb4dcc942d3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 person (for subpoena to testify and subpoena to testify and to produce documents); or </w:t>
            </w:r>
          </w:p>
          <w:p w14:paraId="5E6C385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GUID=481fd656-8fdf-453a-9f71-351c86e7fb48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person or by an agent (for subpoena to produce documents)</w:t>
            </w:r>
          </w:p>
          <w:p w14:paraId="78B99A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GUID=f73c8530-bd2d-467c-8de8-265b5d052929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from day to day until the end of the above proceedings.</w:t>
            </w:r>
          </w:p>
          <w:p w14:paraId="035A8C8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GUID=ca47cdaf-f296-474a-8a1b-d0c2eebeb953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Purpose of attendance:</w:t>
            </w:r>
          </w:p>
          <w:p w14:paraId="43CDD4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GUID=526e79ff-0bee-4dfe-98b1-9e5a36be8dd8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w:t>
            </w:r>
            <w:r w:rsidRPr="006F2CA2">
              <w:rPr>
                <w:rFonts w:ascii="Times New Roman" w:hAnsi="Times New Roman" w:cs="Times New Roman"/>
                <w:sz w:val="22"/>
                <w:szCs w:val="20"/>
                <w:lang w:val="en-GB" w:eastAsia="en-US"/>
              </w:rPr>
              <w:t>) To give evidence on behalf of the                    in the said proceedings.</w:t>
            </w:r>
          </w:p>
          <w:p w14:paraId="4A6BD02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GUID=4114e8a3-5cd4-463c-971a-622763a1708a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produce documents</w:t>
            </w:r>
            <w:r w:rsidRPr="006F2CA2">
              <w:rPr>
                <w:rFonts w:ascii="Times New Roman" w:hAnsi="Times New Roman" w:cs="Times New Roman"/>
                <w:sz w:val="22"/>
                <w:szCs w:val="20"/>
                <w:lang w:val="en-GB" w:eastAsia="en-US"/>
              </w:rPr>
              <w:t>) To produce the documents specified hereunder on behalf of the                    in the said proceedings:</w:t>
            </w:r>
          </w:p>
          <w:p w14:paraId="251CD53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GUID=ffe6c9f4-1cb2-4624-8a20-8c6743349f9b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tc>
      </w:tr>
      <w:tr w:rsidR="006F2CA2" w:rsidRPr="006F2CA2" w14:paraId="02CC694E" w14:textId="77777777" w:rsidTr="004C64D0">
        <w:trPr>
          <w:divId w:val="2116439976"/>
          <w:cantSplit/>
          <w:trHeight w:val="2286"/>
        </w:trPr>
        <w:tc>
          <w:tcPr>
            <w:tcW w:w="7797" w:type="dxa"/>
            <w:gridSpan w:val="3"/>
          </w:tcPr>
          <w:p w14:paraId="65A6413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GUID=d5579806-f0a0-4d12-9785-10af2e210cf3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 and to produce documents</w:t>
            </w:r>
            <w:r w:rsidRPr="006F2CA2">
              <w:rPr>
                <w:rFonts w:ascii="Times New Roman" w:hAnsi="Times New Roman" w:cs="Times New Roman"/>
                <w:sz w:val="22"/>
                <w:szCs w:val="20"/>
                <w:lang w:val="en-GB" w:eastAsia="en-US"/>
              </w:rPr>
              <w:t>) To give evidence and produce the documents specified hereunder on behalf of the                   in the said proceedings:</w:t>
            </w:r>
          </w:p>
          <w:p w14:paraId="36202F39"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GUID=ff23a646-cd33-413a-b964-65eae2d83311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p w14:paraId="0BC0748D"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GUID=ac282ffa-3677-44bc-bfc9-bbcf5ede8b1f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71440CB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GUID=650e247a-3a26-4f2d-8503-293975ab0354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AA83A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GUID=0b4c8953-7d93-45ab-a752-f2dd5ec65cd3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76F0751A"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1C967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86" w:type="dxa"/>
        <w:tblLook w:val="04A0" w:firstRow="1" w:lastRow="0" w:firstColumn="1" w:lastColumn="0" w:noHBand="0" w:noVBand="1"/>
      </w:tblPr>
      <w:tblGrid>
        <w:gridCol w:w="1280"/>
        <w:gridCol w:w="4540"/>
        <w:gridCol w:w="1260"/>
      </w:tblGrid>
      <w:tr w:rsidR="006F2CA2" w:rsidRPr="006F2CA2" w14:paraId="373E7AA3" w14:textId="77777777" w:rsidTr="004C64D0">
        <w:trPr>
          <w:divId w:val="2116439976"/>
          <w:cantSplit/>
        </w:trPr>
        <w:tc>
          <w:tcPr>
            <w:tcW w:w="7080" w:type="dxa"/>
            <w:gridSpan w:val="3"/>
          </w:tcPr>
          <w:p w14:paraId="268AD5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GUID=38b352f9-c4ea-42f6-8436-a44eeb2a0b98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124</w:t>
            </w:r>
          </w:p>
        </w:tc>
      </w:tr>
      <w:tr w:rsidR="006F2CA2" w:rsidRPr="006F2CA2" w14:paraId="62AB7100" w14:textId="77777777" w:rsidTr="004C64D0">
        <w:trPr>
          <w:divId w:val="2116439976"/>
          <w:cantSplit/>
        </w:trPr>
        <w:tc>
          <w:tcPr>
            <w:tcW w:w="1280" w:type="dxa"/>
          </w:tcPr>
          <w:p w14:paraId="72F381E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GUID=3c5b3b7c-055d-4420-960a-327da3126733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540" w:type="dxa"/>
          </w:tcPr>
          <w:p w14:paraId="02CB47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8B3E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GUID=8c5e5a1d-375d-4ae7-ab21-db262e3d102e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FOR AN ORDER FOR THE </w:t>
            </w:r>
            <w:r w:rsidRPr="006F2CA2">
              <w:rPr>
                <w:rFonts w:ascii="Times New Roman" w:hAnsi="Times New Roman" w:cs="Times New Roman"/>
                <w:sz w:val="22"/>
                <w:szCs w:val="20"/>
                <w:lang w:val="en-GB" w:eastAsia="en-US"/>
              </w:rPr>
              <w:br/>
              <w:t>PRODUCTION OF A PERSON IN PRISON</w:t>
            </w:r>
          </w:p>
        </w:tc>
        <w:tc>
          <w:tcPr>
            <w:tcW w:w="1260" w:type="dxa"/>
          </w:tcPr>
          <w:p w14:paraId="37F23A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GUID=effd061d-141d-4150-9ccf-9fd4347162aa </w:instrText>
            </w:r>
            <w:r w:rsidRPr="006F2CA2">
              <w:rPr>
                <w:rFonts w:ascii="Times New Roman" w:hAnsi="Times New Roman" w:cs="Times New Roman"/>
                <w:sz w:val="22"/>
                <w:szCs w:val="20"/>
                <w:lang w:val="en-GB" w:eastAsia="en-US"/>
              </w:rPr>
              <w:fldChar w:fldCharType="end"/>
            </w:r>
          </w:p>
        </w:tc>
      </w:tr>
      <w:tr w:rsidR="006F2CA2" w:rsidRPr="006F2CA2" w14:paraId="43C28120" w14:textId="77777777" w:rsidTr="004C64D0">
        <w:trPr>
          <w:divId w:val="2116439976"/>
          <w:cantSplit/>
        </w:trPr>
        <w:tc>
          <w:tcPr>
            <w:tcW w:w="7080" w:type="dxa"/>
            <w:gridSpan w:val="3"/>
          </w:tcPr>
          <w:p w14:paraId="661AF5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GUID=d51a5671-7ff7-4bad-aa15-3218abd0573f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443EB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GUID=168de806-b4c6-4d5e-b203-34fd540b3461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w:t>
            </w:r>
            <w:r w:rsidRPr="006F2CA2">
              <w:rPr>
                <w:rFonts w:ascii="Times New Roman" w:hAnsi="Times New Roman" w:cs="Times New Roman"/>
                <w:sz w:val="22"/>
                <w:szCs w:val="20"/>
                <w:lang w:val="en-GB" w:eastAsia="en-US"/>
              </w:rPr>
              <w:br/>
              <w:t>do make oath (or affirm) and say:</w:t>
            </w:r>
          </w:p>
          <w:p w14:paraId="5C25C5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GUID=61895171-8791-4f64-924d-cc72bd2c84c3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That the above action is fixed for hearing on                   the         day of                         20        and that                        now a prisoner confined in the                  prison, will be a material witness for me at the hearing (or is a party to the action).</w:t>
            </w:r>
          </w:p>
          <w:p w14:paraId="30157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GUID=c7754671-8af2-49f2-9a02-890969f9560a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That I am advised and verily believe that I cannot safely proceed to the hearing of this action without the evidence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my evidence).</w:t>
            </w:r>
          </w:p>
          <w:p w14:paraId="436E7AC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GUID=f71ee133-3496-462b-a6e2-f8f5e30e95e6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hereby apply for an order under section 38 of the Prisons Act (Cap. 247) that the said                                  may be brought before the Court.</w:t>
            </w:r>
          </w:p>
          <w:p w14:paraId="006A41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GUID=e1a64ca8-a0d5-40ac-81b4-f63d6d7e6673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hereby undertake to pay the costs of conveyance of the said                 in safe custody to and from the Court and of maintenance of him and the officers in charge of him while attending the Court.</w:t>
            </w:r>
          </w:p>
          <w:p w14:paraId="076EE136"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GUID=d5208c2f-95c5-484b-a73c-85aef85ca2d6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17E089E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tblInd w:w="986" w:type="dxa"/>
        <w:tblLook w:val="04A0" w:firstRow="1" w:lastRow="0" w:firstColumn="1" w:lastColumn="0" w:noHBand="0" w:noVBand="1"/>
      </w:tblPr>
      <w:tblGrid>
        <w:gridCol w:w="1280"/>
        <w:gridCol w:w="4660"/>
        <w:gridCol w:w="1140"/>
      </w:tblGrid>
      <w:tr w:rsidR="006F2CA2" w:rsidRPr="006F2CA2" w14:paraId="5B956F5D" w14:textId="77777777" w:rsidTr="004C64D0">
        <w:trPr>
          <w:divId w:val="2116439976"/>
          <w:cantSplit/>
        </w:trPr>
        <w:tc>
          <w:tcPr>
            <w:tcW w:w="7080" w:type="dxa"/>
            <w:gridSpan w:val="3"/>
          </w:tcPr>
          <w:p w14:paraId="1C17E413"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GUID=d814c2a7-5e28-4391-8457-c0e1d65f7d36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E541E3">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125</w:t>
            </w:r>
          </w:p>
        </w:tc>
      </w:tr>
      <w:tr w:rsidR="006F2CA2" w:rsidRPr="006F2CA2" w14:paraId="0C3FB019" w14:textId="77777777" w:rsidTr="004C64D0">
        <w:trPr>
          <w:divId w:val="2116439976"/>
          <w:cantSplit/>
        </w:trPr>
        <w:tc>
          <w:tcPr>
            <w:tcW w:w="1280" w:type="dxa"/>
          </w:tcPr>
          <w:p w14:paraId="0EDE210C"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GUID=ed52c049-12b1-4b6a-9acd-75cd3340d86a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660" w:type="dxa"/>
          </w:tcPr>
          <w:p w14:paraId="7AA690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2F5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GUID=34019d32-2b5f-408f-a326-67f9662a0856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TO PRODUCE PERSON IN PRISON</w:t>
            </w:r>
          </w:p>
        </w:tc>
        <w:tc>
          <w:tcPr>
            <w:tcW w:w="1140" w:type="dxa"/>
          </w:tcPr>
          <w:p w14:paraId="015746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GUID=bbdde62e-6bfa-4226-a6c5-c427cef0f7d1 </w:instrText>
            </w:r>
            <w:r w:rsidRPr="006F2CA2">
              <w:rPr>
                <w:rFonts w:ascii="Times New Roman" w:hAnsi="Times New Roman" w:cs="Times New Roman"/>
                <w:sz w:val="22"/>
                <w:szCs w:val="20"/>
                <w:lang w:val="en-GB" w:eastAsia="en-US"/>
              </w:rPr>
              <w:fldChar w:fldCharType="end"/>
            </w:r>
          </w:p>
        </w:tc>
      </w:tr>
      <w:tr w:rsidR="006F2CA2" w:rsidRPr="006F2CA2" w14:paraId="18A50E3D" w14:textId="77777777" w:rsidTr="004C64D0">
        <w:trPr>
          <w:divId w:val="2116439976"/>
          <w:cantSplit/>
        </w:trPr>
        <w:tc>
          <w:tcPr>
            <w:tcW w:w="7080" w:type="dxa"/>
            <w:gridSpan w:val="3"/>
          </w:tcPr>
          <w:p w14:paraId="0253609D"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GUID=e393c6c3-8127-46b4-919f-546c13ab21b1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(Title as in action)</w:t>
            </w:r>
          </w:p>
          <w:p w14:paraId="53AE287C"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GUID=15ab84a7-c19e-403f-b927-53b121f14fd9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To the Officer-in-charge of the</w:t>
            </w:r>
          </w:p>
          <w:p w14:paraId="5B53FD25"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GUID=70ac9c93-846d-4544-b758-aa889a00de83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You are hereby required </w:t>
            </w:r>
          </w:p>
          <w:p w14:paraId="4023504E"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xml:space="preserve">*upon tender made to you of a reasonable sum for the conveyance and maintenance of a proper officer and of                        now a prisoner in the                        in going to, remaining </w:t>
            </w:r>
            <w:proofErr w:type="gramStart"/>
            <w:r w:rsidRPr="004066EF">
              <w:rPr>
                <w:rFonts w:ascii="Times New Roman" w:hAnsi="Times New Roman" w:cs="Times New Roman"/>
                <w:sz w:val="22"/>
                <w:szCs w:val="20"/>
                <w:lang w:val="en-GB" w:eastAsia="en-US"/>
              </w:rPr>
              <w:t>at</w:t>
            </w:r>
            <w:proofErr w:type="gramEnd"/>
            <w:r w:rsidRPr="004066EF">
              <w:rPr>
                <w:rFonts w:ascii="Times New Roman" w:hAnsi="Times New Roman" w:cs="Times New Roman"/>
                <w:sz w:val="22"/>
                <w:szCs w:val="20"/>
                <w:lang w:val="en-GB" w:eastAsia="en-US"/>
              </w:rPr>
              <w:t xml:space="preserve"> and returning from </w:t>
            </w:r>
          </w:p>
          <w:p w14:paraId="25CC8E57"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to produce                       now a prisoner in the                          before</w:t>
            </w:r>
          </w:p>
          <w:p w14:paraId="337D5674"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p>
          <w:p w14:paraId="6A6A787B"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the Family Division of the High Court / Family Courts*, to bring the said                               on the          day of                           20       at             a. m./p.m. to give testimony on behalf of                                                             and after the said                                   shall have given his testimony before the Court or the Court shall have dispensed with his further attendance you are required to cause him to be conveyed under safe and sure conduct back to the said                             .</w:t>
            </w:r>
          </w:p>
          <w:p w14:paraId="119CE672"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GUID=9fde703c-471e-402a-8c02-2effe5f7d7ed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Dated this       day of                     20   </w:t>
            </w:r>
            <w:proofErr w:type="gramStart"/>
            <w:r w:rsidRPr="004066EF">
              <w:rPr>
                <w:rFonts w:ascii="Times New Roman" w:hAnsi="Times New Roman" w:cs="Times New Roman"/>
                <w:sz w:val="22"/>
                <w:szCs w:val="20"/>
                <w:lang w:val="en-GB" w:eastAsia="en-US"/>
              </w:rPr>
              <w:t>  .</w:t>
            </w:r>
            <w:proofErr w:type="gramEnd"/>
          </w:p>
          <w:p w14:paraId="4B415C2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GUID=a2165497-12bd-4b99-93fe-fe8438f10f77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This form requires sealing by the Court and the signature of the Registrar.</w:t>
            </w:r>
          </w:p>
          <w:p w14:paraId="25787173" w14:textId="77777777" w:rsidR="006F2CA2" w:rsidRPr="006F2CA2"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Delete where inapplicable</w:t>
            </w:r>
          </w:p>
        </w:tc>
      </w:tr>
    </w:tbl>
    <w:p w14:paraId="0F1FFC4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493" w:type="dxa"/>
        <w:tblLook w:val="04A0" w:firstRow="1" w:lastRow="0" w:firstColumn="1" w:lastColumn="0" w:noHBand="0" w:noVBand="1"/>
      </w:tblPr>
      <w:tblGrid>
        <w:gridCol w:w="1380"/>
        <w:gridCol w:w="4240"/>
        <w:gridCol w:w="1160"/>
        <w:gridCol w:w="280"/>
        <w:gridCol w:w="20"/>
      </w:tblGrid>
      <w:tr w:rsidR="006F2CA2" w:rsidRPr="006F2CA2" w14:paraId="43972189" w14:textId="77777777" w:rsidTr="00112A5C">
        <w:trPr>
          <w:gridAfter w:val="1"/>
          <w:divId w:val="2116439976"/>
          <w:wAfter w:w="20" w:type="dxa"/>
          <w:cantSplit/>
        </w:trPr>
        <w:tc>
          <w:tcPr>
            <w:tcW w:w="7060" w:type="dxa"/>
            <w:gridSpan w:val="4"/>
          </w:tcPr>
          <w:p w14:paraId="591CDEAB" w14:textId="77777777" w:rsidR="006F2CA2" w:rsidRPr="006F2CA2" w:rsidRDefault="006F2CA2" w:rsidP="007079F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GUID=8372078e-d76e-4c1f-9e01-0b2467ed1e16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w:t>
            </w:r>
            <w:r w:rsidR="007079F7">
              <w:rPr>
                <w:rFonts w:ascii="Times New Roman" w:hAnsi="Times New Roman" w:cs="Times New Roman"/>
                <w:sz w:val="22"/>
                <w:szCs w:val="20"/>
                <w:lang w:val="en-GB" w:eastAsia="en-US"/>
              </w:rPr>
              <w:t>ORM</w:t>
            </w:r>
            <w:r w:rsidRPr="006F2CA2">
              <w:rPr>
                <w:rFonts w:ascii="Times New Roman" w:hAnsi="Times New Roman" w:cs="Times New Roman"/>
                <w:sz w:val="22"/>
                <w:szCs w:val="20"/>
                <w:lang w:val="en-GB" w:eastAsia="en-US"/>
              </w:rPr>
              <w:t xml:space="preserve"> 126</w:t>
            </w:r>
          </w:p>
        </w:tc>
      </w:tr>
      <w:tr w:rsidR="006F2CA2" w:rsidRPr="006F2CA2" w14:paraId="31830B49" w14:textId="77777777" w:rsidTr="00112A5C">
        <w:trPr>
          <w:gridAfter w:val="1"/>
          <w:divId w:val="2116439976"/>
          <w:wAfter w:w="20" w:type="dxa"/>
          <w:cantSplit/>
        </w:trPr>
        <w:tc>
          <w:tcPr>
            <w:tcW w:w="1380" w:type="dxa"/>
          </w:tcPr>
          <w:p w14:paraId="17EE4F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4240" w:type="dxa"/>
          </w:tcPr>
          <w:p w14:paraId="2C65F2BA" w14:textId="03EF4682" w:rsidR="006F2CA2" w:rsidRPr="006F2CA2" w:rsidRDefault="007079F7"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w:t>
            </w:r>
            <w:r w:rsidR="001E078F">
              <w:rPr>
                <w:rFonts w:ascii="Times New Roman" w:hAnsi="Times New Roman" w:cs="Times New Roman"/>
                <w:sz w:val="22"/>
                <w:szCs w:val="20"/>
                <w:lang w:val="en-GB" w:eastAsia="en-US"/>
              </w:rPr>
              <w:t>D</w:t>
            </w:r>
            <w:r>
              <w:rPr>
                <w:rFonts w:ascii="Times New Roman" w:hAnsi="Times New Roman" w:cs="Times New Roman"/>
                <w:sz w:val="22"/>
                <w:szCs w:val="20"/>
                <w:lang w:val="en-GB" w:eastAsia="en-US"/>
              </w:rPr>
              <w:t>eleted]</w:t>
            </w:r>
          </w:p>
        </w:tc>
        <w:tc>
          <w:tcPr>
            <w:tcW w:w="1440" w:type="dxa"/>
            <w:gridSpan w:val="2"/>
          </w:tcPr>
          <w:p w14:paraId="5E1D9F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B0ECA83" w14:textId="77777777" w:rsidTr="00112A5C">
        <w:trPr>
          <w:gridAfter w:val="1"/>
          <w:divId w:val="2116439976"/>
          <w:wAfter w:w="20" w:type="dxa"/>
          <w:cantSplit/>
        </w:trPr>
        <w:tc>
          <w:tcPr>
            <w:tcW w:w="7060" w:type="dxa"/>
            <w:gridSpan w:val="4"/>
          </w:tcPr>
          <w:p w14:paraId="0B54B0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5A22FC" w14:paraId="593247E3" w14:textId="77777777" w:rsidTr="00112A5C">
        <w:trPr>
          <w:gridAfter w:val="1"/>
          <w:divId w:val="2116439976"/>
          <w:wAfter w:w="20" w:type="dxa"/>
          <w:cantSplit/>
          <w:trHeight w:val="280"/>
        </w:trPr>
        <w:tc>
          <w:tcPr>
            <w:tcW w:w="7060" w:type="dxa"/>
            <w:gridSpan w:val="4"/>
          </w:tcPr>
          <w:p w14:paraId="117BE5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143C35DE" w14:textId="77777777" w:rsidTr="00112A5C">
        <w:trPr>
          <w:gridAfter w:val="1"/>
          <w:divId w:val="2116439976"/>
          <w:wAfter w:w="20" w:type="dxa"/>
          <w:cantSplit/>
        </w:trPr>
        <w:tc>
          <w:tcPr>
            <w:tcW w:w="7060" w:type="dxa"/>
            <w:gridSpan w:val="4"/>
          </w:tcPr>
          <w:p w14:paraId="78FCC5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FF846EB" w14:textId="77777777" w:rsidTr="00112A5C">
        <w:trPr>
          <w:gridAfter w:val="1"/>
          <w:divId w:val="2116439976"/>
          <w:wAfter w:w="20" w:type="dxa"/>
          <w:cantSplit/>
        </w:trPr>
        <w:tc>
          <w:tcPr>
            <w:tcW w:w="7060" w:type="dxa"/>
            <w:gridSpan w:val="4"/>
          </w:tcPr>
          <w:p w14:paraId="64EB3F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3A3DA4C" w14:textId="77777777" w:rsidTr="00112A5C">
        <w:trPr>
          <w:divId w:val="2116439976"/>
          <w:cantSplit/>
        </w:trPr>
        <w:tc>
          <w:tcPr>
            <w:tcW w:w="6780" w:type="dxa"/>
            <w:gridSpan w:val="3"/>
          </w:tcPr>
          <w:p w14:paraId="62C56D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c>
          <w:tcPr>
            <w:tcW w:w="300" w:type="dxa"/>
            <w:gridSpan w:val="2"/>
            <w:vAlign w:val="bottom"/>
          </w:tcPr>
          <w:p w14:paraId="4B01EB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21F7A9F7" w14:textId="77777777" w:rsidTr="00112A5C">
        <w:trPr>
          <w:gridAfter w:val="1"/>
          <w:divId w:val="2116439976"/>
          <w:wAfter w:w="20" w:type="dxa"/>
          <w:cantSplit/>
        </w:trPr>
        <w:tc>
          <w:tcPr>
            <w:tcW w:w="7060" w:type="dxa"/>
            <w:gridSpan w:val="4"/>
          </w:tcPr>
          <w:p w14:paraId="5FFA5765" w14:textId="77777777" w:rsidR="006F2CA2" w:rsidRPr="006F2CA2" w:rsidRDefault="006F2CA2" w:rsidP="006F2CA2">
            <w:pPr>
              <w:spacing w:before="120" w:after="0" w:line="240" w:lineRule="auto"/>
              <w:ind w:firstLine="144"/>
              <w:rPr>
                <w:rFonts w:ascii="Times New Roman" w:hAnsi="Times New Roman" w:cs="Times New Roman"/>
                <w:sz w:val="22"/>
                <w:szCs w:val="20"/>
                <w:lang w:val="en-GB" w:eastAsia="en-US"/>
              </w:rPr>
            </w:pPr>
          </w:p>
        </w:tc>
      </w:tr>
      <w:tr w:rsidR="005A22FC" w14:paraId="7A3BAFC1" w14:textId="77777777" w:rsidTr="00112A5C">
        <w:trPr>
          <w:gridAfter w:val="1"/>
          <w:divId w:val="2116439976"/>
          <w:wAfter w:w="20" w:type="dxa"/>
          <w:cantSplit/>
          <w:trHeight w:val="220"/>
        </w:trPr>
        <w:tc>
          <w:tcPr>
            <w:tcW w:w="7060" w:type="dxa"/>
            <w:gridSpan w:val="4"/>
          </w:tcPr>
          <w:p w14:paraId="35402E44"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GUID=5e130248-7702-4557-bf90-6e3175883b96 </w:instrText>
            </w:r>
            <w:r w:rsidRPr="006F2CA2">
              <w:rPr>
                <w:rFonts w:ascii="Times New Roman" w:hAnsi="Times New Roman" w:cs="Times New Roman"/>
                <w:sz w:val="22"/>
                <w:szCs w:val="20"/>
                <w:lang w:val="en-GB" w:eastAsia="en-US"/>
              </w:rPr>
              <w:fldChar w:fldCharType="end"/>
            </w:r>
          </w:p>
        </w:tc>
      </w:tr>
      <w:tr w:rsidR="005A22FC" w14:paraId="4CFDB1A7" w14:textId="77777777" w:rsidTr="00112A5C">
        <w:trPr>
          <w:gridAfter w:val="1"/>
          <w:divId w:val="2116439976"/>
          <w:wAfter w:w="20" w:type="dxa"/>
          <w:cantSplit/>
        </w:trPr>
        <w:tc>
          <w:tcPr>
            <w:tcW w:w="7060" w:type="dxa"/>
            <w:gridSpan w:val="4"/>
          </w:tcPr>
          <w:p w14:paraId="5ED2832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GUID=e18a95de-8c47-4832-82e6-e24070b2e5d1 </w:instrText>
            </w:r>
            <w:r w:rsidRPr="006F2CA2">
              <w:rPr>
                <w:rFonts w:ascii="Times New Roman" w:hAnsi="Times New Roman" w:cs="Times New Roman"/>
                <w:sz w:val="22"/>
                <w:szCs w:val="20"/>
                <w:lang w:val="en-GB" w:eastAsia="en-US"/>
              </w:rPr>
              <w:fldChar w:fldCharType="end"/>
            </w:r>
          </w:p>
        </w:tc>
      </w:tr>
      <w:tr w:rsidR="005A22FC" w14:paraId="6444CE4D" w14:textId="77777777" w:rsidTr="00112A5C">
        <w:trPr>
          <w:gridAfter w:val="1"/>
          <w:divId w:val="2116439976"/>
          <w:wAfter w:w="20" w:type="dxa"/>
          <w:cantSplit/>
        </w:trPr>
        <w:tc>
          <w:tcPr>
            <w:tcW w:w="7060" w:type="dxa"/>
            <w:gridSpan w:val="4"/>
          </w:tcPr>
          <w:p w14:paraId="3B9528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GUID=06b3435f-6723-41e7-8638-4220bf301ac2 </w:instrText>
            </w:r>
            <w:r w:rsidRPr="006F2CA2">
              <w:rPr>
                <w:rFonts w:ascii="Times New Roman" w:hAnsi="Times New Roman" w:cs="Times New Roman"/>
                <w:sz w:val="22"/>
                <w:szCs w:val="20"/>
                <w:lang w:val="en-GB" w:eastAsia="en-US"/>
              </w:rPr>
              <w:fldChar w:fldCharType="end"/>
            </w:r>
          </w:p>
        </w:tc>
      </w:tr>
      <w:tr w:rsidR="005A22FC" w14:paraId="3CD714D9" w14:textId="77777777" w:rsidTr="00112A5C">
        <w:trPr>
          <w:gridAfter w:val="1"/>
          <w:divId w:val="2116439976"/>
          <w:wAfter w:w="20" w:type="dxa"/>
          <w:cantSplit/>
        </w:trPr>
        <w:tc>
          <w:tcPr>
            <w:tcW w:w="6780" w:type="dxa"/>
            <w:gridSpan w:val="3"/>
          </w:tcPr>
          <w:p w14:paraId="3EAB5F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GUID=61fb3873-1cac-44ee-8bf2-8a9457da6e67 </w:instrText>
            </w:r>
            <w:r w:rsidRPr="006F2CA2">
              <w:rPr>
                <w:rFonts w:ascii="Times New Roman" w:hAnsi="Times New Roman" w:cs="Times New Roman"/>
                <w:sz w:val="22"/>
                <w:szCs w:val="20"/>
                <w:lang w:val="en-GB" w:eastAsia="en-US"/>
              </w:rPr>
              <w:fldChar w:fldCharType="end"/>
            </w:r>
          </w:p>
        </w:tc>
        <w:tc>
          <w:tcPr>
            <w:tcW w:w="280" w:type="dxa"/>
            <w:vAlign w:val="bottom"/>
          </w:tcPr>
          <w:p w14:paraId="4F6A51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GUID=9fba4eb5-9f64-4da3-b22e-3604dd3dbcfe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EA34FE7" w14:textId="77777777" w:rsidTr="00112A5C">
        <w:trPr>
          <w:gridAfter w:val="1"/>
          <w:divId w:val="2116439976"/>
          <w:wAfter w:w="20" w:type="dxa"/>
          <w:cantSplit/>
        </w:trPr>
        <w:tc>
          <w:tcPr>
            <w:tcW w:w="7060" w:type="dxa"/>
            <w:gridSpan w:val="4"/>
          </w:tcPr>
          <w:p w14:paraId="22479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GUID=be768afb-b3dc-4004-80ea-2e322fadc22e </w:instrText>
            </w:r>
            <w:r w:rsidRPr="006F2CA2">
              <w:rPr>
                <w:rFonts w:ascii="Times New Roman" w:hAnsi="Times New Roman" w:cs="Times New Roman"/>
                <w:sz w:val="22"/>
                <w:szCs w:val="20"/>
                <w:lang w:val="en-GB" w:eastAsia="en-US"/>
              </w:rPr>
              <w:fldChar w:fldCharType="end"/>
            </w:r>
          </w:p>
        </w:tc>
      </w:tr>
    </w:tbl>
    <w:p w14:paraId="4A3D1F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020"/>
        <w:gridCol w:w="5060"/>
        <w:gridCol w:w="980"/>
      </w:tblGrid>
      <w:tr w:rsidR="006F2CA2" w:rsidRPr="006F2CA2" w14:paraId="4641D240" w14:textId="77777777" w:rsidTr="00112A5C">
        <w:trPr>
          <w:divId w:val="2116439976"/>
          <w:cantSplit/>
        </w:trPr>
        <w:tc>
          <w:tcPr>
            <w:tcW w:w="7060" w:type="dxa"/>
            <w:gridSpan w:val="3"/>
          </w:tcPr>
          <w:p w14:paraId="25DDBA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GUID=633f0c93-1d41-4582-8a91-b5fe13df5542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127</w:t>
            </w:r>
          </w:p>
        </w:tc>
      </w:tr>
      <w:tr w:rsidR="006F2CA2" w:rsidRPr="006F2CA2" w14:paraId="06992D52" w14:textId="77777777" w:rsidTr="00112A5C">
        <w:trPr>
          <w:divId w:val="2116439976"/>
          <w:cantSplit/>
        </w:trPr>
        <w:tc>
          <w:tcPr>
            <w:tcW w:w="1020" w:type="dxa"/>
          </w:tcPr>
          <w:p w14:paraId="662BC1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GUID=7acb479b-f9e4-4af2-b515-c16c08b711f9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R.615</w:t>
            </w:r>
          </w:p>
        </w:tc>
        <w:tc>
          <w:tcPr>
            <w:tcW w:w="5060" w:type="dxa"/>
          </w:tcPr>
          <w:p w14:paraId="37B507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EE3D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GUID=b24a9df6-ce7e-4878-acb6-c6bd72451a8c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THE EXAMINATION </w:t>
            </w:r>
            <w:r w:rsidRPr="006F2CA2">
              <w:rPr>
                <w:rFonts w:ascii="Times New Roman" w:hAnsi="Times New Roman" w:cs="Times New Roman"/>
                <w:sz w:val="22"/>
                <w:szCs w:val="20"/>
                <w:lang w:val="en-GB" w:eastAsia="en-US"/>
              </w:rPr>
              <w:br/>
              <w:t>BEFORE TRIAL</w:t>
            </w:r>
          </w:p>
        </w:tc>
        <w:tc>
          <w:tcPr>
            <w:tcW w:w="980" w:type="dxa"/>
          </w:tcPr>
          <w:p w14:paraId="6CAEB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GUID=16a0cb6a-da58-4abf-9271-014081d4bc84 </w:instrText>
            </w:r>
            <w:r w:rsidRPr="006F2CA2">
              <w:rPr>
                <w:rFonts w:ascii="Times New Roman" w:hAnsi="Times New Roman" w:cs="Times New Roman"/>
                <w:sz w:val="22"/>
                <w:szCs w:val="20"/>
                <w:lang w:val="en-GB" w:eastAsia="en-US"/>
              </w:rPr>
              <w:fldChar w:fldCharType="end"/>
            </w:r>
          </w:p>
        </w:tc>
      </w:tr>
      <w:tr w:rsidR="006F2CA2" w:rsidRPr="006F2CA2" w14:paraId="5CF237B5" w14:textId="77777777" w:rsidTr="00112A5C">
        <w:trPr>
          <w:divId w:val="2116439976"/>
          <w:cantSplit/>
        </w:trPr>
        <w:tc>
          <w:tcPr>
            <w:tcW w:w="7060" w:type="dxa"/>
            <w:gridSpan w:val="3"/>
          </w:tcPr>
          <w:p w14:paraId="3D6C4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GUID=dad063b0-77cd-4f13-a40a-edfd3af160de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F44CB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GUID=609b563d-c8da-4207-8076-09c17bb2ec6c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and that the Court is desirous of obtaining the testimony of (name of person).</w:t>
            </w:r>
          </w:p>
          <w:p w14:paraId="0D35BD7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GUID=2e9228fd-a374-4b07-9368-d05d24a3eb97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do attend before the Judge (or Registrar) on            , the         day of                               20         at          m. or such other day and time as the Judge (or Registrar) may appoint and do there submit to be examined upon oath or affirmation touching the testimony so required as aforesaid and do then and there produce (description of documents, if any, required to be produced).</w:t>
            </w:r>
          </w:p>
          <w:p w14:paraId="61B1B9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GUID=1679d3a5-e1f9-41cf-8421-77b6dbf098a3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384D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GUID=8efb8fa7-b10f-4e70-aca9-eca18a660b1b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34FF8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797" w:type="dxa"/>
        <w:tblInd w:w="621" w:type="dxa"/>
        <w:tblLook w:val="04A0" w:firstRow="1" w:lastRow="0" w:firstColumn="1" w:lastColumn="0" w:noHBand="0" w:noVBand="1"/>
      </w:tblPr>
      <w:tblGrid>
        <w:gridCol w:w="1220"/>
        <w:gridCol w:w="4600"/>
        <w:gridCol w:w="1977"/>
      </w:tblGrid>
      <w:tr w:rsidR="006F2CA2" w:rsidRPr="006F2CA2" w14:paraId="69CBAAF8" w14:textId="77777777" w:rsidTr="00112A5C">
        <w:trPr>
          <w:divId w:val="2116439976"/>
          <w:cantSplit/>
        </w:trPr>
        <w:tc>
          <w:tcPr>
            <w:tcW w:w="7797" w:type="dxa"/>
            <w:gridSpan w:val="3"/>
          </w:tcPr>
          <w:p w14:paraId="3DF136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GUID=ff5c7824-c46a-42e0-bebe-ae25b0dd462c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128</w:t>
            </w:r>
          </w:p>
        </w:tc>
      </w:tr>
      <w:tr w:rsidR="006F2CA2" w:rsidRPr="006F2CA2" w14:paraId="12EA9230" w14:textId="77777777" w:rsidTr="00112A5C">
        <w:trPr>
          <w:divId w:val="2116439976"/>
          <w:cantSplit/>
        </w:trPr>
        <w:tc>
          <w:tcPr>
            <w:tcW w:w="1220" w:type="dxa"/>
          </w:tcPr>
          <w:p w14:paraId="456ACC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GUID=6cf494a4-7d75-4c4a-8eca-775f5e0d9a1c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600" w:type="dxa"/>
          </w:tcPr>
          <w:p w14:paraId="2D2C88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7D91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GUID=13335921-c770-4583-b4db-5ecc84673ddf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OF LETTER OF </w:t>
            </w:r>
            <w:r w:rsidRPr="006F2CA2">
              <w:rPr>
                <w:rFonts w:ascii="Times New Roman" w:hAnsi="Times New Roman" w:cs="Times New Roman"/>
                <w:sz w:val="22"/>
                <w:szCs w:val="20"/>
                <w:lang w:val="en-GB" w:eastAsia="en-US"/>
              </w:rPr>
              <w:br/>
              <w:t xml:space="preserve">REQUEST TO JUDICIAL AUTHORITY </w:t>
            </w:r>
            <w:r w:rsidRPr="006F2CA2">
              <w:rPr>
                <w:rFonts w:ascii="Times New Roman" w:hAnsi="Times New Roman" w:cs="Times New Roman"/>
                <w:sz w:val="22"/>
                <w:szCs w:val="20"/>
                <w:lang w:val="en-GB" w:eastAsia="en-US"/>
              </w:rPr>
              <w:br/>
              <w:t>OUT OF JURISDICTION</w:t>
            </w:r>
          </w:p>
        </w:tc>
        <w:tc>
          <w:tcPr>
            <w:tcW w:w="1977" w:type="dxa"/>
          </w:tcPr>
          <w:p w14:paraId="0C3972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GUID=2c20c02e-a1b9-4f28-82de-6f3e8af282f6 </w:instrText>
            </w:r>
            <w:r w:rsidRPr="006F2CA2">
              <w:rPr>
                <w:rFonts w:ascii="Times New Roman" w:hAnsi="Times New Roman" w:cs="Times New Roman"/>
                <w:sz w:val="22"/>
                <w:szCs w:val="20"/>
                <w:lang w:val="en-GB" w:eastAsia="en-US"/>
              </w:rPr>
              <w:fldChar w:fldCharType="end"/>
            </w:r>
          </w:p>
        </w:tc>
      </w:tr>
      <w:tr w:rsidR="006F2CA2" w:rsidRPr="006F2CA2" w14:paraId="523B8921" w14:textId="77777777" w:rsidTr="00112A5C">
        <w:trPr>
          <w:divId w:val="2116439976"/>
          <w:cantSplit/>
        </w:trPr>
        <w:tc>
          <w:tcPr>
            <w:tcW w:w="7797" w:type="dxa"/>
            <w:gridSpan w:val="3"/>
          </w:tcPr>
          <w:p w14:paraId="4BF6E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GUID=70099a5a-8d5e-4525-bd67-9deffb6d5781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B2159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GUID=219644c9-84ee-4b17-925b-236ece5f9264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(as in Form 127).</w:t>
            </w:r>
          </w:p>
          <w:p w14:paraId="297B957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GUID=f4863cdd-6013-4ea1-ba53-dc261aaf99fc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a letter of request do issue directed to the proper judicial authority for the examination of the following witnesses, namely:</w:t>
            </w:r>
          </w:p>
          <w:p w14:paraId="052234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GUID=cb1c8895-f43f-4e93-bffa-f28481d61998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0C46C6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GUID=6e1276f3-d8d8-4ad3-89dc-6e43c362f314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1244E46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GUID=8ddac5de-10fd-4e3a-9038-f1f44292707d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deposition taken pursuant thereto when received be filed in the Registry of the Family Justice Court and that copies thereof may be read and given in evidence on the trial of this action, saving all just exceptions, without any further proof of the absence of the said witnesses than the affidavit of the solicitor of the party using the same as to his belief.</w:t>
            </w:r>
          </w:p>
          <w:p w14:paraId="77FA7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GUID=9be3a011-a97b-4123-8950-9aa53d2b1f94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trial of this action be stayed until the said depositions have been filed and that) the costs of and incidental to the application for this order and the said letter of request and examination be (costs in the cause).</w:t>
            </w:r>
          </w:p>
          <w:p w14:paraId="5F6E9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GUID=b0e0c6cb-20d1-4a5e-bd09-4a0b4c3efd43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05F47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GUID=a3429825-051b-4d64-9004-4bfc5aa2fea6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1089E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140"/>
        <w:gridCol w:w="4780"/>
        <w:gridCol w:w="1140"/>
      </w:tblGrid>
      <w:tr w:rsidR="006F2CA2" w:rsidRPr="006F2CA2" w14:paraId="50ABF574" w14:textId="77777777" w:rsidTr="00112A5C">
        <w:trPr>
          <w:divId w:val="2116439976"/>
          <w:cantSplit/>
        </w:trPr>
        <w:tc>
          <w:tcPr>
            <w:tcW w:w="7060" w:type="dxa"/>
            <w:gridSpan w:val="3"/>
          </w:tcPr>
          <w:p w14:paraId="52BF8E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CFB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GUID=3adbf747-d0ad-4558-af13-060ce79677c3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129</w:t>
            </w:r>
          </w:p>
        </w:tc>
      </w:tr>
      <w:tr w:rsidR="006F2CA2" w:rsidRPr="006F2CA2" w14:paraId="57D3B026" w14:textId="77777777" w:rsidTr="00112A5C">
        <w:trPr>
          <w:divId w:val="2116439976"/>
          <w:cantSplit/>
        </w:trPr>
        <w:tc>
          <w:tcPr>
            <w:tcW w:w="1140" w:type="dxa"/>
          </w:tcPr>
          <w:p w14:paraId="6FF452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GUID=8b162229-4953-4921-a203-5daa35f26b50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780" w:type="dxa"/>
          </w:tcPr>
          <w:p w14:paraId="0B0A55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8D09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GUID=e09f68f4-feb7-423e-9b3d-d23a9ec81d4c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APPOINTMENT OF EXAMINER</w:t>
            </w:r>
            <w:r w:rsidRPr="006F2CA2">
              <w:rPr>
                <w:rFonts w:ascii="Times New Roman" w:hAnsi="Times New Roman" w:cs="Times New Roman"/>
                <w:sz w:val="22"/>
                <w:szCs w:val="20"/>
                <w:lang w:val="en-GB" w:eastAsia="en-US"/>
              </w:rPr>
              <w:br/>
              <w:t xml:space="preserve">TO TAKE EVIDENCE OF WITNESS </w:t>
            </w:r>
            <w:r w:rsidRPr="006F2CA2">
              <w:rPr>
                <w:rFonts w:ascii="Times New Roman" w:hAnsi="Times New Roman" w:cs="Times New Roman"/>
                <w:sz w:val="22"/>
                <w:szCs w:val="20"/>
                <w:lang w:val="en-GB" w:eastAsia="en-US"/>
              </w:rPr>
              <w:br/>
              <w:t>OUT OF JURISDICTION</w:t>
            </w:r>
          </w:p>
        </w:tc>
        <w:tc>
          <w:tcPr>
            <w:tcW w:w="1140" w:type="dxa"/>
          </w:tcPr>
          <w:p w14:paraId="0BB91E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GUID=f026a2e3-976d-4b5e-9019-9d5724bc1414 </w:instrText>
            </w:r>
            <w:r w:rsidRPr="006F2CA2">
              <w:rPr>
                <w:rFonts w:ascii="Times New Roman" w:hAnsi="Times New Roman" w:cs="Times New Roman"/>
                <w:sz w:val="22"/>
                <w:szCs w:val="20"/>
                <w:lang w:val="en-GB" w:eastAsia="en-US"/>
              </w:rPr>
              <w:fldChar w:fldCharType="end"/>
            </w:r>
          </w:p>
        </w:tc>
      </w:tr>
      <w:tr w:rsidR="006F2CA2" w:rsidRPr="006F2CA2" w14:paraId="0E6A0E7D" w14:textId="77777777" w:rsidTr="00112A5C">
        <w:trPr>
          <w:divId w:val="2116439976"/>
          <w:cantSplit/>
        </w:trPr>
        <w:tc>
          <w:tcPr>
            <w:tcW w:w="7060" w:type="dxa"/>
            <w:gridSpan w:val="3"/>
          </w:tcPr>
          <w:p w14:paraId="6F197C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GUID=fbb81f29-9196-4107-a95c-156f45f409d6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FCE98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GUID=aa2e35d6-ab1f-492c-a626-eb6e7543f232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73CDD3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GUID=67ec6935-ea82-4e69-a173-edcf5428bc98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ordered that the Singapore Consul or his deputy at                        (or </w:t>
            </w:r>
            <w:proofErr w:type="spellStart"/>
            <w:r w:rsidRPr="006F2CA2">
              <w:rPr>
                <w:rFonts w:ascii="Times New Roman" w:hAnsi="Times New Roman" w:cs="Times New Roman"/>
                <w:sz w:val="22"/>
                <w:szCs w:val="20"/>
                <w:lang w:val="en-GB" w:eastAsia="en-US"/>
              </w:rPr>
              <w:t>Esq.</w:t>
            </w:r>
            <w:proofErr w:type="spellEnd"/>
            <w:r w:rsidRPr="006F2CA2">
              <w:rPr>
                <w:rFonts w:ascii="Times New Roman" w:hAnsi="Times New Roman" w:cs="Times New Roman"/>
                <w:sz w:val="22"/>
                <w:szCs w:val="20"/>
                <w:lang w:val="en-GB" w:eastAsia="en-US"/>
              </w:rPr>
              <w:t>) be appointed as special examiner for the purpose of taking the examination, cross-examination and re-examination orally on oath or affirmation, of                      witnesses on the part of                   at                 </w:t>
            </w:r>
            <w:r w:rsidRPr="006F2CA2">
              <w:rPr>
                <w:rFonts w:ascii="Times New Roman" w:hAnsi="Times New Roman" w:cs="Times New Roman"/>
                <w:sz w:val="22"/>
                <w:szCs w:val="20"/>
                <w:lang w:val="en-GB" w:eastAsia="en-US"/>
              </w:rPr>
              <w:br/>
              <w:t xml:space="preserve">in (name of country). The examiner shall be at liberty to invite the attendance of the witnesses and the production of </w:t>
            </w:r>
            <w:proofErr w:type="gramStart"/>
            <w:r w:rsidRPr="006F2CA2">
              <w:rPr>
                <w:rFonts w:ascii="Times New Roman" w:hAnsi="Times New Roman" w:cs="Times New Roman"/>
                <w:sz w:val="22"/>
                <w:szCs w:val="20"/>
                <w:lang w:val="en-GB" w:eastAsia="en-US"/>
              </w:rPr>
              <w:t>documents, but</w:t>
            </w:r>
            <w:proofErr w:type="gramEnd"/>
            <w:r w:rsidRPr="006F2CA2">
              <w:rPr>
                <w:rFonts w:ascii="Times New Roman" w:hAnsi="Times New Roman" w:cs="Times New Roman"/>
                <w:sz w:val="22"/>
                <w:szCs w:val="20"/>
                <w:lang w:val="en-GB" w:eastAsia="en-US"/>
              </w:rPr>
              <w:t xml:space="preserve"> shall not exercise any compulsory powers. Otherwise such examination shall be taken in accordance with the Singapore procedure. The                solicitors to give to the                       solicitors         days’ notice in writing of the date on which they propose to send out this order to                  for execution, and that        days after the service of such notice the solicitors for the plaintiff and defendant respectively do exchange the names of their agents at                        to whom notice relating to the examination of the said witnesses may be sent. And that         days (exclusive of Sunday) before the examination of any witness hereunder notice of such examination shall be given by the agent of the party on whose behalf such witness is to be examined to the agent of the other party, unless such notice be dispensed with. And that the depositions when taken, together with any documents referred to therein, or certified copies of such documents or of extracts therefrom, be sent by the examiner, under seal, to the Registrar of the Family Justice Courts (insert address) on or before the        day of                            next, or such further or other day as may be ordered, there to be filed in the Registry. And that either party be at liberty to read and give such depositions in evidence on the trial of this action, saving all just exceptions. And that the trial of this action be stayed until the filing of such depositions. And that the costs of and incidental to the application for this order and such examination be costs in the cause.</w:t>
            </w:r>
          </w:p>
          <w:p w14:paraId="3A27805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GUID=0dd68c50-f58b-42fe-9cad-395182024b61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72FD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GUID=f1fa5d5d-0b31-4292-bf00-8ad7483cdb4a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5BA988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279E8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647" w:type="dxa"/>
        <w:tblLook w:val="04A0" w:firstRow="1" w:lastRow="0" w:firstColumn="1" w:lastColumn="0" w:noHBand="0" w:noVBand="1"/>
      </w:tblPr>
      <w:tblGrid>
        <w:gridCol w:w="106"/>
        <w:gridCol w:w="1409"/>
        <w:gridCol w:w="239"/>
        <w:gridCol w:w="4402"/>
        <w:gridCol w:w="193"/>
        <w:gridCol w:w="1300"/>
        <w:gridCol w:w="998"/>
      </w:tblGrid>
      <w:tr w:rsidR="006F2CA2" w:rsidRPr="006F2CA2" w14:paraId="05D6412A" w14:textId="77777777" w:rsidTr="00AF0CE3">
        <w:trPr>
          <w:gridBefore w:val="1"/>
          <w:divId w:val="2116439976"/>
          <w:wBefore w:w="108" w:type="dxa"/>
          <w:cantSplit/>
        </w:trPr>
        <w:tc>
          <w:tcPr>
            <w:tcW w:w="8539" w:type="dxa"/>
            <w:gridSpan w:val="6"/>
          </w:tcPr>
          <w:p w14:paraId="09CFD9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GUID=577fb50c-715c-46e0-b259-9b5f9a5eb390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130</w:t>
            </w:r>
          </w:p>
        </w:tc>
      </w:tr>
      <w:tr w:rsidR="006F2CA2" w:rsidRPr="006F2CA2" w14:paraId="2A7EBC5F" w14:textId="77777777" w:rsidTr="00AF0CE3">
        <w:trPr>
          <w:gridBefore w:val="1"/>
          <w:divId w:val="2116439976"/>
          <w:wBefore w:w="108" w:type="dxa"/>
          <w:cantSplit/>
        </w:trPr>
        <w:tc>
          <w:tcPr>
            <w:tcW w:w="1180" w:type="dxa"/>
            <w:gridSpan w:val="2"/>
          </w:tcPr>
          <w:p w14:paraId="078E8BB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GUID=159fcc3b-c0fd-4125-a3f0-9dd1fd51c778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p w14:paraId="029228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700" w:type="dxa"/>
          </w:tcPr>
          <w:p w14:paraId="3C2E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FCA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GUID=c3019eb9-9245-40af-baa9-f9643d988c6e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 OF REQUEST FOR </w:t>
            </w:r>
            <w:r w:rsidRPr="006F2CA2">
              <w:rPr>
                <w:rFonts w:ascii="Times New Roman" w:hAnsi="Times New Roman" w:cs="Times New Roman"/>
                <w:sz w:val="22"/>
                <w:szCs w:val="20"/>
                <w:lang w:val="en-GB" w:eastAsia="en-US"/>
              </w:rPr>
              <w:br/>
              <w:t xml:space="preserve">EXAMINATION OF WITNESS </w:t>
            </w:r>
            <w:r w:rsidRPr="006F2CA2">
              <w:rPr>
                <w:rFonts w:ascii="Times New Roman" w:hAnsi="Times New Roman" w:cs="Times New Roman"/>
                <w:sz w:val="22"/>
                <w:szCs w:val="20"/>
                <w:lang w:val="en-GB" w:eastAsia="en-US"/>
              </w:rPr>
              <w:br/>
              <w:t>OUT OF JURISDICTION</w:t>
            </w:r>
          </w:p>
        </w:tc>
        <w:tc>
          <w:tcPr>
            <w:tcW w:w="2659" w:type="dxa"/>
            <w:gridSpan w:val="3"/>
          </w:tcPr>
          <w:p w14:paraId="177625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GUID=00ce7be5-0c37-4d1c-b362-047d6a526e5c </w:instrText>
            </w:r>
            <w:r w:rsidRPr="006F2CA2">
              <w:rPr>
                <w:rFonts w:ascii="Times New Roman" w:hAnsi="Times New Roman" w:cs="Times New Roman"/>
                <w:sz w:val="22"/>
                <w:szCs w:val="20"/>
                <w:lang w:val="en-GB" w:eastAsia="en-US"/>
              </w:rPr>
              <w:fldChar w:fldCharType="end"/>
            </w:r>
          </w:p>
        </w:tc>
      </w:tr>
      <w:tr w:rsidR="006F2CA2" w:rsidRPr="006F2CA2" w14:paraId="048AA721" w14:textId="77777777" w:rsidTr="00AF0CE3">
        <w:trPr>
          <w:gridBefore w:val="1"/>
          <w:divId w:val="2116439976"/>
          <w:wBefore w:w="108" w:type="dxa"/>
          <w:cantSplit/>
        </w:trPr>
        <w:tc>
          <w:tcPr>
            <w:tcW w:w="8539" w:type="dxa"/>
            <w:gridSpan w:val="6"/>
          </w:tcPr>
          <w:p w14:paraId="5B0D58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GUID=70c8b4e3-92eb-4ecc-bd29-edbe828b0392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Competent Judicial Authority of               in the                of             </w:t>
            </w:r>
            <w:proofErr w:type="gramStart"/>
            <w:r w:rsidRPr="006F2CA2">
              <w:rPr>
                <w:rFonts w:ascii="Times New Roman" w:hAnsi="Times New Roman" w:cs="Times New Roman"/>
                <w:sz w:val="22"/>
                <w:szCs w:val="20"/>
                <w:lang w:val="en-GB" w:eastAsia="en-US"/>
              </w:rPr>
              <w:t>  .</w:t>
            </w:r>
            <w:proofErr w:type="gramEnd"/>
          </w:p>
          <w:p w14:paraId="2A1B98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GUID=a9602db5-ba31-43fc-a890-9f7bd366be41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an action is now pending in the Family Justice Courts in Singapore, in which            is plaintiff and                    is defendant and in which the plaintiff claims</w:t>
            </w:r>
          </w:p>
          <w:p w14:paraId="7FB783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GUID=5dd4103b-7596-4881-9328-33e7530e92a5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has been represented to the said Court that it is necessary for the purposes of justice and for the due determination of the matters in dispute between the parties that the following persons should be examined as witnesses upon oath touching such matters, namely             of              and             of           and</w:t>
            </w:r>
            <w:r w:rsidRPr="006F2CA2">
              <w:rPr>
                <w:rFonts w:ascii="Times New Roman" w:hAnsi="Times New Roman" w:cs="Times New Roman"/>
                <w:sz w:val="22"/>
                <w:szCs w:val="20"/>
                <w:lang w:val="en-GB" w:eastAsia="en-US"/>
              </w:rPr>
              <w:br/>
              <w:t>it appears that such witnesses are resident within your jurisdiction.</w:t>
            </w:r>
          </w:p>
          <w:p w14:paraId="3E314E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GUID=f87e6db6-d0ec-4fa6-9ac1-783cc0cd6179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the Registrar of the Family Justice Courts in Singapore hereby request that for the reasons aforesaid and for the assistance of the said Court you will be pleased to summon the said witnesses (and such other witnesses as the agents of the said plaintiff and defendant shall humbly request you in writing so to summon) to attend at such time and place as you shall appoint before you, or such other person as according to your procedure is competent to take the examination of witnesses, and that you will cause such witnesses to be examined orally (or upon the interrogatories which accompany this letter of request) touching the said matters in question in the presence of the agents of the plaintiff and defendant or such of them as shall, on due notice given, attend the examination.</w:t>
            </w:r>
          </w:p>
        </w:tc>
      </w:tr>
      <w:tr w:rsidR="006F2CA2" w:rsidRPr="006F2CA2" w14:paraId="7BEE5A22" w14:textId="77777777" w:rsidTr="00AF0CE3">
        <w:trPr>
          <w:gridBefore w:val="1"/>
          <w:divId w:val="2116439976"/>
          <w:wBefore w:w="108" w:type="dxa"/>
          <w:cantSplit/>
        </w:trPr>
        <w:tc>
          <w:tcPr>
            <w:tcW w:w="8539" w:type="dxa"/>
            <w:gridSpan w:val="6"/>
          </w:tcPr>
          <w:p w14:paraId="563A4EE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GUID=4204c461-a94c-473d-9eff-bd741a2011aa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permit the agents of both the plaintiff and defendant or such of them as shall be present to examine (upon interrogatories and oral examination upon the subject-matter thereof or arising out of the answers thereto) such witnesses as may, after due notice in writing, be produced on their behalf, and the other party to cross-examine the said witnesses (upon cross-interrogatories and oral examination) and the party producing the witness for examination to examine him orally.</w:t>
            </w:r>
          </w:p>
          <w:p w14:paraId="15F159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GUID=63d8f7d6-1c9b-4079-a581-d7f3291a30c8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be pleased to cause the evidence of the said witnesses (or the answers of the said witnesses and all additional oral questions, whether on examination, cross-examination or re-examination) to be reduced into writing and all books, letters, papers and documents produced on such examination to be duly marked for identification, and that you will be further pleased to authenticate such examination by the seal of your tribunal or in such other way as is in accordance with your procedure and to return it together with (the interrogatories and cross-interrogatories and) a note of the charges and expenses payable in respect of the execution of this request through the Singapore Consul from whom the same was received (or the Minister for Foreign Affairs) for transmission to the Supreme Court in Singapore.</w:t>
            </w:r>
          </w:p>
          <w:p w14:paraId="6707E5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GUID=b73f0b8c-1c9d-4f96-87ce-ef5ef50678c9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 further request that you </w:t>
            </w:r>
            <w:proofErr w:type="gramStart"/>
            <w:r w:rsidRPr="006F2CA2">
              <w:rPr>
                <w:rFonts w:ascii="Times New Roman" w:hAnsi="Times New Roman" w:cs="Times New Roman"/>
                <w:sz w:val="22"/>
                <w:szCs w:val="20"/>
                <w:lang w:val="en-GB" w:eastAsia="en-US"/>
              </w:rPr>
              <w:t>will cause</w:t>
            </w:r>
            <w:proofErr w:type="gramEnd"/>
            <w:r w:rsidRPr="006F2CA2">
              <w:rPr>
                <w:rFonts w:ascii="Times New Roman" w:hAnsi="Times New Roman" w:cs="Times New Roman"/>
                <w:sz w:val="22"/>
                <w:szCs w:val="20"/>
                <w:lang w:val="en-GB" w:eastAsia="en-US"/>
              </w:rPr>
              <w:t xml:space="preserve"> me, or the agents of the parties if appointed, to be informed of the date and place where the examination is to take place.</w:t>
            </w:r>
          </w:p>
          <w:p w14:paraId="350031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GUID=3e6903e4-1529-4951-9eeb-18ccc5001cb1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E36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GUID=402eb9ef-ac35-47d5-bc85-9ac2417a99f9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AF0CE3" w:rsidRPr="006F2CA2" w14:paraId="0DC450C9" w14:textId="77777777" w:rsidTr="00AF0CE3">
        <w:trPr>
          <w:gridBefore w:val="1"/>
          <w:divId w:val="2116439976"/>
          <w:wBefore w:w="108" w:type="dxa"/>
          <w:cantSplit/>
        </w:trPr>
        <w:tc>
          <w:tcPr>
            <w:tcW w:w="8539" w:type="dxa"/>
            <w:gridSpan w:val="6"/>
          </w:tcPr>
          <w:p w14:paraId="0204D0A1"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44B397CD" w14:textId="77777777" w:rsidTr="00AF0CE3">
        <w:trPr>
          <w:gridBefore w:val="1"/>
          <w:divId w:val="2116439976"/>
          <w:wBefore w:w="108" w:type="dxa"/>
          <w:cantSplit/>
        </w:trPr>
        <w:tc>
          <w:tcPr>
            <w:tcW w:w="8539" w:type="dxa"/>
            <w:gridSpan w:val="6"/>
          </w:tcPr>
          <w:p w14:paraId="3F5BED83"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36AE9A1C" w14:textId="77777777" w:rsidTr="00AF0CE3">
        <w:trPr>
          <w:gridAfter w:val="1"/>
          <w:divId w:val="2116439976"/>
          <w:wAfter w:w="1134" w:type="dxa"/>
          <w:cantSplit/>
        </w:trPr>
        <w:tc>
          <w:tcPr>
            <w:tcW w:w="1040" w:type="dxa"/>
            <w:gridSpan w:val="2"/>
          </w:tcPr>
          <w:p w14:paraId="38D36BD0" w14:textId="77777777" w:rsidR="00AF0CE3" w:rsidRDefault="00AF0CE3" w:rsidP="006F2CA2">
            <w:pPr>
              <w:spacing w:before="60" w:after="60" w:line="240" w:lineRule="auto"/>
              <w:rPr>
                <w:rFonts w:ascii="Times New Roman" w:hAnsi="Times New Roman" w:cs="Times New Roman"/>
                <w:sz w:val="18"/>
                <w:szCs w:val="18"/>
                <w:lang w:val="en-GB" w:eastAsia="en-US"/>
              </w:rPr>
            </w:pPr>
          </w:p>
        </w:tc>
        <w:tc>
          <w:tcPr>
            <w:tcW w:w="5160" w:type="dxa"/>
            <w:gridSpan w:val="3"/>
          </w:tcPr>
          <w:p w14:paraId="21DBEA53" w14:textId="77777777" w:rsidR="00AF0CE3" w:rsidRDefault="00AF0CE3" w:rsidP="006F2CA2">
            <w:pPr>
              <w:spacing w:before="60" w:after="60" w:line="240" w:lineRule="auto"/>
              <w:jc w:val="center"/>
              <w:rPr>
                <w:rFonts w:ascii="Times New Roman" w:hAnsi="Times New Roman" w:cs="Times New Roman"/>
                <w:sz w:val="22"/>
                <w:szCs w:val="20"/>
                <w:lang w:val="en-GB" w:eastAsia="en-US"/>
              </w:rPr>
            </w:pPr>
          </w:p>
        </w:tc>
        <w:tc>
          <w:tcPr>
            <w:tcW w:w="1313" w:type="dxa"/>
          </w:tcPr>
          <w:p w14:paraId="0CB92AE0" w14:textId="77777777" w:rsidR="00AF0CE3" w:rsidRPr="006F2CA2" w:rsidRDefault="00AF0CE3"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39B1C86" w14:textId="77777777" w:rsidTr="00AF0CE3">
        <w:trPr>
          <w:gridAfter w:val="1"/>
          <w:divId w:val="2116439976"/>
          <w:wAfter w:w="1134" w:type="dxa"/>
          <w:cantSplit/>
        </w:trPr>
        <w:tc>
          <w:tcPr>
            <w:tcW w:w="1040" w:type="dxa"/>
            <w:gridSpan w:val="2"/>
          </w:tcPr>
          <w:p w14:paraId="635AE9A1"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31C1ADF1"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GUID=477132cb-6dca-4eae-9395-9dafd577bd25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tc>
        <w:tc>
          <w:tcPr>
            <w:tcW w:w="5160" w:type="dxa"/>
            <w:gridSpan w:val="3"/>
          </w:tcPr>
          <w:p w14:paraId="6E3AB1F7" w14:textId="77777777" w:rsidR="006F2CA2"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131</w:t>
            </w:r>
          </w:p>
          <w:p w14:paraId="5CCA5281" w14:textId="77777777" w:rsidR="00AF0CE3" w:rsidRDefault="00AF0CE3" w:rsidP="00AF0CE3">
            <w:pPr>
              <w:spacing w:before="60" w:after="60" w:line="240" w:lineRule="auto"/>
              <w:ind w:left="851"/>
              <w:jc w:val="center"/>
              <w:rPr>
                <w:rFonts w:ascii="Times New Roman" w:hAnsi="Times New Roman" w:cs="Times New Roman"/>
                <w:sz w:val="22"/>
                <w:szCs w:val="20"/>
                <w:lang w:val="en-GB" w:eastAsia="en-US"/>
              </w:rPr>
            </w:pPr>
          </w:p>
          <w:p w14:paraId="58CC0FC7"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GUID=1f0ab22c-fa6c-4fdc-bc2d-05c1383b5232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UNDERTAKING AS TO EXPENSES</w:t>
            </w:r>
          </w:p>
        </w:tc>
        <w:tc>
          <w:tcPr>
            <w:tcW w:w="1313" w:type="dxa"/>
          </w:tcPr>
          <w:p w14:paraId="27863B3B"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GUID=510b0a01-c709-4926-af03-20235d4cd47b </w:instrText>
            </w:r>
            <w:r w:rsidRPr="006F2CA2">
              <w:rPr>
                <w:rFonts w:ascii="Times New Roman" w:hAnsi="Times New Roman" w:cs="Times New Roman"/>
                <w:sz w:val="22"/>
                <w:szCs w:val="20"/>
                <w:lang w:val="en-GB" w:eastAsia="en-US"/>
              </w:rPr>
              <w:fldChar w:fldCharType="end"/>
            </w:r>
          </w:p>
        </w:tc>
      </w:tr>
      <w:tr w:rsidR="006F2CA2" w:rsidRPr="006F2CA2" w14:paraId="789817B2" w14:textId="77777777" w:rsidTr="00AF0CE3">
        <w:trPr>
          <w:gridAfter w:val="1"/>
          <w:divId w:val="2116439976"/>
          <w:wAfter w:w="1134" w:type="dxa"/>
          <w:cantSplit/>
        </w:trPr>
        <w:tc>
          <w:tcPr>
            <w:tcW w:w="7513" w:type="dxa"/>
            <w:gridSpan w:val="6"/>
          </w:tcPr>
          <w:p w14:paraId="50A23591"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GUID=5c1d2323-59b6-44ed-bf57-4abc95aa268e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9EDE34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GUID=b4c82c86-e61a-415d-a35e-bfc735f02d54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 hereby undertake to be responsible for all expenses incurred by the Minister for Foreign Affairs in respect of the letter of request issued herein on the                                  , and on receiving due notification of the amount of such expenses undertake to pay the same as directed by the Registrar of the Family Justice Court.</w:t>
            </w:r>
          </w:p>
          <w:p w14:paraId="3635E2D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GUID=9d5d59f2-9332-4d0c-8b8a-22d8ac03ea42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have been appointed as agents for the parties in connection with the execution of the above letter of request.</w:t>
            </w:r>
          </w:p>
          <w:p w14:paraId="4C4BC18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GUID=dfb7cf0b-3a9f-43b3-813a-82bcbbaf7709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Agent:</w:t>
            </w:r>
          </w:p>
          <w:p w14:paraId="114CEC3B"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GUID=2676c766-8eb2-467a-8a9c-6ab9ff700838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4F0F5B2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GUID=15c885d9-b5ca-4cd1-b24c-5c9012d9d1e1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Agent:</w:t>
            </w:r>
          </w:p>
          <w:p w14:paraId="1B284767"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GUID=98008410-8d00-4570-953b-3fcc2695998a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7347ED4B" w14:textId="77777777" w:rsidR="006F2CA2" w:rsidRPr="006F2CA2" w:rsidRDefault="006F2CA2" w:rsidP="00AF0CE3">
            <w:pPr>
              <w:spacing w:before="120" w:after="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GUID=5502953b-e10f-43f0-8936-0f1767412f5c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9673CE6" w14:textId="77777777" w:rsidR="006F2CA2" w:rsidRPr="006F2CA2" w:rsidRDefault="006F2CA2" w:rsidP="00683708">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GUID=b4b94c8a-8f49-41d3-a88e-d870aafd22f7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7DD20730" w14:textId="77777777" w:rsidR="006F2CA2" w:rsidRDefault="006F2CA2"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AC2A1" w14:textId="77777777" w:rsidR="00A1223F" w:rsidRDefault="00A1223F" w:rsidP="00AF0CE3">
      <w:pPr>
        <w:spacing w:before="0" w:after="200" w:line="276" w:lineRule="auto"/>
        <w:ind w:left="851"/>
        <w:jc w:val="center"/>
        <w:divId w:val="2116439976"/>
        <w:rPr>
          <w:rFonts w:ascii="Times New Roman" w:hAnsi="Times New Roman" w:cs="Times New Roman"/>
          <w:sz w:val="26"/>
          <w:szCs w:val="20"/>
          <w:lang w:val="en-GB" w:eastAsia="en-US"/>
        </w:rPr>
      </w:pPr>
    </w:p>
    <w:p w14:paraId="03B9A6FC"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0447B4D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DF164C9"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0B4543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10F18EB"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1B3BDAE5"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2494FC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186047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64981"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581ED8D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27291F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05792D7"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AA92C94" w14:textId="77777777" w:rsidR="00AF0CE3" w:rsidRPr="006F2CA2"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tbl>
      <w:tblPr>
        <w:tblW w:w="7655" w:type="dxa"/>
        <w:tblInd w:w="142" w:type="dxa"/>
        <w:tblLook w:val="04A0" w:firstRow="1" w:lastRow="0" w:firstColumn="1" w:lastColumn="0" w:noHBand="0" w:noVBand="1"/>
      </w:tblPr>
      <w:tblGrid>
        <w:gridCol w:w="1503"/>
        <w:gridCol w:w="4355"/>
        <w:gridCol w:w="1797"/>
      </w:tblGrid>
      <w:tr w:rsidR="006F2CA2" w:rsidRPr="006F2CA2" w14:paraId="171BDB58" w14:textId="77777777" w:rsidTr="00AF0CE3">
        <w:trPr>
          <w:divId w:val="2116439976"/>
          <w:cantSplit/>
        </w:trPr>
        <w:tc>
          <w:tcPr>
            <w:tcW w:w="1503" w:type="dxa"/>
          </w:tcPr>
          <w:p w14:paraId="772007F3"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22DDDB7B"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GUID=5e65d710-ee8c-470d-bbd1-1228827bce11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R.642</w:t>
            </w:r>
          </w:p>
        </w:tc>
        <w:tc>
          <w:tcPr>
            <w:tcW w:w="4355" w:type="dxa"/>
          </w:tcPr>
          <w:p w14:paraId="3439CE3C" w14:textId="77777777" w:rsid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132</w:t>
            </w:r>
          </w:p>
          <w:p w14:paraId="28A99164" w14:textId="77777777" w:rsidR="00AF0CE3"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p>
          <w:p w14:paraId="0C3B68A5"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GUID=f1dcbb29-c3c2-4e91-9962-4d5bdac6e843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FORMS OF ATTESTATION</w:t>
            </w:r>
            <w:r w:rsidRPr="006F2CA2">
              <w:rPr>
                <w:rFonts w:ascii="Times New Roman" w:hAnsi="Times New Roman" w:cs="Times New Roman"/>
                <w:sz w:val="22"/>
                <w:szCs w:val="20"/>
                <w:vertAlign w:val="superscript"/>
                <w:lang w:val="en-GB" w:eastAsia="en-US"/>
              </w:rPr>
              <w:t>6</w:t>
            </w:r>
          </w:p>
        </w:tc>
        <w:tc>
          <w:tcPr>
            <w:tcW w:w="1797" w:type="dxa"/>
          </w:tcPr>
          <w:p w14:paraId="5E2A4813"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GUID=91802684-7bcd-45ed-adec-f95afadd25fe </w:instrText>
            </w:r>
            <w:r w:rsidRPr="006F2CA2">
              <w:rPr>
                <w:rFonts w:ascii="Times New Roman" w:hAnsi="Times New Roman" w:cs="Times New Roman"/>
                <w:sz w:val="22"/>
                <w:szCs w:val="20"/>
                <w:lang w:val="en-GB" w:eastAsia="en-US"/>
              </w:rPr>
              <w:fldChar w:fldCharType="end"/>
            </w:r>
          </w:p>
        </w:tc>
      </w:tr>
      <w:tr w:rsidR="006F2CA2" w:rsidRPr="006F2CA2" w14:paraId="1DEE8735" w14:textId="77777777" w:rsidTr="00AF0CE3">
        <w:trPr>
          <w:divId w:val="2116439976"/>
          <w:cantSplit/>
        </w:trPr>
        <w:tc>
          <w:tcPr>
            <w:tcW w:w="7655" w:type="dxa"/>
            <w:gridSpan w:val="3"/>
          </w:tcPr>
          <w:p w14:paraId="22BA7BAA"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GUID=af319757-5ee0-4790-992e-fd4775f96977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726E12D"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GUID=15d3e1df-4bad-44b7-b164-67f799c21848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one deponent.</w:t>
            </w:r>
          </w:p>
          <w:p w14:paraId="599972EF"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GUID=84e9f6fc-cb33-4ca6-8fc9-95b94970eab2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through the interpretation of                             ).</w:t>
            </w:r>
          </w:p>
          <w:p w14:paraId="6EDB10C4"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GUID=82d3e656-6d1a-491b-9b8a-ab7b9c1e6abc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51F1627"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GUID=fd4ff136-f360-4d8e-9421-6551a05f679e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74A1C62F"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GUID=77dc5dff-f402-4729-847c-5d3aceee86f3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2 or more deponents.</w:t>
            </w:r>
          </w:p>
          <w:p w14:paraId="7D3CE81D"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GUID=b44b2d01-48a8-4757-ad51-5e150b62691e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by the deponents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by both (or all) of the abovenamed deponents) on the        day of                          20        at (through the interpretation of                       ).</w:t>
            </w:r>
          </w:p>
          <w:p w14:paraId="24A1A83B"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GUID=b4eebcd5-745a-4274-a6ff-d5519b19cb9a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8BFB779"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GUID=0747f2ca-8086-4510-94c6-19532685f35a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r w:rsidR="006F2CA2" w:rsidRPr="006F2CA2" w14:paraId="75060384" w14:textId="77777777" w:rsidTr="00AF0CE3">
        <w:trPr>
          <w:divId w:val="2116439976"/>
          <w:cantSplit/>
        </w:trPr>
        <w:tc>
          <w:tcPr>
            <w:tcW w:w="7655" w:type="dxa"/>
            <w:gridSpan w:val="3"/>
          </w:tcPr>
          <w:p w14:paraId="62C5C575"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GUID=25539d6a-9236-46f4-955f-91ba42809923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an illiterate or blind person.</w:t>
            </w:r>
          </w:p>
          <w:p w14:paraId="5835051A"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GUID=e4383e3e-2bd3-4f18-a8d8-6df1cb4d6fad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p>
          <w:p w14:paraId="051189FF"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GUID=02ca2da7-9efd-4f77-942e-c4cae8021ec9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having truly, distinctly and audibly read over the contents of the above affidavit (add if exhibits are referred to in the affidavit “and explained the nature and effect of the exhibits therein referred to”) to the said deponent who seemed perfectly to understand the same and who made his mark thereto in my presence (through the interpretation of                           ).</w:t>
            </w:r>
          </w:p>
          <w:p w14:paraId="0CE79D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GUID=9df3b17e-ab8a-41ab-8ef2-9c164a52947d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2C80FC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GUID=3f614bf0-4ec2-42e7-9210-ef4721b04a66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6B5EC3FE"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GUID=801ccd9e-934e-412e-bd37-c13e7ffe882e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 person who does not understand English.</w:t>
            </w:r>
          </w:p>
          <w:p w14:paraId="2D91CE4D"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GUID=73345931-c982-4557-a0f8-760eab7e15df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if the interpreter is not a Court Interpreter add the following:</w:t>
            </w:r>
          </w:p>
          <w:p w14:paraId="4DA43085" w14:textId="77777777" w:rsidR="006F2CA2" w:rsidRPr="006F2CA2" w:rsidRDefault="006F2CA2" w:rsidP="002D4084">
            <w:pPr>
              <w:spacing w:before="60" w:after="6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GUID=a03019b3-51cc-4c79-8ff3-04e318bfa620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having been first sworn that he had truly, distinctly, and audibly translated the contents of his affidavit to the deponent                         and that he would truly and faithfully interpret the oath (or affirmation) about to be administered unto him the said                       ”).</w:t>
            </w:r>
          </w:p>
          <w:p w14:paraId="2EE6424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GUID=d4f536ab-6630-4425-afee-eb24c2a5a7c6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528936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GUID=6ad32ec8-cc24-4dc3-bb65-009df8735526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bl>
    <w:p w14:paraId="02C1DFC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62B1D2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tblInd w:w="567" w:type="dxa"/>
        <w:tblLook w:val="04A0" w:firstRow="1" w:lastRow="0" w:firstColumn="1" w:lastColumn="0" w:noHBand="0" w:noVBand="1"/>
      </w:tblPr>
      <w:tblGrid>
        <w:gridCol w:w="1040"/>
        <w:gridCol w:w="1380"/>
        <w:gridCol w:w="600"/>
        <w:gridCol w:w="4160"/>
      </w:tblGrid>
      <w:tr w:rsidR="006F2CA2" w:rsidRPr="006F2CA2" w14:paraId="30EED9E6" w14:textId="77777777" w:rsidTr="00AF0CE3">
        <w:trPr>
          <w:divId w:val="2116439976"/>
          <w:cantSplit/>
        </w:trPr>
        <w:tc>
          <w:tcPr>
            <w:tcW w:w="7180" w:type="dxa"/>
            <w:gridSpan w:val="4"/>
          </w:tcPr>
          <w:p w14:paraId="5ADB7A4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GUID=be607f23-088c-4296-a382-b300697f5de0 </w:instrText>
            </w:r>
            <w:r w:rsidRPr="006F2CA2">
              <w:rPr>
                <w:rFonts w:ascii="Times New Roman" w:hAnsi="Times New Roman" w:cs="Times New Roman"/>
                <w:sz w:val="22"/>
                <w:szCs w:val="20"/>
                <w:lang w:val="en-GB" w:eastAsia="en-US"/>
              </w:rPr>
              <w:fldChar w:fldCharType="end"/>
            </w:r>
            <w:r w:rsidR="00AF0CE3">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133</w:t>
            </w:r>
          </w:p>
        </w:tc>
      </w:tr>
      <w:tr w:rsidR="006F2CA2" w:rsidRPr="006F2CA2" w14:paraId="5B6AC58B" w14:textId="77777777" w:rsidTr="00AF0CE3">
        <w:trPr>
          <w:gridAfter w:val="1"/>
          <w:divId w:val="2116439976"/>
          <w:wAfter w:w="4160" w:type="dxa"/>
          <w:cantSplit/>
        </w:trPr>
        <w:tc>
          <w:tcPr>
            <w:tcW w:w="1040" w:type="dxa"/>
          </w:tcPr>
          <w:p w14:paraId="562A19C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GUID=667338ab-b7ca-488c-864c-aa1a7051afa1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R.657</w:t>
            </w:r>
          </w:p>
        </w:tc>
        <w:tc>
          <w:tcPr>
            <w:tcW w:w="1980" w:type="dxa"/>
            <w:gridSpan w:val="2"/>
          </w:tcPr>
          <w:p w14:paraId="282CD8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GUID=2711f7e6-c361-4818-a05c-1111333b55de </w:instrText>
            </w:r>
            <w:r w:rsidRPr="006F2CA2">
              <w:rPr>
                <w:rFonts w:ascii="Times New Roman" w:hAnsi="Times New Roman" w:cs="Times New Roman"/>
                <w:sz w:val="22"/>
                <w:szCs w:val="20"/>
                <w:lang w:val="en-GB" w:eastAsia="en-US"/>
              </w:rPr>
              <w:fldChar w:fldCharType="end"/>
            </w:r>
          </w:p>
        </w:tc>
      </w:tr>
      <w:tr w:rsidR="006F2CA2" w:rsidRPr="006F2CA2" w14:paraId="461853E9" w14:textId="77777777" w:rsidTr="00AF0CE3">
        <w:trPr>
          <w:divId w:val="2116439976"/>
          <w:cantSplit/>
          <w:trHeight w:val="2160"/>
        </w:trPr>
        <w:tc>
          <w:tcPr>
            <w:tcW w:w="7180" w:type="dxa"/>
            <w:gridSpan w:val="4"/>
          </w:tcPr>
          <w:p w14:paraId="2A294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OF LITIGATION REPRESENTATIVE</w:t>
            </w:r>
            <w:r w:rsidRPr="006F2CA2">
              <w:rPr>
                <w:rFonts w:ascii="Times New Roman" w:hAnsi="Times New Roman" w:cs="Times New Roman"/>
                <w:sz w:val="22"/>
                <w:szCs w:val="20"/>
                <w:vertAlign w:val="superscript"/>
                <w:lang w:val="en-GB" w:eastAsia="en-US"/>
              </w:rPr>
              <w:t>3</w:t>
            </w:r>
          </w:p>
          <w:p w14:paraId="0BC2F42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 OF PERSON UNDER DISABILITY</w:t>
            </w:r>
          </w:p>
          <w:p w14:paraId="511DC4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GUID=418502dd-f622-4b7e-8b9f-04c044a4474a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DFDBE2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GUID=755f4695-5989-46bc-9836-f8b39957b580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consent to be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of the abovenamed plaintiff (or defendant), a minor (or a person lacking capacity) in this action, and I authorise                    of                                  , Advocates and Solicitors, to act on my behalf.</w:t>
            </w:r>
          </w:p>
          <w:p w14:paraId="0A75039D"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GUID=ba2fc351-6989-4a62-8859-b2ae56f44faa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70D831A5" w14:textId="77777777" w:rsidTr="00AF0CE3">
        <w:trPr>
          <w:divId w:val="2116439976"/>
          <w:cantSplit/>
          <w:trHeight w:val="840"/>
        </w:trPr>
        <w:tc>
          <w:tcPr>
            <w:tcW w:w="2420" w:type="dxa"/>
            <w:gridSpan w:val="2"/>
          </w:tcPr>
          <w:p w14:paraId="2E57DC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GUID=454f681c-7840-401a-b72d-b307eb386a22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by the said</w:t>
            </w:r>
            <w:r w:rsidRPr="006F2CA2">
              <w:rPr>
                <w:rFonts w:ascii="Times New Roman" w:hAnsi="Times New Roman" w:cs="Times New Roman"/>
                <w:sz w:val="22"/>
                <w:szCs w:val="20"/>
                <w:lang w:val="en-GB" w:eastAsia="en-US"/>
              </w:rPr>
              <w:br/>
              <w:t>the    day of            20</w:t>
            </w:r>
            <w:r w:rsidRPr="006F2CA2">
              <w:rPr>
                <w:rFonts w:ascii="Times New Roman" w:hAnsi="Times New Roman" w:cs="Times New Roman"/>
                <w:sz w:val="22"/>
                <w:szCs w:val="20"/>
                <w:lang w:val="en-GB" w:eastAsia="en-US"/>
              </w:rPr>
              <w:br/>
              <w:t>in the presence of</w:t>
            </w:r>
          </w:p>
        </w:tc>
        <w:tc>
          <w:tcPr>
            <w:tcW w:w="4760" w:type="dxa"/>
            <w:gridSpan w:val="2"/>
          </w:tcPr>
          <w:p w14:paraId="7BA480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GUID=2f3ca9a6-afe2-4846-91df-74a96ede5d15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 )</w:t>
            </w:r>
          </w:p>
        </w:tc>
      </w:tr>
      <w:tr w:rsidR="006F2CA2" w:rsidRPr="006F2CA2" w14:paraId="548DFC5D" w14:textId="77777777" w:rsidTr="00AF0CE3">
        <w:trPr>
          <w:gridAfter w:val="1"/>
          <w:divId w:val="2116439976"/>
          <w:wAfter w:w="4160" w:type="dxa"/>
          <w:cantSplit/>
          <w:trHeight w:val="80"/>
        </w:trPr>
        <w:tc>
          <w:tcPr>
            <w:tcW w:w="3020" w:type="dxa"/>
            <w:gridSpan w:val="3"/>
          </w:tcPr>
          <w:p w14:paraId="30F57B7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GUID=eb8b74db-96e2-4949-b814-88346e5af981 </w:instrText>
            </w:r>
            <w:r w:rsidRPr="006F2CA2">
              <w:rPr>
                <w:rFonts w:ascii="Times New Roman" w:hAnsi="Times New Roman" w:cs="Times New Roman"/>
                <w:sz w:val="22"/>
                <w:szCs w:val="20"/>
                <w:lang w:val="en-GB" w:eastAsia="en-US"/>
              </w:rPr>
              <w:fldChar w:fldCharType="end"/>
            </w:r>
          </w:p>
        </w:tc>
      </w:tr>
      <w:tr w:rsidR="006F2CA2" w:rsidRPr="006F2CA2" w14:paraId="27D25195" w14:textId="77777777" w:rsidTr="00AF0CE3">
        <w:trPr>
          <w:gridAfter w:val="1"/>
          <w:divId w:val="2116439976"/>
          <w:wAfter w:w="4160" w:type="dxa"/>
          <w:cantSplit/>
          <w:trHeight w:val="80"/>
        </w:trPr>
        <w:tc>
          <w:tcPr>
            <w:tcW w:w="3020" w:type="dxa"/>
            <w:gridSpan w:val="3"/>
          </w:tcPr>
          <w:p w14:paraId="661752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GUID=3b501372-de36-43fb-9785-6e93b20ea031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r w:rsidRPr="006F2CA2">
              <w:rPr>
                <w:rFonts w:ascii="Times New Roman" w:hAnsi="Times New Roman" w:cs="Times New Roman"/>
                <w:i/>
                <w:sz w:val="22"/>
                <w:szCs w:val="20"/>
                <w:lang w:val="en-GB" w:eastAsia="en-US"/>
              </w:rPr>
              <w:br/>
              <w:t>(or Commissioner for Oaths).</w:t>
            </w:r>
          </w:p>
        </w:tc>
      </w:tr>
    </w:tbl>
    <w:p w14:paraId="4A90998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567" w:type="dxa"/>
        <w:tblLook w:val="04A0" w:firstRow="1" w:lastRow="0" w:firstColumn="1" w:lastColumn="0" w:noHBand="0" w:noVBand="1"/>
      </w:tblPr>
      <w:tblGrid>
        <w:gridCol w:w="1280"/>
        <w:gridCol w:w="3580"/>
        <w:gridCol w:w="960"/>
        <w:gridCol w:w="1260"/>
        <w:gridCol w:w="60"/>
      </w:tblGrid>
      <w:tr w:rsidR="006F2CA2" w:rsidRPr="006F2CA2" w14:paraId="5FD00E97" w14:textId="77777777" w:rsidTr="00E36A97">
        <w:trPr>
          <w:divId w:val="2116439976"/>
          <w:cantSplit/>
        </w:trPr>
        <w:tc>
          <w:tcPr>
            <w:tcW w:w="7140" w:type="dxa"/>
            <w:gridSpan w:val="5"/>
          </w:tcPr>
          <w:p w14:paraId="285F50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9575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GUID=f1ac67d2-d85e-4cb8-aab9-b12474904a1d </w:instrText>
            </w:r>
            <w:r w:rsidRPr="006F2CA2">
              <w:rPr>
                <w:rFonts w:ascii="Times New Roman" w:hAnsi="Times New Roman" w:cs="Times New Roman"/>
                <w:sz w:val="22"/>
                <w:szCs w:val="20"/>
                <w:lang w:val="en-GB" w:eastAsia="en-US"/>
              </w:rPr>
              <w:fldChar w:fldCharType="end"/>
            </w:r>
            <w:r w:rsidR="008565DE">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134</w:t>
            </w:r>
          </w:p>
        </w:tc>
      </w:tr>
      <w:tr w:rsidR="006F2CA2" w:rsidRPr="006F2CA2" w14:paraId="04057540" w14:textId="77777777" w:rsidTr="00E36A97">
        <w:trPr>
          <w:gridAfter w:val="3"/>
          <w:divId w:val="2116439976"/>
          <w:wAfter w:w="2280" w:type="dxa"/>
          <w:cantSplit/>
        </w:trPr>
        <w:tc>
          <w:tcPr>
            <w:tcW w:w="4860" w:type="dxa"/>
            <w:gridSpan w:val="2"/>
          </w:tcPr>
          <w:p w14:paraId="4BCC9F3B"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R.657</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GUID=55208599-5566-4fd5-9439-c51aa4ea470a </w:instrText>
            </w:r>
            <w:r w:rsidRPr="006F2CA2">
              <w:rPr>
                <w:rFonts w:ascii="Times New Roman" w:hAnsi="Times New Roman" w:cs="Times New Roman"/>
                <w:sz w:val="18"/>
                <w:szCs w:val="18"/>
                <w:lang w:val="en-GB" w:eastAsia="en-US"/>
              </w:rPr>
              <w:fldChar w:fldCharType="end"/>
            </w:r>
          </w:p>
        </w:tc>
      </w:tr>
      <w:tr w:rsidR="006F2CA2" w:rsidRPr="006F2CA2" w14:paraId="06101927" w14:textId="77777777" w:rsidTr="00E36A97">
        <w:trPr>
          <w:divId w:val="2116439976"/>
          <w:cantSplit/>
        </w:trPr>
        <w:tc>
          <w:tcPr>
            <w:tcW w:w="7140" w:type="dxa"/>
            <w:gridSpan w:val="5"/>
          </w:tcPr>
          <w:p w14:paraId="606FD1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BY SOLICITOR FOR PERSON </w:t>
            </w:r>
          </w:p>
          <w:p w14:paraId="3CC1E6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 DISABILITY</w:t>
            </w:r>
          </w:p>
          <w:p w14:paraId="75B14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GUID=2057ca32-d23c-49bc-956a-4ef2ae463043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C7B55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GUID=57b53713-7204-4c40-a829-a46c69e1108d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solicitor for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hereby certify that I know (or believe) that (name of minor) (or name of person lacking capacity) is (a minor) (or a person lacking capacity) (give the grounds of knowledge or belief) and that the abovenamed (name of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has no interest in the cause (or matter) in question adverse to that of the minor (or the person lacking capacity).</w:t>
            </w:r>
          </w:p>
          <w:p w14:paraId="129167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GUID=687da2ef-a7f5-4698-aa8c-fca6ce325b13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4005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GUID=36c47957-2b7f-4c71-95cc-a25ff0ce7279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2FB05C85" w14:textId="77777777" w:rsidTr="00E36A97">
        <w:trPr>
          <w:gridAfter w:val="1"/>
          <w:divId w:val="2116439976"/>
          <w:wAfter w:w="60" w:type="dxa"/>
          <w:cantSplit/>
        </w:trPr>
        <w:tc>
          <w:tcPr>
            <w:tcW w:w="7080" w:type="dxa"/>
            <w:gridSpan w:val="4"/>
          </w:tcPr>
          <w:p w14:paraId="32A19F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D7FEC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GUID=1f0f072a-f4c2-4898-90cb-290a3ad3bd58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135</w:t>
            </w:r>
          </w:p>
        </w:tc>
      </w:tr>
      <w:tr w:rsidR="006F2CA2" w:rsidRPr="006F2CA2" w14:paraId="39495C14" w14:textId="77777777" w:rsidTr="00E36A97">
        <w:trPr>
          <w:gridAfter w:val="1"/>
          <w:divId w:val="2116439976"/>
          <w:wAfter w:w="60" w:type="dxa"/>
          <w:cantSplit/>
        </w:trPr>
        <w:tc>
          <w:tcPr>
            <w:tcW w:w="1280" w:type="dxa"/>
          </w:tcPr>
          <w:p w14:paraId="1BDA24DF"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GUID=d01f48bd-fd16-4ca8-acd1-66449b24c0ed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R.682</w:t>
            </w:r>
          </w:p>
        </w:tc>
        <w:tc>
          <w:tcPr>
            <w:tcW w:w="4540" w:type="dxa"/>
            <w:gridSpan w:val="2"/>
          </w:tcPr>
          <w:p w14:paraId="1AC54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64A6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GUID=918b0d84-c046-485c-a677-8607cd8d7b7c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ACCOUNTS AND INQUIRIES</w:t>
            </w:r>
          </w:p>
        </w:tc>
        <w:tc>
          <w:tcPr>
            <w:tcW w:w="1260" w:type="dxa"/>
          </w:tcPr>
          <w:p w14:paraId="16579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GUID=5d54b5b3-48bb-448c-aa04-15898b964ffb </w:instrText>
            </w:r>
            <w:r w:rsidRPr="006F2CA2">
              <w:rPr>
                <w:rFonts w:ascii="Times New Roman" w:hAnsi="Times New Roman" w:cs="Times New Roman"/>
                <w:sz w:val="22"/>
                <w:szCs w:val="20"/>
                <w:lang w:val="en-GB" w:eastAsia="en-US"/>
              </w:rPr>
              <w:fldChar w:fldCharType="end"/>
            </w:r>
          </w:p>
        </w:tc>
      </w:tr>
      <w:tr w:rsidR="006F2CA2" w:rsidRPr="006F2CA2" w14:paraId="1F0C7465" w14:textId="77777777" w:rsidTr="00E36A97">
        <w:trPr>
          <w:gridAfter w:val="1"/>
          <w:divId w:val="2116439976"/>
          <w:wAfter w:w="60" w:type="dxa"/>
          <w:cantSplit/>
        </w:trPr>
        <w:tc>
          <w:tcPr>
            <w:tcW w:w="7080" w:type="dxa"/>
            <w:gridSpan w:val="4"/>
          </w:tcPr>
          <w:p w14:paraId="4E5E4D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GUID=df3c5b99-dbe6-4d89-b9f9-81c7ad0b67e0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2C180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GUID=d9498ffb-d581-4c46-bbe4-15cb135f48fa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(or the defendant) in this action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2471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GUID=5d12f6c7-cb51-4296-bfdb-8e58bf445680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following accounts and inquiry be taken and made; that is to say,</w:t>
            </w:r>
          </w:p>
          <w:p w14:paraId="1E2832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GUID=dd1bb0f9-8775-4421-9587-d346eb43823d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account of the movable property not specifically bequeathed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the testator in the pleadings named, come to the hands of, etc.</w:t>
            </w:r>
          </w:p>
          <w:p w14:paraId="07329B3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GUID=9b5db8e0-be0f-4a2b-8ebe-024cb49b8c1d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 account of the testator’s debts, (or where deceased died more than six years before judgment, (an inquiry whether there is any debt of the deceased remaining unpaid)).</w:t>
            </w:r>
          </w:p>
          <w:p w14:paraId="3B79B9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GUID=7230c7ae-ccc3-4fc4-a21b-3dbee9cd7523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An account of the testator’s funeral expenses.</w:t>
            </w:r>
          </w:p>
          <w:p w14:paraId="47E108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GUID=8489c4d4-b293-4f8e-9744-9dbe226a8152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An account of the legacies and annuities (if any) given by the testator’s will.</w:t>
            </w:r>
          </w:p>
        </w:tc>
      </w:tr>
      <w:tr w:rsidR="006F2CA2" w:rsidRPr="006F2CA2" w14:paraId="4C4CAA69" w14:textId="77777777" w:rsidTr="00E36A97">
        <w:trPr>
          <w:gridAfter w:val="1"/>
          <w:divId w:val="2116439976"/>
          <w:wAfter w:w="60" w:type="dxa"/>
          <w:cantSplit/>
        </w:trPr>
        <w:tc>
          <w:tcPr>
            <w:tcW w:w="7080" w:type="dxa"/>
            <w:gridSpan w:val="4"/>
          </w:tcPr>
          <w:p w14:paraId="3BDA0EC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GUID=c84ce3ee-4367-43df-9d81-9e1d839105db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An inquiry into what parts (if any) of the testator’s said movable property are outstanding or undisposed of.</w:t>
            </w:r>
          </w:p>
          <w:p w14:paraId="377591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GUID=4195e9b7-be01-4e0b-bf70-73d56f8bc55e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personal estate not specifically bequeathed be applied in payment of his debts and funeral expenses in a due course of administering, and then in payment of the legacies and annuities (if any) given by his will.</w:t>
            </w:r>
          </w:p>
          <w:p w14:paraId="346477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GUID=4ac337f0-0c6e-4662-9436-b9ab5be7d6fa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ordered)</w:t>
            </w:r>
          </w:p>
          <w:p w14:paraId="0D4BDE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GUID=18d83b4b-32be-41c6-8a54-d4faebc9f36c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following further inquiries and accounts be made and taken; that is to say,</w:t>
            </w:r>
          </w:p>
          <w:p w14:paraId="3298334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GUID=36224c1d-df85-4f83-86e8-4ead22543e71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  An inquiry into what immovable property the testator was seized of or entitled to at the time of his death.</w:t>
            </w:r>
          </w:p>
          <w:p w14:paraId="13F402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GUID=1255ddda-f68d-4af7-87be-119790d4bfdb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  An account of the rents and profits of the testator’s immovable property received by, etc.</w:t>
            </w:r>
          </w:p>
          <w:p w14:paraId="1300D0E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GUID=b8618b33-6acf-4c8d-ae0d-acc40d585580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An inquiry into what encumbrances (if any) affect the testator’s immovable property, or any and what parts thereof.</w:t>
            </w:r>
          </w:p>
          <w:p w14:paraId="215BB9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GUID=7de0109d-e446-44db-a85d-4a3734989b1e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sale ordered)</w:t>
            </w:r>
          </w:p>
          <w:p w14:paraId="56F33BDE"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GUID=54d80ca0-ac46-4595-bfeb-dd5d2bbb3731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An account of what is due to such of the encumbrances as shall consent to the sale hereinafter directed in respect of their encumbrances.</w:t>
            </w:r>
          </w:p>
        </w:tc>
      </w:tr>
      <w:tr w:rsidR="006F2CA2" w:rsidRPr="006F2CA2" w14:paraId="057D2514" w14:textId="77777777" w:rsidTr="00E36A97">
        <w:trPr>
          <w:gridAfter w:val="1"/>
          <w:divId w:val="2116439976"/>
          <w:wAfter w:w="60" w:type="dxa"/>
          <w:cantSplit/>
        </w:trPr>
        <w:tc>
          <w:tcPr>
            <w:tcW w:w="7080" w:type="dxa"/>
            <w:gridSpan w:val="4"/>
          </w:tcPr>
          <w:p w14:paraId="343254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GUID=7382f439-03de-4ef8-b8a7-0d69b296cfc9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An inquiry into what are the priorities of such last-mentioned encumbrances.</w:t>
            </w:r>
          </w:p>
          <w:p w14:paraId="09D396D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GUID=a868532d-e2cd-4b15-8fd3-6e042c508f1c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immovable property be sold with the approbation of the Judge, etc.</w:t>
            </w:r>
          </w:p>
          <w:p w14:paraId="154D95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GUID=d0fe0913-b641-4b42-80fe-d336b1f1f1b2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further consideration of this cause be adjourned, and any of the parties are to be at liberty to apply as they may be advised.</w:t>
            </w:r>
          </w:p>
          <w:p w14:paraId="5C65D9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GUID=640df295-cd4c-4c76-8dda-1cdeac56e2ef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A499F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GUID=80337559-869d-4f40-8537-ee01f86952da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D0417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800"/>
        <w:gridCol w:w="2260"/>
      </w:tblGrid>
      <w:tr w:rsidR="006F2CA2" w:rsidRPr="006F2CA2" w14:paraId="7C0AF237" w14:textId="77777777" w:rsidTr="00E36A97">
        <w:trPr>
          <w:divId w:val="2116439976"/>
          <w:cantSplit/>
        </w:trPr>
        <w:tc>
          <w:tcPr>
            <w:tcW w:w="7060" w:type="dxa"/>
            <w:gridSpan w:val="2"/>
          </w:tcPr>
          <w:p w14:paraId="1118B6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GUID=de4cef25-32c9-4ce2-98ec-a795e434b3b5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136</w:t>
            </w:r>
          </w:p>
        </w:tc>
      </w:tr>
      <w:tr w:rsidR="006F2CA2" w:rsidRPr="006F2CA2" w14:paraId="2132D9F6" w14:textId="77777777" w:rsidTr="00E36A97">
        <w:trPr>
          <w:gridAfter w:val="1"/>
          <w:divId w:val="2116439976"/>
          <w:wAfter w:w="2260" w:type="dxa"/>
          <w:cantSplit/>
        </w:trPr>
        <w:tc>
          <w:tcPr>
            <w:tcW w:w="4800" w:type="dxa"/>
          </w:tcPr>
          <w:p w14:paraId="4AFB2E7A"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R.696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GUID=021e2c2c-b4fe-41e1-a773-a6777748ebe2 </w:instrText>
            </w:r>
            <w:r w:rsidRPr="006F2CA2">
              <w:rPr>
                <w:rFonts w:ascii="Times New Roman" w:hAnsi="Times New Roman" w:cs="Times New Roman"/>
                <w:sz w:val="18"/>
                <w:szCs w:val="18"/>
                <w:lang w:val="en-GB" w:eastAsia="en-US"/>
              </w:rPr>
              <w:fldChar w:fldCharType="end"/>
            </w:r>
          </w:p>
        </w:tc>
      </w:tr>
      <w:tr w:rsidR="006F2CA2" w:rsidRPr="006F2CA2" w14:paraId="7A68642D" w14:textId="77777777" w:rsidTr="00E36A97">
        <w:trPr>
          <w:divId w:val="2116439976"/>
          <w:cantSplit/>
        </w:trPr>
        <w:tc>
          <w:tcPr>
            <w:tcW w:w="7060" w:type="dxa"/>
            <w:gridSpan w:val="2"/>
          </w:tcPr>
          <w:p w14:paraId="36E06B77" w14:textId="77777777" w:rsidR="006F2CA2" w:rsidRPr="006F2CA2" w:rsidRDefault="006F2CA2" w:rsidP="006F2CA2">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ON CERTAIN JUDGMENTS</w:t>
            </w:r>
          </w:p>
          <w:p w14:paraId="5A8777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GUID=5815d27f-0cd5-46f3-adf8-1291df4b256b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endorsement should be in the following words or words to the following effect:</w:t>
            </w:r>
          </w:p>
          <w:p w14:paraId="19FE01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GUID=c0273f0a-228e-4e2d-947f-288e8bcd5362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or body corporate to do an act within a specified time:</w:t>
            </w:r>
          </w:p>
          <w:p w14:paraId="40837807"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GUID=cd7dc10f-1bda-4764-8720-73db59827d7d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the within-named                         (or                       ) neglect to obey this judgment (or order) by the time therein limited, you will be liable to process of execution for the purpose of compelling you to obey the same.”.</w:t>
            </w:r>
          </w:p>
          <w:p w14:paraId="0EA074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GUID=a11a1669-38f0-4171-be8f-88fff3a5f88c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to abstain from doing an act:</w:t>
            </w:r>
          </w:p>
          <w:p w14:paraId="3CAA77F5"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GUID=2a22b0a4-6057-49d0-89b1-d70507089b7f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you, the </w:t>
            </w:r>
            <w:proofErr w:type="gramStart"/>
            <w:r w:rsidRPr="006F2CA2">
              <w:rPr>
                <w:rFonts w:ascii="Times New Roman" w:hAnsi="Times New Roman" w:cs="Times New Roman"/>
                <w:sz w:val="22"/>
                <w:szCs w:val="20"/>
                <w:lang w:val="en-GB" w:eastAsia="en-US"/>
              </w:rPr>
              <w:t>within-named</w:t>
            </w:r>
            <w:proofErr w:type="gramEnd"/>
            <w:r w:rsidRPr="006F2CA2">
              <w:rPr>
                <w:rFonts w:ascii="Times New Roman" w:hAnsi="Times New Roman" w:cs="Times New Roman"/>
                <w:sz w:val="22"/>
                <w:szCs w:val="20"/>
                <w:lang w:val="en-GB" w:eastAsia="en-US"/>
              </w:rPr>
              <w:t>                              disobey this judgment (or order), you will be liable to process of execution for the purpose of compelling you to obey the same.”.</w:t>
            </w:r>
          </w:p>
          <w:p w14:paraId="72C8C5E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GUID=c58d877c-6155-4a7e-9943-c773aea2194c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body corporate to do or to abstain from doing the act, but it is sought to take enforcement proceedings against a director or other officer of that order:</w:t>
            </w:r>
          </w:p>
          <w:p w14:paraId="1B5DD95C"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GUID=2e122eb9-8c3e-4027-92c6-4a2ef91722bd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neglect to obey this judgment (or order) by the time therein limited (or in the case of an order to abstain from doing an act), if                        disobey this judgment (or order), you (a director or officer of the said                         ) will be liable to process of execution for the purpose of compelling the said                        to obey the same.”.</w:t>
            </w:r>
          </w:p>
        </w:tc>
      </w:tr>
    </w:tbl>
    <w:p w14:paraId="11D816AD" w14:textId="77777777" w:rsid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29EA95E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786B64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60CCF49"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6479148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1414BC23"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A82365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06ADD0D"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4EAF1FE7"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F67B537" w14:textId="77777777" w:rsidR="00A1223F" w:rsidRPr="006F2CA2" w:rsidRDefault="00A1223F"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tblInd w:w="851" w:type="dxa"/>
        <w:tblLook w:val="04A0" w:firstRow="1" w:lastRow="0" w:firstColumn="1" w:lastColumn="0" w:noHBand="0" w:noVBand="1"/>
      </w:tblPr>
      <w:tblGrid>
        <w:gridCol w:w="1400"/>
        <w:gridCol w:w="3801"/>
        <w:gridCol w:w="168"/>
        <w:gridCol w:w="168"/>
        <w:gridCol w:w="1523"/>
      </w:tblGrid>
      <w:tr w:rsidR="006F2CA2" w:rsidRPr="006F2CA2" w14:paraId="613A5219" w14:textId="77777777" w:rsidTr="00E36A97">
        <w:trPr>
          <w:divId w:val="2116439976"/>
          <w:cantSplit/>
        </w:trPr>
        <w:tc>
          <w:tcPr>
            <w:tcW w:w="1400" w:type="dxa"/>
          </w:tcPr>
          <w:p w14:paraId="389FBFB8"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638ACD49"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5EF24262"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0EE993C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GUID=70e8fbef-4a19-406e-a43e-dc3ef9d3ed09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969" w:type="dxa"/>
            <w:gridSpan w:val="2"/>
          </w:tcPr>
          <w:p w14:paraId="31D6FB88" w14:textId="77777777" w:rsidR="00E36A97" w:rsidRDefault="00E36A97" w:rsidP="00E36A97">
            <w:pPr>
              <w:spacing w:before="60" w:after="60" w:line="240" w:lineRule="auto"/>
              <w:rPr>
                <w:rFonts w:ascii="Times New Roman" w:hAnsi="Times New Roman" w:cs="Times New Roman"/>
                <w:sz w:val="22"/>
                <w:szCs w:val="20"/>
                <w:lang w:val="en-GB" w:eastAsia="en-US"/>
              </w:rPr>
            </w:pPr>
          </w:p>
          <w:p w14:paraId="1F7C59C3"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137</w:t>
            </w:r>
          </w:p>
          <w:p w14:paraId="008C6104"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p>
          <w:p w14:paraId="24727B65"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GUID=14fab66a-3c49-43c4-8b25-f4be3a2cbf60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SEIZURE AND SALE</w:t>
            </w:r>
          </w:p>
          <w:p w14:paraId="56F49A39"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GUID=ecd676b9-c80a-4547-81b6-58307d7a6ec4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691" w:type="dxa"/>
            <w:gridSpan w:val="2"/>
          </w:tcPr>
          <w:p w14:paraId="00CD5B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GUID=64d79f44-eb0f-48ed-9e95-4e2588eee4b0 </w:instrText>
            </w:r>
            <w:r w:rsidRPr="006F2CA2">
              <w:rPr>
                <w:rFonts w:ascii="Times New Roman" w:hAnsi="Times New Roman" w:cs="Times New Roman"/>
                <w:sz w:val="22"/>
                <w:szCs w:val="20"/>
                <w:lang w:val="en-GB" w:eastAsia="en-US"/>
              </w:rPr>
              <w:fldChar w:fldCharType="end"/>
            </w:r>
          </w:p>
        </w:tc>
      </w:tr>
      <w:tr w:rsidR="006F2CA2" w:rsidRPr="006F2CA2" w14:paraId="44E4BC82" w14:textId="77777777" w:rsidTr="00E36A97">
        <w:trPr>
          <w:divId w:val="2116439976"/>
          <w:cantSplit/>
        </w:trPr>
        <w:tc>
          <w:tcPr>
            <w:tcW w:w="7060" w:type="dxa"/>
            <w:gridSpan w:val="5"/>
          </w:tcPr>
          <w:p w14:paraId="156C649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GUID=ae2394fd-1ecf-4514-a51f-4f158f5ba08e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A5B120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GUID=96781eee-35db-4275-b519-2d3abb49a857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cause to be levied and made out of the property liable to be seized under a writ of seizure and sale which shall be identified by or on behalf of (name of execution creditor) as belonging to (name of execution debtor) now or late of (address of execution debtor) by seizure and if it be necessary by sale thereof $                   which the said (name of execution creditor) lately in the Family Division of the High Court/Family Courts recovered against the said (name of execution debtor) by a judgment (or order or as may be) bearing the       day of                        20      . And in what manner you shall have executed this writ make appear to this Court immediately after the execution thereof. And have there this writ.</w:t>
            </w:r>
          </w:p>
          <w:p w14:paraId="12CF59F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GUID=0c228e50-3ede-4adf-8846-c3fa9e620d16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7BBB7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GUID=0c3e6c88-d070-4c77-aa6b-8ff5c1afdfb3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78C76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GUID=d142dea2-16ea-44b5-881f-081d523426d4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22AB50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GUID=42c9a962-c88e-49fc-bcd3-8aa0ea8bb11f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14AF1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GUID=ed91ebeb-7c23-4abf-93f9-cbad84997407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Memorandum to be subscribed on the writ</w:t>
            </w:r>
          </w:p>
          <w:p w14:paraId="531AD2B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GUID=8ebb2075-1c0b-48cc-927f-686654cdc0cd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months after the above date unless renewed by order of the Court.</w:t>
            </w:r>
          </w:p>
          <w:p w14:paraId="47123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GUID=32e150c8-6f5c-49f0-9da6-bf85bb4e20e9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to be made on writ before issue</w:t>
            </w:r>
          </w:p>
          <w:p w14:paraId="2053AB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GUID=64e36f76-3c90-4ec3-a9f5-9047d3376154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solicitor for the execution creditor who resides at                                  . The execution debtor resides at                                  </w:t>
            </w:r>
            <w:proofErr w:type="gramStart"/>
            <w:r w:rsidRPr="006F2CA2">
              <w:rPr>
                <w:rFonts w:ascii="Times New Roman" w:hAnsi="Times New Roman" w:cs="Times New Roman"/>
                <w:sz w:val="22"/>
                <w:szCs w:val="20"/>
                <w:lang w:val="en-GB" w:eastAsia="en-US"/>
              </w:rPr>
              <w:t>  .</w:t>
            </w:r>
            <w:proofErr w:type="gramEnd"/>
          </w:p>
        </w:tc>
      </w:tr>
      <w:tr w:rsidR="006F2CA2" w:rsidRPr="006F2CA2" w14:paraId="493B4144" w14:textId="77777777" w:rsidTr="00E36A97">
        <w:trPr>
          <w:divId w:val="2116439976"/>
          <w:cantSplit/>
          <w:trHeight w:val="40"/>
        </w:trPr>
        <w:tc>
          <w:tcPr>
            <w:tcW w:w="5201" w:type="dxa"/>
            <w:gridSpan w:val="2"/>
          </w:tcPr>
          <w:p w14:paraId="162092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GUID=a4a9aa79-90c6-4305-b03b-fbb334b8a9b5 </w:instrText>
            </w:r>
            <w:r w:rsidRPr="006F2CA2">
              <w:rPr>
                <w:rFonts w:ascii="Times New Roman" w:hAnsi="Times New Roman" w:cs="Times New Roman"/>
                <w:sz w:val="22"/>
                <w:szCs w:val="20"/>
                <w:lang w:val="en-GB" w:eastAsia="en-US"/>
              </w:rPr>
              <w:fldChar w:fldCharType="end"/>
            </w:r>
          </w:p>
        </w:tc>
        <w:tc>
          <w:tcPr>
            <w:tcW w:w="336" w:type="dxa"/>
            <w:gridSpan w:val="2"/>
          </w:tcPr>
          <w:p w14:paraId="7A9C74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GUID=fced82c9-62dc-4c05-baf1-73752e45c8c0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523" w:type="dxa"/>
          </w:tcPr>
          <w:p w14:paraId="5F227D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GUID=dfe96792-7497-4215-861a-48b0bfbfc816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0C7220BF" w14:textId="77777777" w:rsidTr="00E36A97">
        <w:trPr>
          <w:divId w:val="2116439976"/>
          <w:cantSplit/>
          <w:trHeight w:val="20"/>
        </w:trPr>
        <w:tc>
          <w:tcPr>
            <w:tcW w:w="5201" w:type="dxa"/>
            <w:gridSpan w:val="2"/>
          </w:tcPr>
          <w:p w14:paraId="0143A0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GUID=7e51407e-4ee7-407e-8d4f-b8342648643d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 and costs</w:t>
            </w:r>
          </w:p>
        </w:tc>
        <w:tc>
          <w:tcPr>
            <w:tcW w:w="336" w:type="dxa"/>
            <w:gridSpan w:val="2"/>
          </w:tcPr>
          <w:p w14:paraId="1A62BD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GUID=714c690d-d9ac-4248-94b3-06f4ae7538bd </w:instrText>
            </w:r>
            <w:r w:rsidRPr="006F2CA2">
              <w:rPr>
                <w:rFonts w:ascii="Times New Roman" w:hAnsi="Times New Roman" w:cs="Times New Roman"/>
                <w:sz w:val="22"/>
                <w:szCs w:val="20"/>
                <w:lang w:val="en-GB" w:eastAsia="en-US"/>
              </w:rPr>
              <w:fldChar w:fldCharType="end"/>
            </w:r>
          </w:p>
        </w:tc>
        <w:tc>
          <w:tcPr>
            <w:tcW w:w="1523" w:type="dxa"/>
          </w:tcPr>
          <w:p w14:paraId="591EC4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GUID=e7ebcbf2-6531-45ff-95ad-943793764d8f </w:instrText>
            </w:r>
            <w:r w:rsidRPr="006F2CA2">
              <w:rPr>
                <w:rFonts w:ascii="Times New Roman" w:hAnsi="Times New Roman" w:cs="Times New Roman"/>
                <w:sz w:val="22"/>
                <w:szCs w:val="20"/>
                <w:lang w:val="en-GB" w:eastAsia="en-US"/>
              </w:rPr>
              <w:fldChar w:fldCharType="end"/>
            </w:r>
          </w:p>
        </w:tc>
      </w:tr>
      <w:tr w:rsidR="006F2CA2" w:rsidRPr="006F2CA2" w14:paraId="11B83CAB" w14:textId="77777777" w:rsidTr="00E36A97">
        <w:trPr>
          <w:divId w:val="2116439976"/>
          <w:cantSplit/>
          <w:trHeight w:val="20"/>
        </w:trPr>
        <w:tc>
          <w:tcPr>
            <w:tcW w:w="5201" w:type="dxa"/>
            <w:gridSpan w:val="2"/>
          </w:tcPr>
          <w:p w14:paraId="115EF6D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GUID=726706e4-3549-42cd-ab2e-7c384d3e3737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Subsequent costs (if any)</w:t>
            </w:r>
          </w:p>
        </w:tc>
        <w:tc>
          <w:tcPr>
            <w:tcW w:w="336" w:type="dxa"/>
            <w:gridSpan w:val="2"/>
          </w:tcPr>
          <w:p w14:paraId="03303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GUID=fdd5ae2c-6e41-492d-bc38-d12098a8d38b </w:instrText>
            </w:r>
            <w:r w:rsidRPr="006F2CA2">
              <w:rPr>
                <w:rFonts w:ascii="Times New Roman" w:hAnsi="Times New Roman" w:cs="Times New Roman"/>
                <w:sz w:val="22"/>
                <w:szCs w:val="20"/>
                <w:lang w:val="en-GB" w:eastAsia="en-US"/>
              </w:rPr>
              <w:fldChar w:fldCharType="end"/>
            </w:r>
          </w:p>
        </w:tc>
        <w:tc>
          <w:tcPr>
            <w:tcW w:w="1523" w:type="dxa"/>
          </w:tcPr>
          <w:p w14:paraId="6B2551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GUID=377ad59b-f06b-4a4c-96b9-98bd98517961 </w:instrText>
            </w:r>
            <w:r w:rsidRPr="006F2CA2">
              <w:rPr>
                <w:rFonts w:ascii="Times New Roman" w:hAnsi="Times New Roman" w:cs="Times New Roman"/>
                <w:sz w:val="22"/>
                <w:szCs w:val="20"/>
                <w:lang w:val="en-GB" w:eastAsia="en-US"/>
              </w:rPr>
              <w:fldChar w:fldCharType="end"/>
            </w:r>
          </w:p>
        </w:tc>
      </w:tr>
      <w:tr w:rsidR="006F2CA2" w:rsidRPr="006F2CA2" w14:paraId="65EF47B5" w14:textId="77777777" w:rsidTr="00E36A97">
        <w:trPr>
          <w:divId w:val="2116439976"/>
          <w:cantSplit/>
          <w:trHeight w:val="20"/>
        </w:trPr>
        <w:tc>
          <w:tcPr>
            <w:tcW w:w="5201" w:type="dxa"/>
            <w:gridSpan w:val="2"/>
          </w:tcPr>
          <w:p w14:paraId="63FC2D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GUID=87e14f81-eaaf-43e9-8654-c3ecbc123e4d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account of judgment</w:t>
            </w:r>
          </w:p>
        </w:tc>
        <w:tc>
          <w:tcPr>
            <w:tcW w:w="336" w:type="dxa"/>
            <w:gridSpan w:val="2"/>
          </w:tcPr>
          <w:p w14:paraId="5C716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GUID=0239abe8-904d-4e4b-846e-ba658ca44cd4 </w:instrText>
            </w:r>
            <w:r w:rsidRPr="006F2CA2">
              <w:rPr>
                <w:rFonts w:ascii="Times New Roman" w:hAnsi="Times New Roman" w:cs="Times New Roman"/>
                <w:sz w:val="22"/>
                <w:szCs w:val="20"/>
                <w:lang w:val="en-GB" w:eastAsia="en-US"/>
              </w:rPr>
              <w:fldChar w:fldCharType="end"/>
            </w:r>
          </w:p>
        </w:tc>
        <w:tc>
          <w:tcPr>
            <w:tcW w:w="1523" w:type="dxa"/>
          </w:tcPr>
          <w:p w14:paraId="05FA147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GUID=84e7c2f3-9b77-47c7-94f2-6d383813d9c6 </w:instrText>
            </w:r>
            <w:r w:rsidRPr="006F2CA2">
              <w:rPr>
                <w:rFonts w:ascii="Times New Roman" w:hAnsi="Times New Roman" w:cs="Times New Roman"/>
                <w:sz w:val="22"/>
                <w:szCs w:val="20"/>
                <w:lang w:val="en-GB" w:eastAsia="en-US"/>
              </w:rPr>
              <w:fldChar w:fldCharType="end"/>
            </w:r>
          </w:p>
        </w:tc>
      </w:tr>
      <w:tr w:rsidR="006F2CA2" w:rsidRPr="006F2CA2" w14:paraId="4861F980" w14:textId="77777777" w:rsidTr="00E36A97">
        <w:trPr>
          <w:divId w:val="2116439976"/>
          <w:cantSplit/>
          <w:trHeight w:val="20"/>
        </w:trPr>
        <w:tc>
          <w:tcPr>
            <w:tcW w:w="5201" w:type="dxa"/>
            <w:gridSpan w:val="2"/>
          </w:tcPr>
          <w:p w14:paraId="279ED2F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GUID=eb42f8e4-33a2-4666-b143-0a6ae6ed9a06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Remaining due</w:t>
            </w:r>
          </w:p>
        </w:tc>
        <w:tc>
          <w:tcPr>
            <w:tcW w:w="336" w:type="dxa"/>
            <w:gridSpan w:val="2"/>
          </w:tcPr>
          <w:p w14:paraId="1310B4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GUID=f95a1768-157e-4e3a-9f70-6c181b3674fc </w:instrText>
            </w:r>
            <w:r w:rsidRPr="006F2CA2">
              <w:rPr>
                <w:rFonts w:ascii="Times New Roman" w:hAnsi="Times New Roman" w:cs="Times New Roman"/>
                <w:sz w:val="22"/>
                <w:szCs w:val="20"/>
                <w:lang w:val="en-GB" w:eastAsia="en-US"/>
              </w:rPr>
              <w:fldChar w:fldCharType="end"/>
            </w:r>
          </w:p>
        </w:tc>
        <w:tc>
          <w:tcPr>
            <w:tcW w:w="1523" w:type="dxa"/>
          </w:tcPr>
          <w:p w14:paraId="02D88B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GUID=15db4bb6-6ce2-4351-a9bf-73bf530e167d </w:instrText>
            </w:r>
            <w:r w:rsidRPr="006F2CA2">
              <w:rPr>
                <w:rFonts w:ascii="Times New Roman" w:hAnsi="Times New Roman" w:cs="Times New Roman"/>
                <w:sz w:val="22"/>
                <w:szCs w:val="20"/>
                <w:lang w:val="en-GB" w:eastAsia="en-US"/>
              </w:rPr>
              <w:fldChar w:fldCharType="end"/>
            </w:r>
          </w:p>
        </w:tc>
      </w:tr>
      <w:tr w:rsidR="006F2CA2" w:rsidRPr="006F2CA2" w14:paraId="46D6C36A" w14:textId="77777777" w:rsidTr="00E36A97">
        <w:trPr>
          <w:divId w:val="2116439976"/>
          <w:cantSplit/>
          <w:trHeight w:val="20"/>
        </w:trPr>
        <w:tc>
          <w:tcPr>
            <w:tcW w:w="5201" w:type="dxa"/>
            <w:gridSpan w:val="2"/>
          </w:tcPr>
          <w:p w14:paraId="71AD7D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GUID=6132f84e-55c3-4de9-af6b-1644e4a9b9ad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Costs of this writ</w:t>
            </w:r>
          </w:p>
        </w:tc>
        <w:tc>
          <w:tcPr>
            <w:tcW w:w="336" w:type="dxa"/>
            <w:gridSpan w:val="2"/>
          </w:tcPr>
          <w:p w14:paraId="27B9DA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GUID=a882ae99-6aff-4711-8840-99b2e4ad1906 </w:instrText>
            </w:r>
            <w:r w:rsidRPr="006F2CA2">
              <w:rPr>
                <w:rFonts w:ascii="Times New Roman" w:hAnsi="Times New Roman" w:cs="Times New Roman"/>
                <w:sz w:val="22"/>
                <w:szCs w:val="20"/>
                <w:lang w:val="en-GB" w:eastAsia="en-US"/>
              </w:rPr>
              <w:fldChar w:fldCharType="end"/>
            </w:r>
          </w:p>
        </w:tc>
        <w:tc>
          <w:tcPr>
            <w:tcW w:w="1523" w:type="dxa"/>
          </w:tcPr>
          <w:p w14:paraId="200A51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GUID=d518a7c4-18d0-46c1-9ca2-0de264173407 </w:instrText>
            </w:r>
            <w:r w:rsidRPr="006F2CA2">
              <w:rPr>
                <w:rFonts w:ascii="Times New Roman" w:hAnsi="Times New Roman" w:cs="Times New Roman"/>
                <w:sz w:val="22"/>
                <w:szCs w:val="20"/>
                <w:lang w:val="en-GB" w:eastAsia="en-US"/>
              </w:rPr>
              <w:fldChar w:fldCharType="end"/>
            </w:r>
          </w:p>
        </w:tc>
      </w:tr>
      <w:tr w:rsidR="006F2CA2" w:rsidRPr="006F2CA2" w14:paraId="5FE0B48F" w14:textId="77777777" w:rsidTr="00E36A97">
        <w:trPr>
          <w:divId w:val="2116439976"/>
          <w:cantSplit/>
          <w:trHeight w:val="20"/>
        </w:trPr>
        <w:tc>
          <w:tcPr>
            <w:tcW w:w="5201" w:type="dxa"/>
            <w:gridSpan w:val="2"/>
          </w:tcPr>
          <w:p w14:paraId="3813995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GUID=b6ae2364-6ea8-4ed4-8f79-ede87091f7c8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Interest on $      at      % p.a. from         to         </w:t>
            </w:r>
          </w:p>
        </w:tc>
        <w:tc>
          <w:tcPr>
            <w:tcW w:w="336" w:type="dxa"/>
            <w:gridSpan w:val="2"/>
          </w:tcPr>
          <w:p w14:paraId="62EE84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GUID=424925c8-6de4-487f-a019-d10032ee7658 </w:instrText>
            </w:r>
            <w:r w:rsidRPr="006F2CA2">
              <w:rPr>
                <w:rFonts w:ascii="Times New Roman" w:hAnsi="Times New Roman" w:cs="Times New Roman"/>
                <w:sz w:val="22"/>
                <w:szCs w:val="20"/>
                <w:lang w:val="en-GB" w:eastAsia="en-US"/>
              </w:rPr>
              <w:fldChar w:fldCharType="end"/>
            </w:r>
          </w:p>
        </w:tc>
        <w:tc>
          <w:tcPr>
            <w:tcW w:w="1523" w:type="dxa"/>
          </w:tcPr>
          <w:p w14:paraId="73640A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GUID=672f9906-a883-4b4d-a531-a8ac476d43ac </w:instrText>
            </w:r>
            <w:r w:rsidRPr="006F2CA2">
              <w:rPr>
                <w:rFonts w:ascii="Times New Roman" w:hAnsi="Times New Roman" w:cs="Times New Roman"/>
                <w:sz w:val="22"/>
                <w:szCs w:val="20"/>
                <w:lang w:val="en-GB" w:eastAsia="en-US"/>
              </w:rPr>
              <w:fldChar w:fldCharType="end"/>
            </w:r>
          </w:p>
        </w:tc>
      </w:tr>
      <w:tr w:rsidR="006F2CA2" w:rsidRPr="006F2CA2" w14:paraId="6069C48E" w14:textId="77777777" w:rsidTr="00E36A97">
        <w:trPr>
          <w:divId w:val="2116439976"/>
          <w:cantSplit/>
          <w:trHeight w:val="20"/>
        </w:trPr>
        <w:tc>
          <w:tcPr>
            <w:tcW w:w="5201" w:type="dxa"/>
            <w:gridSpan w:val="2"/>
          </w:tcPr>
          <w:p w14:paraId="4A7BB6E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GUID=346793b3-d4b8-4e35-bbf6-d7bf642db59e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seized on</w:t>
            </w:r>
          </w:p>
        </w:tc>
        <w:tc>
          <w:tcPr>
            <w:tcW w:w="336" w:type="dxa"/>
            <w:gridSpan w:val="2"/>
          </w:tcPr>
          <w:p w14:paraId="0723A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GUID=7476009c-9f4b-414b-943e-c68bc87b2ff8 </w:instrText>
            </w:r>
            <w:r w:rsidRPr="006F2CA2">
              <w:rPr>
                <w:rFonts w:ascii="Times New Roman" w:hAnsi="Times New Roman" w:cs="Times New Roman"/>
                <w:sz w:val="22"/>
                <w:szCs w:val="20"/>
                <w:lang w:val="en-GB" w:eastAsia="en-US"/>
              </w:rPr>
              <w:fldChar w:fldCharType="end"/>
            </w:r>
          </w:p>
        </w:tc>
        <w:tc>
          <w:tcPr>
            <w:tcW w:w="1523" w:type="dxa"/>
          </w:tcPr>
          <w:p w14:paraId="7D2DC8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GUID=2a47ccef-9eef-4445-bbae-49366d2cd0a6 </w:instrText>
            </w:r>
            <w:r w:rsidRPr="006F2CA2">
              <w:rPr>
                <w:rFonts w:ascii="Times New Roman" w:hAnsi="Times New Roman" w:cs="Times New Roman"/>
                <w:sz w:val="22"/>
                <w:szCs w:val="20"/>
                <w:lang w:val="en-GB" w:eastAsia="en-US"/>
              </w:rPr>
              <w:fldChar w:fldCharType="end"/>
            </w:r>
          </w:p>
        </w:tc>
      </w:tr>
      <w:tr w:rsidR="006F2CA2" w:rsidRPr="006F2CA2" w14:paraId="44289398" w14:textId="77777777" w:rsidTr="00E36A97">
        <w:trPr>
          <w:divId w:val="2116439976"/>
          <w:cantSplit/>
          <w:trHeight w:val="20"/>
        </w:trPr>
        <w:tc>
          <w:tcPr>
            <w:tcW w:w="5201" w:type="dxa"/>
            <w:gridSpan w:val="2"/>
          </w:tcPr>
          <w:p w14:paraId="54A65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GUID=c0edfb0c-06d7-4d18-8fd3-a536defbbf81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Amount of levy paid on</w:t>
            </w:r>
          </w:p>
        </w:tc>
        <w:tc>
          <w:tcPr>
            <w:tcW w:w="336" w:type="dxa"/>
            <w:gridSpan w:val="2"/>
          </w:tcPr>
          <w:p w14:paraId="0C6D05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GUID=301b66d1-27a0-4805-8481-f6b6ecabdf0b </w:instrText>
            </w:r>
            <w:r w:rsidRPr="006F2CA2">
              <w:rPr>
                <w:rFonts w:ascii="Times New Roman" w:hAnsi="Times New Roman" w:cs="Times New Roman"/>
                <w:sz w:val="22"/>
                <w:szCs w:val="20"/>
                <w:lang w:val="en-GB" w:eastAsia="en-US"/>
              </w:rPr>
              <w:fldChar w:fldCharType="end"/>
            </w:r>
          </w:p>
        </w:tc>
        <w:tc>
          <w:tcPr>
            <w:tcW w:w="1523" w:type="dxa"/>
          </w:tcPr>
          <w:p w14:paraId="4D6C0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GUID=2192c6c0-0be9-4b70-95e2-25c0638489ba </w:instrText>
            </w:r>
            <w:r w:rsidRPr="006F2CA2">
              <w:rPr>
                <w:rFonts w:ascii="Times New Roman" w:hAnsi="Times New Roman" w:cs="Times New Roman"/>
                <w:sz w:val="22"/>
                <w:szCs w:val="20"/>
                <w:lang w:val="en-GB" w:eastAsia="en-US"/>
              </w:rPr>
              <w:fldChar w:fldCharType="end"/>
            </w:r>
          </w:p>
        </w:tc>
      </w:tr>
      <w:tr w:rsidR="006F2CA2" w:rsidRPr="006F2CA2" w14:paraId="54EA0880" w14:textId="77777777" w:rsidTr="00E36A97">
        <w:trPr>
          <w:divId w:val="2116439976"/>
          <w:cantSplit/>
          <w:trHeight w:val="20"/>
        </w:trPr>
        <w:tc>
          <w:tcPr>
            <w:tcW w:w="5201" w:type="dxa"/>
            <w:gridSpan w:val="2"/>
          </w:tcPr>
          <w:p w14:paraId="63B3188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GUID=19bba583-6af7-4973-b1bf-edd6b08b175b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sold on        by</w:t>
            </w:r>
          </w:p>
        </w:tc>
        <w:tc>
          <w:tcPr>
            <w:tcW w:w="336" w:type="dxa"/>
            <w:gridSpan w:val="2"/>
          </w:tcPr>
          <w:p w14:paraId="68C15C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GUID=15081df5-f50f-4bfb-8516-580b9a875948 </w:instrText>
            </w:r>
            <w:r w:rsidRPr="006F2CA2">
              <w:rPr>
                <w:rFonts w:ascii="Times New Roman" w:hAnsi="Times New Roman" w:cs="Times New Roman"/>
                <w:sz w:val="22"/>
                <w:szCs w:val="20"/>
                <w:lang w:val="en-GB" w:eastAsia="en-US"/>
              </w:rPr>
              <w:fldChar w:fldCharType="end"/>
            </w:r>
          </w:p>
        </w:tc>
        <w:tc>
          <w:tcPr>
            <w:tcW w:w="1523" w:type="dxa"/>
          </w:tcPr>
          <w:p w14:paraId="5D0CF3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GUID=4340e807-f298-4853-9b53-47468c0de3ad </w:instrText>
            </w:r>
            <w:r w:rsidRPr="006F2CA2">
              <w:rPr>
                <w:rFonts w:ascii="Times New Roman" w:hAnsi="Times New Roman" w:cs="Times New Roman"/>
                <w:sz w:val="22"/>
                <w:szCs w:val="20"/>
                <w:lang w:val="en-GB" w:eastAsia="en-US"/>
              </w:rPr>
              <w:fldChar w:fldCharType="end"/>
            </w:r>
          </w:p>
        </w:tc>
      </w:tr>
      <w:tr w:rsidR="006F2CA2" w:rsidRPr="006F2CA2" w14:paraId="371512B8" w14:textId="77777777" w:rsidTr="00E36A97">
        <w:trPr>
          <w:divId w:val="2116439976"/>
          <w:cantSplit/>
          <w:trHeight w:val="20"/>
        </w:trPr>
        <w:tc>
          <w:tcPr>
            <w:tcW w:w="5201" w:type="dxa"/>
            <w:gridSpan w:val="2"/>
          </w:tcPr>
          <w:p w14:paraId="315501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GUID=7877d369-2339-41a6-9c46-4836faa0d45a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for Expenses of Execution —</w:t>
            </w:r>
          </w:p>
        </w:tc>
        <w:tc>
          <w:tcPr>
            <w:tcW w:w="336" w:type="dxa"/>
            <w:gridSpan w:val="2"/>
          </w:tcPr>
          <w:p w14:paraId="2518EE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GUID=3453b715-9320-44aa-a2ba-9ce794845a09 </w:instrText>
            </w:r>
            <w:r w:rsidRPr="006F2CA2">
              <w:rPr>
                <w:rFonts w:ascii="Times New Roman" w:hAnsi="Times New Roman" w:cs="Times New Roman"/>
                <w:sz w:val="22"/>
                <w:szCs w:val="20"/>
                <w:lang w:val="en-GB" w:eastAsia="en-US"/>
              </w:rPr>
              <w:fldChar w:fldCharType="end"/>
            </w:r>
          </w:p>
        </w:tc>
        <w:tc>
          <w:tcPr>
            <w:tcW w:w="1523" w:type="dxa"/>
          </w:tcPr>
          <w:p w14:paraId="487B23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GUID=d099106b-49f9-4fa5-a528-028af7027860 </w:instrText>
            </w:r>
            <w:r w:rsidRPr="006F2CA2">
              <w:rPr>
                <w:rFonts w:ascii="Times New Roman" w:hAnsi="Times New Roman" w:cs="Times New Roman"/>
                <w:sz w:val="22"/>
                <w:szCs w:val="20"/>
                <w:lang w:val="en-GB" w:eastAsia="en-US"/>
              </w:rPr>
              <w:fldChar w:fldCharType="end"/>
            </w:r>
          </w:p>
        </w:tc>
      </w:tr>
      <w:tr w:rsidR="006F2CA2" w:rsidRPr="006F2CA2" w14:paraId="644A0C51" w14:textId="77777777" w:rsidTr="00E36A97">
        <w:trPr>
          <w:divId w:val="2116439976"/>
          <w:cantSplit/>
          <w:trHeight w:val="20"/>
        </w:trPr>
        <w:tc>
          <w:tcPr>
            <w:tcW w:w="5201" w:type="dxa"/>
            <w:gridSpan w:val="2"/>
          </w:tcPr>
          <w:p w14:paraId="3E7BF96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GUID=d20d9adc-b91e-4400-b852-7712302e9a03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spellStart"/>
            <w:r w:rsidRPr="006F2CA2">
              <w:rPr>
                <w:rFonts w:ascii="Times New Roman" w:hAnsi="Times New Roman" w:cs="Times New Roman"/>
                <w:sz w:val="22"/>
                <w:szCs w:val="20"/>
                <w:lang w:val="en-GB" w:eastAsia="en-US"/>
              </w:rPr>
              <w:t>Lotting</w:t>
            </w:r>
            <w:proofErr w:type="spellEnd"/>
            <w:r w:rsidRPr="006F2CA2">
              <w:rPr>
                <w:rFonts w:ascii="Times New Roman" w:hAnsi="Times New Roman" w:cs="Times New Roman"/>
                <w:sz w:val="22"/>
                <w:szCs w:val="20"/>
                <w:lang w:val="en-GB" w:eastAsia="en-US"/>
              </w:rPr>
              <w:t xml:space="preserve"> and advertising</w:t>
            </w:r>
          </w:p>
        </w:tc>
        <w:tc>
          <w:tcPr>
            <w:tcW w:w="336" w:type="dxa"/>
            <w:gridSpan w:val="2"/>
          </w:tcPr>
          <w:p w14:paraId="351AE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GUID=9e6a5553-f4fe-4868-9b1e-3b26599faaa2 </w:instrText>
            </w:r>
            <w:r w:rsidRPr="006F2CA2">
              <w:rPr>
                <w:rFonts w:ascii="Times New Roman" w:hAnsi="Times New Roman" w:cs="Times New Roman"/>
                <w:sz w:val="22"/>
                <w:szCs w:val="20"/>
                <w:lang w:val="en-GB" w:eastAsia="en-US"/>
              </w:rPr>
              <w:fldChar w:fldCharType="end"/>
            </w:r>
          </w:p>
        </w:tc>
        <w:tc>
          <w:tcPr>
            <w:tcW w:w="1523" w:type="dxa"/>
          </w:tcPr>
          <w:p w14:paraId="63C053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GUID=24a06d91-8599-4bdd-8701-1278f6247c6b </w:instrText>
            </w:r>
            <w:r w:rsidRPr="006F2CA2">
              <w:rPr>
                <w:rFonts w:ascii="Times New Roman" w:hAnsi="Times New Roman" w:cs="Times New Roman"/>
                <w:sz w:val="22"/>
                <w:szCs w:val="20"/>
                <w:lang w:val="en-GB" w:eastAsia="en-US"/>
              </w:rPr>
              <w:fldChar w:fldCharType="end"/>
            </w:r>
          </w:p>
        </w:tc>
      </w:tr>
      <w:tr w:rsidR="006F2CA2" w:rsidRPr="006F2CA2" w14:paraId="27EFBBFF" w14:textId="77777777" w:rsidTr="00E36A97">
        <w:trPr>
          <w:divId w:val="2116439976"/>
          <w:cantSplit/>
          <w:trHeight w:val="20"/>
        </w:trPr>
        <w:tc>
          <w:tcPr>
            <w:tcW w:w="5201" w:type="dxa"/>
            <w:gridSpan w:val="2"/>
          </w:tcPr>
          <w:p w14:paraId="07C765DB"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GUID=c9922b44-f1fb-4fc8-a376-fd5946bc24a8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Auctioneers’ commission</w:t>
            </w:r>
          </w:p>
        </w:tc>
        <w:tc>
          <w:tcPr>
            <w:tcW w:w="336" w:type="dxa"/>
            <w:gridSpan w:val="2"/>
          </w:tcPr>
          <w:p w14:paraId="079B41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GUID=63c3bf9b-154f-48a3-9691-248bbff445b4 </w:instrText>
            </w:r>
            <w:r w:rsidRPr="006F2CA2">
              <w:rPr>
                <w:rFonts w:ascii="Times New Roman" w:hAnsi="Times New Roman" w:cs="Times New Roman"/>
                <w:sz w:val="22"/>
                <w:szCs w:val="20"/>
                <w:lang w:val="en-GB" w:eastAsia="en-US"/>
              </w:rPr>
              <w:fldChar w:fldCharType="end"/>
            </w:r>
          </w:p>
        </w:tc>
        <w:tc>
          <w:tcPr>
            <w:tcW w:w="1523" w:type="dxa"/>
          </w:tcPr>
          <w:p w14:paraId="6A3254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GUID=c7c44732-a06a-4c97-bda8-e6e769faac8a </w:instrText>
            </w:r>
            <w:r w:rsidRPr="006F2CA2">
              <w:rPr>
                <w:rFonts w:ascii="Times New Roman" w:hAnsi="Times New Roman" w:cs="Times New Roman"/>
                <w:sz w:val="22"/>
                <w:szCs w:val="20"/>
                <w:lang w:val="en-GB" w:eastAsia="en-US"/>
              </w:rPr>
              <w:fldChar w:fldCharType="end"/>
            </w:r>
          </w:p>
        </w:tc>
      </w:tr>
      <w:tr w:rsidR="006F2CA2" w:rsidRPr="006F2CA2" w14:paraId="4A1FF711" w14:textId="77777777" w:rsidTr="00E36A97">
        <w:trPr>
          <w:divId w:val="2116439976"/>
          <w:cantSplit/>
          <w:trHeight w:val="20"/>
        </w:trPr>
        <w:tc>
          <w:tcPr>
            <w:tcW w:w="5201" w:type="dxa"/>
            <w:gridSpan w:val="2"/>
          </w:tcPr>
          <w:p w14:paraId="330BE135"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GUID=f39aee56-72cb-4c15-829d-aeecf55b7506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Court commission</w:t>
            </w:r>
          </w:p>
        </w:tc>
        <w:tc>
          <w:tcPr>
            <w:tcW w:w="336" w:type="dxa"/>
            <w:gridSpan w:val="2"/>
          </w:tcPr>
          <w:p w14:paraId="69CB71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GUID=1ef15e99-4ce4-4776-9c7a-bcd244734d9b </w:instrText>
            </w:r>
            <w:r w:rsidRPr="006F2CA2">
              <w:rPr>
                <w:rFonts w:ascii="Times New Roman" w:hAnsi="Times New Roman" w:cs="Times New Roman"/>
                <w:sz w:val="22"/>
                <w:szCs w:val="20"/>
                <w:lang w:val="en-GB" w:eastAsia="en-US"/>
              </w:rPr>
              <w:fldChar w:fldCharType="end"/>
            </w:r>
          </w:p>
        </w:tc>
        <w:tc>
          <w:tcPr>
            <w:tcW w:w="1523" w:type="dxa"/>
          </w:tcPr>
          <w:p w14:paraId="3CC419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GUID=0ca6c665-178b-49ab-94b2-f2aa00a72dc4 </w:instrText>
            </w:r>
            <w:r w:rsidRPr="006F2CA2">
              <w:rPr>
                <w:rFonts w:ascii="Times New Roman" w:hAnsi="Times New Roman" w:cs="Times New Roman"/>
                <w:sz w:val="22"/>
                <w:szCs w:val="20"/>
                <w:lang w:val="en-GB" w:eastAsia="en-US"/>
              </w:rPr>
              <w:fldChar w:fldCharType="end"/>
            </w:r>
          </w:p>
        </w:tc>
      </w:tr>
      <w:tr w:rsidR="006F2CA2" w:rsidRPr="006F2CA2" w14:paraId="1005E37C" w14:textId="77777777" w:rsidTr="00E36A97">
        <w:trPr>
          <w:divId w:val="2116439976"/>
          <w:cantSplit/>
          <w:trHeight w:val="20"/>
        </w:trPr>
        <w:tc>
          <w:tcPr>
            <w:tcW w:w="5201" w:type="dxa"/>
            <w:gridSpan w:val="2"/>
          </w:tcPr>
          <w:p w14:paraId="4756163A"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GUID=71516a3d-b78c-4c87-a084-6b8fffe85d1e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Court fees</w:t>
            </w:r>
          </w:p>
        </w:tc>
        <w:tc>
          <w:tcPr>
            <w:tcW w:w="336" w:type="dxa"/>
            <w:gridSpan w:val="2"/>
          </w:tcPr>
          <w:p w14:paraId="4C9F7A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GUID=21debbec-810f-4341-8e65-e5f8efe465b5 </w:instrText>
            </w:r>
            <w:r w:rsidRPr="006F2CA2">
              <w:rPr>
                <w:rFonts w:ascii="Times New Roman" w:hAnsi="Times New Roman" w:cs="Times New Roman"/>
                <w:sz w:val="22"/>
                <w:szCs w:val="20"/>
                <w:lang w:val="en-GB" w:eastAsia="en-US"/>
              </w:rPr>
              <w:fldChar w:fldCharType="end"/>
            </w:r>
          </w:p>
        </w:tc>
        <w:tc>
          <w:tcPr>
            <w:tcW w:w="1523" w:type="dxa"/>
          </w:tcPr>
          <w:p w14:paraId="1D34DC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GUID=d3a1467b-02ba-4daf-9e29-06f0489b4e08 </w:instrText>
            </w:r>
            <w:r w:rsidRPr="006F2CA2">
              <w:rPr>
                <w:rFonts w:ascii="Times New Roman" w:hAnsi="Times New Roman" w:cs="Times New Roman"/>
                <w:sz w:val="22"/>
                <w:szCs w:val="20"/>
                <w:lang w:val="en-GB" w:eastAsia="en-US"/>
              </w:rPr>
              <w:fldChar w:fldCharType="end"/>
            </w:r>
          </w:p>
        </w:tc>
      </w:tr>
      <w:tr w:rsidR="006F2CA2" w:rsidRPr="006F2CA2" w14:paraId="355FD9CF" w14:textId="77777777" w:rsidTr="00E36A97">
        <w:trPr>
          <w:divId w:val="2116439976"/>
          <w:cantSplit/>
          <w:trHeight w:val="20"/>
        </w:trPr>
        <w:tc>
          <w:tcPr>
            <w:tcW w:w="5201" w:type="dxa"/>
            <w:gridSpan w:val="2"/>
          </w:tcPr>
          <w:p w14:paraId="4CF4B9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GUID=22f68fae-c0c3-4e91-8245-c3ebc5da9caf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Watchmen’s wages</w:t>
            </w:r>
          </w:p>
        </w:tc>
        <w:tc>
          <w:tcPr>
            <w:tcW w:w="336" w:type="dxa"/>
            <w:gridSpan w:val="2"/>
          </w:tcPr>
          <w:p w14:paraId="6389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GUID=741580d0-661b-41d1-a3d8-59d6a4bb3383 </w:instrText>
            </w:r>
            <w:r w:rsidRPr="006F2CA2">
              <w:rPr>
                <w:rFonts w:ascii="Times New Roman" w:hAnsi="Times New Roman" w:cs="Times New Roman"/>
                <w:sz w:val="22"/>
                <w:szCs w:val="20"/>
                <w:lang w:val="en-GB" w:eastAsia="en-US"/>
              </w:rPr>
              <w:fldChar w:fldCharType="end"/>
            </w:r>
          </w:p>
        </w:tc>
        <w:tc>
          <w:tcPr>
            <w:tcW w:w="1523" w:type="dxa"/>
          </w:tcPr>
          <w:p w14:paraId="39776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GUID=457fd949-5d51-4282-85a5-2f8478f10862 </w:instrText>
            </w:r>
            <w:r w:rsidRPr="006F2CA2">
              <w:rPr>
                <w:rFonts w:ascii="Times New Roman" w:hAnsi="Times New Roman" w:cs="Times New Roman"/>
                <w:sz w:val="22"/>
                <w:szCs w:val="20"/>
                <w:lang w:val="en-GB" w:eastAsia="en-US"/>
              </w:rPr>
              <w:fldChar w:fldCharType="end"/>
            </w:r>
          </w:p>
        </w:tc>
      </w:tr>
      <w:tr w:rsidR="006F2CA2" w:rsidRPr="006F2CA2" w14:paraId="2176E73F" w14:textId="77777777" w:rsidTr="00E36A97">
        <w:trPr>
          <w:divId w:val="2116439976"/>
          <w:cantSplit/>
          <w:trHeight w:val="20"/>
        </w:trPr>
        <w:tc>
          <w:tcPr>
            <w:tcW w:w="5201" w:type="dxa"/>
            <w:gridSpan w:val="2"/>
          </w:tcPr>
          <w:p w14:paraId="3933A50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GUID=4df1842b-f8f2-4f9d-99c9-63a21bb54d13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legal expenses (specify them)</w:t>
            </w:r>
          </w:p>
        </w:tc>
        <w:tc>
          <w:tcPr>
            <w:tcW w:w="336" w:type="dxa"/>
            <w:gridSpan w:val="2"/>
          </w:tcPr>
          <w:p w14:paraId="0D4FC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GUID=5c60a544-70dc-447e-bcc0-7616fca9543a </w:instrText>
            </w:r>
            <w:r w:rsidRPr="006F2CA2">
              <w:rPr>
                <w:rFonts w:ascii="Times New Roman" w:hAnsi="Times New Roman" w:cs="Times New Roman"/>
                <w:sz w:val="22"/>
                <w:szCs w:val="20"/>
                <w:lang w:val="en-GB" w:eastAsia="en-US"/>
              </w:rPr>
              <w:fldChar w:fldCharType="end"/>
            </w:r>
          </w:p>
        </w:tc>
        <w:tc>
          <w:tcPr>
            <w:tcW w:w="1523" w:type="dxa"/>
          </w:tcPr>
          <w:p w14:paraId="49CB90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GUID=e95697b2-2890-4181-bf18-5ea652518adc </w:instrText>
            </w:r>
            <w:r w:rsidRPr="006F2CA2">
              <w:rPr>
                <w:rFonts w:ascii="Times New Roman" w:hAnsi="Times New Roman" w:cs="Times New Roman"/>
                <w:sz w:val="22"/>
                <w:szCs w:val="20"/>
                <w:lang w:val="en-GB" w:eastAsia="en-US"/>
              </w:rPr>
              <w:fldChar w:fldCharType="end"/>
            </w:r>
          </w:p>
        </w:tc>
      </w:tr>
      <w:tr w:rsidR="006F2CA2" w:rsidRPr="006F2CA2" w14:paraId="7A7DEF9A" w14:textId="77777777" w:rsidTr="00E36A97">
        <w:trPr>
          <w:divId w:val="2116439976"/>
          <w:cantSplit/>
          <w:trHeight w:val="20"/>
        </w:trPr>
        <w:tc>
          <w:tcPr>
            <w:tcW w:w="5201" w:type="dxa"/>
            <w:gridSpan w:val="2"/>
          </w:tcPr>
          <w:p w14:paraId="69920F0F"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GUID=0a7bc745-7dfe-446d-bee6-b2a79eafaaaf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into Court —</w:t>
            </w:r>
          </w:p>
        </w:tc>
        <w:tc>
          <w:tcPr>
            <w:tcW w:w="336" w:type="dxa"/>
            <w:gridSpan w:val="2"/>
          </w:tcPr>
          <w:p w14:paraId="2358B4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GUID=b130ba02-fbbc-44a4-86bc-218309889adc </w:instrText>
            </w:r>
            <w:r w:rsidRPr="006F2CA2">
              <w:rPr>
                <w:rFonts w:ascii="Times New Roman" w:hAnsi="Times New Roman" w:cs="Times New Roman"/>
                <w:sz w:val="22"/>
                <w:szCs w:val="20"/>
                <w:lang w:val="en-GB" w:eastAsia="en-US"/>
              </w:rPr>
              <w:fldChar w:fldCharType="end"/>
            </w:r>
          </w:p>
        </w:tc>
        <w:tc>
          <w:tcPr>
            <w:tcW w:w="1523" w:type="dxa"/>
          </w:tcPr>
          <w:p w14:paraId="1D239E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GUID=f1b0e242-891d-4012-9163-150b49cffb52 </w:instrText>
            </w:r>
            <w:r w:rsidRPr="006F2CA2">
              <w:rPr>
                <w:rFonts w:ascii="Times New Roman" w:hAnsi="Times New Roman" w:cs="Times New Roman"/>
                <w:sz w:val="22"/>
                <w:szCs w:val="20"/>
                <w:lang w:val="en-GB" w:eastAsia="en-US"/>
              </w:rPr>
              <w:fldChar w:fldCharType="end"/>
            </w:r>
          </w:p>
        </w:tc>
      </w:tr>
      <w:tr w:rsidR="006F2CA2" w:rsidRPr="006F2CA2" w14:paraId="6B30D93B" w14:textId="77777777" w:rsidTr="00E36A97">
        <w:trPr>
          <w:divId w:val="2116439976"/>
          <w:cantSplit/>
          <w:trHeight w:val="20"/>
        </w:trPr>
        <w:tc>
          <w:tcPr>
            <w:tcW w:w="5201" w:type="dxa"/>
            <w:gridSpan w:val="2"/>
          </w:tcPr>
          <w:p w14:paraId="4C5DE726"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GUID=3f74e103-64bf-4a11-a34c-17849b3124d5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landlord under</w:t>
            </w:r>
          </w:p>
        </w:tc>
        <w:tc>
          <w:tcPr>
            <w:tcW w:w="336" w:type="dxa"/>
            <w:gridSpan w:val="2"/>
          </w:tcPr>
          <w:p w14:paraId="49796E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GUID=cb788585-4960-4e4e-9df6-2fa2736360ce </w:instrText>
            </w:r>
            <w:r w:rsidRPr="006F2CA2">
              <w:rPr>
                <w:rFonts w:ascii="Times New Roman" w:hAnsi="Times New Roman" w:cs="Times New Roman"/>
                <w:sz w:val="22"/>
                <w:szCs w:val="20"/>
                <w:lang w:val="en-GB" w:eastAsia="en-US"/>
              </w:rPr>
              <w:fldChar w:fldCharType="end"/>
            </w:r>
          </w:p>
        </w:tc>
        <w:tc>
          <w:tcPr>
            <w:tcW w:w="1523" w:type="dxa"/>
          </w:tcPr>
          <w:p w14:paraId="5292F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GUID=7461ccf7-0e8b-4734-9014-6c266d9fe1a5 </w:instrText>
            </w:r>
            <w:r w:rsidRPr="006F2CA2">
              <w:rPr>
                <w:rFonts w:ascii="Times New Roman" w:hAnsi="Times New Roman" w:cs="Times New Roman"/>
                <w:sz w:val="22"/>
                <w:szCs w:val="20"/>
                <w:lang w:val="en-GB" w:eastAsia="en-US"/>
              </w:rPr>
              <w:fldChar w:fldCharType="end"/>
            </w:r>
          </w:p>
        </w:tc>
      </w:tr>
      <w:tr w:rsidR="006F2CA2" w:rsidRPr="006F2CA2" w14:paraId="3C0D9DAE" w14:textId="77777777" w:rsidTr="00E36A97">
        <w:trPr>
          <w:divId w:val="2116439976"/>
          <w:cantSplit/>
          <w:trHeight w:val="20"/>
        </w:trPr>
        <w:tc>
          <w:tcPr>
            <w:tcW w:w="5201" w:type="dxa"/>
            <w:gridSpan w:val="2"/>
          </w:tcPr>
          <w:p w14:paraId="4C0A9EEC"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GUID=f1a4bbc0-a379-44b8-be44-1e4d2fd65b74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Writ of Distress</w:t>
            </w:r>
          </w:p>
        </w:tc>
        <w:tc>
          <w:tcPr>
            <w:tcW w:w="336" w:type="dxa"/>
            <w:gridSpan w:val="2"/>
          </w:tcPr>
          <w:p w14:paraId="4E7FB2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GUID=716771eb-4153-4a6c-8977-9306354d0950 </w:instrText>
            </w:r>
            <w:r w:rsidRPr="006F2CA2">
              <w:rPr>
                <w:rFonts w:ascii="Times New Roman" w:hAnsi="Times New Roman" w:cs="Times New Roman"/>
                <w:sz w:val="22"/>
                <w:szCs w:val="20"/>
                <w:lang w:val="en-GB" w:eastAsia="en-US"/>
              </w:rPr>
              <w:fldChar w:fldCharType="end"/>
            </w:r>
          </w:p>
        </w:tc>
        <w:tc>
          <w:tcPr>
            <w:tcW w:w="1523" w:type="dxa"/>
          </w:tcPr>
          <w:p w14:paraId="13F1BD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GUID=01e65a4d-699f-4422-a8e9-d045e33538c5 </w:instrText>
            </w:r>
            <w:r w:rsidRPr="006F2CA2">
              <w:rPr>
                <w:rFonts w:ascii="Times New Roman" w:hAnsi="Times New Roman" w:cs="Times New Roman"/>
                <w:sz w:val="22"/>
                <w:szCs w:val="20"/>
                <w:lang w:val="en-GB" w:eastAsia="en-US"/>
              </w:rPr>
              <w:fldChar w:fldCharType="end"/>
            </w:r>
          </w:p>
        </w:tc>
      </w:tr>
      <w:tr w:rsidR="006F2CA2" w:rsidRPr="006F2CA2" w14:paraId="2664E6B9" w14:textId="77777777" w:rsidTr="00E36A97">
        <w:trPr>
          <w:divId w:val="2116439976"/>
          <w:cantSplit/>
          <w:trHeight w:val="20"/>
        </w:trPr>
        <w:tc>
          <w:tcPr>
            <w:tcW w:w="5201" w:type="dxa"/>
            <w:gridSpan w:val="2"/>
          </w:tcPr>
          <w:p w14:paraId="7166E03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GUID=d772750d-8a6e-41e0-bb25-d6c329e2b12b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creditor</w:t>
            </w:r>
          </w:p>
        </w:tc>
        <w:tc>
          <w:tcPr>
            <w:tcW w:w="336" w:type="dxa"/>
            <w:gridSpan w:val="2"/>
          </w:tcPr>
          <w:p w14:paraId="12B5A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GUID=2b29c7fb-33a9-4730-8140-1650653de019 </w:instrText>
            </w:r>
            <w:r w:rsidRPr="006F2CA2">
              <w:rPr>
                <w:rFonts w:ascii="Times New Roman" w:hAnsi="Times New Roman" w:cs="Times New Roman"/>
                <w:sz w:val="22"/>
                <w:szCs w:val="20"/>
                <w:lang w:val="en-GB" w:eastAsia="en-US"/>
              </w:rPr>
              <w:fldChar w:fldCharType="end"/>
            </w:r>
          </w:p>
        </w:tc>
        <w:tc>
          <w:tcPr>
            <w:tcW w:w="1523" w:type="dxa"/>
          </w:tcPr>
          <w:p w14:paraId="5DFBF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GUID=c69027a6-9518-4062-86fc-cb4caa7a53dc </w:instrText>
            </w:r>
            <w:r w:rsidRPr="006F2CA2">
              <w:rPr>
                <w:rFonts w:ascii="Times New Roman" w:hAnsi="Times New Roman" w:cs="Times New Roman"/>
                <w:sz w:val="22"/>
                <w:szCs w:val="20"/>
                <w:lang w:val="en-GB" w:eastAsia="en-US"/>
              </w:rPr>
              <w:fldChar w:fldCharType="end"/>
            </w:r>
          </w:p>
        </w:tc>
      </w:tr>
      <w:tr w:rsidR="006F2CA2" w:rsidRPr="006F2CA2" w14:paraId="7E6511C1" w14:textId="77777777" w:rsidTr="00E36A97">
        <w:trPr>
          <w:divId w:val="2116439976"/>
          <w:cantSplit/>
          <w:trHeight w:val="20"/>
        </w:trPr>
        <w:tc>
          <w:tcPr>
            <w:tcW w:w="5201" w:type="dxa"/>
            <w:gridSpan w:val="2"/>
          </w:tcPr>
          <w:p w14:paraId="07F403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GUID=e3b1be9f-31ba-4258-a26e-96bcb41bf1a2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debtor</w:t>
            </w:r>
          </w:p>
        </w:tc>
        <w:tc>
          <w:tcPr>
            <w:tcW w:w="336" w:type="dxa"/>
            <w:gridSpan w:val="2"/>
          </w:tcPr>
          <w:p w14:paraId="37438D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GUID=5cf91a55-fd11-4150-afa6-0fcbd2ad88a4 </w:instrText>
            </w:r>
            <w:r w:rsidRPr="006F2CA2">
              <w:rPr>
                <w:rFonts w:ascii="Times New Roman" w:hAnsi="Times New Roman" w:cs="Times New Roman"/>
                <w:sz w:val="22"/>
                <w:szCs w:val="20"/>
                <w:lang w:val="en-GB" w:eastAsia="en-US"/>
              </w:rPr>
              <w:fldChar w:fldCharType="end"/>
            </w:r>
          </w:p>
        </w:tc>
        <w:tc>
          <w:tcPr>
            <w:tcW w:w="1523" w:type="dxa"/>
          </w:tcPr>
          <w:p w14:paraId="35970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GUID=3313982f-4f14-497d-9557-954feafe1972 </w:instrText>
            </w:r>
            <w:r w:rsidRPr="006F2CA2">
              <w:rPr>
                <w:rFonts w:ascii="Times New Roman" w:hAnsi="Times New Roman" w:cs="Times New Roman"/>
                <w:sz w:val="22"/>
                <w:szCs w:val="20"/>
                <w:lang w:val="en-GB" w:eastAsia="en-US"/>
              </w:rPr>
              <w:fldChar w:fldCharType="end"/>
            </w:r>
          </w:p>
        </w:tc>
      </w:tr>
      <w:tr w:rsidR="006F2CA2" w:rsidRPr="006F2CA2" w14:paraId="0726260E" w14:textId="77777777" w:rsidTr="00E36A97">
        <w:trPr>
          <w:divId w:val="2116439976"/>
          <w:cantSplit/>
        </w:trPr>
        <w:tc>
          <w:tcPr>
            <w:tcW w:w="7060" w:type="dxa"/>
            <w:gridSpan w:val="5"/>
          </w:tcPr>
          <w:p w14:paraId="0667039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GUID=c57f4104-1fd1-4fa5-910a-9d2c64d451cf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Dated this      day of              20   </w:t>
            </w:r>
            <w:proofErr w:type="gramStart"/>
            <w:r w:rsidRPr="006F2CA2">
              <w:rPr>
                <w:rFonts w:ascii="Times New Roman" w:hAnsi="Times New Roman" w:cs="Times New Roman"/>
                <w:sz w:val="22"/>
                <w:szCs w:val="20"/>
                <w:lang w:val="en-GB" w:eastAsia="en-US"/>
              </w:rPr>
              <w:t>  .</w:t>
            </w:r>
            <w:proofErr w:type="gramEnd"/>
          </w:p>
          <w:p w14:paraId="39016F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GUID=efd355ef-4c9d-4f7e-91d5-8b8e6695239f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8E914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405" w:type="dxa"/>
        <w:tblInd w:w="851" w:type="dxa"/>
        <w:tblLook w:val="04A0" w:firstRow="1" w:lastRow="0" w:firstColumn="1" w:lastColumn="0" w:noHBand="0" w:noVBand="1"/>
      </w:tblPr>
      <w:tblGrid>
        <w:gridCol w:w="236"/>
        <w:gridCol w:w="958"/>
        <w:gridCol w:w="783"/>
        <w:gridCol w:w="904"/>
        <w:gridCol w:w="668"/>
        <w:gridCol w:w="518"/>
        <w:gridCol w:w="518"/>
        <w:gridCol w:w="2084"/>
        <w:gridCol w:w="609"/>
        <w:gridCol w:w="127"/>
      </w:tblGrid>
      <w:tr w:rsidR="006F2CA2" w:rsidRPr="006F2CA2" w14:paraId="1E6FE746" w14:textId="77777777" w:rsidTr="00E36A97">
        <w:trPr>
          <w:gridAfter w:val="1"/>
          <w:divId w:val="2116439976"/>
          <w:wAfter w:w="127" w:type="dxa"/>
          <w:cantSplit/>
        </w:trPr>
        <w:tc>
          <w:tcPr>
            <w:tcW w:w="7278" w:type="dxa"/>
            <w:gridSpan w:val="9"/>
          </w:tcPr>
          <w:p w14:paraId="4167E8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A3CE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GUID=b2631474-7bd8-4aef-848e-cc58a6d90395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138</w:t>
            </w:r>
          </w:p>
        </w:tc>
      </w:tr>
      <w:tr w:rsidR="006F2CA2" w:rsidRPr="006F2CA2" w14:paraId="04BD88C2" w14:textId="77777777" w:rsidTr="00E36A97">
        <w:trPr>
          <w:gridAfter w:val="1"/>
          <w:divId w:val="2116439976"/>
          <w:wAfter w:w="127" w:type="dxa"/>
          <w:cantSplit/>
        </w:trPr>
        <w:tc>
          <w:tcPr>
            <w:tcW w:w="1977" w:type="dxa"/>
            <w:gridSpan w:val="3"/>
          </w:tcPr>
          <w:p w14:paraId="46081C8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GUID=cedaa6c2-506f-498b-8472-fae55283d8b4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2090" w:type="dxa"/>
            <w:gridSpan w:val="3"/>
          </w:tcPr>
          <w:p w14:paraId="403A63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GUID=cc838eb1-8e13-46ba-b991-6f79dd9c1eb4 </w:instrText>
            </w:r>
            <w:r w:rsidRPr="006F2CA2">
              <w:rPr>
                <w:rFonts w:ascii="Times New Roman" w:hAnsi="Times New Roman" w:cs="Times New Roman"/>
                <w:sz w:val="22"/>
                <w:szCs w:val="20"/>
                <w:lang w:val="en-GB" w:eastAsia="en-US"/>
              </w:rPr>
              <w:fldChar w:fldCharType="end"/>
            </w:r>
          </w:p>
        </w:tc>
        <w:tc>
          <w:tcPr>
            <w:tcW w:w="3211" w:type="dxa"/>
            <w:gridSpan w:val="3"/>
          </w:tcPr>
          <w:p w14:paraId="1B180D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GUID=252750c1-662b-4a09-a16c-284654d6153c </w:instrText>
            </w:r>
            <w:r w:rsidRPr="006F2CA2">
              <w:rPr>
                <w:rFonts w:ascii="Times New Roman" w:hAnsi="Times New Roman" w:cs="Times New Roman"/>
                <w:sz w:val="22"/>
                <w:szCs w:val="20"/>
                <w:lang w:val="en-GB" w:eastAsia="en-US"/>
              </w:rPr>
              <w:fldChar w:fldCharType="end"/>
            </w:r>
          </w:p>
        </w:tc>
      </w:tr>
      <w:tr w:rsidR="006F2CA2" w:rsidRPr="006F2CA2" w14:paraId="1F14B92B" w14:textId="77777777" w:rsidTr="00E36A97">
        <w:trPr>
          <w:gridAfter w:val="1"/>
          <w:divId w:val="2116439976"/>
          <w:wAfter w:w="127" w:type="dxa"/>
          <w:cantSplit/>
        </w:trPr>
        <w:tc>
          <w:tcPr>
            <w:tcW w:w="7278" w:type="dxa"/>
            <w:gridSpan w:val="9"/>
          </w:tcPr>
          <w:p w14:paraId="7634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WRIT OF SEIZURE AND SALE IN RESPECT OF </w:t>
            </w:r>
          </w:p>
          <w:p w14:paraId="4A3E42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IMMOVABLE PROPERTY</w:t>
            </w:r>
          </w:p>
          <w:p w14:paraId="517843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GUID=0e0f5dc8-76ff-4d6b-a74f-4d0799cc3380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DBA36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GUID=0286d1d8-738d-4d3a-859e-0c1b9df2d674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3BCC137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GUID=268bba13-bf13-42f5-801c-336ed4543ee7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Having seized the interest of (name of execution debtor) in the immovable property specified in the Schedule hereto pursuant to the Order of Court dated            , you are directed to serve the Writ of Seizure and Sale together with the said Order of Court on (name of execution debtor), of                                           and, if the execution debtor cannot be found, affix a copy of the same on some conspicuous part of the immovable property known as                           , and thereafter, if necessary, to sell the said interest to satisfy the sum $                which is the sum outstanding payable to the said (name of execution creditor) pursuant to a judgment (or order as may be) dated                     against the said (name of execution debtor).</w:t>
            </w:r>
          </w:p>
        </w:tc>
      </w:tr>
      <w:tr w:rsidR="005A22FC" w14:paraId="72DD35AE" w14:textId="77777777" w:rsidTr="00E36A97">
        <w:trPr>
          <w:divId w:val="2116439976"/>
          <w:cantSplit/>
          <w:trHeight w:val="120"/>
        </w:trPr>
        <w:tc>
          <w:tcPr>
            <w:tcW w:w="236" w:type="dxa"/>
          </w:tcPr>
          <w:p w14:paraId="79106B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GUID=552cab88-c1f6-4446-8b21-c6c8b270715b </w:instrText>
            </w:r>
            <w:r w:rsidRPr="006F2CA2">
              <w:rPr>
                <w:rFonts w:ascii="Times New Roman" w:hAnsi="Times New Roman" w:cs="Times New Roman"/>
                <w:sz w:val="22"/>
                <w:szCs w:val="20"/>
                <w:lang w:val="en-GB" w:eastAsia="en-US"/>
              </w:rPr>
              <w:fldChar w:fldCharType="end"/>
            </w:r>
          </w:p>
        </w:tc>
        <w:tc>
          <w:tcPr>
            <w:tcW w:w="6433" w:type="dxa"/>
            <w:gridSpan w:val="7"/>
          </w:tcPr>
          <w:p w14:paraId="0603A43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GUID=44eb0204-5f22-41ec-b3f6-cced26604b73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c>
          <w:tcPr>
            <w:tcW w:w="736" w:type="dxa"/>
            <w:gridSpan w:val="2"/>
          </w:tcPr>
          <w:p w14:paraId="54C05D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GUID=270ece26-956d-46a2-b0ca-0b797ce36445 </w:instrText>
            </w:r>
            <w:r w:rsidRPr="006F2CA2">
              <w:rPr>
                <w:rFonts w:ascii="Times New Roman" w:hAnsi="Times New Roman" w:cs="Times New Roman"/>
                <w:sz w:val="22"/>
                <w:szCs w:val="20"/>
                <w:lang w:val="en-GB" w:eastAsia="en-US"/>
              </w:rPr>
              <w:fldChar w:fldCharType="end"/>
            </w:r>
          </w:p>
        </w:tc>
      </w:tr>
      <w:tr w:rsidR="005A22FC" w14:paraId="2A5673F2" w14:textId="77777777" w:rsidTr="00E36A97">
        <w:trPr>
          <w:divId w:val="2116439976"/>
          <w:cantSplit/>
          <w:trHeight w:val="120"/>
        </w:trPr>
        <w:tc>
          <w:tcPr>
            <w:tcW w:w="236" w:type="dxa"/>
          </w:tcPr>
          <w:p w14:paraId="2B614A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1741" w:type="dxa"/>
            <w:gridSpan w:val="2"/>
          </w:tcPr>
          <w:p w14:paraId="4E8608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GUID=3e52ae65-c444-4bbd-9209-a08b628b1118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904" w:type="dxa"/>
          </w:tcPr>
          <w:p w14:paraId="0702D7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68" w:type="dxa"/>
          </w:tcPr>
          <w:p w14:paraId="131BA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tcPr>
          <w:p w14:paraId="26232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084" w:type="dxa"/>
          </w:tcPr>
          <w:p w14:paraId="2ECCDC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w:t>
            </w:r>
            <w:r w:rsidRPr="006F2CA2">
              <w:rPr>
                <w:rFonts w:ascii="Times New Roman" w:hAnsi="Times New Roman" w:cs="Times New Roman"/>
                <w:sz w:val="22"/>
                <w:szCs w:val="20"/>
                <w:lang w:val="en-GB" w:eastAsia="en-US"/>
              </w:rPr>
              <w:br/>
              <w:t>Address</w:t>
            </w:r>
          </w:p>
        </w:tc>
        <w:tc>
          <w:tcPr>
            <w:tcW w:w="736" w:type="dxa"/>
            <w:gridSpan w:val="2"/>
          </w:tcPr>
          <w:p w14:paraId="042C16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266D676B" w14:textId="77777777" w:rsidTr="00E36A97">
        <w:trPr>
          <w:divId w:val="2116439976"/>
          <w:cantSplit/>
          <w:trHeight w:val="340"/>
        </w:trPr>
        <w:tc>
          <w:tcPr>
            <w:tcW w:w="236" w:type="dxa"/>
          </w:tcPr>
          <w:p w14:paraId="51AADD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22FF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GUID=a3049aa1-db98-47ee-8d78-33a353dee99b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783" w:type="dxa"/>
          </w:tcPr>
          <w:p w14:paraId="48358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GUID=9c44352b-311e-4048-b5c9-99d8df79e598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904" w:type="dxa"/>
          </w:tcPr>
          <w:p w14:paraId="48631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p>
        </w:tc>
        <w:tc>
          <w:tcPr>
            <w:tcW w:w="668" w:type="dxa"/>
          </w:tcPr>
          <w:p w14:paraId="1C911C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p>
        </w:tc>
        <w:tc>
          <w:tcPr>
            <w:tcW w:w="1036" w:type="dxa"/>
            <w:gridSpan w:val="2"/>
          </w:tcPr>
          <w:p w14:paraId="05FE1D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p>
        </w:tc>
        <w:tc>
          <w:tcPr>
            <w:tcW w:w="2084" w:type="dxa"/>
          </w:tcPr>
          <w:p w14:paraId="00C860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p>
        </w:tc>
        <w:tc>
          <w:tcPr>
            <w:tcW w:w="736" w:type="dxa"/>
            <w:gridSpan w:val="2"/>
          </w:tcPr>
          <w:p w14:paraId="221BFA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035F802A" w14:textId="77777777" w:rsidTr="00E36A97">
        <w:trPr>
          <w:divId w:val="2116439976"/>
          <w:cantSplit/>
          <w:trHeight w:val="120"/>
        </w:trPr>
        <w:tc>
          <w:tcPr>
            <w:tcW w:w="236" w:type="dxa"/>
          </w:tcPr>
          <w:p w14:paraId="4E2530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03BAD3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GUID=534a898f-12a8-41a7-9b2b-2bc9064c382a </w:instrText>
            </w:r>
            <w:r w:rsidRPr="006F2CA2">
              <w:rPr>
                <w:rFonts w:ascii="Times New Roman" w:hAnsi="Times New Roman" w:cs="Times New Roman"/>
                <w:sz w:val="22"/>
                <w:szCs w:val="20"/>
                <w:lang w:val="en-GB" w:eastAsia="en-US"/>
              </w:rPr>
              <w:fldChar w:fldCharType="end"/>
            </w:r>
          </w:p>
        </w:tc>
        <w:tc>
          <w:tcPr>
            <w:tcW w:w="783" w:type="dxa"/>
          </w:tcPr>
          <w:p w14:paraId="315294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GUID=6f4e8ae6-4c8d-4c06-b01b-7a2ebb446cfa </w:instrText>
            </w:r>
            <w:r w:rsidRPr="006F2CA2">
              <w:rPr>
                <w:rFonts w:ascii="Times New Roman" w:hAnsi="Times New Roman" w:cs="Times New Roman"/>
                <w:sz w:val="22"/>
                <w:szCs w:val="20"/>
                <w:lang w:val="en-GB" w:eastAsia="en-US"/>
              </w:rPr>
              <w:fldChar w:fldCharType="end"/>
            </w:r>
          </w:p>
        </w:tc>
        <w:tc>
          <w:tcPr>
            <w:tcW w:w="904" w:type="dxa"/>
          </w:tcPr>
          <w:p w14:paraId="481D88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GUID=a7a2e4e9-3cef-4078-be18-42f667a1b091 </w:instrText>
            </w:r>
            <w:r w:rsidRPr="006F2CA2">
              <w:rPr>
                <w:rFonts w:ascii="Times New Roman" w:hAnsi="Times New Roman" w:cs="Times New Roman"/>
                <w:sz w:val="22"/>
                <w:szCs w:val="20"/>
                <w:lang w:val="en-GB" w:eastAsia="en-US"/>
              </w:rPr>
              <w:fldChar w:fldCharType="end"/>
            </w:r>
          </w:p>
        </w:tc>
        <w:tc>
          <w:tcPr>
            <w:tcW w:w="668" w:type="dxa"/>
          </w:tcPr>
          <w:p w14:paraId="300F91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GUID=83681ce4-a84e-4f3b-9646-59ebb9f50f21 </w:instrText>
            </w:r>
            <w:r w:rsidRPr="006F2CA2">
              <w:rPr>
                <w:rFonts w:ascii="Times New Roman" w:hAnsi="Times New Roman" w:cs="Times New Roman"/>
                <w:sz w:val="22"/>
                <w:szCs w:val="20"/>
                <w:lang w:val="en-GB" w:eastAsia="en-US"/>
              </w:rPr>
              <w:fldChar w:fldCharType="end"/>
            </w:r>
          </w:p>
        </w:tc>
        <w:tc>
          <w:tcPr>
            <w:tcW w:w="1036" w:type="dxa"/>
            <w:gridSpan w:val="2"/>
          </w:tcPr>
          <w:p w14:paraId="603AD1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GUID=7a124b59-44ef-4221-a61d-fe59a2c19402 </w:instrText>
            </w:r>
            <w:r w:rsidRPr="006F2CA2">
              <w:rPr>
                <w:rFonts w:ascii="Times New Roman" w:hAnsi="Times New Roman" w:cs="Times New Roman"/>
                <w:sz w:val="22"/>
                <w:szCs w:val="20"/>
                <w:lang w:val="en-GB" w:eastAsia="en-US"/>
              </w:rPr>
              <w:fldChar w:fldCharType="end"/>
            </w:r>
          </w:p>
        </w:tc>
        <w:tc>
          <w:tcPr>
            <w:tcW w:w="2084" w:type="dxa"/>
          </w:tcPr>
          <w:p w14:paraId="4B8876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GUID=5dd06691-a836-4851-952c-ab9c48e2a50e </w:instrText>
            </w:r>
            <w:r w:rsidRPr="006F2CA2">
              <w:rPr>
                <w:rFonts w:ascii="Times New Roman" w:hAnsi="Times New Roman" w:cs="Times New Roman"/>
                <w:sz w:val="22"/>
                <w:szCs w:val="20"/>
                <w:lang w:val="en-GB" w:eastAsia="en-US"/>
              </w:rPr>
              <w:fldChar w:fldCharType="end"/>
            </w:r>
          </w:p>
        </w:tc>
        <w:tc>
          <w:tcPr>
            <w:tcW w:w="736" w:type="dxa"/>
            <w:gridSpan w:val="2"/>
          </w:tcPr>
          <w:p w14:paraId="4D3EF5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6F2CA2" w:rsidRPr="006F2CA2" w14:paraId="6F2C4EE9" w14:textId="77777777" w:rsidTr="00E36A97">
        <w:trPr>
          <w:divId w:val="2116439976"/>
          <w:cantSplit/>
          <w:trHeight w:val="200"/>
        </w:trPr>
        <w:tc>
          <w:tcPr>
            <w:tcW w:w="236" w:type="dxa"/>
          </w:tcPr>
          <w:p w14:paraId="01C47F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GUID=c74e42af-9639-4f0c-8d0d-ad148e5d351a </w:instrText>
            </w:r>
            <w:r w:rsidRPr="006F2CA2">
              <w:rPr>
                <w:rFonts w:ascii="Times New Roman" w:hAnsi="Times New Roman" w:cs="Times New Roman"/>
                <w:sz w:val="22"/>
                <w:szCs w:val="20"/>
                <w:lang w:val="en-GB" w:eastAsia="en-US"/>
              </w:rPr>
              <w:fldChar w:fldCharType="end"/>
            </w:r>
          </w:p>
        </w:tc>
        <w:tc>
          <w:tcPr>
            <w:tcW w:w="958" w:type="dxa"/>
          </w:tcPr>
          <w:p w14:paraId="6A5B82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GUID=8f6d0af7-5f24-4daf-af48-03118d6c1020 </w:instrText>
            </w:r>
            <w:r w:rsidRPr="006F2CA2">
              <w:rPr>
                <w:rFonts w:ascii="Times New Roman" w:hAnsi="Times New Roman" w:cs="Times New Roman"/>
                <w:sz w:val="22"/>
                <w:szCs w:val="20"/>
                <w:lang w:val="en-GB" w:eastAsia="en-US"/>
              </w:rPr>
              <w:fldChar w:fldCharType="end"/>
            </w:r>
          </w:p>
        </w:tc>
        <w:tc>
          <w:tcPr>
            <w:tcW w:w="783" w:type="dxa"/>
          </w:tcPr>
          <w:p w14:paraId="53B0F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GUID=db439cd4-3d7c-460a-b0e9-7fcdf737d9b7 </w:instrText>
            </w:r>
            <w:r w:rsidRPr="006F2CA2">
              <w:rPr>
                <w:rFonts w:ascii="Times New Roman" w:hAnsi="Times New Roman" w:cs="Times New Roman"/>
                <w:sz w:val="22"/>
                <w:szCs w:val="20"/>
                <w:lang w:val="en-GB" w:eastAsia="en-US"/>
              </w:rPr>
              <w:fldChar w:fldCharType="end"/>
            </w:r>
          </w:p>
        </w:tc>
        <w:tc>
          <w:tcPr>
            <w:tcW w:w="904" w:type="dxa"/>
          </w:tcPr>
          <w:p w14:paraId="47F5CE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GUID=fbd1c9e4-cd4f-4e90-b432-4a5c32abe799 </w:instrText>
            </w:r>
            <w:r w:rsidRPr="006F2CA2">
              <w:rPr>
                <w:rFonts w:ascii="Times New Roman" w:hAnsi="Times New Roman" w:cs="Times New Roman"/>
                <w:sz w:val="22"/>
                <w:szCs w:val="20"/>
                <w:lang w:val="en-GB" w:eastAsia="en-US"/>
              </w:rPr>
              <w:fldChar w:fldCharType="end"/>
            </w:r>
          </w:p>
        </w:tc>
        <w:tc>
          <w:tcPr>
            <w:tcW w:w="668" w:type="dxa"/>
          </w:tcPr>
          <w:p w14:paraId="3BF84C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GUID=e826df9e-e679-44e7-a1f5-59c3a7660e04 </w:instrText>
            </w:r>
            <w:r w:rsidRPr="006F2CA2">
              <w:rPr>
                <w:rFonts w:ascii="Times New Roman" w:hAnsi="Times New Roman" w:cs="Times New Roman"/>
                <w:sz w:val="22"/>
                <w:szCs w:val="20"/>
                <w:lang w:val="en-GB" w:eastAsia="en-US"/>
              </w:rPr>
              <w:fldChar w:fldCharType="end"/>
            </w:r>
          </w:p>
        </w:tc>
        <w:tc>
          <w:tcPr>
            <w:tcW w:w="1036" w:type="dxa"/>
            <w:gridSpan w:val="2"/>
          </w:tcPr>
          <w:p w14:paraId="3F8EF2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GUID=b6545159-c437-4056-8f41-5f6f6dc7a383 </w:instrText>
            </w:r>
            <w:r w:rsidRPr="006F2CA2">
              <w:rPr>
                <w:rFonts w:ascii="Times New Roman" w:hAnsi="Times New Roman" w:cs="Times New Roman"/>
                <w:sz w:val="22"/>
                <w:szCs w:val="20"/>
                <w:lang w:val="en-GB" w:eastAsia="en-US"/>
              </w:rPr>
              <w:fldChar w:fldCharType="end"/>
            </w:r>
          </w:p>
        </w:tc>
        <w:tc>
          <w:tcPr>
            <w:tcW w:w="2084" w:type="dxa"/>
          </w:tcPr>
          <w:p w14:paraId="69FBD8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GUID=2ae64878-62aa-4c9e-b2b5-9ff2fe63a1af </w:instrText>
            </w:r>
            <w:r w:rsidRPr="006F2CA2">
              <w:rPr>
                <w:rFonts w:ascii="Times New Roman" w:hAnsi="Times New Roman" w:cs="Times New Roman"/>
                <w:sz w:val="22"/>
                <w:szCs w:val="20"/>
                <w:lang w:val="en-GB" w:eastAsia="en-US"/>
              </w:rPr>
              <w:fldChar w:fldCharType="end"/>
            </w:r>
          </w:p>
        </w:tc>
        <w:tc>
          <w:tcPr>
            <w:tcW w:w="736" w:type="dxa"/>
            <w:gridSpan w:val="2"/>
          </w:tcPr>
          <w:p w14:paraId="7DA99E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GUID=735204c3-475e-46cc-b54c-26d8efb3cdb0 </w:instrText>
            </w:r>
            <w:r w:rsidRPr="006F2CA2">
              <w:rPr>
                <w:rFonts w:ascii="Times New Roman" w:hAnsi="Times New Roman" w:cs="Times New Roman"/>
                <w:sz w:val="22"/>
                <w:szCs w:val="20"/>
                <w:lang w:val="en-GB" w:eastAsia="en-US"/>
              </w:rPr>
              <w:fldChar w:fldCharType="end"/>
            </w:r>
          </w:p>
        </w:tc>
      </w:tr>
    </w:tbl>
    <w:p w14:paraId="11DC42A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39" w:type="dxa"/>
        <w:tblLook w:val="04A0" w:firstRow="1" w:lastRow="0" w:firstColumn="1" w:lastColumn="0" w:noHBand="0" w:noVBand="1"/>
      </w:tblPr>
      <w:tblGrid>
        <w:gridCol w:w="8139"/>
      </w:tblGrid>
      <w:tr w:rsidR="006F2CA2" w:rsidRPr="006F2CA2" w14:paraId="229B56E5" w14:textId="77777777" w:rsidTr="00E36A97">
        <w:trPr>
          <w:divId w:val="2116439976"/>
          <w:cantSplit/>
          <w:trHeight w:val="1619"/>
        </w:trPr>
        <w:tc>
          <w:tcPr>
            <w:tcW w:w="8139" w:type="dxa"/>
          </w:tcPr>
          <w:p w14:paraId="49F5937A" w14:textId="77777777" w:rsidR="006F2CA2" w:rsidRPr="006F2CA2" w:rsidRDefault="006F2CA2" w:rsidP="00E36A97">
            <w:pPr>
              <w:spacing w:before="60" w:after="60" w:line="240" w:lineRule="auto"/>
              <w:ind w:left="1026"/>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GUID=00c3804d-581b-44e8-81b2-76a86337af80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6D27797F"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GUID=51d60d85-108f-43d0-9391-68ff5f5ad73a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1E6CF699"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GUID=3860ab4c-755f-408b-8a7a-05d4770afbbd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w:t>
            </w:r>
          </w:p>
          <w:p w14:paraId="553D0FFE"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GUID=c9fc87a2-ec55-4daa-8707-ca0250b4dd9e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C615DF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640"/>
        <w:gridCol w:w="3720"/>
        <w:gridCol w:w="1720"/>
      </w:tblGrid>
      <w:tr w:rsidR="006F2CA2" w:rsidRPr="006F2CA2" w14:paraId="279C2AD3" w14:textId="77777777" w:rsidTr="00E36A97">
        <w:trPr>
          <w:divId w:val="2116439976"/>
          <w:cantSplit/>
        </w:trPr>
        <w:tc>
          <w:tcPr>
            <w:tcW w:w="7080" w:type="dxa"/>
            <w:gridSpan w:val="3"/>
          </w:tcPr>
          <w:p w14:paraId="7E5DBC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D1DB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GUID=f17a2474-4782-46ce-afa4-1c31ce012859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139</w:t>
            </w:r>
          </w:p>
        </w:tc>
      </w:tr>
      <w:tr w:rsidR="006F2CA2" w:rsidRPr="006F2CA2" w14:paraId="19D1EA07" w14:textId="77777777" w:rsidTr="00E36A97">
        <w:trPr>
          <w:divId w:val="2116439976"/>
          <w:cantSplit/>
        </w:trPr>
        <w:tc>
          <w:tcPr>
            <w:tcW w:w="1640" w:type="dxa"/>
          </w:tcPr>
          <w:p w14:paraId="2D23A39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GUID=75aafdae-304d-4b8d-b088-157b082d35e4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720" w:type="dxa"/>
          </w:tcPr>
          <w:p w14:paraId="4B46AD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86D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GUID=14510201-bc73-48bc-aafc-945b57c9730b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DELIVERY</w:t>
            </w:r>
          </w:p>
          <w:p w14:paraId="4E347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GUID=9ed454ff-1a81-4f4c-916c-0a30e903ee74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20" w:type="dxa"/>
          </w:tcPr>
          <w:p w14:paraId="4D06D2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GUID=4fb7fffc-b799-4d4b-b3df-1f4d39c21256 </w:instrText>
            </w:r>
            <w:r w:rsidRPr="006F2CA2">
              <w:rPr>
                <w:rFonts w:ascii="Times New Roman" w:hAnsi="Times New Roman" w:cs="Times New Roman"/>
                <w:sz w:val="22"/>
                <w:szCs w:val="20"/>
                <w:lang w:val="en-GB" w:eastAsia="en-US"/>
              </w:rPr>
              <w:fldChar w:fldCharType="end"/>
            </w:r>
          </w:p>
        </w:tc>
      </w:tr>
      <w:tr w:rsidR="006F2CA2" w:rsidRPr="006F2CA2" w14:paraId="3DD7BDA9" w14:textId="77777777" w:rsidTr="00E36A97">
        <w:trPr>
          <w:divId w:val="2116439976"/>
          <w:cantSplit/>
        </w:trPr>
        <w:tc>
          <w:tcPr>
            <w:tcW w:w="7080" w:type="dxa"/>
            <w:gridSpan w:val="3"/>
          </w:tcPr>
          <w:p w14:paraId="250BC3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GUID=3d6c1fae-492e-4438-ae64-5a743f9ced70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4F4749A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GUID=7a777723-6642-42d5-aea0-63b43e73036c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without delay, you do seize and deliver, to the abovenamed (name of execution creditor) the following movable property, that is to say (describe the property delivery of which has been adjudged or ordered) (and $               damages and $                costs) which the said (name of execution creditor) lately in the Family Division of the High Court/Family Courts recovered against the said (name of execution debtor) by a judgment (or order or as may be) bearing the         day of                       20      .</w:t>
            </w:r>
          </w:p>
          <w:p w14:paraId="7CE25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GUID=3bd22ed4-e05f-492b-9a3e-4f4d9421dba5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if the said movable property cannot be found within Singapore you cause to be levied and made out of the property liable to be seized under a writ of seizure and sale belonging to the said (name of execution debtor) and if necessary by sale thereof $              , being the assessed value of the said property). And in what manner you have executed this writ make appear to this Court immediately after the execution thereof. And have there this writ.</w:t>
            </w:r>
          </w:p>
          <w:p w14:paraId="134750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GUID=81be16f6-f41b-4d57-b31c-cca90e6872f1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E97F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GUID=ec074758-a3e6-4c55-9073-c1bfe03c638d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65BDA8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GUID=3a2c96d8-219c-48c5-9d7c-edf0da4d44df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37E560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GUID=2d1fff2d-d683-4905-abed-b54e4512f919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5BAB8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GUID=c2628c72-679e-45e1-b819-621a913d7819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173741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GUID=0e35598a-6980-41a0-9c0f-d4a3f73434cb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1893DC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400"/>
        <w:gridCol w:w="4240"/>
        <w:gridCol w:w="1420"/>
      </w:tblGrid>
      <w:tr w:rsidR="006F2CA2" w:rsidRPr="006F2CA2" w14:paraId="5190BB58" w14:textId="77777777" w:rsidTr="00E36A97">
        <w:trPr>
          <w:divId w:val="2116439976"/>
          <w:cantSplit/>
        </w:trPr>
        <w:tc>
          <w:tcPr>
            <w:tcW w:w="7060" w:type="dxa"/>
            <w:gridSpan w:val="3"/>
          </w:tcPr>
          <w:p w14:paraId="7B71A3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GUID=a52f426d-d913-485d-8326-81746497ecd3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140</w:t>
            </w:r>
          </w:p>
        </w:tc>
      </w:tr>
      <w:tr w:rsidR="006F2CA2" w:rsidRPr="006F2CA2" w14:paraId="634E0A2F" w14:textId="77777777" w:rsidTr="00E36A97">
        <w:trPr>
          <w:divId w:val="2116439976"/>
          <w:cantSplit/>
        </w:trPr>
        <w:tc>
          <w:tcPr>
            <w:tcW w:w="1400" w:type="dxa"/>
          </w:tcPr>
          <w:p w14:paraId="38700A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GUID=8f61b86c-b553-460e-943f-0c7e2051bf85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R.702</w:t>
            </w:r>
          </w:p>
        </w:tc>
        <w:tc>
          <w:tcPr>
            <w:tcW w:w="4240" w:type="dxa"/>
          </w:tcPr>
          <w:p w14:paraId="3D5ACF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FE400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GUID=d3d13cb0-c283-4af5-95c7-fe29b5f5ace2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w:t>
            </w:r>
          </w:p>
          <w:p w14:paraId="48E700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GUID=52130031-f241-43dc-b197-c31f966f873f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420" w:type="dxa"/>
          </w:tcPr>
          <w:p w14:paraId="6103A1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GUID=2b11d5e3-f6aa-4d1a-b8c9-bf511d8c59e0 </w:instrText>
            </w:r>
            <w:r w:rsidRPr="006F2CA2">
              <w:rPr>
                <w:rFonts w:ascii="Times New Roman" w:hAnsi="Times New Roman" w:cs="Times New Roman"/>
                <w:sz w:val="22"/>
                <w:szCs w:val="20"/>
                <w:lang w:val="en-GB" w:eastAsia="en-US"/>
              </w:rPr>
              <w:fldChar w:fldCharType="end"/>
            </w:r>
          </w:p>
        </w:tc>
      </w:tr>
      <w:tr w:rsidR="006F2CA2" w:rsidRPr="006F2CA2" w14:paraId="4D260C93" w14:textId="77777777" w:rsidTr="00E36A97">
        <w:trPr>
          <w:divId w:val="2116439976"/>
          <w:cantSplit/>
        </w:trPr>
        <w:tc>
          <w:tcPr>
            <w:tcW w:w="7060" w:type="dxa"/>
            <w:gridSpan w:val="3"/>
          </w:tcPr>
          <w:p w14:paraId="43E9A9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GUID=c8f81424-ebdb-489d-8be1-4184d693ee80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6199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GUID=480f635a-62ba-4508-b92e-8ade607ea145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lately, by a judgment of the Family Division of the High Court/Family Courts bearing the        day of                            20      , it was adjudged (or ordered) that the defendant (name of defendant) do give the plaintiff (name of plaintiff) possession of (describe the immovable property delivery of which has been adjudged or ordered) and do pay him $              and $              costs.</w:t>
            </w:r>
          </w:p>
          <w:p w14:paraId="4E7356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GUID=11d05146-173c-4d92-8bd3-e3900c9e74ae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immovable property and cause (name of plaintiff) to have possession of it.</w:t>
            </w:r>
          </w:p>
          <w:p w14:paraId="39BA6BE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GUID=a6ad6339-9967-4c3e-8bb6-643c39166637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you cause to be levied and made out of the property liable to be seized under a writ of seizure and sale belonging to the said (name of defendant) and if necessary by sale thereof $             . And in what manner you have executed this writ make appear to this Court immediately after the execution thereof. And have there this writ.</w:t>
            </w:r>
          </w:p>
          <w:p w14:paraId="3FCB2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GUID=79bdee17-0a2a-4ea1-aee2-a9266d318988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80DC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GUID=f7ba9e22-23fb-4498-9ef7-de15d6ca0384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D906C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GUID=2e2b1048-9f03-422e-b4b4-e1d3bb24eb20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68A55E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GUID=add582cc-09fe-4a02-b7e9-d088d7f03205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250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GUID=69ceacc3-1531-4674-ba99-5fd8388d8cae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468DE8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GUID=ae8e5466-7ded-4df2-ad57-e337b6c19edf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47BD378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40" w:type="dxa"/>
        <w:tblInd w:w="709" w:type="dxa"/>
        <w:tblLook w:val="04A0" w:firstRow="1" w:lastRow="0" w:firstColumn="1" w:lastColumn="0" w:noHBand="0" w:noVBand="1"/>
      </w:tblPr>
      <w:tblGrid>
        <w:gridCol w:w="1380"/>
        <w:gridCol w:w="4220"/>
        <w:gridCol w:w="1440"/>
      </w:tblGrid>
      <w:tr w:rsidR="006F2CA2" w:rsidRPr="006F2CA2" w14:paraId="09FAF8DE" w14:textId="77777777" w:rsidTr="00E36A97">
        <w:trPr>
          <w:divId w:val="2116439976"/>
          <w:cantSplit/>
        </w:trPr>
        <w:tc>
          <w:tcPr>
            <w:tcW w:w="7040" w:type="dxa"/>
            <w:gridSpan w:val="3"/>
          </w:tcPr>
          <w:p w14:paraId="4108C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GUID=9b4af318-2b2a-4391-b496-e50aee860ebd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141</w:t>
            </w:r>
          </w:p>
        </w:tc>
      </w:tr>
      <w:tr w:rsidR="006F2CA2" w:rsidRPr="006F2CA2" w14:paraId="54FE4919" w14:textId="77777777" w:rsidTr="00E36A97">
        <w:trPr>
          <w:divId w:val="2116439976"/>
          <w:cantSplit/>
        </w:trPr>
        <w:tc>
          <w:tcPr>
            <w:tcW w:w="1380" w:type="dxa"/>
          </w:tcPr>
          <w:p w14:paraId="7C2A0E6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GUID=29c8a3d4-a4cd-4a77-ac0d-d2bf4f8204b5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R.706</w:t>
            </w:r>
          </w:p>
        </w:tc>
        <w:tc>
          <w:tcPr>
            <w:tcW w:w="4220" w:type="dxa"/>
          </w:tcPr>
          <w:p w14:paraId="747750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4F52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GUID=8f58c362-7f25-4666-bad1-e2d502666501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LEAVE</w:t>
            </w:r>
            <w:r w:rsidRPr="006F2CA2">
              <w:rPr>
                <w:rFonts w:ascii="Times New Roman" w:hAnsi="Times New Roman" w:cs="Times New Roman"/>
                <w:sz w:val="22"/>
                <w:szCs w:val="20"/>
                <w:lang w:val="en-GB" w:eastAsia="en-US"/>
              </w:rPr>
              <w:br/>
              <w:t>TO ISSUE EXECUTION</w:t>
            </w:r>
          </w:p>
        </w:tc>
        <w:tc>
          <w:tcPr>
            <w:tcW w:w="1440" w:type="dxa"/>
          </w:tcPr>
          <w:p w14:paraId="1E2037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GUID=7dbc54f3-d524-445c-85ec-07c4d3a9be5d </w:instrText>
            </w:r>
            <w:r w:rsidRPr="006F2CA2">
              <w:rPr>
                <w:rFonts w:ascii="Times New Roman" w:hAnsi="Times New Roman" w:cs="Times New Roman"/>
                <w:sz w:val="22"/>
                <w:szCs w:val="20"/>
                <w:lang w:val="en-GB" w:eastAsia="en-US"/>
              </w:rPr>
              <w:fldChar w:fldCharType="end"/>
            </w:r>
          </w:p>
        </w:tc>
      </w:tr>
      <w:tr w:rsidR="006F2CA2" w:rsidRPr="006F2CA2" w14:paraId="6D773CC3" w14:textId="77777777" w:rsidTr="00E36A97">
        <w:trPr>
          <w:divId w:val="2116439976"/>
          <w:cantSplit/>
        </w:trPr>
        <w:tc>
          <w:tcPr>
            <w:tcW w:w="7040" w:type="dxa"/>
            <w:gridSpan w:val="3"/>
          </w:tcPr>
          <w:p w14:paraId="3A4719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GUID=1bb87e3e-9f8c-4b48-9608-005f6b430a52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B87F6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GUID=b6ef0a2f-5e5f-458d-8a6a-0ca71c6bd445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
          <w:p w14:paraId="44FBF11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GUID=6ed561a5-f0a0-41b6-81c0-0974a4a117c0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105C464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GUID=dcfd8fc9-bd1b-44d4-a105-1740248486fd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(or as may be) be at liberty to issue execution (or writ of seizure and sale, or as may be) against the defendant (or as may be) on the judgment herein dated                 , (notwithstanding that 6 years have elapsed since such judgment, or as may be); and</w:t>
            </w:r>
          </w:p>
          <w:p w14:paraId="3F00427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GUID=d80ca5cc-d95a-445d-ace6-c798c713a440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defendant (or as may be) do pay the costs of and occasioned by this application.</w:t>
            </w:r>
          </w:p>
          <w:p w14:paraId="0801DB8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GUID=3e62a4cc-0d65-40d7-b03b-e6e3c307939f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As set out in the affidavit of (name).</w:t>
            </w:r>
          </w:p>
          <w:p w14:paraId="4A502BF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GUID=a63b8763-b38d-4d04-8753-8bb4542308a1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00B2FB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GUID=df09662d-d89b-4b14-9c6c-470a0eb12433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62EF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4820"/>
        <w:gridCol w:w="1080"/>
        <w:gridCol w:w="40"/>
      </w:tblGrid>
      <w:tr w:rsidR="006F2CA2" w:rsidRPr="006F2CA2" w14:paraId="0231EF6A" w14:textId="77777777" w:rsidTr="00E36A97">
        <w:trPr>
          <w:gridAfter w:val="1"/>
          <w:divId w:val="2116439976"/>
          <w:wAfter w:w="40" w:type="dxa"/>
          <w:cantSplit/>
        </w:trPr>
        <w:tc>
          <w:tcPr>
            <w:tcW w:w="7020" w:type="dxa"/>
            <w:gridSpan w:val="3"/>
          </w:tcPr>
          <w:p w14:paraId="7880D9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GUID=69eb8154-292c-4d08-a50d-0cdf5ab8216e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142</w:t>
            </w:r>
          </w:p>
        </w:tc>
      </w:tr>
      <w:tr w:rsidR="006F2CA2" w:rsidRPr="006F2CA2" w14:paraId="0ABE35BC" w14:textId="77777777" w:rsidTr="00E36A97">
        <w:trPr>
          <w:gridAfter w:val="1"/>
          <w:divId w:val="2116439976"/>
          <w:wAfter w:w="40" w:type="dxa"/>
          <w:cantSplit/>
        </w:trPr>
        <w:tc>
          <w:tcPr>
            <w:tcW w:w="1120" w:type="dxa"/>
          </w:tcPr>
          <w:p w14:paraId="50BA74F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GUID=3e779197-b0cd-4be3-9582-6ed89fd57903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R.707</w:t>
            </w:r>
          </w:p>
        </w:tc>
        <w:tc>
          <w:tcPr>
            <w:tcW w:w="4820" w:type="dxa"/>
          </w:tcPr>
          <w:p w14:paraId="1C2648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3B94C3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GUID=b27dc800-94b9-441f-91c9-e4b9566a1ac5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UNDERTAKING, DECLARATION </w:t>
            </w:r>
            <w:r w:rsidRPr="006F2CA2">
              <w:rPr>
                <w:rFonts w:ascii="Times New Roman" w:hAnsi="Times New Roman" w:cs="Times New Roman"/>
                <w:sz w:val="22"/>
                <w:szCs w:val="20"/>
                <w:lang w:val="en-GB" w:eastAsia="en-US"/>
              </w:rPr>
              <w:br/>
              <w:t>AND INDEMNITY</w:t>
            </w:r>
          </w:p>
          <w:p w14:paraId="76AEC1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GUID=0e28bd2e-da79-4cb0-847e-03a7eec7a87d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080" w:type="dxa"/>
          </w:tcPr>
          <w:p w14:paraId="2938FF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GUID=9cc1af48-5636-4330-a94d-f9617a2a4763 </w:instrText>
            </w:r>
            <w:r w:rsidRPr="006F2CA2">
              <w:rPr>
                <w:rFonts w:ascii="Times New Roman" w:hAnsi="Times New Roman" w:cs="Times New Roman"/>
                <w:sz w:val="22"/>
                <w:szCs w:val="20"/>
                <w:lang w:val="en-GB" w:eastAsia="en-US"/>
              </w:rPr>
              <w:fldChar w:fldCharType="end"/>
            </w:r>
          </w:p>
        </w:tc>
      </w:tr>
      <w:tr w:rsidR="006F2CA2" w:rsidRPr="006F2CA2" w14:paraId="0AF089D8" w14:textId="77777777" w:rsidTr="00E36A97">
        <w:trPr>
          <w:gridAfter w:val="1"/>
          <w:divId w:val="2116439976"/>
          <w:wAfter w:w="40" w:type="dxa"/>
          <w:cantSplit/>
        </w:trPr>
        <w:tc>
          <w:tcPr>
            <w:tcW w:w="7020" w:type="dxa"/>
            <w:gridSpan w:val="3"/>
          </w:tcPr>
          <w:p w14:paraId="3E202797"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GUID=00682d99-f117-4bc9-bc47-245ce3ba1856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I/We hereby undertake to pay all charges and fees that are imposed by the Sheriff/bailiff and to fully indemnify the Sheriff/bailiff and his officers and keep them indemnified against all actions, proceedings, liabilities, claims, damages, costs and expenses incurred in relation to or become payable by the Sheriff/bailiff in respect of or arising from the execution. Please appoint a suitable date to execute the Writ of Seizure and Sale/Delivery/Possession*.</w:t>
            </w:r>
          </w:p>
          <w:p w14:paraId="729BB1D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GUID=be44e5a5-16b9-4b1b-8bfb-9c51ffa0f955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**I/We hereby declare that as at the date of this undertaking, declaration and indemnity, the property the Sheriff/bailiff is requested to seize under this Writ of Seizure and Sale/Delivery/Possession* is/is not the subject-matter of a seizure or attachment under any execution or order issued by the Family Justice Courts or the High Court.</w:t>
            </w:r>
          </w:p>
          <w:p w14:paraId="5A021A6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GUID=5e69bbb2-0c8a-46ef-9ea2-2a95aac3e4cf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particulars of prior execution if applicable.)</w:t>
            </w:r>
          </w:p>
          <w:p w14:paraId="1DBB11E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GUID=22bdca5c-8cf5-4875-8191-7ff874e159b2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For seizure of movable property under a Writ of Seizure and Sale/Delivery*.</w:t>
            </w:r>
          </w:p>
          <w:p w14:paraId="2CAB48ED"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GUID=ef7be6ba-1abf-4774-915b-602f4d487bc2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I/We hereby declare that, as at the date of this undertaking, declaration and indemnity, I/we have reason to believe that the execution debtor is the owner or occupier at the address of execution or the owner of the property liable to be seized.</w:t>
            </w:r>
          </w:p>
          <w:p w14:paraId="42197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GUID=baa84fee-d823-4804-804d-50124b46a701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the grounds of belief.)</w:t>
            </w:r>
          </w:p>
          <w:p w14:paraId="66D569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GUID=04333e1c-97ff-470f-95ee-b31e32fa1627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24426F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GUID=3c158caa-33d3-4736-9efa-d8179dc0de71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p w14:paraId="23C220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GUID=315a1615-d425-474c-8b91-fe526ddf9d64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of declarant)</w:t>
            </w:r>
          </w:p>
          <w:p w14:paraId="69679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GUID=0aa66ba2-4320-426f-aef2-ecd039199e3b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DECLARANT:</w:t>
            </w:r>
          </w:p>
          <w:p w14:paraId="45BD51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GUID=7ecd1480-feb2-4c14-ae3a-f6d1e7d45f37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filing:</w:t>
            </w:r>
          </w:p>
        </w:tc>
      </w:tr>
      <w:tr w:rsidR="006F2CA2" w:rsidRPr="006F2CA2" w14:paraId="2AABC8DD" w14:textId="77777777" w:rsidTr="00E36A97">
        <w:trPr>
          <w:divId w:val="2116439976"/>
          <w:cantSplit/>
        </w:trPr>
        <w:tc>
          <w:tcPr>
            <w:tcW w:w="7060" w:type="dxa"/>
            <w:gridSpan w:val="4"/>
          </w:tcPr>
          <w:p w14:paraId="48E4D1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GUID=7516dc06-1db7-4f38-9574-5e979c39f82e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143</w:t>
            </w:r>
          </w:p>
          <w:p w14:paraId="0D44FD0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R.712</w:t>
            </w:r>
          </w:p>
        </w:tc>
      </w:tr>
      <w:tr w:rsidR="006F2CA2" w:rsidRPr="006F2CA2" w14:paraId="3FB3AA23" w14:textId="77777777" w:rsidTr="00E36A97">
        <w:trPr>
          <w:divId w:val="2116439976"/>
          <w:cantSplit/>
        </w:trPr>
        <w:tc>
          <w:tcPr>
            <w:tcW w:w="7060" w:type="dxa"/>
            <w:gridSpan w:val="4"/>
          </w:tcPr>
          <w:p w14:paraId="1B459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TO ENTRY OF SATISFACTION</w:t>
            </w:r>
          </w:p>
          <w:p w14:paraId="5905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GUID=df73b81f-8128-4672-b8bb-ec57bb1c8539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6396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GUID=4d4e958e-a4eb-44b5-9e1a-41b629e7a169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being the plaintiff (or as may be) named in, and the sole person entitled to the benefit of the judgment herein, hereby consent to a memorandum of satisfaction of the said judgment being recorded.</w:t>
            </w:r>
          </w:p>
          <w:p w14:paraId="239FDA9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GUID=c8d68ab8-fe62-4f52-898f-a5bde4bf245c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6922D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GUID=47009146-d5ce-47f8-9ed2-1e26e1f3c220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 (or as may be).</w:t>
            </w:r>
          </w:p>
          <w:p w14:paraId="70F69B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GUID=7cca0019-3af6-46f1-a735-e7f4d849d580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Advocate and Solicitor (or Commissioner for Oaths.)</w:t>
            </w:r>
          </w:p>
        </w:tc>
      </w:tr>
    </w:tbl>
    <w:p w14:paraId="6A92C8B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6" w:type="dxa"/>
        <w:tblInd w:w="851" w:type="dxa"/>
        <w:tblLook w:val="04A0" w:firstRow="1" w:lastRow="0" w:firstColumn="1" w:lastColumn="0" w:noHBand="0" w:noVBand="1"/>
      </w:tblPr>
      <w:tblGrid>
        <w:gridCol w:w="3440"/>
        <w:gridCol w:w="2900"/>
        <w:gridCol w:w="720"/>
        <w:gridCol w:w="20"/>
        <w:gridCol w:w="196"/>
      </w:tblGrid>
      <w:tr w:rsidR="006F2CA2" w:rsidRPr="006F2CA2" w14:paraId="5FE1E01D" w14:textId="77777777" w:rsidTr="00E36A97">
        <w:trPr>
          <w:divId w:val="2116439976"/>
          <w:cantSplit/>
        </w:trPr>
        <w:tc>
          <w:tcPr>
            <w:tcW w:w="7276" w:type="dxa"/>
            <w:gridSpan w:val="5"/>
          </w:tcPr>
          <w:p w14:paraId="1C2B2A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F88A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GUID=15670dd7-5bde-4560-b309-559637a5f5f4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144</w:t>
            </w:r>
          </w:p>
        </w:tc>
      </w:tr>
      <w:tr w:rsidR="006F2CA2" w:rsidRPr="006F2CA2" w14:paraId="63CE63D8" w14:textId="77777777" w:rsidTr="00E36A97">
        <w:trPr>
          <w:divId w:val="2116439976"/>
          <w:cantSplit/>
        </w:trPr>
        <w:tc>
          <w:tcPr>
            <w:tcW w:w="7276" w:type="dxa"/>
            <w:gridSpan w:val="5"/>
          </w:tcPr>
          <w:tbl>
            <w:tblPr>
              <w:tblW w:w="7060" w:type="dxa"/>
              <w:jc w:val="center"/>
              <w:tblLook w:val="04A0" w:firstRow="1" w:lastRow="0" w:firstColumn="1" w:lastColumn="0" w:noHBand="0" w:noVBand="1"/>
            </w:tblPr>
            <w:tblGrid>
              <w:gridCol w:w="2422"/>
              <w:gridCol w:w="4638"/>
            </w:tblGrid>
            <w:tr w:rsidR="006F2CA2" w:rsidRPr="006F2CA2" w14:paraId="2C391B5A" w14:textId="77777777" w:rsidTr="006F2CA2">
              <w:trPr>
                <w:cantSplit/>
                <w:jc w:val="center"/>
              </w:trPr>
              <w:tc>
                <w:tcPr>
                  <w:tcW w:w="1180" w:type="dxa"/>
                </w:tcPr>
                <w:p w14:paraId="775FA4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GUID=4277eb6d-a672-4369-87f2-764d55cbde3c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R.714</w:t>
                  </w:r>
                </w:p>
              </w:tc>
              <w:tc>
                <w:tcPr>
                  <w:tcW w:w="2260" w:type="dxa"/>
                </w:tcPr>
                <w:p w14:paraId="2B425E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GUID=d5e561b4-6930-44fc-9643-246da6f845d4 </w:instrText>
                  </w:r>
                  <w:r w:rsidRPr="006F2CA2">
                    <w:rPr>
                      <w:rFonts w:ascii="Times New Roman" w:hAnsi="Times New Roman" w:cs="Times New Roman"/>
                      <w:sz w:val="22"/>
                      <w:szCs w:val="20"/>
                      <w:lang w:val="en-GB" w:eastAsia="en-US"/>
                    </w:rPr>
                    <w:fldChar w:fldCharType="end"/>
                  </w:r>
                </w:p>
              </w:tc>
            </w:tr>
          </w:tbl>
          <w:p w14:paraId="25DB2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DATE TO BE </w:t>
            </w:r>
            <w:r w:rsidRPr="006F2CA2">
              <w:rPr>
                <w:rFonts w:ascii="Times New Roman" w:hAnsi="Times New Roman" w:cs="Times New Roman"/>
                <w:sz w:val="22"/>
                <w:szCs w:val="20"/>
                <w:lang w:val="en-GB" w:eastAsia="en-US"/>
              </w:rPr>
              <w:br/>
              <w:t xml:space="preserve">APPOINTED FOR EXECUTION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GUID=5a53c918-85c6-4326-9566-296b184c1fd3 </w:instrText>
            </w:r>
            <w:r w:rsidRPr="006F2CA2">
              <w:rPr>
                <w:rFonts w:ascii="Times New Roman" w:hAnsi="Times New Roman" w:cs="Times New Roman"/>
                <w:sz w:val="22"/>
                <w:szCs w:val="20"/>
                <w:lang w:val="en-GB" w:eastAsia="en-US"/>
              </w:rPr>
              <w:fldChar w:fldCharType="end"/>
            </w:r>
          </w:p>
        </w:tc>
      </w:tr>
      <w:tr w:rsidR="006F2CA2" w:rsidRPr="006F2CA2" w14:paraId="6ACE367E" w14:textId="77777777" w:rsidTr="00E36A97">
        <w:trPr>
          <w:divId w:val="2116439976"/>
          <w:cantSplit/>
        </w:trPr>
        <w:tc>
          <w:tcPr>
            <w:tcW w:w="7276" w:type="dxa"/>
            <w:gridSpan w:val="5"/>
          </w:tcPr>
          <w:p w14:paraId="7FD942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GUID=f5ab2eb0-b56c-4ce7-b8a1-a3fd30725f07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E6F9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GUID=a57b2673-d91a-4d92-98a9-92a529a8f32d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402FA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GUID=f3542088-a292-4af5-896d-93b4d351b81c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direct the Sheriff/bailiff to appoint a date for the execution of the judgment in                              </w:t>
            </w:r>
            <w:proofErr w:type="gramStart"/>
            <w:r w:rsidRPr="006F2CA2">
              <w:rPr>
                <w:rFonts w:ascii="Times New Roman" w:hAnsi="Times New Roman" w:cs="Times New Roman"/>
                <w:sz w:val="22"/>
                <w:szCs w:val="20"/>
                <w:lang w:val="en-GB" w:eastAsia="en-US"/>
              </w:rPr>
              <w:t>  .</w:t>
            </w:r>
            <w:proofErr w:type="gramEnd"/>
          </w:p>
          <w:p w14:paraId="114E84F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GUID=10b93cb9-3de1-4cfb-91a5-f9abb7b0d6a5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(writ of execution or distress) is attached.</w:t>
            </w:r>
          </w:p>
          <w:p w14:paraId="0C4EB4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GUID=c5b5a42d-7158-4fb1-93a3-adbf222230c2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and address of execution creditor:</w:t>
            </w:r>
          </w:p>
          <w:p w14:paraId="426B4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GUID=c4909745-b54c-45d5-85d9-7db5bbc50d8d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 Solicitors:</w:t>
            </w:r>
          </w:p>
          <w:p w14:paraId="294C96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GUID=1be1fb80-19fe-45bd-8c41-7b745138f6ff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w:t>
            </w:r>
          </w:p>
          <w:p w14:paraId="7A3BFFB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GUID=45a38d0e-2027-437e-a9d2-e26541ccc25b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4413397" w14:textId="77777777" w:rsidTr="00E36A97">
        <w:trPr>
          <w:divId w:val="2116439976"/>
          <w:cantSplit/>
        </w:trPr>
        <w:tc>
          <w:tcPr>
            <w:tcW w:w="7276" w:type="dxa"/>
            <w:gridSpan w:val="5"/>
          </w:tcPr>
          <w:p w14:paraId="040D7B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GUID=20a5cd21-5e66-4a42-9ec9-6d3969e9f09d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 xml:space="preserve">Execution Creditor (or by or on behalf </w:t>
            </w:r>
            <w:r w:rsidRPr="006F2CA2">
              <w:rPr>
                <w:rFonts w:ascii="Times New Roman" w:hAnsi="Times New Roman" w:cs="Times New Roman"/>
                <w:sz w:val="22"/>
                <w:szCs w:val="20"/>
                <w:lang w:val="en-GB" w:eastAsia="en-US"/>
              </w:rPr>
              <w:br/>
              <w:t>of solicitors for                                 </w:t>
            </w:r>
            <w:proofErr w:type="gramStart"/>
            <w:r w:rsidRPr="006F2CA2">
              <w:rPr>
                <w:rFonts w:ascii="Times New Roman" w:hAnsi="Times New Roman" w:cs="Times New Roman"/>
                <w:sz w:val="22"/>
                <w:szCs w:val="20"/>
                <w:lang w:val="en-GB" w:eastAsia="en-US"/>
              </w:rPr>
              <w:t>  )</w:t>
            </w:r>
            <w:proofErr w:type="gramEnd"/>
          </w:p>
        </w:tc>
      </w:tr>
      <w:tr w:rsidR="006F2CA2" w:rsidRPr="006F2CA2" w14:paraId="326F8720" w14:textId="77777777" w:rsidTr="00E36A97">
        <w:trPr>
          <w:gridAfter w:val="2"/>
          <w:divId w:val="2116439976"/>
          <w:wAfter w:w="216" w:type="dxa"/>
          <w:cantSplit/>
        </w:trPr>
        <w:tc>
          <w:tcPr>
            <w:tcW w:w="7060" w:type="dxa"/>
            <w:gridSpan w:val="3"/>
          </w:tcPr>
          <w:p w14:paraId="2464D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450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GUID=3a3e3af9-cc7c-458b-bf58-8194a8928c3c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145</w:t>
            </w:r>
          </w:p>
        </w:tc>
      </w:tr>
      <w:tr w:rsidR="006F2CA2" w:rsidRPr="006F2CA2" w14:paraId="3B11A212" w14:textId="77777777" w:rsidTr="00E36A97">
        <w:trPr>
          <w:gridAfter w:val="2"/>
          <w:divId w:val="2116439976"/>
          <w:wAfter w:w="216" w:type="dxa"/>
          <w:cantSplit/>
        </w:trPr>
        <w:tc>
          <w:tcPr>
            <w:tcW w:w="7060" w:type="dxa"/>
            <w:gridSpan w:val="3"/>
          </w:tcPr>
          <w:p w14:paraId="7B9FAA9E" w14:textId="77777777" w:rsidR="006F2CA2" w:rsidRPr="006F2CA2" w:rsidRDefault="006F2CA2" w:rsidP="006F2CA2">
            <w:pPr>
              <w:spacing w:before="120" w:after="0" w:line="240" w:lineRule="auto"/>
              <w:ind w:firstLine="10"/>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R.719</w:t>
            </w:r>
          </w:p>
          <w:p w14:paraId="376160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GUID=7b26d9f4-24ce-4e00-b996-7f8f08b08b4d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SEIZURE AND INVENTORY</w:t>
            </w:r>
          </w:p>
          <w:p w14:paraId="2DD2B1D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GUID=75ec3940-30a3-4d00-af79-9de08b1f9e6c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have this day seized the movable property found on or upon the premises No.               pursuant to a Writ of Seizure and Sale/Writ of Distress No.             of 20     for the sum of $          and that I value the property seized at $              approximately.</w:t>
            </w:r>
          </w:p>
          <w:p w14:paraId="06FD361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GUID=f1559acf-2c15-4056-9de7-757e9fdf5125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on the       day of                           20    .</w:t>
            </w:r>
          </w:p>
        </w:tc>
      </w:tr>
      <w:tr w:rsidR="006F2CA2" w:rsidRPr="006F2CA2" w14:paraId="3137B02B" w14:textId="77777777" w:rsidTr="00E36A97">
        <w:trPr>
          <w:gridAfter w:val="2"/>
          <w:divId w:val="2116439976"/>
          <w:wAfter w:w="216" w:type="dxa"/>
          <w:cantSplit/>
          <w:trHeight w:val="40"/>
        </w:trPr>
        <w:tc>
          <w:tcPr>
            <w:tcW w:w="6340" w:type="dxa"/>
            <w:gridSpan w:val="2"/>
          </w:tcPr>
          <w:p w14:paraId="2E8354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GUID=08cde85f-9eb1-452a-b774-aa97e2962358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 ...  ...  ...  ...  ...  ...  ...  ...  ...  ...  ...  ...  ...</w:t>
            </w:r>
          </w:p>
        </w:tc>
        <w:tc>
          <w:tcPr>
            <w:tcW w:w="720" w:type="dxa"/>
          </w:tcPr>
          <w:p w14:paraId="7F4C67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GUID=20f3a11b-1934-4da6-8a90-d6c820547ef1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4751336" w14:textId="77777777" w:rsidTr="00E36A97">
        <w:trPr>
          <w:gridAfter w:val="2"/>
          <w:divId w:val="2116439976"/>
          <w:wAfter w:w="216" w:type="dxa"/>
          <w:cantSplit/>
          <w:trHeight w:val="40"/>
        </w:trPr>
        <w:tc>
          <w:tcPr>
            <w:tcW w:w="3440" w:type="dxa"/>
          </w:tcPr>
          <w:p w14:paraId="406E23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GUID=691b7045-6bb1-446a-b425-105f9cd1b9f2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(Rent due for      months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br/>
              <w:t>the      day of              20             )</w:t>
            </w:r>
            <w:r w:rsidRPr="006F2CA2">
              <w:rPr>
                <w:rFonts w:ascii="Times New Roman" w:hAnsi="Times New Roman" w:cs="Times New Roman"/>
                <w:sz w:val="22"/>
                <w:szCs w:val="20"/>
                <w:lang w:val="en-GB" w:eastAsia="en-US"/>
              </w:rPr>
              <w:br/>
              <w:t>to the      day of              20         )</w:t>
            </w:r>
            <w:r w:rsidRPr="006F2CA2">
              <w:rPr>
                <w:rFonts w:ascii="Times New Roman" w:hAnsi="Times New Roman" w:cs="Times New Roman"/>
                <w:sz w:val="22"/>
                <w:szCs w:val="20"/>
                <w:lang w:val="en-GB" w:eastAsia="en-US"/>
              </w:rPr>
              <w:br/>
              <w:t>at $      a month.                          )</w:t>
            </w:r>
          </w:p>
        </w:tc>
        <w:tc>
          <w:tcPr>
            <w:tcW w:w="2900" w:type="dxa"/>
          </w:tcPr>
          <w:p w14:paraId="5C489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GUID=f22cc5b4-86db-4fd9-9b82-c03367d8bea6 </w:instrText>
            </w:r>
            <w:r w:rsidRPr="006F2CA2">
              <w:rPr>
                <w:rFonts w:ascii="Times New Roman" w:hAnsi="Times New Roman" w:cs="Times New Roman"/>
                <w:sz w:val="22"/>
                <w:szCs w:val="20"/>
                <w:lang w:val="en-GB" w:eastAsia="en-US"/>
              </w:rPr>
              <w:fldChar w:fldCharType="end"/>
            </w:r>
          </w:p>
        </w:tc>
        <w:tc>
          <w:tcPr>
            <w:tcW w:w="720" w:type="dxa"/>
          </w:tcPr>
          <w:p w14:paraId="683355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GUID=447ec6a0-ea00-4770-9126-05c92c254333 </w:instrText>
            </w:r>
            <w:r w:rsidRPr="006F2CA2">
              <w:rPr>
                <w:rFonts w:ascii="Times New Roman" w:hAnsi="Times New Roman" w:cs="Times New Roman"/>
                <w:sz w:val="22"/>
                <w:szCs w:val="20"/>
                <w:lang w:val="en-GB" w:eastAsia="en-US"/>
              </w:rPr>
              <w:fldChar w:fldCharType="end"/>
            </w:r>
          </w:p>
        </w:tc>
      </w:tr>
      <w:tr w:rsidR="006F2CA2" w:rsidRPr="006F2CA2" w14:paraId="2CF184BA" w14:textId="77777777" w:rsidTr="00E36A97">
        <w:trPr>
          <w:gridAfter w:val="2"/>
          <w:divId w:val="2116439976"/>
          <w:wAfter w:w="216" w:type="dxa"/>
          <w:cantSplit/>
          <w:trHeight w:val="40"/>
        </w:trPr>
        <w:tc>
          <w:tcPr>
            <w:tcW w:w="6340" w:type="dxa"/>
            <w:gridSpan w:val="2"/>
          </w:tcPr>
          <w:p w14:paraId="6A6EC0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GUID=650e3ab4-6f80-413d-926c-c01af7b817af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 ...  ...  ...  ...  ...  ...  ...  ...  ...  ...  ...  ...  ...  ...  ...  ...</w:t>
            </w:r>
          </w:p>
        </w:tc>
        <w:tc>
          <w:tcPr>
            <w:tcW w:w="720" w:type="dxa"/>
          </w:tcPr>
          <w:p w14:paraId="35DAFB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GUID=ac08a576-de66-4c59-b113-75ab165d2e16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1A2A343" w14:textId="77777777" w:rsidTr="00E36A97">
        <w:trPr>
          <w:gridAfter w:val="2"/>
          <w:divId w:val="2116439976"/>
          <w:wAfter w:w="216" w:type="dxa"/>
          <w:cantSplit/>
          <w:trHeight w:val="40"/>
        </w:trPr>
        <w:tc>
          <w:tcPr>
            <w:tcW w:w="6340" w:type="dxa"/>
            <w:gridSpan w:val="2"/>
          </w:tcPr>
          <w:p w14:paraId="487D9D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GUID=11b55ab3-006a-4b60-827f-3a70ff4c0b64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 ...  ...  ...  ...  ...  ...  ...  ...  ...  ...  ...  ...  ...  ...</w:t>
            </w:r>
          </w:p>
        </w:tc>
        <w:tc>
          <w:tcPr>
            <w:tcW w:w="720" w:type="dxa"/>
          </w:tcPr>
          <w:p w14:paraId="15FCE3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GUID=acaefbed-e8b2-4251-8f93-778c1e83aa66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5BF15EB3" w14:textId="77777777" w:rsidTr="00E36A97">
        <w:trPr>
          <w:gridAfter w:val="2"/>
          <w:divId w:val="2116439976"/>
          <w:wAfter w:w="216" w:type="dxa"/>
          <w:cantSplit/>
          <w:trHeight w:val="40"/>
        </w:trPr>
        <w:tc>
          <w:tcPr>
            <w:tcW w:w="6340" w:type="dxa"/>
            <w:gridSpan w:val="2"/>
          </w:tcPr>
          <w:p w14:paraId="775E0A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GUID=f913387c-2367-400a-bb43-8ebfc79e71cf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Lotting</w:t>
            </w:r>
            <w:proofErr w:type="spellEnd"/>
            <w:r w:rsidRPr="006F2CA2">
              <w:rPr>
                <w:rFonts w:ascii="Times New Roman" w:hAnsi="Times New Roman" w:cs="Times New Roman"/>
                <w:sz w:val="22"/>
                <w:szCs w:val="20"/>
                <w:lang w:val="en-GB" w:eastAsia="en-US"/>
              </w:rPr>
              <w:t xml:space="preserve"> and advertising ...  ...  ...  ...  ...  ...  ...  ...  ...  ...  ...  ...  ...</w:t>
            </w:r>
          </w:p>
        </w:tc>
        <w:tc>
          <w:tcPr>
            <w:tcW w:w="720" w:type="dxa"/>
          </w:tcPr>
          <w:p w14:paraId="6DBBE2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GUID=e0a60e93-1f1a-4377-a97d-8def53950f16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6B43FA1" w14:textId="77777777" w:rsidTr="00E36A97">
        <w:trPr>
          <w:gridAfter w:val="2"/>
          <w:divId w:val="2116439976"/>
          <w:wAfter w:w="216" w:type="dxa"/>
          <w:cantSplit/>
          <w:trHeight w:val="40"/>
        </w:trPr>
        <w:tc>
          <w:tcPr>
            <w:tcW w:w="6340" w:type="dxa"/>
            <w:gridSpan w:val="2"/>
          </w:tcPr>
          <w:p w14:paraId="55CAE5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GUID=3fda9345-edf0-4252-ab35-b44c1ca0c508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 ...  ...  ...  ...  ...  ...  ...  ...  ...  ...  ...  ...</w:t>
            </w:r>
          </w:p>
        </w:tc>
        <w:tc>
          <w:tcPr>
            <w:tcW w:w="720" w:type="dxa"/>
          </w:tcPr>
          <w:p w14:paraId="63DCBF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GUID=3ca9c86e-0555-426b-ae43-f72a947674fb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28A1107" w14:textId="77777777" w:rsidTr="00E36A97">
        <w:trPr>
          <w:gridAfter w:val="2"/>
          <w:divId w:val="2116439976"/>
          <w:wAfter w:w="216" w:type="dxa"/>
          <w:cantSplit/>
          <w:trHeight w:val="40"/>
        </w:trPr>
        <w:tc>
          <w:tcPr>
            <w:tcW w:w="6340" w:type="dxa"/>
            <w:gridSpan w:val="2"/>
          </w:tcPr>
          <w:p w14:paraId="6BF9BD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GUID=4d430ec3-8fe7-4957-8983-a42c7e24ec38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 ...  ...  ...  ...  ...  ...  ...  ...  ...  ...  ...  ...  ...  ...  ...</w:t>
            </w:r>
          </w:p>
        </w:tc>
        <w:tc>
          <w:tcPr>
            <w:tcW w:w="720" w:type="dxa"/>
          </w:tcPr>
          <w:p w14:paraId="66D5C8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GUID=58be44fa-1901-4c41-acb8-5ececbb8b1a2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471375F" w14:textId="77777777" w:rsidTr="00E36A97">
        <w:trPr>
          <w:gridAfter w:val="2"/>
          <w:divId w:val="2116439976"/>
          <w:wAfter w:w="216" w:type="dxa"/>
          <w:cantSplit/>
          <w:trHeight w:val="40"/>
        </w:trPr>
        <w:tc>
          <w:tcPr>
            <w:tcW w:w="6340" w:type="dxa"/>
            <w:gridSpan w:val="2"/>
          </w:tcPr>
          <w:p w14:paraId="75BC06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GUID=64074974-e818-4d5b-9cae-f055bc9a4f7c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Watchmen’s wages at $        a day ...  ...  ...  ...  ...  ...  ...  ...  ...</w:t>
            </w:r>
          </w:p>
        </w:tc>
        <w:tc>
          <w:tcPr>
            <w:tcW w:w="720" w:type="dxa"/>
          </w:tcPr>
          <w:p w14:paraId="495A9E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GUID=20cda24e-658c-46a2-8021-02435cb6931d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411C03D2" w14:textId="77777777" w:rsidTr="00E36A97">
        <w:trPr>
          <w:gridAfter w:val="2"/>
          <w:divId w:val="2116439976"/>
          <w:wAfter w:w="216" w:type="dxa"/>
          <w:cantSplit/>
          <w:trHeight w:val="40"/>
        </w:trPr>
        <w:tc>
          <w:tcPr>
            <w:tcW w:w="6340" w:type="dxa"/>
            <w:gridSpan w:val="2"/>
          </w:tcPr>
          <w:p w14:paraId="76661A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GUID=86b4ac8d-8c72-4028-a03f-08b6c5f95f2a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expenses ...  ...  ...  ...  ...  ...  ...  ...  ...  ...  ...  ...  ...</w:t>
            </w:r>
          </w:p>
        </w:tc>
        <w:tc>
          <w:tcPr>
            <w:tcW w:w="720" w:type="dxa"/>
          </w:tcPr>
          <w:p w14:paraId="4604CC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GUID=59954712-9f98-41b4-9b60-6b31adfb97f4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1FFB4BB" w14:textId="77777777" w:rsidTr="00E36A97">
        <w:trPr>
          <w:gridAfter w:val="2"/>
          <w:divId w:val="2116439976"/>
          <w:wAfter w:w="216" w:type="dxa"/>
          <w:cantSplit/>
        </w:trPr>
        <w:tc>
          <w:tcPr>
            <w:tcW w:w="7060" w:type="dxa"/>
            <w:gridSpan w:val="3"/>
          </w:tcPr>
          <w:p w14:paraId="6ACB69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GUID=c6922975-8df3-4f7c-bf04-1910e3195353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AC87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GUID=09f91c65-029b-4983-b3e8-d8a8abbce6b0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2DCD01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GUID=cc1d3aec-7014-4b95-9a56-7490047493fb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Inventory see overleaf)</w:t>
            </w:r>
          </w:p>
          <w:p w14:paraId="2CC5635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GUID=004de913-8e86-4e60-9684-3b34d45ac5bc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B811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GUID=294fced3-fa18-4d31-b7c8-9c5040db15a2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whom it may concern.</w:t>
            </w:r>
          </w:p>
        </w:tc>
      </w:tr>
      <w:tr w:rsidR="006F2CA2" w:rsidRPr="006F2CA2" w14:paraId="4B375A1C" w14:textId="77777777" w:rsidTr="00E36A97">
        <w:trPr>
          <w:gridAfter w:val="1"/>
          <w:divId w:val="2116439976"/>
          <w:wAfter w:w="196" w:type="dxa"/>
          <w:cantSplit/>
        </w:trPr>
        <w:tc>
          <w:tcPr>
            <w:tcW w:w="7080" w:type="dxa"/>
            <w:gridSpan w:val="4"/>
          </w:tcPr>
          <w:p w14:paraId="19C53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A3AD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GUID=581ac63f-cabd-4e20-a13a-795bc5b5a7fc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146</w:t>
            </w:r>
          </w:p>
        </w:tc>
      </w:tr>
      <w:tr w:rsidR="006F2CA2" w:rsidRPr="006F2CA2" w14:paraId="1A8E3A08" w14:textId="77777777" w:rsidTr="00E36A97">
        <w:trPr>
          <w:gridAfter w:val="1"/>
          <w:divId w:val="2116439976"/>
          <w:wAfter w:w="196" w:type="dxa"/>
          <w:cantSplit/>
        </w:trPr>
        <w:tc>
          <w:tcPr>
            <w:tcW w:w="7080" w:type="dxa"/>
            <w:gridSpan w:val="4"/>
          </w:tcPr>
          <w:p w14:paraId="2588B7F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R.726</w:t>
            </w:r>
          </w:p>
          <w:p w14:paraId="09057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SALE</w:t>
            </w:r>
          </w:p>
          <w:p w14:paraId="316F73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GUID=ef29febd-1956-4a4e-ac4a-d3743f2fc2a3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B9EE93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GUID=30f1cd26-4833-4392-9294-dcf29709a3a2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property seized 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under Writ of Distress/Seizure and Sale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sold by public auction on the        day of                           20        , at           m. unless the amount to be levied and the fees and expenses of execution be sooner paid.</w:t>
            </w:r>
          </w:p>
          <w:p w14:paraId="3A667F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GUID=87a7a6e2-69fb-470e-be76-4d0e4ed68f7f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CE65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GUID=7005cf59-6f6b-4d95-ac92-be4d810798bd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54F9E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00316B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340"/>
        <w:gridCol w:w="300"/>
        <w:gridCol w:w="5420"/>
      </w:tblGrid>
      <w:tr w:rsidR="006F2CA2" w:rsidRPr="006F2CA2" w14:paraId="1D9EE992" w14:textId="77777777" w:rsidTr="00E36A97">
        <w:trPr>
          <w:divId w:val="2116439976"/>
          <w:cantSplit/>
        </w:trPr>
        <w:tc>
          <w:tcPr>
            <w:tcW w:w="7060" w:type="dxa"/>
            <w:gridSpan w:val="3"/>
          </w:tcPr>
          <w:p w14:paraId="318A3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GUID=e9958466-f9f7-4a8e-9c92-31354e4c5969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147</w:t>
            </w:r>
          </w:p>
        </w:tc>
      </w:tr>
      <w:tr w:rsidR="006F2CA2" w:rsidRPr="006F2CA2" w14:paraId="7ACE0DA5" w14:textId="77777777" w:rsidTr="00E36A97">
        <w:trPr>
          <w:divId w:val="2116439976"/>
          <w:cantSplit/>
        </w:trPr>
        <w:tc>
          <w:tcPr>
            <w:tcW w:w="1340" w:type="dxa"/>
          </w:tcPr>
          <w:p w14:paraId="747358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GUID=b9406231-fe46-4c57-8838-ae282c2fc7b8 </w:instrText>
            </w:r>
            <w:r w:rsidRPr="006F2CA2">
              <w:rPr>
                <w:rFonts w:ascii="Times New Roman" w:hAnsi="Times New Roman" w:cs="Times New Roman"/>
                <w:sz w:val="18"/>
                <w:szCs w:val="18"/>
                <w:lang w:val="en-GB" w:eastAsia="en-US"/>
              </w:rPr>
              <w:fldChar w:fldCharType="end"/>
            </w:r>
          </w:p>
        </w:tc>
        <w:tc>
          <w:tcPr>
            <w:tcW w:w="300" w:type="dxa"/>
          </w:tcPr>
          <w:p w14:paraId="080719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GUID=ba616443-309f-4e22-904f-96ebf364b522 </w:instrText>
            </w:r>
            <w:r w:rsidRPr="006F2CA2">
              <w:rPr>
                <w:rFonts w:ascii="Times New Roman" w:hAnsi="Times New Roman" w:cs="Times New Roman"/>
                <w:sz w:val="22"/>
                <w:szCs w:val="20"/>
                <w:lang w:val="en-GB" w:eastAsia="en-US"/>
              </w:rPr>
              <w:fldChar w:fldCharType="end"/>
            </w:r>
          </w:p>
        </w:tc>
        <w:tc>
          <w:tcPr>
            <w:tcW w:w="5420" w:type="dxa"/>
          </w:tcPr>
          <w:p w14:paraId="1377ED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GUID=e2b13104-3b6f-402d-875f-53b4056e97b1 </w:instrText>
            </w:r>
            <w:r w:rsidRPr="006F2CA2">
              <w:rPr>
                <w:rFonts w:ascii="Times New Roman" w:hAnsi="Times New Roman" w:cs="Times New Roman"/>
                <w:sz w:val="22"/>
                <w:szCs w:val="20"/>
                <w:lang w:val="en-GB" w:eastAsia="en-US"/>
              </w:rPr>
              <w:fldChar w:fldCharType="end"/>
            </w:r>
          </w:p>
        </w:tc>
      </w:tr>
      <w:tr w:rsidR="006F2CA2" w:rsidRPr="006F2CA2" w14:paraId="7C32298F" w14:textId="77777777" w:rsidTr="00E36A97">
        <w:trPr>
          <w:divId w:val="2116439976"/>
          <w:cantSplit/>
        </w:trPr>
        <w:tc>
          <w:tcPr>
            <w:tcW w:w="7060" w:type="dxa"/>
            <w:gridSpan w:val="3"/>
          </w:tcPr>
          <w:p w14:paraId="4DEE71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IN SUPPORT OF </w:t>
            </w:r>
          </w:p>
          <w:p w14:paraId="4F90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APPLICATION FOR NEW ORDER</w:t>
            </w:r>
          </w:p>
          <w:p w14:paraId="71B9B3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GUID=9b6d68de-167c-4681-bab2-ece77d6ceaed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42401625" w14:textId="77777777" w:rsidTr="00E36A97">
        <w:trPr>
          <w:divId w:val="2116439976"/>
          <w:cantSplit/>
        </w:trPr>
        <w:tc>
          <w:tcPr>
            <w:tcW w:w="7060" w:type="dxa"/>
            <w:gridSpan w:val="3"/>
          </w:tcPr>
          <w:p w14:paraId="2B715E8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GUID=0259d435-d454-412e-abcd-f77a26aa257f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defendant) make oath (or affirm) and say as follows:</w:t>
            </w:r>
          </w:p>
          <w:p w14:paraId="3744BD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GUID=69c4cdb2-ead5-4939-8873-3f635153f64c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have a judgment of this Court against the defendant (or there is a judgment of this Court against me) particulars of which are as follows:</w:t>
            </w:r>
          </w:p>
          <w:p w14:paraId="631D60BF"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GUID=057517cd-a140-4a85-a0ad-214039264d79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judgment is the       day of                   20  </w:t>
            </w:r>
            <w:proofErr w:type="gramStart"/>
            <w:r w:rsidRPr="006F2CA2">
              <w:rPr>
                <w:rFonts w:ascii="Times New Roman" w:hAnsi="Times New Roman" w:cs="Times New Roman"/>
                <w:sz w:val="22"/>
                <w:szCs w:val="20"/>
                <w:lang w:val="en-GB" w:eastAsia="en-US"/>
              </w:rPr>
              <w:t>  .</w:t>
            </w:r>
            <w:proofErr w:type="gramEnd"/>
          </w:p>
          <w:p w14:paraId="79155C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GUID=152e5101-4e39-4406-a505-e350223ff677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judgment including costs is $    </w:t>
            </w:r>
            <w:proofErr w:type="gramStart"/>
            <w:r w:rsidRPr="006F2CA2">
              <w:rPr>
                <w:rFonts w:ascii="Times New Roman" w:hAnsi="Times New Roman" w:cs="Times New Roman"/>
                <w:sz w:val="22"/>
                <w:szCs w:val="20"/>
                <w:lang w:val="en-GB" w:eastAsia="en-US"/>
              </w:rPr>
              <w:t>  .</w:t>
            </w:r>
            <w:proofErr w:type="gramEnd"/>
          </w:p>
          <w:p w14:paraId="437A12D4"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GUID=a7cc33e6-0da5-4ada-abda-66904f3c82a2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paid to account since judgment is $    </w:t>
            </w:r>
            <w:proofErr w:type="gramStart"/>
            <w:r w:rsidRPr="006F2CA2">
              <w:rPr>
                <w:rFonts w:ascii="Times New Roman" w:hAnsi="Times New Roman" w:cs="Times New Roman"/>
                <w:sz w:val="22"/>
                <w:szCs w:val="20"/>
                <w:lang w:val="en-GB" w:eastAsia="en-US"/>
              </w:rPr>
              <w:t>  .</w:t>
            </w:r>
            <w:proofErr w:type="gramEnd"/>
          </w:p>
          <w:p w14:paraId="3D31254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GUID=6334bff0-43be-44b0-9576-bef941abe858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balance due is $    </w:t>
            </w:r>
            <w:proofErr w:type="gramStart"/>
            <w:r w:rsidRPr="006F2CA2">
              <w:rPr>
                <w:rFonts w:ascii="Times New Roman" w:hAnsi="Times New Roman" w:cs="Times New Roman"/>
                <w:sz w:val="22"/>
                <w:szCs w:val="20"/>
                <w:lang w:val="en-GB" w:eastAsia="en-US"/>
              </w:rPr>
              <w:t>  .</w:t>
            </w:r>
            <w:proofErr w:type="gramEnd"/>
          </w:p>
          <w:p w14:paraId="216F3171"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GUID=4e8a5756-acb0-49a8-a234-dd41629e8a53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instalment order is the       day of            20  </w:t>
            </w:r>
            <w:proofErr w:type="gramStart"/>
            <w:r w:rsidRPr="006F2CA2">
              <w:rPr>
                <w:rFonts w:ascii="Times New Roman" w:hAnsi="Times New Roman" w:cs="Times New Roman"/>
                <w:sz w:val="22"/>
                <w:szCs w:val="20"/>
                <w:lang w:val="en-GB" w:eastAsia="en-US"/>
              </w:rPr>
              <w:t>  .</w:t>
            </w:r>
            <w:proofErr w:type="gramEnd"/>
          </w:p>
          <w:p w14:paraId="41C875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GUID=e1a20e95-1977-474a-888e-210b338df9ae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instalment order is $        a month.</w:t>
            </w:r>
          </w:p>
        </w:tc>
      </w:tr>
      <w:tr w:rsidR="006F2CA2" w:rsidRPr="006F2CA2" w14:paraId="0F4C5FB6" w14:textId="77777777" w:rsidTr="00E36A97">
        <w:trPr>
          <w:divId w:val="2116439976"/>
          <w:cantSplit/>
        </w:trPr>
        <w:tc>
          <w:tcPr>
            <w:tcW w:w="7060" w:type="dxa"/>
            <w:gridSpan w:val="3"/>
          </w:tcPr>
          <w:p w14:paraId="2F9E64C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GUID=74435348-65f3-4d4f-94b8-f43a1249e718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verily believe that there is a change of circumstances in the affairs of the defendant (or I say that there is a change of circumstances in my affairs) particulars of which are as follows:</w:t>
            </w:r>
          </w:p>
          <w:p w14:paraId="6A8D103D"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GUID=5bfd0bc3-6213-434e-b752-94a25fcfc4fe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Defendant’s/My occupation was               and is now               </w:t>
            </w:r>
            <w:proofErr w:type="gramStart"/>
            <w:r w:rsidRPr="006F2CA2">
              <w:rPr>
                <w:rFonts w:ascii="Times New Roman" w:hAnsi="Times New Roman" w:cs="Times New Roman"/>
                <w:sz w:val="22"/>
                <w:szCs w:val="20"/>
                <w:lang w:val="en-GB" w:eastAsia="en-US"/>
              </w:rPr>
              <w:t>  .</w:t>
            </w:r>
            <w:proofErr w:type="gramEnd"/>
          </w:p>
          <w:p w14:paraId="40B4EE38"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GUID=6713d39a-edd9-4418-ba59-1b80ce28394c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total income from all sources was $         a month and is now $           a month.</w:t>
            </w:r>
          </w:p>
          <w:p w14:paraId="7823B00F"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GUID=71ca6031-7157-4112-a143-16339a3a3c8e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He/I had         dependants and now has/have          dependants.</w:t>
            </w:r>
          </w:p>
          <w:p w14:paraId="0C2627D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GUID=7b8b3267-4f18-403e-9c12-19dd7f4837cb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rent was $          a month and is now $         a month.</w:t>
            </w:r>
          </w:p>
          <w:p w14:paraId="2ED3F8DE"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GUID=9883b21d-4275-4a64-b623-5c3a9a6ce517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regular monthly payments were          and are now (herein itemise).</w:t>
            </w:r>
          </w:p>
          <w:p w14:paraId="14FF1D3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GUID=25357efb-7109-4527-97b2-d9e01e4a638a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other relevant changes).</w:t>
            </w:r>
          </w:p>
          <w:p w14:paraId="1A117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GUID=67c90a0d-7d38-4fdb-9792-7a6260159e24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now apply for an order that (here state the nature of the order required).</w:t>
            </w:r>
          </w:p>
          <w:p w14:paraId="2B0238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GUID=7a7fe9cc-53f9-4954-b79a-9b117161c19a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000926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580"/>
        <w:gridCol w:w="2480"/>
      </w:tblGrid>
      <w:tr w:rsidR="006F2CA2" w:rsidRPr="006F2CA2" w14:paraId="488DA35C" w14:textId="77777777" w:rsidTr="00E36A97">
        <w:trPr>
          <w:divId w:val="2116439976"/>
          <w:cantSplit/>
        </w:trPr>
        <w:tc>
          <w:tcPr>
            <w:tcW w:w="7060" w:type="dxa"/>
            <w:gridSpan w:val="2"/>
          </w:tcPr>
          <w:p w14:paraId="30FD1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9A4F6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GUID=3d130b89-8a18-4d47-a2d4-61c10f93d010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148</w:t>
            </w:r>
          </w:p>
        </w:tc>
      </w:tr>
      <w:tr w:rsidR="006F2CA2" w:rsidRPr="006F2CA2" w14:paraId="0F7BF741" w14:textId="77777777" w:rsidTr="00E36A97">
        <w:trPr>
          <w:gridAfter w:val="1"/>
          <w:divId w:val="2116439976"/>
          <w:wAfter w:w="2480" w:type="dxa"/>
          <w:cantSplit/>
        </w:trPr>
        <w:tc>
          <w:tcPr>
            <w:tcW w:w="4580" w:type="dxa"/>
          </w:tcPr>
          <w:p w14:paraId="7CC0E772"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GUID=6c001bdf-be14-4d5d-9750-0c1d7271df82 </w:instrText>
            </w:r>
            <w:r w:rsidRPr="006F2CA2">
              <w:rPr>
                <w:rFonts w:ascii="Times New Roman" w:hAnsi="Times New Roman" w:cs="Times New Roman"/>
                <w:sz w:val="18"/>
                <w:szCs w:val="18"/>
                <w:lang w:val="en-GB" w:eastAsia="en-US"/>
              </w:rPr>
              <w:fldChar w:fldCharType="end"/>
            </w:r>
          </w:p>
        </w:tc>
      </w:tr>
      <w:tr w:rsidR="006F2CA2" w:rsidRPr="006F2CA2" w14:paraId="4FCF0D4A" w14:textId="77777777" w:rsidTr="00E36A97">
        <w:trPr>
          <w:divId w:val="2116439976"/>
          <w:cantSplit/>
        </w:trPr>
        <w:tc>
          <w:tcPr>
            <w:tcW w:w="7060" w:type="dxa"/>
            <w:gridSpan w:val="2"/>
          </w:tcPr>
          <w:p w14:paraId="21C92F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NEW ORDER FOR PAYMENT </w:t>
            </w:r>
          </w:p>
          <w:p w14:paraId="3E2BBA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JUDGMENT DEBT</w:t>
            </w:r>
          </w:p>
          <w:p w14:paraId="2E9859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GUID=570ae92e-ac84-4e58-a2f0-d143ebf0fb49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59FD8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GUID=b3267f76-1a92-4ca6-80c8-cc6961e572f9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abovenamed      defendant (or as may be) coming on for hearing the       day of                            20       before His Honour                     , and upon reading the affidavit of                     filed the         day of                        20      , and upon hearing the parties (or as may be). It is ordered that the order dated the      day of                        20      be rescinded and that the defendant (or as may be) do pay the balance of the judgment debt outstanding by instalments of $                a month, commencing the         day of                   20      (or that the application is dismissed) and it is further ordered that the defendant (or as may be) do pay the sum of $               costs of this application.</w:t>
            </w:r>
          </w:p>
          <w:p w14:paraId="005392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GUID=7b730471-3042-48ce-8758-6ff947b29aa0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1302A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GUID=a285dc30-9330-4155-9a6e-4a2b1b8917a3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53DAB4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20" w:type="dxa"/>
        <w:tblInd w:w="993" w:type="dxa"/>
        <w:tblLook w:val="04A0" w:firstRow="1" w:lastRow="0" w:firstColumn="1" w:lastColumn="0" w:noHBand="0" w:noVBand="1"/>
      </w:tblPr>
      <w:tblGrid>
        <w:gridCol w:w="240"/>
        <w:gridCol w:w="860"/>
        <w:gridCol w:w="860"/>
        <w:gridCol w:w="600"/>
        <w:gridCol w:w="600"/>
        <w:gridCol w:w="518"/>
        <w:gridCol w:w="518"/>
        <w:gridCol w:w="2891"/>
        <w:gridCol w:w="233"/>
      </w:tblGrid>
      <w:tr w:rsidR="006F2CA2" w:rsidRPr="006F2CA2" w14:paraId="135A13D6" w14:textId="77777777" w:rsidTr="00E36A97">
        <w:trPr>
          <w:gridAfter w:val="1"/>
          <w:divId w:val="2116439976"/>
          <w:wAfter w:w="233" w:type="dxa"/>
          <w:cantSplit/>
        </w:trPr>
        <w:tc>
          <w:tcPr>
            <w:tcW w:w="7087" w:type="dxa"/>
            <w:gridSpan w:val="8"/>
          </w:tcPr>
          <w:p w14:paraId="39E14D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GUID=5050179f-232e-4777-9dfa-0d0cdafb4b19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149</w:t>
            </w:r>
          </w:p>
        </w:tc>
      </w:tr>
      <w:tr w:rsidR="006F2CA2" w:rsidRPr="006F2CA2" w14:paraId="4A8FC58F" w14:textId="77777777" w:rsidTr="00E36A97">
        <w:trPr>
          <w:gridAfter w:val="1"/>
          <w:divId w:val="2116439976"/>
          <w:wAfter w:w="233" w:type="dxa"/>
          <w:cantSplit/>
        </w:trPr>
        <w:tc>
          <w:tcPr>
            <w:tcW w:w="1100" w:type="dxa"/>
            <w:gridSpan w:val="2"/>
          </w:tcPr>
          <w:p w14:paraId="01B7A87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GUID=9e44f7af-93bd-40c1-b9e0-f3832b22b0e2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2578" w:type="dxa"/>
            <w:gridSpan w:val="4"/>
          </w:tcPr>
          <w:p w14:paraId="7DC6F8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GUID=47f27609-3305-4696-ba4e-98eee3befff1 </w:instrText>
            </w:r>
            <w:r w:rsidRPr="006F2CA2">
              <w:rPr>
                <w:rFonts w:ascii="Times New Roman" w:hAnsi="Times New Roman" w:cs="Times New Roman"/>
                <w:sz w:val="22"/>
                <w:szCs w:val="20"/>
                <w:lang w:val="en-GB" w:eastAsia="en-US"/>
              </w:rPr>
              <w:fldChar w:fldCharType="end"/>
            </w:r>
          </w:p>
        </w:tc>
        <w:tc>
          <w:tcPr>
            <w:tcW w:w="3409" w:type="dxa"/>
            <w:gridSpan w:val="2"/>
          </w:tcPr>
          <w:p w14:paraId="55376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GUID=6e781922-12a6-4ac4-ae51-1c745c497148 </w:instrText>
            </w:r>
            <w:r w:rsidRPr="006F2CA2">
              <w:rPr>
                <w:rFonts w:ascii="Times New Roman" w:hAnsi="Times New Roman" w:cs="Times New Roman"/>
                <w:sz w:val="22"/>
                <w:szCs w:val="20"/>
                <w:lang w:val="en-GB" w:eastAsia="en-US"/>
              </w:rPr>
              <w:fldChar w:fldCharType="end"/>
            </w:r>
          </w:p>
        </w:tc>
      </w:tr>
      <w:tr w:rsidR="006F2CA2" w:rsidRPr="006F2CA2" w14:paraId="6B7684A5" w14:textId="77777777" w:rsidTr="00E36A97">
        <w:trPr>
          <w:gridAfter w:val="1"/>
          <w:divId w:val="2116439976"/>
          <w:wAfter w:w="233" w:type="dxa"/>
          <w:cantSplit/>
        </w:trPr>
        <w:tc>
          <w:tcPr>
            <w:tcW w:w="7087" w:type="dxa"/>
            <w:gridSpan w:val="8"/>
          </w:tcPr>
          <w:p w14:paraId="089AD8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COURT FOR THE</w:t>
            </w:r>
          </w:p>
          <w:p w14:paraId="37676F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SEIZURE AND SALE IN RESPECT</w:t>
            </w:r>
          </w:p>
          <w:p w14:paraId="163F00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IMMOVABLE PROPERTY</w:t>
            </w:r>
          </w:p>
          <w:p w14:paraId="09F916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GUID=db919b61-032c-4633-bbfa-a7e20682b12c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D2AE08"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GUID=8e5dfb0a-4171-40d2-b13e-dfd003e5e066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(Name and designation of Judicial Officer):</w:t>
            </w:r>
          </w:p>
          <w:p w14:paraId="346B2BAB"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GUID=4a49e5a6-ae43-4d87-b0ea-b86ccb1631c2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court/chambers)</w:t>
            </w:r>
          </w:p>
          <w:p w14:paraId="0E7712E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GUID=bf212382-234f-4c7d-a1b2-9b88a5f1f3b4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p w14:paraId="091C918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GUID=9636524e-cc92-4294-b078-dd694f6b0c20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 the following orders are made:</w:t>
            </w:r>
          </w:p>
          <w:p w14:paraId="280742E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GUID=4445d7cb-a385-4407-995e-31bcf039717a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interest of           in the immovable property specified in the Schedule herein be attached and taken in execution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399D87F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GUID=b50a7ed9-0dcb-4eba-9ff4-a40218fd1f16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costs orders given by the Court.)</w:t>
            </w:r>
          </w:p>
        </w:tc>
      </w:tr>
      <w:tr w:rsidR="005A22FC" w14:paraId="3468BB67" w14:textId="77777777" w:rsidTr="00E36A97">
        <w:trPr>
          <w:divId w:val="2116439976"/>
          <w:cantSplit/>
          <w:trHeight w:val="120"/>
        </w:trPr>
        <w:tc>
          <w:tcPr>
            <w:tcW w:w="240" w:type="dxa"/>
          </w:tcPr>
          <w:p w14:paraId="3CCB8D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GUID=529b4a85-474a-481c-997e-713d874a29c4 </w:instrText>
            </w:r>
            <w:r w:rsidRPr="006F2CA2">
              <w:rPr>
                <w:rFonts w:ascii="Times New Roman" w:hAnsi="Times New Roman" w:cs="Times New Roman"/>
                <w:sz w:val="22"/>
                <w:szCs w:val="20"/>
                <w:lang w:val="en-GB" w:eastAsia="en-US"/>
              </w:rPr>
              <w:fldChar w:fldCharType="end"/>
            </w:r>
          </w:p>
        </w:tc>
        <w:tc>
          <w:tcPr>
            <w:tcW w:w="6847" w:type="dxa"/>
            <w:gridSpan w:val="7"/>
          </w:tcPr>
          <w:p w14:paraId="67F98B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GUID=6bd0296e-bdaa-4561-b998-9206f9e6ed5f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SCHEDULE </w:t>
            </w:r>
          </w:p>
        </w:tc>
        <w:tc>
          <w:tcPr>
            <w:tcW w:w="233" w:type="dxa"/>
          </w:tcPr>
          <w:p w14:paraId="6B764C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GUID=325728e2-f2ee-4b14-9af9-d445a199c7ba </w:instrText>
            </w:r>
            <w:r w:rsidRPr="006F2CA2">
              <w:rPr>
                <w:rFonts w:ascii="Times New Roman" w:hAnsi="Times New Roman" w:cs="Times New Roman"/>
                <w:sz w:val="22"/>
                <w:szCs w:val="20"/>
                <w:lang w:val="en-GB" w:eastAsia="en-US"/>
              </w:rPr>
              <w:fldChar w:fldCharType="end"/>
            </w:r>
          </w:p>
        </w:tc>
      </w:tr>
      <w:tr w:rsidR="005A22FC" w14:paraId="0EDBD2AB" w14:textId="77777777" w:rsidTr="00E36A97">
        <w:trPr>
          <w:divId w:val="2116439976"/>
          <w:cantSplit/>
          <w:trHeight w:val="120"/>
        </w:trPr>
        <w:tc>
          <w:tcPr>
            <w:tcW w:w="240" w:type="dxa"/>
            <w:vMerge w:val="restart"/>
          </w:tcPr>
          <w:p w14:paraId="30EA32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1720" w:type="dxa"/>
            <w:gridSpan w:val="2"/>
          </w:tcPr>
          <w:p w14:paraId="23A297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GUID=f3d81f28-8919-43e1-a35f-ebcb84a9f8ca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600" w:type="dxa"/>
            <w:vMerge w:val="restart"/>
          </w:tcPr>
          <w:p w14:paraId="2F9A03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00" w:type="dxa"/>
            <w:vMerge w:val="restart"/>
          </w:tcPr>
          <w:p w14:paraId="427215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vMerge w:val="restart"/>
          </w:tcPr>
          <w:p w14:paraId="2DAEDA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891" w:type="dxa"/>
            <w:vMerge w:val="restart"/>
          </w:tcPr>
          <w:p w14:paraId="2802A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 Address</w:t>
            </w:r>
          </w:p>
        </w:tc>
        <w:tc>
          <w:tcPr>
            <w:tcW w:w="233" w:type="dxa"/>
            <w:vMerge w:val="restart"/>
          </w:tcPr>
          <w:p w14:paraId="08891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59716274" w14:textId="77777777" w:rsidTr="00E36A97">
        <w:trPr>
          <w:divId w:val="2116439976"/>
          <w:cantSplit/>
          <w:trHeight w:val="120"/>
        </w:trPr>
        <w:tc>
          <w:tcPr>
            <w:tcW w:w="240" w:type="dxa"/>
            <w:vMerge w:val="restart"/>
          </w:tcPr>
          <w:p w14:paraId="222D9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4AF848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GUID=6aeea8fe-2e9e-4b7b-85b4-47a245bf92d5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860" w:type="dxa"/>
          </w:tcPr>
          <w:p w14:paraId="320C97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GUID=ede1effb-5780-4606-8922-45ca18cd7630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600" w:type="dxa"/>
          </w:tcPr>
          <w:p w14:paraId="281A96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p>
        </w:tc>
        <w:tc>
          <w:tcPr>
            <w:tcW w:w="600" w:type="dxa"/>
          </w:tcPr>
          <w:p w14:paraId="1F172A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p>
        </w:tc>
        <w:tc>
          <w:tcPr>
            <w:tcW w:w="1036" w:type="dxa"/>
            <w:gridSpan w:val="2"/>
          </w:tcPr>
          <w:p w14:paraId="56B82C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p>
        </w:tc>
        <w:tc>
          <w:tcPr>
            <w:tcW w:w="2891" w:type="dxa"/>
          </w:tcPr>
          <w:p w14:paraId="727DBB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p>
        </w:tc>
        <w:tc>
          <w:tcPr>
            <w:tcW w:w="233" w:type="dxa"/>
            <w:vMerge w:val="restart"/>
          </w:tcPr>
          <w:p w14:paraId="5C919E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7F1AAD9A" w14:textId="77777777" w:rsidTr="00E36A97">
        <w:trPr>
          <w:divId w:val="2116439976"/>
          <w:cantSplit/>
          <w:trHeight w:val="120"/>
        </w:trPr>
        <w:tc>
          <w:tcPr>
            <w:tcW w:w="240" w:type="dxa"/>
          </w:tcPr>
          <w:p w14:paraId="6DDAEE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02FBC5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GUID=0f6b9990-7c11-4d18-998d-30d01ac4c208 </w:instrText>
            </w:r>
            <w:r w:rsidRPr="006F2CA2">
              <w:rPr>
                <w:rFonts w:ascii="Times New Roman" w:hAnsi="Times New Roman" w:cs="Times New Roman"/>
                <w:sz w:val="22"/>
                <w:szCs w:val="20"/>
                <w:lang w:val="en-GB" w:eastAsia="en-US"/>
              </w:rPr>
              <w:fldChar w:fldCharType="end"/>
            </w:r>
          </w:p>
        </w:tc>
        <w:tc>
          <w:tcPr>
            <w:tcW w:w="860" w:type="dxa"/>
          </w:tcPr>
          <w:p w14:paraId="0FD72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GUID=65ca4fd7-abb5-4b6d-93dc-9bbe54b5292d </w:instrText>
            </w:r>
            <w:r w:rsidRPr="006F2CA2">
              <w:rPr>
                <w:rFonts w:ascii="Times New Roman" w:hAnsi="Times New Roman" w:cs="Times New Roman"/>
                <w:sz w:val="22"/>
                <w:szCs w:val="20"/>
                <w:lang w:val="en-GB" w:eastAsia="en-US"/>
              </w:rPr>
              <w:fldChar w:fldCharType="end"/>
            </w:r>
          </w:p>
        </w:tc>
        <w:tc>
          <w:tcPr>
            <w:tcW w:w="600" w:type="dxa"/>
          </w:tcPr>
          <w:p w14:paraId="4AFDD3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GUID=046e46fa-32b5-4dcb-9368-042a81dee40b </w:instrText>
            </w:r>
            <w:r w:rsidRPr="006F2CA2">
              <w:rPr>
                <w:rFonts w:ascii="Times New Roman" w:hAnsi="Times New Roman" w:cs="Times New Roman"/>
                <w:sz w:val="22"/>
                <w:szCs w:val="20"/>
                <w:lang w:val="en-GB" w:eastAsia="en-US"/>
              </w:rPr>
              <w:fldChar w:fldCharType="end"/>
            </w:r>
          </w:p>
        </w:tc>
        <w:tc>
          <w:tcPr>
            <w:tcW w:w="600" w:type="dxa"/>
          </w:tcPr>
          <w:p w14:paraId="06AE98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GUID=3e345f77-3a3a-4c80-9047-0a920d45dc90 </w:instrText>
            </w:r>
            <w:r w:rsidRPr="006F2CA2">
              <w:rPr>
                <w:rFonts w:ascii="Times New Roman" w:hAnsi="Times New Roman" w:cs="Times New Roman"/>
                <w:sz w:val="22"/>
                <w:szCs w:val="20"/>
                <w:lang w:val="en-GB" w:eastAsia="en-US"/>
              </w:rPr>
              <w:fldChar w:fldCharType="end"/>
            </w:r>
          </w:p>
        </w:tc>
        <w:tc>
          <w:tcPr>
            <w:tcW w:w="1036" w:type="dxa"/>
            <w:gridSpan w:val="2"/>
          </w:tcPr>
          <w:p w14:paraId="7310A1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GUID=7dc2fbad-f2ff-4abf-bc41-bb250f94c0b9 </w:instrText>
            </w:r>
            <w:r w:rsidRPr="006F2CA2">
              <w:rPr>
                <w:rFonts w:ascii="Times New Roman" w:hAnsi="Times New Roman" w:cs="Times New Roman"/>
                <w:sz w:val="22"/>
                <w:szCs w:val="20"/>
                <w:lang w:val="en-GB" w:eastAsia="en-US"/>
              </w:rPr>
              <w:fldChar w:fldCharType="end"/>
            </w:r>
          </w:p>
        </w:tc>
        <w:tc>
          <w:tcPr>
            <w:tcW w:w="2891" w:type="dxa"/>
          </w:tcPr>
          <w:p w14:paraId="600824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GUID=b53fc2f7-5d85-4e02-bb17-9b051d564c71 </w:instrText>
            </w:r>
            <w:r w:rsidRPr="006F2CA2">
              <w:rPr>
                <w:rFonts w:ascii="Times New Roman" w:hAnsi="Times New Roman" w:cs="Times New Roman"/>
                <w:sz w:val="22"/>
                <w:szCs w:val="20"/>
                <w:lang w:val="en-GB" w:eastAsia="en-US"/>
              </w:rPr>
              <w:fldChar w:fldCharType="end"/>
            </w:r>
          </w:p>
        </w:tc>
        <w:tc>
          <w:tcPr>
            <w:tcW w:w="233" w:type="dxa"/>
          </w:tcPr>
          <w:p w14:paraId="335C83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6F2CA2" w:rsidRPr="006F2CA2" w14:paraId="236B9642" w14:textId="77777777" w:rsidTr="00E36A97">
        <w:trPr>
          <w:divId w:val="2116439976"/>
          <w:cantSplit/>
          <w:trHeight w:val="140"/>
        </w:trPr>
        <w:tc>
          <w:tcPr>
            <w:tcW w:w="240" w:type="dxa"/>
          </w:tcPr>
          <w:p w14:paraId="3D82F0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GUID=f1111ca1-2a6d-4988-a547-7e9df6d734cc </w:instrText>
            </w:r>
            <w:r w:rsidRPr="006F2CA2">
              <w:rPr>
                <w:rFonts w:ascii="Times New Roman" w:hAnsi="Times New Roman" w:cs="Times New Roman"/>
                <w:sz w:val="22"/>
                <w:szCs w:val="20"/>
                <w:lang w:val="en-GB" w:eastAsia="en-US"/>
              </w:rPr>
              <w:fldChar w:fldCharType="end"/>
            </w:r>
          </w:p>
        </w:tc>
        <w:tc>
          <w:tcPr>
            <w:tcW w:w="860" w:type="dxa"/>
          </w:tcPr>
          <w:p w14:paraId="636056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GUID=c50629a0-d3cd-43cb-9c10-fc4a25701254 </w:instrText>
            </w:r>
            <w:r w:rsidRPr="006F2CA2">
              <w:rPr>
                <w:rFonts w:ascii="Times New Roman" w:hAnsi="Times New Roman" w:cs="Times New Roman"/>
                <w:sz w:val="22"/>
                <w:szCs w:val="20"/>
                <w:lang w:val="en-GB" w:eastAsia="en-US"/>
              </w:rPr>
              <w:fldChar w:fldCharType="end"/>
            </w:r>
          </w:p>
        </w:tc>
        <w:tc>
          <w:tcPr>
            <w:tcW w:w="860" w:type="dxa"/>
          </w:tcPr>
          <w:p w14:paraId="01D35C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GUID=ea150744-58b4-404f-aa7b-370025d277ca </w:instrText>
            </w:r>
            <w:r w:rsidRPr="006F2CA2">
              <w:rPr>
                <w:rFonts w:ascii="Times New Roman" w:hAnsi="Times New Roman" w:cs="Times New Roman"/>
                <w:sz w:val="22"/>
                <w:szCs w:val="20"/>
                <w:lang w:val="en-GB" w:eastAsia="en-US"/>
              </w:rPr>
              <w:fldChar w:fldCharType="end"/>
            </w:r>
          </w:p>
        </w:tc>
        <w:tc>
          <w:tcPr>
            <w:tcW w:w="600" w:type="dxa"/>
          </w:tcPr>
          <w:p w14:paraId="2481A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GUID=d2b92c45-8150-4bd9-afbb-ad460681e076 </w:instrText>
            </w:r>
            <w:r w:rsidRPr="006F2CA2">
              <w:rPr>
                <w:rFonts w:ascii="Times New Roman" w:hAnsi="Times New Roman" w:cs="Times New Roman"/>
                <w:sz w:val="22"/>
                <w:szCs w:val="20"/>
                <w:lang w:val="en-GB" w:eastAsia="en-US"/>
              </w:rPr>
              <w:fldChar w:fldCharType="end"/>
            </w:r>
          </w:p>
        </w:tc>
        <w:tc>
          <w:tcPr>
            <w:tcW w:w="600" w:type="dxa"/>
          </w:tcPr>
          <w:p w14:paraId="1C1895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GUID=d3c6f45d-f320-4c67-b2da-ee805361e34e </w:instrText>
            </w:r>
            <w:r w:rsidRPr="006F2CA2">
              <w:rPr>
                <w:rFonts w:ascii="Times New Roman" w:hAnsi="Times New Roman" w:cs="Times New Roman"/>
                <w:sz w:val="22"/>
                <w:szCs w:val="20"/>
                <w:lang w:val="en-GB" w:eastAsia="en-US"/>
              </w:rPr>
              <w:fldChar w:fldCharType="end"/>
            </w:r>
          </w:p>
        </w:tc>
        <w:tc>
          <w:tcPr>
            <w:tcW w:w="1036" w:type="dxa"/>
            <w:gridSpan w:val="2"/>
          </w:tcPr>
          <w:p w14:paraId="762768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GUID=b4309de7-31c0-438b-b94a-6e2b629bc256 </w:instrText>
            </w:r>
            <w:r w:rsidRPr="006F2CA2">
              <w:rPr>
                <w:rFonts w:ascii="Times New Roman" w:hAnsi="Times New Roman" w:cs="Times New Roman"/>
                <w:sz w:val="22"/>
                <w:szCs w:val="20"/>
                <w:lang w:val="en-GB" w:eastAsia="en-US"/>
              </w:rPr>
              <w:fldChar w:fldCharType="end"/>
            </w:r>
          </w:p>
        </w:tc>
        <w:tc>
          <w:tcPr>
            <w:tcW w:w="2891" w:type="dxa"/>
          </w:tcPr>
          <w:p w14:paraId="60EF53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GUID=40c0f49c-04ac-4fd6-b9a4-efb9f34278f2 </w:instrText>
            </w:r>
            <w:r w:rsidRPr="006F2CA2">
              <w:rPr>
                <w:rFonts w:ascii="Times New Roman" w:hAnsi="Times New Roman" w:cs="Times New Roman"/>
                <w:sz w:val="22"/>
                <w:szCs w:val="20"/>
                <w:lang w:val="en-GB" w:eastAsia="en-US"/>
              </w:rPr>
              <w:fldChar w:fldCharType="end"/>
            </w:r>
          </w:p>
        </w:tc>
        <w:tc>
          <w:tcPr>
            <w:tcW w:w="233" w:type="dxa"/>
          </w:tcPr>
          <w:p w14:paraId="5871DE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GUID=d3e85a5d-b4e4-48ca-8627-16fa2d8c9ccb </w:instrText>
            </w:r>
            <w:r w:rsidRPr="006F2CA2">
              <w:rPr>
                <w:rFonts w:ascii="Times New Roman" w:hAnsi="Times New Roman" w:cs="Times New Roman"/>
                <w:sz w:val="22"/>
                <w:szCs w:val="20"/>
                <w:lang w:val="en-GB" w:eastAsia="en-US"/>
              </w:rPr>
              <w:fldChar w:fldCharType="end"/>
            </w:r>
          </w:p>
        </w:tc>
      </w:tr>
    </w:tbl>
    <w:p w14:paraId="717035F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10056" w:type="dxa"/>
        <w:jc w:val="center"/>
        <w:tblLook w:val="04A0" w:firstRow="1" w:lastRow="0" w:firstColumn="1" w:lastColumn="0" w:noHBand="0" w:noVBand="1"/>
      </w:tblPr>
      <w:tblGrid>
        <w:gridCol w:w="10056"/>
      </w:tblGrid>
      <w:tr w:rsidR="006F2CA2" w:rsidRPr="006F2CA2" w14:paraId="665CD8AE" w14:textId="77777777" w:rsidTr="00E36A97">
        <w:trPr>
          <w:divId w:val="2116439976"/>
          <w:cantSplit/>
          <w:trHeight w:val="2281"/>
          <w:jc w:val="center"/>
        </w:trPr>
        <w:tc>
          <w:tcPr>
            <w:tcW w:w="10056" w:type="dxa"/>
          </w:tcPr>
          <w:p w14:paraId="78D35CAF" w14:textId="77777777" w:rsidR="006F2CA2" w:rsidRPr="006F2CA2" w:rsidRDefault="006F2CA2" w:rsidP="00E36A97">
            <w:pPr>
              <w:spacing w:before="60" w:after="60" w:line="240" w:lineRule="auto"/>
              <w:ind w:left="885" w:right="-1066" w:firstLine="85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GUID=b6a405a6-9f87-4a42-be98-bc18fea81de0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5F978D80" w14:textId="77777777" w:rsidR="006F2CA2" w:rsidRPr="006F2CA2" w:rsidRDefault="006F2CA2" w:rsidP="00E36A97">
            <w:pPr>
              <w:spacing w:before="60" w:after="60" w:line="240" w:lineRule="auto"/>
              <w:ind w:left="1735" w:right="2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GUID=cb6ceafd-542f-4f72-b698-a98eb0e3b575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541C3EF1" w14:textId="77777777" w:rsidR="006F2CA2" w:rsidRPr="006F2CA2" w:rsidRDefault="006F2CA2" w:rsidP="00E36A97">
            <w:pPr>
              <w:spacing w:before="120" w:after="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GUID=092b49cc-b071-4bb1-989e-6f2fa61306e4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unless registered under any written law relating to such immovable property, remain in force for 6 months from the date hereof.</w:t>
            </w:r>
          </w:p>
          <w:p w14:paraId="5AA77C6A" w14:textId="77777777" w:rsidR="006F2CA2" w:rsidRPr="006F2CA2" w:rsidRDefault="006F2CA2" w:rsidP="00E36A97">
            <w:pPr>
              <w:spacing w:before="60" w:after="6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GUID=2a03d050-4a38-4987-8f24-3a73c30a4c08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F173D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012"/>
        <w:gridCol w:w="231"/>
        <w:gridCol w:w="3520"/>
        <w:gridCol w:w="163"/>
        <w:gridCol w:w="163"/>
        <w:gridCol w:w="1971"/>
      </w:tblGrid>
      <w:tr w:rsidR="006F2CA2" w:rsidRPr="006F2CA2" w14:paraId="6ED9F98A" w14:textId="77777777" w:rsidTr="00B86892">
        <w:trPr>
          <w:divId w:val="2116439976"/>
          <w:cantSplit/>
        </w:trPr>
        <w:tc>
          <w:tcPr>
            <w:tcW w:w="7060" w:type="dxa"/>
            <w:gridSpan w:val="6"/>
          </w:tcPr>
          <w:p w14:paraId="53F4BB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GUID=a309c33f-737d-4aa8-b0c1-c9314a44947d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150</w:t>
            </w:r>
          </w:p>
        </w:tc>
      </w:tr>
      <w:tr w:rsidR="006F2CA2" w:rsidRPr="006F2CA2" w14:paraId="287FBED6" w14:textId="77777777" w:rsidTr="00B86892">
        <w:trPr>
          <w:divId w:val="2116439976"/>
          <w:cantSplit/>
        </w:trPr>
        <w:tc>
          <w:tcPr>
            <w:tcW w:w="1243" w:type="dxa"/>
            <w:gridSpan w:val="2"/>
          </w:tcPr>
          <w:p w14:paraId="3B4714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GUID=8a058c92-8956-4432-8148-c40b7c3d3b57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3683" w:type="dxa"/>
            <w:gridSpan w:val="2"/>
          </w:tcPr>
          <w:p w14:paraId="30F5C5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GUID=a34ae31b-1b27-4eae-baa8-9b383a4f73a0 </w:instrText>
            </w:r>
            <w:r w:rsidRPr="006F2CA2">
              <w:rPr>
                <w:rFonts w:ascii="Times New Roman" w:hAnsi="Times New Roman" w:cs="Times New Roman"/>
                <w:sz w:val="22"/>
                <w:szCs w:val="20"/>
                <w:lang w:val="en-GB" w:eastAsia="en-US"/>
              </w:rPr>
              <w:fldChar w:fldCharType="end"/>
            </w:r>
          </w:p>
        </w:tc>
        <w:tc>
          <w:tcPr>
            <w:tcW w:w="2134" w:type="dxa"/>
            <w:gridSpan w:val="2"/>
          </w:tcPr>
          <w:p w14:paraId="5F966A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GUID=40caecc5-6dfa-4564-bb30-b7f36b658c08 </w:instrText>
            </w:r>
            <w:r w:rsidRPr="006F2CA2">
              <w:rPr>
                <w:rFonts w:ascii="Times New Roman" w:hAnsi="Times New Roman" w:cs="Times New Roman"/>
                <w:sz w:val="22"/>
                <w:szCs w:val="20"/>
                <w:lang w:val="en-GB" w:eastAsia="en-US"/>
              </w:rPr>
              <w:fldChar w:fldCharType="end"/>
            </w:r>
          </w:p>
        </w:tc>
      </w:tr>
      <w:tr w:rsidR="006F2CA2" w:rsidRPr="006F2CA2" w14:paraId="432815A8" w14:textId="77777777" w:rsidTr="00B86892">
        <w:trPr>
          <w:divId w:val="2116439976"/>
          <w:cantSplit/>
        </w:trPr>
        <w:tc>
          <w:tcPr>
            <w:tcW w:w="7060" w:type="dxa"/>
            <w:gridSpan w:val="6"/>
          </w:tcPr>
          <w:p w14:paraId="47C8D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SEIZURE</w:t>
            </w:r>
          </w:p>
          <w:p w14:paraId="7FC0F7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GUID=c4bc5a14-3b85-4af5-b5b8-ed2550d8197f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8D6009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GUID=3e77682f-07c2-43d7-9a00-f7754c32a51d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on the        day of                      20        , (date of registration under Rule 734(2)) the interest of (name of judgment debtor) in the immovable property specified in the Schedule hereto has been seized pursuant to a Writ of Seizure and Sale dated the          day of                                20        for the sum of $           .</w:t>
            </w:r>
          </w:p>
          <w:p w14:paraId="34E152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GUID=1b2d374a-bd50-4318-839a-a44f3093cd88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after the expiry of 30 days from the day of seizure.</w:t>
            </w:r>
          </w:p>
        </w:tc>
      </w:tr>
      <w:tr w:rsidR="006F2CA2" w:rsidRPr="006F2CA2" w14:paraId="69152DF0" w14:textId="77777777" w:rsidTr="00B86892">
        <w:trPr>
          <w:divId w:val="2116439976"/>
          <w:cantSplit/>
          <w:trHeight w:val="40"/>
        </w:trPr>
        <w:tc>
          <w:tcPr>
            <w:tcW w:w="4763" w:type="dxa"/>
            <w:gridSpan w:val="3"/>
          </w:tcPr>
          <w:p w14:paraId="73D397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GUID=f9d38c0e-a6e9-4a6f-a21e-174e45963fac </w:instrText>
            </w:r>
            <w:r w:rsidRPr="006F2CA2">
              <w:rPr>
                <w:rFonts w:ascii="Times New Roman" w:hAnsi="Times New Roman" w:cs="Times New Roman"/>
                <w:sz w:val="22"/>
                <w:szCs w:val="20"/>
                <w:lang w:val="en-GB" w:eastAsia="en-US"/>
              </w:rPr>
              <w:fldChar w:fldCharType="end"/>
            </w:r>
          </w:p>
        </w:tc>
        <w:tc>
          <w:tcPr>
            <w:tcW w:w="326" w:type="dxa"/>
            <w:gridSpan w:val="2"/>
          </w:tcPr>
          <w:p w14:paraId="175DC4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GUID=7a36a994-7266-4ff7-8653-2051286a95b1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71" w:type="dxa"/>
          </w:tcPr>
          <w:p w14:paraId="03442A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GUID=bc658390-aa86-4638-afd5-86e2fa7ce29c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7B90B08F" w14:textId="77777777" w:rsidTr="00B86892">
        <w:trPr>
          <w:divId w:val="2116439976"/>
          <w:cantSplit/>
          <w:trHeight w:val="40"/>
        </w:trPr>
        <w:tc>
          <w:tcPr>
            <w:tcW w:w="1012" w:type="dxa"/>
          </w:tcPr>
          <w:p w14:paraId="6C9050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GUID=e5dd43e1-276d-4bcc-bff5-54a623a54129 </w:instrText>
            </w:r>
            <w:r w:rsidRPr="006F2CA2">
              <w:rPr>
                <w:rFonts w:ascii="Times New Roman" w:hAnsi="Times New Roman" w:cs="Times New Roman"/>
                <w:sz w:val="22"/>
                <w:szCs w:val="20"/>
                <w:lang w:val="en-GB" w:eastAsia="en-US"/>
              </w:rPr>
              <w:fldChar w:fldCharType="end"/>
            </w:r>
          </w:p>
        </w:tc>
        <w:tc>
          <w:tcPr>
            <w:tcW w:w="3751" w:type="dxa"/>
            <w:gridSpan w:val="2"/>
          </w:tcPr>
          <w:p w14:paraId="777A34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GUID=0622e93e-2d91-4404-9fa5-fe78f30989ed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w:t>
            </w:r>
          </w:p>
        </w:tc>
        <w:tc>
          <w:tcPr>
            <w:tcW w:w="326" w:type="dxa"/>
            <w:gridSpan w:val="2"/>
          </w:tcPr>
          <w:p w14:paraId="26327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GUID=02601f54-f6e9-4023-876f-eb18bb3dbb51 </w:instrText>
            </w:r>
            <w:r w:rsidRPr="006F2CA2">
              <w:rPr>
                <w:rFonts w:ascii="Times New Roman" w:hAnsi="Times New Roman" w:cs="Times New Roman"/>
                <w:sz w:val="22"/>
                <w:szCs w:val="20"/>
                <w:lang w:val="en-GB" w:eastAsia="en-US"/>
              </w:rPr>
              <w:fldChar w:fldCharType="end"/>
            </w:r>
          </w:p>
        </w:tc>
        <w:tc>
          <w:tcPr>
            <w:tcW w:w="1971" w:type="dxa"/>
          </w:tcPr>
          <w:p w14:paraId="7876AB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GUID=fd9f6cba-1259-4d96-b01c-bdd9b0cd605b </w:instrText>
            </w:r>
            <w:r w:rsidRPr="006F2CA2">
              <w:rPr>
                <w:rFonts w:ascii="Times New Roman" w:hAnsi="Times New Roman" w:cs="Times New Roman"/>
                <w:sz w:val="22"/>
                <w:szCs w:val="20"/>
                <w:lang w:val="en-GB" w:eastAsia="en-US"/>
              </w:rPr>
              <w:fldChar w:fldCharType="end"/>
            </w:r>
          </w:p>
        </w:tc>
      </w:tr>
      <w:tr w:rsidR="006F2CA2" w:rsidRPr="006F2CA2" w14:paraId="37242A33" w14:textId="77777777" w:rsidTr="00B86892">
        <w:trPr>
          <w:divId w:val="2116439976"/>
          <w:cantSplit/>
          <w:trHeight w:val="40"/>
        </w:trPr>
        <w:tc>
          <w:tcPr>
            <w:tcW w:w="1012" w:type="dxa"/>
          </w:tcPr>
          <w:p w14:paraId="78D263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GUID=e5915328-5c74-485a-b4e8-a90c86b72883 </w:instrText>
            </w:r>
            <w:r w:rsidRPr="006F2CA2">
              <w:rPr>
                <w:rFonts w:ascii="Times New Roman" w:hAnsi="Times New Roman" w:cs="Times New Roman"/>
                <w:sz w:val="22"/>
                <w:szCs w:val="20"/>
                <w:lang w:val="en-GB" w:eastAsia="en-US"/>
              </w:rPr>
              <w:fldChar w:fldCharType="end"/>
            </w:r>
          </w:p>
        </w:tc>
        <w:tc>
          <w:tcPr>
            <w:tcW w:w="3751" w:type="dxa"/>
            <w:gridSpan w:val="2"/>
          </w:tcPr>
          <w:p w14:paraId="3A41C69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GUID=f8885143-0e11-437d-b121-834787190195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w:t>
            </w:r>
          </w:p>
        </w:tc>
        <w:tc>
          <w:tcPr>
            <w:tcW w:w="326" w:type="dxa"/>
            <w:gridSpan w:val="2"/>
          </w:tcPr>
          <w:p w14:paraId="086CEC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GUID=c5644c40-75a9-491a-bc6a-6dcfa5b74b2e </w:instrText>
            </w:r>
            <w:r w:rsidRPr="006F2CA2">
              <w:rPr>
                <w:rFonts w:ascii="Times New Roman" w:hAnsi="Times New Roman" w:cs="Times New Roman"/>
                <w:sz w:val="22"/>
                <w:szCs w:val="20"/>
                <w:lang w:val="en-GB" w:eastAsia="en-US"/>
              </w:rPr>
              <w:fldChar w:fldCharType="end"/>
            </w:r>
          </w:p>
        </w:tc>
        <w:tc>
          <w:tcPr>
            <w:tcW w:w="1971" w:type="dxa"/>
          </w:tcPr>
          <w:p w14:paraId="55BC62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GUID=e0101207-8b23-4b70-b76f-0f866e3c02bd </w:instrText>
            </w:r>
            <w:r w:rsidRPr="006F2CA2">
              <w:rPr>
                <w:rFonts w:ascii="Times New Roman" w:hAnsi="Times New Roman" w:cs="Times New Roman"/>
                <w:sz w:val="22"/>
                <w:szCs w:val="20"/>
                <w:lang w:val="en-GB" w:eastAsia="en-US"/>
              </w:rPr>
              <w:fldChar w:fldCharType="end"/>
            </w:r>
          </w:p>
        </w:tc>
      </w:tr>
      <w:tr w:rsidR="006F2CA2" w:rsidRPr="006F2CA2" w14:paraId="67A056E1" w14:textId="77777777" w:rsidTr="00B86892">
        <w:trPr>
          <w:divId w:val="2116439976"/>
          <w:cantSplit/>
          <w:trHeight w:val="40"/>
        </w:trPr>
        <w:tc>
          <w:tcPr>
            <w:tcW w:w="1012" w:type="dxa"/>
          </w:tcPr>
          <w:p w14:paraId="0173B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GUID=26943e96-bba7-4b1b-8443-1bde15cef45e </w:instrText>
            </w:r>
            <w:r w:rsidRPr="006F2CA2">
              <w:rPr>
                <w:rFonts w:ascii="Times New Roman" w:hAnsi="Times New Roman" w:cs="Times New Roman"/>
                <w:sz w:val="22"/>
                <w:szCs w:val="20"/>
                <w:lang w:val="en-GB" w:eastAsia="en-US"/>
              </w:rPr>
              <w:fldChar w:fldCharType="end"/>
            </w:r>
          </w:p>
        </w:tc>
        <w:tc>
          <w:tcPr>
            <w:tcW w:w="3751" w:type="dxa"/>
            <w:gridSpan w:val="2"/>
          </w:tcPr>
          <w:p w14:paraId="4FFE0F7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GUID=486af865-93f4-40b0-a3ef-ec3563d126e1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Request</w:t>
            </w:r>
            <w:r w:rsidRPr="006F2CA2">
              <w:rPr>
                <w:rFonts w:ascii="Times New Roman" w:hAnsi="Times New Roman" w:cs="Times New Roman"/>
                <w:sz w:val="22"/>
                <w:szCs w:val="20"/>
                <w:vertAlign w:val="superscript"/>
                <w:lang w:val="en-GB" w:eastAsia="en-US"/>
              </w:rPr>
              <w:t>4</w:t>
            </w:r>
          </w:p>
        </w:tc>
        <w:tc>
          <w:tcPr>
            <w:tcW w:w="326" w:type="dxa"/>
            <w:gridSpan w:val="2"/>
          </w:tcPr>
          <w:p w14:paraId="60A395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GUID=3b358211-3374-4817-a44b-b0cf2291099a </w:instrText>
            </w:r>
            <w:r w:rsidRPr="006F2CA2">
              <w:rPr>
                <w:rFonts w:ascii="Times New Roman" w:hAnsi="Times New Roman" w:cs="Times New Roman"/>
                <w:sz w:val="22"/>
                <w:szCs w:val="20"/>
                <w:lang w:val="en-GB" w:eastAsia="en-US"/>
              </w:rPr>
              <w:fldChar w:fldCharType="end"/>
            </w:r>
          </w:p>
        </w:tc>
        <w:tc>
          <w:tcPr>
            <w:tcW w:w="1971" w:type="dxa"/>
          </w:tcPr>
          <w:p w14:paraId="7E9CFC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GUID=70d4d6e9-3ca0-4304-bba9-89c8c2d63b2b </w:instrText>
            </w:r>
            <w:r w:rsidRPr="006F2CA2">
              <w:rPr>
                <w:rFonts w:ascii="Times New Roman" w:hAnsi="Times New Roman" w:cs="Times New Roman"/>
                <w:sz w:val="22"/>
                <w:szCs w:val="20"/>
                <w:lang w:val="en-GB" w:eastAsia="en-US"/>
              </w:rPr>
              <w:fldChar w:fldCharType="end"/>
            </w:r>
          </w:p>
        </w:tc>
      </w:tr>
      <w:tr w:rsidR="006F2CA2" w:rsidRPr="006F2CA2" w14:paraId="68C4A186" w14:textId="77777777" w:rsidTr="00B86892">
        <w:trPr>
          <w:divId w:val="2116439976"/>
          <w:cantSplit/>
          <w:trHeight w:val="40"/>
        </w:trPr>
        <w:tc>
          <w:tcPr>
            <w:tcW w:w="1012" w:type="dxa"/>
          </w:tcPr>
          <w:p w14:paraId="0D31F1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GUID=b9f6789e-fd1e-490b-af7f-d126af843aa3 </w:instrText>
            </w:r>
            <w:r w:rsidRPr="006F2CA2">
              <w:rPr>
                <w:rFonts w:ascii="Times New Roman" w:hAnsi="Times New Roman" w:cs="Times New Roman"/>
                <w:sz w:val="22"/>
                <w:szCs w:val="20"/>
                <w:lang w:val="en-GB" w:eastAsia="en-US"/>
              </w:rPr>
              <w:fldChar w:fldCharType="end"/>
            </w:r>
          </w:p>
        </w:tc>
        <w:tc>
          <w:tcPr>
            <w:tcW w:w="3751" w:type="dxa"/>
            <w:gridSpan w:val="2"/>
          </w:tcPr>
          <w:p w14:paraId="5019B73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GUID=c024d864-21f1-43fc-8833-75f7b60c2e91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w:t>
            </w:r>
          </w:p>
        </w:tc>
        <w:tc>
          <w:tcPr>
            <w:tcW w:w="326" w:type="dxa"/>
            <w:gridSpan w:val="2"/>
          </w:tcPr>
          <w:p w14:paraId="05963E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GUID=df68bc92-e4fd-4914-b48d-c162420b769e </w:instrText>
            </w:r>
            <w:r w:rsidRPr="006F2CA2">
              <w:rPr>
                <w:rFonts w:ascii="Times New Roman" w:hAnsi="Times New Roman" w:cs="Times New Roman"/>
                <w:sz w:val="22"/>
                <w:szCs w:val="20"/>
                <w:lang w:val="en-GB" w:eastAsia="en-US"/>
              </w:rPr>
              <w:fldChar w:fldCharType="end"/>
            </w:r>
          </w:p>
        </w:tc>
        <w:tc>
          <w:tcPr>
            <w:tcW w:w="1971" w:type="dxa"/>
          </w:tcPr>
          <w:p w14:paraId="6FD566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GUID=f2ee27cd-1ac2-47d3-a73f-071300d4470f </w:instrText>
            </w:r>
            <w:r w:rsidRPr="006F2CA2">
              <w:rPr>
                <w:rFonts w:ascii="Times New Roman" w:hAnsi="Times New Roman" w:cs="Times New Roman"/>
                <w:sz w:val="22"/>
                <w:szCs w:val="20"/>
                <w:lang w:val="en-GB" w:eastAsia="en-US"/>
              </w:rPr>
              <w:fldChar w:fldCharType="end"/>
            </w:r>
          </w:p>
        </w:tc>
      </w:tr>
      <w:tr w:rsidR="006F2CA2" w:rsidRPr="006F2CA2" w14:paraId="6EE9390C" w14:textId="77777777" w:rsidTr="00B86892">
        <w:trPr>
          <w:divId w:val="2116439976"/>
          <w:cantSplit/>
          <w:trHeight w:val="40"/>
        </w:trPr>
        <w:tc>
          <w:tcPr>
            <w:tcW w:w="1012" w:type="dxa"/>
          </w:tcPr>
          <w:p w14:paraId="5A7584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GUID=923d1d9a-2b59-4820-b8ea-b5b4c148013e </w:instrText>
            </w:r>
            <w:r w:rsidRPr="006F2CA2">
              <w:rPr>
                <w:rFonts w:ascii="Times New Roman" w:hAnsi="Times New Roman" w:cs="Times New Roman"/>
                <w:sz w:val="22"/>
                <w:szCs w:val="20"/>
                <w:lang w:val="en-GB" w:eastAsia="en-US"/>
              </w:rPr>
              <w:fldChar w:fldCharType="end"/>
            </w:r>
          </w:p>
        </w:tc>
        <w:tc>
          <w:tcPr>
            <w:tcW w:w="3751" w:type="dxa"/>
            <w:gridSpan w:val="2"/>
          </w:tcPr>
          <w:p w14:paraId="695F344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GUID=e0765e73-1625-422f-8f52-3374e091d1c1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Advertising</w:t>
            </w:r>
          </w:p>
        </w:tc>
        <w:tc>
          <w:tcPr>
            <w:tcW w:w="326" w:type="dxa"/>
            <w:gridSpan w:val="2"/>
          </w:tcPr>
          <w:p w14:paraId="0466A9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GUID=13ab7044-df5b-4948-8ff2-1c12bef65e01 </w:instrText>
            </w:r>
            <w:r w:rsidRPr="006F2CA2">
              <w:rPr>
                <w:rFonts w:ascii="Times New Roman" w:hAnsi="Times New Roman" w:cs="Times New Roman"/>
                <w:sz w:val="22"/>
                <w:szCs w:val="20"/>
                <w:lang w:val="en-GB" w:eastAsia="en-US"/>
              </w:rPr>
              <w:fldChar w:fldCharType="end"/>
            </w:r>
          </w:p>
        </w:tc>
        <w:tc>
          <w:tcPr>
            <w:tcW w:w="1971" w:type="dxa"/>
          </w:tcPr>
          <w:p w14:paraId="7176A0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GUID=a79492e1-9a61-4e88-baeb-4b5aa7f78278 </w:instrText>
            </w:r>
            <w:r w:rsidRPr="006F2CA2">
              <w:rPr>
                <w:rFonts w:ascii="Times New Roman" w:hAnsi="Times New Roman" w:cs="Times New Roman"/>
                <w:sz w:val="22"/>
                <w:szCs w:val="20"/>
                <w:lang w:val="en-GB" w:eastAsia="en-US"/>
              </w:rPr>
              <w:fldChar w:fldCharType="end"/>
            </w:r>
          </w:p>
        </w:tc>
      </w:tr>
      <w:tr w:rsidR="006F2CA2" w:rsidRPr="006F2CA2" w14:paraId="34048913" w14:textId="77777777" w:rsidTr="00B86892">
        <w:trPr>
          <w:divId w:val="2116439976"/>
          <w:cantSplit/>
          <w:trHeight w:val="40"/>
        </w:trPr>
        <w:tc>
          <w:tcPr>
            <w:tcW w:w="1012" w:type="dxa"/>
          </w:tcPr>
          <w:p w14:paraId="043E6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GUID=53488c49-d9fb-4bbb-852f-95161ee17c1a </w:instrText>
            </w:r>
            <w:r w:rsidRPr="006F2CA2">
              <w:rPr>
                <w:rFonts w:ascii="Times New Roman" w:hAnsi="Times New Roman" w:cs="Times New Roman"/>
                <w:sz w:val="22"/>
                <w:szCs w:val="20"/>
                <w:lang w:val="en-GB" w:eastAsia="en-US"/>
              </w:rPr>
              <w:fldChar w:fldCharType="end"/>
            </w:r>
          </w:p>
        </w:tc>
        <w:tc>
          <w:tcPr>
            <w:tcW w:w="3751" w:type="dxa"/>
            <w:gridSpan w:val="2"/>
          </w:tcPr>
          <w:p w14:paraId="69822B2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GUID=78121920-2ed0-4ec6-a957-839ab37b18a6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w:t>
            </w:r>
          </w:p>
        </w:tc>
        <w:tc>
          <w:tcPr>
            <w:tcW w:w="326" w:type="dxa"/>
            <w:gridSpan w:val="2"/>
          </w:tcPr>
          <w:p w14:paraId="41BE3C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GUID=6d621db8-ad9c-43d4-8994-dde3a15af5d4 </w:instrText>
            </w:r>
            <w:r w:rsidRPr="006F2CA2">
              <w:rPr>
                <w:rFonts w:ascii="Times New Roman" w:hAnsi="Times New Roman" w:cs="Times New Roman"/>
                <w:sz w:val="22"/>
                <w:szCs w:val="20"/>
                <w:lang w:val="en-GB" w:eastAsia="en-US"/>
              </w:rPr>
              <w:fldChar w:fldCharType="end"/>
            </w:r>
          </w:p>
        </w:tc>
        <w:tc>
          <w:tcPr>
            <w:tcW w:w="1971" w:type="dxa"/>
          </w:tcPr>
          <w:p w14:paraId="3A2B8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GUID=832779b5-8661-430b-adab-7becd0c82946 </w:instrText>
            </w:r>
            <w:r w:rsidRPr="006F2CA2">
              <w:rPr>
                <w:rFonts w:ascii="Times New Roman" w:hAnsi="Times New Roman" w:cs="Times New Roman"/>
                <w:sz w:val="22"/>
                <w:szCs w:val="20"/>
                <w:lang w:val="en-GB" w:eastAsia="en-US"/>
              </w:rPr>
              <w:fldChar w:fldCharType="end"/>
            </w:r>
          </w:p>
        </w:tc>
      </w:tr>
      <w:tr w:rsidR="006F2CA2" w:rsidRPr="006F2CA2" w14:paraId="56F4628F" w14:textId="77777777" w:rsidTr="00B86892">
        <w:trPr>
          <w:divId w:val="2116439976"/>
          <w:cantSplit/>
          <w:trHeight w:val="40"/>
        </w:trPr>
        <w:tc>
          <w:tcPr>
            <w:tcW w:w="1012" w:type="dxa"/>
          </w:tcPr>
          <w:p w14:paraId="2D0B79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GUID=1c7f8fdc-dc0b-48e1-b918-df8e5c7c3b36 </w:instrText>
            </w:r>
            <w:r w:rsidRPr="006F2CA2">
              <w:rPr>
                <w:rFonts w:ascii="Times New Roman" w:hAnsi="Times New Roman" w:cs="Times New Roman"/>
                <w:sz w:val="22"/>
                <w:szCs w:val="20"/>
                <w:lang w:val="en-GB" w:eastAsia="en-US"/>
              </w:rPr>
              <w:fldChar w:fldCharType="end"/>
            </w:r>
          </w:p>
        </w:tc>
        <w:tc>
          <w:tcPr>
            <w:tcW w:w="3751" w:type="dxa"/>
            <w:gridSpan w:val="2"/>
          </w:tcPr>
          <w:p w14:paraId="2C4842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GUID=1a019f48-aa53-4b50-88c8-0ab0b2d9be1b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w:t>
            </w:r>
          </w:p>
        </w:tc>
        <w:tc>
          <w:tcPr>
            <w:tcW w:w="326" w:type="dxa"/>
            <w:gridSpan w:val="2"/>
          </w:tcPr>
          <w:p w14:paraId="6B2598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GUID=604abd76-8dc0-4f95-b14a-3e88396fbb64 </w:instrText>
            </w:r>
            <w:r w:rsidRPr="006F2CA2">
              <w:rPr>
                <w:rFonts w:ascii="Times New Roman" w:hAnsi="Times New Roman" w:cs="Times New Roman"/>
                <w:sz w:val="22"/>
                <w:szCs w:val="20"/>
                <w:lang w:val="en-GB" w:eastAsia="en-US"/>
              </w:rPr>
              <w:fldChar w:fldCharType="end"/>
            </w:r>
          </w:p>
        </w:tc>
        <w:tc>
          <w:tcPr>
            <w:tcW w:w="1971" w:type="dxa"/>
          </w:tcPr>
          <w:p w14:paraId="1C4D27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GUID=7754556d-21d5-41c1-b69d-38185a5feb8d </w:instrText>
            </w:r>
            <w:r w:rsidRPr="006F2CA2">
              <w:rPr>
                <w:rFonts w:ascii="Times New Roman" w:hAnsi="Times New Roman" w:cs="Times New Roman"/>
                <w:sz w:val="22"/>
                <w:szCs w:val="20"/>
                <w:lang w:val="en-GB" w:eastAsia="en-US"/>
              </w:rPr>
              <w:fldChar w:fldCharType="end"/>
            </w:r>
          </w:p>
        </w:tc>
      </w:tr>
      <w:tr w:rsidR="006F2CA2" w:rsidRPr="006F2CA2" w14:paraId="60E05083" w14:textId="77777777" w:rsidTr="00B86892">
        <w:trPr>
          <w:divId w:val="2116439976"/>
          <w:cantSplit/>
          <w:trHeight w:val="40"/>
        </w:trPr>
        <w:tc>
          <w:tcPr>
            <w:tcW w:w="1012" w:type="dxa"/>
          </w:tcPr>
          <w:p w14:paraId="7875E3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GUID=ffdd8f96-b6b9-45d1-8690-8cf03ee36709 </w:instrText>
            </w:r>
            <w:r w:rsidRPr="006F2CA2">
              <w:rPr>
                <w:rFonts w:ascii="Times New Roman" w:hAnsi="Times New Roman" w:cs="Times New Roman"/>
                <w:sz w:val="22"/>
                <w:szCs w:val="20"/>
                <w:lang w:val="en-GB" w:eastAsia="en-US"/>
              </w:rPr>
              <w:fldChar w:fldCharType="end"/>
            </w:r>
          </w:p>
        </w:tc>
        <w:tc>
          <w:tcPr>
            <w:tcW w:w="3751" w:type="dxa"/>
            <w:gridSpan w:val="2"/>
          </w:tcPr>
          <w:p w14:paraId="5D9A719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GUID=56d1f4a5-8273-4dff-bcdb-cc098de697d1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Fees</w:t>
            </w:r>
          </w:p>
        </w:tc>
        <w:tc>
          <w:tcPr>
            <w:tcW w:w="326" w:type="dxa"/>
            <w:gridSpan w:val="2"/>
          </w:tcPr>
          <w:p w14:paraId="0904D2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GUID=f44f6950-8d63-489a-9b88-993a1dec9367 </w:instrText>
            </w:r>
            <w:r w:rsidRPr="006F2CA2">
              <w:rPr>
                <w:rFonts w:ascii="Times New Roman" w:hAnsi="Times New Roman" w:cs="Times New Roman"/>
                <w:sz w:val="22"/>
                <w:szCs w:val="20"/>
                <w:lang w:val="en-GB" w:eastAsia="en-US"/>
              </w:rPr>
              <w:fldChar w:fldCharType="end"/>
            </w:r>
          </w:p>
        </w:tc>
        <w:tc>
          <w:tcPr>
            <w:tcW w:w="1971" w:type="dxa"/>
          </w:tcPr>
          <w:p w14:paraId="190B48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GUID=38587510-dc76-499f-96f7-eb4c76cf3d81 </w:instrText>
            </w:r>
            <w:r w:rsidRPr="006F2CA2">
              <w:rPr>
                <w:rFonts w:ascii="Times New Roman" w:hAnsi="Times New Roman" w:cs="Times New Roman"/>
                <w:sz w:val="22"/>
                <w:szCs w:val="20"/>
                <w:lang w:val="en-GB" w:eastAsia="en-US"/>
              </w:rPr>
              <w:fldChar w:fldCharType="end"/>
            </w:r>
          </w:p>
        </w:tc>
      </w:tr>
      <w:tr w:rsidR="006F2CA2" w:rsidRPr="006F2CA2" w14:paraId="216C259B" w14:textId="77777777" w:rsidTr="00B86892">
        <w:trPr>
          <w:divId w:val="2116439976"/>
          <w:cantSplit/>
        </w:trPr>
        <w:tc>
          <w:tcPr>
            <w:tcW w:w="7060" w:type="dxa"/>
            <w:gridSpan w:val="6"/>
          </w:tcPr>
          <w:p w14:paraId="187D9C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GUID=63daa0bf-25c6-4009-9b0e-b66b3b27125f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5E74F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GUID=2dbeaf20-8647-42af-ad9d-f52f62b876c0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35D9216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GUID=e9bfaa13-da21-428c-acc3-08c85f03bc8e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5E402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GUID=b56ca32a-7de1-4148-a55d-c5afb1064147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to whom it may concern</w:t>
            </w:r>
          </w:p>
          <w:p w14:paraId="774B5E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GUID=6690db6f-9db9-4d8a-be5b-8a337b73f6ba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bl>
    <w:p w14:paraId="4CEB69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00"/>
        <w:gridCol w:w="3560"/>
        <w:gridCol w:w="1280"/>
        <w:gridCol w:w="1120"/>
        <w:gridCol w:w="20"/>
      </w:tblGrid>
      <w:tr w:rsidR="006F2CA2" w:rsidRPr="006F2CA2" w14:paraId="0BA15996" w14:textId="77777777" w:rsidTr="00B86892">
        <w:trPr>
          <w:gridAfter w:val="1"/>
          <w:divId w:val="2116439976"/>
          <w:wAfter w:w="20" w:type="dxa"/>
          <w:cantSplit/>
        </w:trPr>
        <w:tc>
          <w:tcPr>
            <w:tcW w:w="7060" w:type="dxa"/>
            <w:gridSpan w:val="4"/>
          </w:tcPr>
          <w:p w14:paraId="7E2CC4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6887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GUID=8c524dfd-a621-4b9b-9ba5-5f68078356dd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151</w:t>
            </w:r>
          </w:p>
        </w:tc>
      </w:tr>
      <w:tr w:rsidR="006F2CA2" w:rsidRPr="006F2CA2" w14:paraId="57E2CC11" w14:textId="77777777" w:rsidTr="00B86892">
        <w:trPr>
          <w:gridAfter w:val="3"/>
          <w:divId w:val="2116439976"/>
          <w:wAfter w:w="2420" w:type="dxa"/>
          <w:cantSplit/>
        </w:trPr>
        <w:tc>
          <w:tcPr>
            <w:tcW w:w="4660" w:type="dxa"/>
            <w:gridSpan w:val="2"/>
          </w:tcPr>
          <w:p w14:paraId="47F6889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GUID=b889d591-97d9-4b8c-b6bb-e85c55a26d68 </w:instrText>
            </w:r>
            <w:r w:rsidRPr="006F2CA2">
              <w:rPr>
                <w:rFonts w:ascii="Times New Roman" w:hAnsi="Times New Roman" w:cs="Times New Roman"/>
                <w:sz w:val="18"/>
                <w:szCs w:val="18"/>
                <w:lang w:val="en-GB" w:eastAsia="en-US"/>
              </w:rPr>
              <w:fldChar w:fldCharType="end"/>
            </w:r>
          </w:p>
        </w:tc>
      </w:tr>
      <w:tr w:rsidR="006F2CA2" w:rsidRPr="006F2CA2" w14:paraId="665B7E04" w14:textId="77777777" w:rsidTr="00B86892">
        <w:trPr>
          <w:gridAfter w:val="1"/>
          <w:divId w:val="2116439976"/>
          <w:wAfter w:w="20" w:type="dxa"/>
          <w:cantSplit/>
        </w:trPr>
        <w:tc>
          <w:tcPr>
            <w:tcW w:w="7060" w:type="dxa"/>
            <w:gridSpan w:val="4"/>
          </w:tcPr>
          <w:p w14:paraId="32BB7F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SHERIFF’S/BAILIFF’S NOTICE </w:t>
            </w:r>
          </w:p>
          <w:p w14:paraId="5E1309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SEIZING SECURITIES</w:t>
            </w:r>
          </w:p>
          <w:p w14:paraId="1B661B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GUID=83f976a8-a5da-4e83-9480-00f66396edf4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746EE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GUID=748fcd74-91ae-4bf7-b932-af1ad25ec988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 writ of seizure and sale dated the       day of                         20        , a copy of which is attached, I was directed to cause to be levied and made out of the property liable to be seized under the writ of seizure and sale belonging to                              the sum of $        .</w:t>
            </w:r>
          </w:p>
          <w:p w14:paraId="373B9E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GUID=8dab0601-ec6a-4ef6-8cd2-85d85970bdf4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do give you notice that I hereby seize the securities specified in the Schedule hereto to which the judgment debtor is beneficially entitled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052B1C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GUID=d6ffc1c4-4c83-477c-800e-4a4172e23d6b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03B5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GUID=df343176-7d6c-4530-b566-ff5db498e01c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434C6F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GUID=d5497920-faad-4ceb-8f70-b40ec17f09d5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6F2CA2" w:rsidRPr="006F2CA2" w14:paraId="5397CBD3" w14:textId="77777777" w:rsidTr="00B86892">
        <w:trPr>
          <w:divId w:val="2116439976"/>
          <w:cantSplit/>
        </w:trPr>
        <w:tc>
          <w:tcPr>
            <w:tcW w:w="7080" w:type="dxa"/>
            <w:gridSpan w:val="5"/>
          </w:tcPr>
          <w:p w14:paraId="5EFE3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A503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GUID=c74433e8-a737-4c4b-be3c-9f39fe90d7e6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152</w:t>
            </w:r>
          </w:p>
        </w:tc>
      </w:tr>
      <w:tr w:rsidR="006F2CA2" w:rsidRPr="006F2CA2" w14:paraId="50E52301" w14:textId="77777777" w:rsidTr="00B86892">
        <w:trPr>
          <w:divId w:val="2116439976"/>
          <w:cantSplit/>
        </w:trPr>
        <w:tc>
          <w:tcPr>
            <w:tcW w:w="1100" w:type="dxa"/>
          </w:tcPr>
          <w:p w14:paraId="0173395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GUID=c8b20cf6-d898-42dd-b817-6503303d5532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40" w:type="dxa"/>
            <w:gridSpan w:val="2"/>
          </w:tcPr>
          <w:p w14:paraId="3C6C8B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B257C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GUID=1974601f-c2a3-4ab0-88f5-9c63484a6687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w:t>
            </w:r>
            <w:r w:rsidRPr="006F2CA2">
              <w:rPr>
                <w:rFonts w:ascii="Times New Roman" w:hAnsi="Times New Roman" w:cs="Times New Roman"/>
                <w:sz w:val="22"/>
                <w:szCs w:val="20"/>
                <w:lang w:val="en-GB" w:eastAsia="en-US"/>
              </w:rPr>
              <w:br/>
              <w:t xml:space="preserve">OF APPLICATION FOR ORDER FOR </w:t>
            </w:r>
            <w:r w:rsidRPr="006F2CA2">
              <w:rPr>
                <w:rFonts w:ascii="Times New Roman" w:hAnsi="Times New Roman" w:cs="Times New Roman"/>
                <w:sz w:val="22"/>
                <w:szCs w:val="20"/>
                <w:lang w:val="en-GB" w:eastAsia="en-US"/>
              </w:rPr>
              <w:br/>
              <w:t>EXAMINATION OF JUDGMENT DEBTOR</w:t>
            </w:r>
          </w:p>
        </w:tc>
        <w:tc>
          <w:tcPr>
            <w:tcW w:w="1140" w:type="dxa"/>
            <w:gridSpan w:val="2"/>
          </w:tcPr>
          <w:p w14:paraId="5815A1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GUID=e97d3162-02b9-4740-9f60-57a1bd4ee8ce </w:instrText>
            </w:r>
            <w:r w:rsidRPr="006F2CA2">
              <w:rPr>
                <w:rFonts w:ascii="Times New Roman" w:hAnsi="Times New Roman" w:cs="Times New Roman"/>
                <w:sz w:val="22"/>
                <w:szCs w:val="20"/>
                <w:lang w:val="en-GB" w:eastAsia="en-US"/>
              </w:rPr>
              <w:fldChar w:fldCharType="end"/>
            </w:r>
          </w:p>
        </w:tc>
      </w:tr>
      <w:tr w:rsidR="006F2CA2" w:rsidRPr="006F2CA2" w14:paraId="66C3BDA0" w14:textId="77777777" w:rsidTr="00B86892">
        <w:trPr>
          <w:divId w:val="2116439976"/>
          <w:cantSplit/>
        </w:trPr>
        <w:tc>
          <w:tcPr>
            <w:tcW w:w="7080" w:type="dxa"/>
            <w:gridSpan w:val="5"/>
          </w:tcPr>
          <w:p w14:paraId="017C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GUID=936a6b45-2f49-4464-8d1c-a1eec2ce5019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74286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GUID=bac92709-1353-4057-92be-b38372873df2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w:t>
            </w:r>
            <w:r w:rsidRPr="006F2CA2">
              <w:rPr>
                <w:rFonts w:ascii="Times New Roman" w:hAnsi="Times New Roman" w:cs="Times New Roman"/>
                <w:sz w:val="22"/>
                <w:szCs w:val="20"/>
                <w:lang w:val="en-GB" w:eastAsia="en-US"/>
              </w:rPr>
              <w:br/>
              <w:t xml:space="preserve"> do make oath (or affirm) and say as follows:</w:t>
            </w:r>
          </w:p>
          <w:p w14:paraId="3E2C3747"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GUID=cb8114db-b0ea-4673-8eab-9fc18f983570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am a                               in the employ of                            solicitors for the plaintiff and am duly authorised to make this affidavit on behalf of                     </w:t>
            </w:r>
            <w:proofErr w:type="gramStart"/>
            <w:r w:rsidRPr="006F2CA2">
              <w:rPr>
                <w:rFonts w:ascii="Times New Roman" w:hAnsi="Times New Roman" w:cs="Times New Roman"/>
                <w:sz w:val="22"/>
                <w:szCs w:val="20"/>
                <w:lang w:val="en-GB" w:eastAsia="en-US"/>
              </w:rPr>
              <w:t>  .</w:t>
            </w:r>
            <w:proofErr w:type="gramEnd"/>
          </w:p>
          <w:p w14:paraId="415173CD"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GUID=6a2437a0-47a4-4c62-9bbd-0f25bad49d80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judgment was entered for the plaintiff for $              and $              costs (or as may be). The said judgment remains wholly unsatisfied (or unsatisfied as to the total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as may be).</w:t>
            </w:r>
          </w:p>
          <w:p w14:paraId="6CD448E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GUID=afc9c20f-ab0c-4306-81b4-6d9c35239454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In order to enable the plaintiff to decide upon the methods to employ to enforce the said judgment, it is desired to examine the judgment debtor (or                                 , an officer of the judgment debtor company) on the question whether any and if so what debts are owing to him (or the judgment debtor company) and/or means of satisfying the judgment debt.</w:t>
            </w:r>
          </w:p>
          <w:p w14:paraId="26FDA00F"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GUID=993137d7-d5f5-4e6d-b777-f477ea270e38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In these circumstances, I respectfully ask for an order that the said judgment debtor (or                                     ) do attend before the Registrar to be examined on the said questions, and to produce upon such examination all books or documents in his possession relevant to the said questions at the time and place appointed for his examination.</w:t>
            </w:r>
          </w:p>
          <w:p w14:paraId="6AF226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GUID=80a9ee78-68a0-4889-9870-075590ad434f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7E4E953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60"/>
        <w:gridCol w:w="4800"/>
        <w:gridCol w:w="1100"/>
      </w:tblGrid>
      <w:tr w:rsidR="006F2CA2" w:rsidRPr="006F2CA2" w14:paraId="141E0A89" w14:textId="77777777" w:rsidTr="00B86892">
        <w:trPr>
          <w:divId w:val="2116439976"/>
          <w:cantSplit/>
        </w:trPr>
        <w:tc>
          <w:tcPr>
            <w:tcW w:w="7060" w:type="dxa"/>
            <w:gridSpan w:val="3"/>
          </w:tcPr>
          <w:p w14:paraId="27C037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GUID=72cf5655-7f8f-49d8-8618-e34994a8d506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153</w:t>
            </w:r>
          </w:p>
        </w:tc>
      </w:tr>
      <w:tr w:rsidR="006F2CA2" w:rsidRPr="006F2CA2" w14:paraId="0A140792" w14:textId="77777777" w:rsidTr="00B86892">
        <w:trPr>
          <w:divId w:val="2116439976"/>
          <w:cantSplit/>
        </w:trPr>
        <w:tc>
          <w:tcPr>
            <w:tcW w:w="1160" w:type="dxa"/>
          </w:tcPr>
          <w:p w14:paraId="5F86E5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GUID=d097ef8e-9650-460d-9c53-24816c47706a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00" w:type="dxa"/>
          </w:tcPr>
          <w:p w14:paraId="552D1C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B257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GUID=c229b540-46b5-4376-a24d-50b0071fd7fe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EXAMINATION OF </w:t>
            </w:r>
            <w:r w:rsidRPr="006F2CA2">
              <w:rPr>
                <w:rFonts w:ascii="Times New Roman" w:hAnsi="Times New Roman" w:cs="Times New Roman"/>
                <w:sz w:val="22"/>
                <w:szCs w:val="20"/>
                <w:lang w:val="en-GB" w:eastAsia="en-US"/>
              </w:rPr>
              <w:br/>
              <w:t>JUDGMENT DEBTOR</w:t>
            </w:r>
          </w:p>
        </w:tc>
        <w:tc>
          <w:tcPr>
            <w:tcW w:w="1100" w:type="dxa"/>
          </w:tcPr>
          <w:p w14:paraId="5ADDCD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GUID=377495be-7468-48ef-a1a2-26b21b8cf4c5 </w:instrText>
            </w:r>
            <w:r w:rsidRPr="006F2CA2">
              <w:rPr>
                <w:rFonts w:ascii="Times New Roman" w:hAnsi="Times New Roman" w:cs="Times New Roman"/>
                <w:sz w:val="22"/>
                <w:szCs w:val="20"/>
                <w:lang w:val="en-GB" w:eastAsia="en-US"/>
              </w:rPr>
              <w:fldChar w:fldCharType="end"/>
            </w:r>
          </w:p>
        </w:tc>
      </w:tr>
      <w:tr w:rsidR="006F2CA2" w:rsidRPr="006F2CA2" w14:paraId="09E6D1F2" w14:textId="77777777" w:rsidTr="00B86892">
        <w:trPr>
          <w:divId w:val="2116439976"/>
          <w:cantSplit/>
        </w:trPr>
        <w:tc>
          <w:tcPr>
            <w:tcW w:w="7060" w:type="dxa"/>
            <w:gridSpan w:val="3"/>
          </w:tcPr>
          <w:p w14:paraId="3D731A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GUID=62a20a5f-fce5-4f52-8d02-ff0e21ff9f6f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3CF25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GUID=6369f20c-c70c-4620-ac6f-96cf1af95ab2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3CD172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GUID=54ab1a3c-d548-41e1-b525-1f7067a53ecb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abovenamed judgment debtor                        attend and be orally examined as to whether the said judgment debtor has any property or means on the         day of                            20        , before the Registrar, and that the said judgment debtor produce any books or documents in his possession or power relating to the same before the Registrar at the time of the examination and that the costs of this application and of the examination thereunder be in the discretion of the Registrar conducting the examination.</w:t>
            </w:r>
          </w:p>
          <w:p w14:paraId="4A2B4BC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GUID=9ee7cf48-5db1-49a3-8e29-8f2c7fb03408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079F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GUID=bae191e7-b92d-402d-b996-df18bcfe5af4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6FD263" w14:textId="77777777" w:rsidR="006F2CA2" w:rsidRPr="006F2CA2" w:rsidRDefault="006F2CA2" w:rsidP="006F2CA2">
            <w:pPr>
              <w:spacing w:before="120" w:after="0" w:line="240" w:lineRule="auto"/>
              <w:ind w:left="580" w:hanging="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GUID=188c67eb-c27e-49bc-9f01-b409a29bc7d8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ab/>
              <w:t>This order requires personal service, and the copy served must be endorsed as prescribed by R.696(4), when it may be enforced by committal.</w:t>
            </w:r>
          </w:p>
        </w:tc>
      </w:tr>
    </w:tbl>
    <w:p w14:paraId="7710EA4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260"/>
        <w:gridCol w:w="4680"/>
        <w:gridCol w:w="1140"/>
      </w:tblGrid>
      <w:tr w:rsidR="006F2CA2" w:rsidRPr="006F2CA2" w14:paraId="2D0C60D4" w14:textId="77777777" w:rsidTr="00B86892">
        <w:trPr>
          <w:divId w:val="2116439976"/>
          <w:cantSplit/>
        </w:trPr>
        <w:tc>
          <w:tcPr>
            <w:tcW w:w="7080" w:type="dxa"/>
            <w:gridSpan w:val="3"/>
          </w:tcPr>
          <w:p w14:paraId="5EF9B7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GUID=84632655-df54-422b-ba1d-6dfedfc26c70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154</w:t>
            </w:r>
          </w:p>
        </w:tc>
      </w:tr>
      <w:tr w:rsidR="006F2CA2" w:rsidRPr="006F2CA2" w14:paraId="7D0A6583" w14:textId="77777777" w:rsidTr="00B86892">
        <w:trPr>
          <w:divId w:val="2116439976"/>
          <w:cantSplit/>
        </w:trPr>
        <w:tc>
          <w:tcPr>
            <w:tcW w:w="1260" w:type="dxa"/>
          </w:tcPr>
          <w:p w14:paraId="4EEB717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GUID=2100b321-58f8-4bae-9212-8b2224de5b39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R.742</w:t>
            </w:r>
          </w:p>
        </w:tc>
        <w:tc>
          <w:tcPr>
            <w:tcW w:w="4680" w:type="dxa"/>
          </w:tcPr>
          <w:p w14:paraId="396BE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A8BCB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GUID=c80a1808-3cd3-4715-8775-5523cd2bc223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 TO SHOW CAUSE</w:t>
            </w:r>
          </w:p>
        </w:tc>
        <w:tc>
          <w:tcPr>
            <w:tcW w:w="1140" w:type="dxa"/>
          </w:tcPr>
          <w:p w14:paraId="6006B9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GUID=3c51ed25-4219-4f6b-b46e-bbe8866ea6de </w:instrText>
            </w:r>
            <w:r w:rsidRPr="006F2CA2">
              <w:rPr>
                <w:rFonts w:ascii="Times New Roman" w:hAnsi="Times New Roman" w:cs="Times New Roman"/>
                <w:sz w:val="22"/>
                <w:szCs w:val="20"/>
                <w:lang w:val="en-GB" w:eastAsia="en-US"/>
              </w:rPr>
              <w:fldChar w:fldCharType="end"/>
            </w:r>
          </w:p>
        </w:tc>
      </w:tr>
      <w:tr w:rsidR="006F2CA2" w:rsidRPr="006F2CA2" w14:paraId="765DB43C" w14:textId="77777777" w:rsidTr="00B86892">
        <w:trPr>
          <w:divId w:val="2116439976"/>
          <w:cantSplit/>
        </w:trPr>
        <w:tc>
          <w:tcPr>
            <w:tcW w:w="7080" w:type="dxa"/>
            <w:gridSpan w:val="3"/>
          </w:tcPr>
          <w:p w14:paraId="12E5515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GUID=aec1c676-2165-4649-b528-7bc8d378b87b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w:t>
            </w:r>
            <w:r w:rsidRPr="006F2CA2">
              <w:rPr>
                <w:rFonts w:ascii="Times New Roman" w:hAnsi="Times New Roman" w:cs="Times New Roman"/>
                <w:sz w:val="22"/>
                <w:szCs w:val="20"/>
                <w:lang w:val="en-GB" w:eastAsia="en-US"/>
              </w:rPr>
              <w:br/>
              <w:t>OF THE REPUBLIC OF SINGAPORE</w:t>
            </w:r>
          </w:p>
          <w:p w14:paraId="026F69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GUID=58190acd-dc54-42ff-aa02-524543a34d0a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073D91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GUID=74fcf383-6039-43aa-98e1-74a4f1879415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5FFD7D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GUID=d885178d-6214-43b3-b0f6-2b3c8d2ff00d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ACCAE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GUID=353c4314-06ae-46a7-a3c1-56991d8511c2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94BD4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GUID=ca29f6bc-4da0-4cbc-8ef2-9f3740ebe68e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D10E6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GUID=f80850fe-4323-4ac7-b098-851bf2aec942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p w14:paraId="7C6304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GUID=0bfd3959-53e8-4759-a145-c4eabb9b166c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D9E9D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GUID=c2a4a7d4-7cb6-48f3-8e27-c9a4fbcd0cbb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Garnishee.</w:t>
            </w:r>
          </w:p>
          <w:p w14:paraId="49023FF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GUID=5a32cba1-4394-4ff4-84d3-192a87d76192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sworn to (or affirmed) and filed the       day of                              20       and upon hearing                      </w:t>
            </w:r>
            <w:proofErr w:type="gramStart"/>
            <w:r w:rsidRPr="006F2CA2">
              <w:rPr>
                <w:rFonts w:ascii="Times New Roman" w:hAnsi="Times New Roman" w:cs="Times New Roman"/>
                <w:sz w:val="22"/>
                <w:szCs w:val="20"/>
                <w:lang w:val="en-GB" w:eastAsia="en-US"/>
              </w:rPr>
              <w:t>  .</w:t>
            </w:r>
            <w:proofErr w:type="gramEnd"/>
          </w:p>
        </w:tc>
      </w:tr>
      <w:tr w:rsidR="006F2CA2" w:rsidRPr="006F2CA2" w14:paraId="0C0D1B8A" w14:textId="77777777" w:rsidTr="00B86892">
        <w:trPr>
          <w:divId w:val="2116439976"/>
          <w:cantSplit/>
        </w:trPr>
        <w:tc>
          <w:tcPr>
            <w:tcW w:w="7080" w:type="dxa"/>
            <w:gridSpan w:val="3"/>
          </w:tcPr>
          <w:p w14:paraId="03D84E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GUID=d2e29ef3-99c3-4c92-a432-657c315a93dd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by the Judge (or Registrar) that all debts due or accruing due from the abovementioned garnishee to the abovementioned judgment debtor (in the sum of $           ) be attached to answer a judgment recovered against the said judgment debtor by the abovenamed judgment creditor in the Family Division of the High Court/Family Court on the       day of                          20      for the sum (or to answer an order made in the Family Division of the High Court/Family Court on the        day of                           20      ordering payment by the judgment debtor to the judgment creditor of the sum) of $              ($          debt and $              costs) (together with the costs of the garnishee proceedings) on which judgment (or order) the sum of $              remains due and unpaid.</w:t>
            </w:r>
          </w:p>
          <w:p w14:paraId="1C3AAE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GUID=4f512a31-6e58-4e88-9b34-a365891d52aa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garnishee attend before the Judge (or Registrar), on the        day of                          20       at          m., on an application by the said judgment creditor that the garnishee do pay to the judgment creditor the debt due from the garnishee to the judgment debtor, or so much thereof as may be sufficient to satisfy the judgment (or order), together with the costs of the garnishee proceedings.</w:t>
            </w:r>
          </w:p>
          <w:p w14:paraId="1235A19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GUID=5fd7b4cf-e5a7-4b31-b4bb-f321b3d4bd83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84F3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GUID=466e8293-c9a0-4397-a81e-5c81265f6a9a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D84005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GUID=d84a6801-268a-4bce-af27-abc652e81bb1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garnishee and judgment debtor.</w:t>
            </w:r>
          </w:p>
        </w:tc>
      </w:tr>
    </w:tbl>
    <w:p w14:paraId="6DE637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5140"/>
        <w:gridCol w:w="900"/>
      </w:tblGrid>
      <w:tr w:rsidR="006F2CA2" w:rsidRPr="006F2CA2" w14:paraId="5BC5DFEB" w14:textId="77777777" w:rsidTr="00B86892">
        <w:trPr>
          <w:divId w:val="2116439976"/>
          <w:cantSplit/>
        </w:trPr>
        <w:tc>
          <w:tcPr>
            <w:tcW w:w="7080" w:type="dxa"/>
            <w:gridSpan w:val="3"/>
          </w:tcPr>
          <w:p w14:paraId="33DDB7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GUID=bb988c21-9bbb-48e1-b06f-cfd44f8f4bd7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155</w:t>
            </w:r>
          </w:p>
        </w:tc>
      </w:tr>
      <w:tr w:rsidR="006F2CA2" w:rsidRPr="006F2CA2" w14:paraId="7B8C557E" w14:textId="77777777" w:rsidTr="00B86892">
        <w:trPr>
          <w:divId w:val="2116439976"/>
          <w:cantSplit/>
        </w:trPr>
        <w:tc>
          <w:tcPr>
            <w:tcW w:w="1040" w:type="dxa"/>
          </w:tcPr>
          <w:p w14:paraId="512C30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GUID=72a74b0c-0b5d-438b-aa39-739c7a384a7a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R.743</w:t>
            </w:r>
          </w:p>
        </w:tc>
        <w:tc>
          <w:tcPr>
            <w:tcW w:w="5140" w:type="dxa"/>
          </w:tcPr>
          <w:p w14:paraId="27405D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3E92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GUID=31e7715c-1ca3-479b-a667-6e68464e2b28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IN SUPPORT OF GARNISHEE ORDER</w:t>
            </w:r>
          </w:p>
        </w:tc>
        <w:tc>
          <w:tcPr>
            <w:tcW w:w="900" w:type="dxa"/>
          </w:tcPr>
          <w:p w14:paraId="5A86A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GUID=e6e9440b-171e-4b16-80b6-631355e31275 </w:instrText>
            </w:r>
            <w:r w:rsidRPr="006F2CA2">
              <w:rPr>
                <w:rFonts w:ascii="Times New Roman" w:hAnsi="Times New Roman" w:cs="Times New Roman"/>
                <w:sz w:val="22"/>
                <w:szCs w:val="20"/>
                <w:lang w:val="en-GB" w:eastAsia="en-US"/>
              </w:rPr>
              <w:fldChar w:fldCharType="end"/>
            </w:r>
          </w:p>
        </w:tc>
      </w:tr>
      <w:tr w:rsidR="006F2CA2" w:rsidRPr="006F2CA2" w14:paraId="4FE9F772" w14:textId="77777777" w:rsidTr="00B86892">
        <w:trPr>
          <w:divId w:val="2116439976"/>
          <w:cantSplit/>
        </w:trPr>
        <w:tc>
          <w:tcPr>
            <w:tcW w:w="7080" w:type="dxa"/>
            <w:gridSpan w:val="3"/>
          </w:tcPr>
          <w:p w14:paraId="51B8AE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GUID=58bacae8-e5a2-4f5f-bc14-44223544d854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IN THE FAMILY JUSTICE COURTS OF</w:t>
            </w:r>
            <w:r w:rsidRPr="006F2CA2">
              <w:rPr>
                <w:rFonts w:ascii="Times New Roman" w:hAnsi="Times New Roman" w:cs="Times New Roman"/>
                <w:sz w:val="22"/>
                <w:szCs w:val="20"/>
                <w:lang w:val="en-GB" w:eastAsia="en-US"/>
              </w:rPr>
              <w:br/>
              <w:t>THE REPUBLIC OF SINGAPORE</w:t>
            </w:r>
          </w:p>
          <w:p w14:paraId="351D45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GUID=9cf716c4-058a-490f-91de-bd06d57db18d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3EEDC4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GUID=0a8cefc4-f065-4838-85eb-4f8ddb02f290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4292B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GUID=6a120eb7-c1f1-44de-8a1f-a2762f8e5d14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11D7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GUID=dd029bf2-7820-426d-b2e7-6dab10a55446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1DC46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GUID=cb3d7c27-0704-436f-9ef1-ec0e3f9840ab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86C9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GUID=ce623f9f-c1e4-4dc9-ab89-3e9060f9aeda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tc>
      </w:tr>
      <w:tr w:rsidR="006F2CA2" w:rsidRPr="006F2CA2" w14:paraId="2A7D3330" w14:textId="77777777" w:rsidTr="00B86892">
        <w:trPr>
          <w:divId w:val="2116439976"/>
          <w:cantSplit/>
        </w:trPr>
        <w:tc>
          <w:tcPr>
            <w:tcW w:w="7080" w:type="dxa"/>
            <w:gridSpan w:val="3"/>
          </w:tcPr>
          <w:p w14:paraId="5DC6A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GUID=e841f5dd-8742-4c47-9d52-40bef86f4b45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abovenamed judgment creditor (or, state the name, the residence and the occupation or description of the deponent), do make oath (or affirm) and say as follows:</w:t>
            </w:r>
          </w:p>
          <w:p w14:paraId="2919B5D0"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GUID=b29ff9b6-bc6e-497b-a9ec-07aaea9dd529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By a judgment (or order) of the Court given in this action, and dated the          day of                              20        , it was adjudged (or ordered) that the abovenamed judgment debtor should pay me (or the abovenamed judgment creditor) the sum of $              , and costs $             .</w:t>
            </w:r>
          </w:p>
          <w:p w14:paraId="5A60BCBC"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GUID=51d172d9-38f7-418f-85df-7db9c60f92cf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judgment (or order) still remains unsatisfied to the extent of $              and interest amounting to $           </w:t>
            </w:r>
            <w:proofErr w:type="gramStart"/>
            <w:r w:rsidRPr="006F2CA2">
              <w:rPr>
                <w:rFonts w:ascii="Times New Roman" w:hAnsi="Times New Roman" w:cs="Times New Roman"/>
                <w:sz w:val="22"/>
                <w:szCs w:val="20"/>
                <w:lang w:val="en-GB" w:eastAsia="en-US"/>
              </w:rPr>
              <w:t>  .</w:t>
            </w:r>
            <w:proofErr w:type="gramEnd"/>
          </w:p>
          <w:p w14:paraId="4C355FC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GUID=995dd457-8b44-4d83-8620-d05e23c14ade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  To the best of my information or belief (state the name, address and description of the garnishee) is indebted to the judgment debtor in the sum </w:t>
            </w:r>
            <w:proofErr w:type="gramStart"/>
            <w:r w:rsidRPr="006F2CA2">
              <w:rPr>
                <w:rFonts w:ascii="Times New Roman" w:hAnsi="Times New Roman" w:cs="Times New Roman"/>
                <w:sz w:val="22"/>
                <w:szCs w:val="20"/>
                <w:lang w:val="en-GB" w:eastAsia="en-US"/>
              </w:rPr>
              <w:t>of  $</w:t>
            </w:r>
            <w:proofErr w:type="gramEnd"/>
            <w:r w:rsidRPr="006F2CA2">
              <w:rPr>
                <w:rFonts w:ascii="Times New Roman" w:hAnsi="Times New Roman" w:cs="Times New Roman"/>
                <w:sz w:val="22"/>
                <w:szCs w:val="20"/>
                <w:lang w:val="en-GB" w:eastAsia="en-US"/>
              </w:rPr>
              <w:t>               or thereabouts, and is within the jurisdiction of this Court. The grounds of my information and belief are (state the sources of the deponent’s information or grounds of belief).</w:t>
            </w:r>
          </w:p>
          <w:p w14:paraId="36A802DA"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GUID=8ce0e7e7-115f-4233-91f1-b62e9cbdeefc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am duly authorised by the abovenamed judgment creditor to make this affidavit on his behalf.</w:t>
            </w:r>
          </w:p>
          <w:p w14:paraId="668229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GUID=292e848e-519d-4897-93fa-544b9d445fee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20218F6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300"/>
        <w:gridCol w:w="4380"/>
        <w:gridCol w:w="220"/>
        <w:gridCol w:w="1120"/>
        <w:gridCol w:w="20"/>
      </w:tblGrid>
      <w:tr w:rsidR="006F2CA2" w:rsidRPr="006F2CA2" w14:paraId="00B419C7" w14:textId="77777777" w:rsidTr="00B86892">
        <w:trPr>
          <w:gridAfter w:val="1"/>
          <w:divId w:val="2116439976"/>
          <w:wAfter w:w="20" w:type="dxa"/>
          <w:cantSplit/>
        </w:trPr>
        <w:tc>
          <w:tcPr>
            <w:tcW w:w="7060" w:type="dxa"/>
            <w:gridSpan w:val="5"/>
          </w:tcPr>
          <w:p w14:paraId="42884461"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GUID=49e4745e-f8c5-4c5d-877d-0223e2097865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156</w:t>
            </w:r>
          </w:p>
        </w:tc>
      </w:tr>
      <w:tr w:rsidR="006F2CA2" w:rsidRPr="006F2CA2" w14:paraId="563B5961" w14:textId="77777777" w:rsidTr="00B86892">
        <w:trPr>
          <w:gridAfter w:val="1"/>
          <w:divId w:val="2116439976"/>
          <w:wAfter w:w="20" w:type="dxa"/>
          <w:cantSplit/>
        </w:trPr>
        <w:tc>
          <w:tcPr>
            <w:tcW w:w="1340" w:type="dxa"/>
            <w:gridSpan w:val="2"/>
          </w:tcPr>
          <w:p w14:paraId="184DA749"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GUID=9e49fbf1-370f-43f0-a31a-f0bcff21566c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R.745</w:t>
            </w:r>
          </w:p>
        </w:tc>
        <w:tc>
          <w:tcPr>
            <w:tcW w:w="4380" w:type="dxa"/>
          </w:tcPr>
          <w:p w14:paraId="761753A4"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77F0A1C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GUID=9d40f663-36fe-4467-913d-3659e0ef60c9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ORDERS</w:t>
            </w:r>
          </w:p>
        </w:tc>
        <w:tc>
          <w:tcPr>
            <w:tcW w:w="1340" w:type="dxa"/>
            <w:gridSpan w:val="2"/>
          </w:tcPr>
          <w:p w14:paraId="657BB77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GUID=098d84c3-1473-4da4-a300-15af8d3952fe </w:instrText>
            </w:r>
            <w:r w:rsidRPr="006F2CA2">
              <w:rPr>
                <w:rFonts w:ascii="Times New Roman" w:hAnsi="Times New Roman" w:cs="Times New Roman"/>
                <w:sz w:val="22"/>
                <w:szCs w:val="20"/>
                <w:lang w:val="en-GB" w:eastAsia="en-US"/>
              </w:rPr>
              <w:fldChar w:fldCharType="end"/>
            </w:r>
          </w:p>
        </w:tc>
      </w:tr>
      <w:tr w:rsidR="006F2CA2" w:rsidRPr="006F2CA2" w14:paraId="374B6B17" w14:textId="77777777" w:rsidTr="00B86892">
        <w:trPr>
          <w:gridAfter w:val="1"/>
          <w:divId w:val="2116439976"/>
          <w:wAfter w:w="20" w:type="dxa"/>
          <w:cantSplit/>
        </w:trPr>
        <w:tc>
          <w:tcPr>
            <w:tcW w:w="7060" w:type="dxa"/>
            <w:gridSpan w:val="5"/>
          </w:tcPr>
          <w:p w14:paraId="3DE0BAB3"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GUID=cdc15fd0-ef48-4388-ae4e-c204799bb2b2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7167446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GUID=0536a445-f94b-41bd-8a3e-3e11b8e263bd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more than judgment debt.</w:t>
            </w:r>
          </w:p>
          <w:p w14:paraId="21B852C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GUID=5f113922-cc01-43b5-bf38-b05fbe96dba8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 and the order to show cause made herein dated the         day of                            20       , and upon hearing the solicitors for the judgment creditor and the garnishee, whereby it was ordered that all debts due or accruing due from the abovenamed garnishee to the abovenamed judgment debtor should be attached to answer a judgment recovered against the said judgment debtor by the abovenamed judgment creditor in the Family Division of the High Court/Family Court on the        day of                          20        for the sum (or to answer an order made in the Family Division of the High Court/Family Court dated the        day of                      20      ordering payment by the said judgment debtor to the abovenamed judgment creditor of the sum) of $          ($          debt and $           costs) (together with the costs of the garnishee proceedings) on which judgment (or order) the sum of $              remained due and unpaid.</w:t>
            </w:r>
          </w:p>
        </w:tc>
      </w:tr>
      <w:tr w:rsidR="006F2CA2" w:rsidRPr="006F2CA2" w14:paraId="4752175B" w14:textId="77777777" w:rsidTr="00B86892">
        <w:trPr>
          <w:gridAfter w:val="1"/>
          <w:divId w:val="2116439976"/>
          <w:wAfter w:w="20" w:type="dxa"/>
          <w:cantSplit/>
        </w:trPr>
        <w:tc>
          <w:tcPr>
            <w:tcW w:w="7060" w:type="dxa"/>
            <w:gridSpan w:val="5"/>
          </w:tcPr>
          <w:p w14:paraId="635814F0"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GUID=efdfb821-cf52-4add-b223-1c22be8de034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do forthwith pay to the judgment creditor (or into Court if the judgment creditor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judgment debtor as is sufficient to satisfy the said judgment debt and costs, together with $             the costs of the garnishee proceedings, and that the garnishee be at liberty to retain $            for his costs of this application out of the balance of the debt due from him to the judgment debtor.</w:t>
            </w:r>
          </w:p>
          <w:p w14:paraId="4528353F"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GUID=c307aced-64df-4c4e-b7d2-debf6fae18a8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28F879B"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GUID=1214f43d-1039-4d22-a6e0-f454a89c51e0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276EE5B" w14:textId="77777777" w:rsidTr="00B86892">
        <w:trPr>
          <w:gridAfter w:val="1"/>
          <w:divId w:val="2116439976"/>
          <w:wAfter w:w="20" w:type="dxa"/>
          <w:cantSplit/>
        </w:trPr>
        <w:tc>
          <w:tcPr>
            <w:tcW w:w="7060" w:type="dxa"/>
            <w:gridSpan w:val="5"/>
          </w:tcPr>
          <w:p w14:paraId="3356D3ED"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GUID=38bd671a-14bb-4236-b501-8dee804058bf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less than judgment debt.</w:t>
            </w:r>
          </w:p>
          <w:p w14:paraId="250D0B15"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GUID=9eb7a004-35ea-4e98-847f-143eb9793550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(as above)</w:t>
            </w:r>
          </w:p>
          <w:p w14:paraId="006EF24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GUID=3c0d0d1a-66eb-43ee-8c27-4ca71683ca61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(after deducting therefrom $           for his costs of this application) do forthwith pay to the said judgment creditor (or into Court if the judgment creditor is resident outside the scheduled territories as defined in the Exchange Control Act, or would receive payment of the said sum on behalf of a person so resident, unless the permission of the Monetary Authority of Singapore under that Act has been given unconditionally or upon conditions which have been complied with) $            the debt due from the garnishee to the judgment debtor. And that the sum of $            the costs of the judgment creditor of this application be added to the judgment debt and be retained out of the money recovered by the judgment creditor under this order and in priority to the amount of the judgment debt.</w:t>
            </w:r>
          </w:p>
          <w:p w14:paraId="3B508859"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GUID=dadef982-4b16-4f7b-bf78-618693d6134e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B8B84E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GUID=12973369-090c-4184-a25a-7456fc1c3f70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428F7CF" w14:textId="77777777" w:rsidTr="00B86892">
        <w:trPr>
          <w:divId w:val="2116439976"/>
          <w:cantSplit/>
        </w:trPr>
        <w:tc>
          <w:tcPr>
            <w:tcW w:w="7080" w:type="dxa"/>
            <w:gridSpan w:val="6"/>
          </w:tcPr>
          <w:p w14:paraId="37A301B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38659A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GUID=0afb4c91-d7c2-45d0-952f-4257ed49b765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157</w:t>
            </w:r>
          </w:p>
        </w:tc>
      </w:tr>
      <w:tr w:rsidR="006F2CA2" w:rsidRPr="006F2CA2" w14:paraId="0A62D30D" w14:textId="77777777" w:rsidTr="00B86892">
        <w:trPr>
          <w:divId w:val="2116439976"/>
          <w:cantSplit/>
        </w:trPr>
        <w:tc>
          <w:tcPr>
            <w:tcW w:w="1040" w:type="dxa"/>
          </w:tcPr>
          <w:p w14:paraId="42B7B23E"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GUID=0d21643e-3435-4527-a029-9f824caa8182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R.746</w:t>
            </w:r>
          </w:p>
        </w:tc>
        <w:tc>
          <w:tcPr>
            <w:tcW w:w="4900" w:type="dxa"/>
            <w:gridSpan w:val="3"/>
          </w:tcPr>
          <w:p w14:paraId="1C3DB98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7037B6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GUID=86efe173-b779-4fb8-98a4-d24b4d76929c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BETWEEN </w:t>
            </w:r>
            <w:r w:rsidRPr="006F2CA2">
              <w:rPr>
                <w:rFonts w:ascii="Times New Roman" w:hAnsi="Times New Roman" w:cs="Times New Roman"/>
                <w:sz w:val="22"/>
                <w:szCs w:val="20"/>
                <w:lang w:val="en-GB" w:eastAsia="en-US"/>
              </w:rPr>
              <w:br/>
              <w:t>JUDGMENT CREDITOR AND GARNISHEE</w:t>
            </w:r>
          </w:p>
        </w:tc>
        <w:tc>
          <w:tcPr>
            <w:tcW w:w="1140" w:type="dxa"/>
            <w:gridSpan w:val="2"/>
          </w:tcPr>
          <w:p w14:paraId="2BA23F4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GUID=3389d4a3-af7d-4126-acfd-784ffab49774 </w:instrText>
            </w:r>
            <w:r w:rsidRPr="006F2CA2">
              <w:rPr>
                <w:rFonts w:ascii="Times New Roman" w:hAnsi="Times New Roman" w:cs="Times New Roman"/>
                <w:sz w:val="22"/>
                <w:szCs w:val="20"/>
                <w:lang w:val="en-GB" w:eastAsia="en-US"/>
              </w:rPr>
              <w:fldChar w:fldCharType="end"/>
            </w:r>
          </w:p>
        </w:tc>
      </w:tr>
      <w:tr w:rsidR="006F2CA2" w:rsidRPr="006F2CA2" w14:paraId="12E243ED" w14:textId="77777777" w:rsidTr="00B86892">
        <w:trPr>
          <w:divId w:val="2116439976"/>
          <w:cantSplit/>
        </w:trPr>
        <w:tc>
          <w:tcPr>
            <w:tcW w:w="7080" w:type="dxa"/>
            <w:gridSpan w:val="6"/>
          </w:tcPr>
          <w:p w14:paraId="0C47530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GUID=99bba2a4-e6b7-4d26-a089-98e5e63342ca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2749A51D"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GUID=91728677-e008-4ee5-90fa-9614ae47d4bf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the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herein, dated the         day of                           20       , and upon hearing counsel for the judgment creditor, the garnishee and the judgment debtor.</w:t>
            </w:r>
          </w:p>
          <w:p w14:paraId="4F50146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GUID=56947dee-b4ea-424f-855b-0a537f7ae29f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judgment creditor and the garnishee proceed to the trial of an issue wherein the said judgment creditor shall be plaintiff and the said garnishee shall be defendant, and that the question to be tried shall be whether there was any debt due or accruing due in any and what amount from the garnishee to the judgment debtor at the time the said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was served. And it is further ordered that the question of costs and all further questions be reserved to the Judge (or Registrar) trying the same issue.</w:t>
            </w:r>
          </w:p>
          <w:p w14:paraId="4E2B056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GUID=d51571a6-e4ce-4075-bfb5-a3ae261ffcbb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B791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GUID=7025c283-5244-43ce-878e-4e4f2453cc59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D548E4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1040" w:type="dxa"/>
        <w:tblLook w:val="04A0" w:firstRow="1" w:lastRow="0" w:firstColumn="1" w:lastColumn="0" w:noHBand="0" w:noVBand="1"/>
      </w:tblPr>
      <w:tblGrid>
        <w:gridCol w:w="1040"/>
        <w:gridCol w:w="2860"/>
        <w:gridCol w:w="3160"/>
      </w:tblGrid>
      <w:tr w:rsidR="006F2CA2" w:rsidRPr="006F2CA2" w14:paraId="400E5DBB" w14:textId="77777777" w:rsidTr="00B86892">
        <w:trPr>
          <w:divId w:val="2116439976"/>
          <w:cantSplit/>
        </w:trPr>
        <w:tc>
          <w:tcPr>
            <w:tcW w:w="7060" w:type="dxa"/>
            <w:gridSpan w:val="3"/>
          </w:tcPr>
          <w:p w14:paraId="7FE2EF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GUID=ee947129-c050-44a4-8faa-44896b07fac4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158</w:t>
            </w:r>
          </w:p>
        </w:tc>
      </w:tr>
      <w:tr w:rsidR="006F2CA2" w:rsidRPr="006F2CA2" w14:paraId="7A44CB30" w14:textId="77777777" w:rsidTr="00B86892">
        <w:trPr>
          <w:divId w:val="2116439976"/>
          <w:cantSplit/>
        </w:trPr>
        <w:tc>
          <w:tcPr>
            <w:tcW w:w="1040" w:type="dxa"/>
          </w:tcPr>
          <w:p w14:paraId="022E9BB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GUID=36ddc953-ce07-412c-9090-b2b30436626b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R.752</w:t>
            </w:r>
          </w:p>
        </w:tc>
        <w:tc>
          <w:tcPr>
            <w:tcW w:w="2860" w:type="dxa"/>
          </w:tcPr>
          <w:p w14:paraId="51195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GUID=6b694e40-4620-4cc1-8f47-fd9dd4b1e6e0 </w:instrText>
            </w:r>
            <w:r w:rsidRPr="006F2CA2">
              <w:rPr>
                <w:rFonts w:ascii="Times New Roman" w:hAnsi="Times New Roman" w:cs="Times New Roman"/>
                <w:sz w:val="22"/>
                <w:szCs w:val="20"/>
                <w:lang w:val="en-GB" w:eastAsia="en-US"/>
              </w:rPr>
              <w:fldChar w:fldCharType="end"/>
            </w:r>
          </w:p>
        </w:tc>
        <w:tc>
          <w:tcPr>
            <w:tcW w:w="3160" w:type="dxa"/>
          </w:tcPr>
          <w:p w14:paraId="54EF4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GUID=cf45a26f-848e-42d1-97da-20ef091ce062 </w:instrText>
            </w:r>
            <w:r w:rsidRPr="006F2CA2">
              <w:rPr>
                <w:rFonts w:ascii="Times New Roman" w:hAnsi="Times New Roman" w:cs="Times New Roman"/>
                <w:sz w:val="22"/>
                <w:szCs w:val="20"/>
                <w:lang w:val="en-GB" w:eastAsia="en-US"/>
              </w:rPr>
              <w:fldChar w:fldCharType="end"/>
            </w:r>
          </w:p>
        </w:tc>
      </w:tr>
      <w:tr w:rsidR="006F2CA2" w:rsidRPr="006F2CA2" w14:paraId="32AE58B3" w14:textId="77777777" w:rsidTr="00B86892">
        <w:trPr>
          <w:divId w:val="2116439976"/>
          <w:cantSplit/>
        </w:trPr>
        <w:tc>
          <w:tcPr>
            <w:tcW w:w="7060" w:type="dxa"/>
            <w:gridSpan w:val="3"/>
          </w:tcPr>
          <w:p w14:paraId="3C33D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AND NOTICE UNDER R.752</w:t>
            </w:r>
          </w:p>
          <w:p w14:paraId="2C031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GUID=30b4300c-05d6-411c-92c0-c930d5ac5f1b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EC9F6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GUID=e73da6bf-1d6a-431d-97fd-a06e5f843f28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513DD4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GUID=2d01d7e9-1489-4037-b79d-a07fa5c77e8f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matter of (state the settlement or other document under which the deponent’s interest arises giving the date and other </w:t>
            </w:r>
            <w:proofErr w:type="gramStart"/>
            <w:r w:rsidRPr="006F2CA2">
              <w:rPr>
                <w:rFonts w:ascii="Times New Roman" w:hAnsi="Times New Roman" w:cs="Times New Roman"/>
                <w:sz w:val="22"/>
                <w:szCs w:val="20"/>
                <w:lang w:val="en-GB" w:eastAsia="en-US"/>
              </w:rPr>
              <w:t>particulars sufficient</w:t>
            </w:r>
            <w:proofErr w:type="gramEnd"/>
            <w:r w:rsidRPr="006F2CA2">
              <w:rPr>
                <w:rFonts w:ascii="Times New Roman" w:hAnsi="Times New Roman" w:cs="Times New Roman"/>
                <w:sz w:val="22"/>
                <w:szCs w:val="20"/>
                <w:lang w:val="en-GB" w:eastAsia="en-US"/>
              </w:rPr>
              <w:t xml:space="preserve"> to identify the document)</w:t>
            </w:r>
          </w:p>
          <w:p w14:paraId="161E0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GUID=4ef08a5e-8115-48ca-9423-627f4f562eae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89BC20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GUID=fde55343-a9e0-4639-8721-359f302f9693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752 of the Family Justice Rules.</w:t>
            </w:r>
          </w:p>
          <w:p w14:paraId="2A7056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GUID=fff058ca-d31d-4a3b-8312-0d5fbd52c1f6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(or                          the solicitor of                     ), of                         do make oath (or affirm) and say that according to the best of my knowledge, information and belief I am (or the said                       is) beneficially entitled under the abovementioned settlement (or as may be) to an interest in the securities specified in the notice hereto annexed.</w:t>
            </w:r>
          </w:p>
        </w:tc>
      </w:tr>
      <w:tr w:rsidR="006F2CA2" w:rsidRPr="006F2CA2" w14:paraId="1E5E182C" w14:textId="77777777" w:rsidTr="00B86892">
        <w:trPr>
          <w:divId w:val="2116439976"/>
          <w:cantSplit/>
        </w:trPr>
        <w:tc>
          <w:tcPr>
            <w:tcW w:w="7060" w:type="dxa"/>
            <w:gridSpan w:val="3"/>
          </w:tcPr>
          <w:p w14:paraId="658D8AD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GUID=bd22673e-fd2f-49a3-adf8-ac6401efca58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021537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GUID=ed7d56c3-71fc-494a-8798-3ac7c0dd9d4a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affidavit is filed on behalf of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Notice to be annexed to affidavit.</w:t>
            </w:r>
          </w:p>
          <w:p w14:paraId="02F35D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GUID=65ce143f-4a25-4bd7-8ac0-ba409a5203a4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Accountant-General,</w:t>
            </w:r>
            <w:r w:rsidRPr="006F2CA2">
              <w:rPr>
                <w:rFonts w:ascii="Times New Roman" w:hAnsi="Times New Roman" w:cs="Times New Roman"/>
                <w:sz w:val="22"/>
                <w:szCs w:val="20"/>
                <w:lang w:val="en-GB" w:eastAsia="en-US"/>
              </w:rPr>
              <w:br/>
              <w:t>       Singapore</w:t>
            </w:r>
          </w:p>
          <w:p w14:paraId="4D482D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GUID=a3665f93-a98a-41f1-8b8d-76ff5cd8c483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as may be).</w:t>
            </w:r>
          </w:p>
          <w:p w14:paraId="650963E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GUID=46477dc8-b65d-4e19-96f3-3b1bfdf70714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securities comprised in and subject to the trusts of the settlement (or as may be) referred to in the affidavit to which this notice is annexed consist of the following, namely (specify the stock, shares, etc., stating the names in which it stands).</w:t>
            </w:r>
          </w:p>
          <w:p w14:paraId="344A3849"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GUID=3ff8718b-8e2e-4b95-b4e1-e396e5281b1e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notice is intended to stop the transfer of the said securities and not the payment of any dividend thereof or interest thereon (or </w:t>
            </w:r>
            <w:proofErr w:type="gramStart"/>
            <w:r w:rsidRPr="006F2CA2">
              <w:rPr>
                <w:rFonts w:ascii="Times New Roman" w:hAnsi="Times New Roman" w:cs="Times New Roman"/>
                <w:sz w:val="22"/>
                <w:szCs w:val="20"/>
                <w:lang w:val="en-GB" w:eastAsia="en-US"/>
              </w:rPr>
              <w:t>and also</w:t>
            </w:r>
            <w:proofErr w:type="gramEnd"/>
            <w:r w:rsidRPr="006F2CA2">
              <w:rPr>
                <w:rFonts w:ascii="Times New Roman" w:hAnsi="Times New Roman" w:cs="Times New Roman"/>
                <w:sz w:val="22"/>
                <w:szCs w:val="20"/>
                <w:lang w:val="en-GB" w:eastAsia="en-US"/>
              </w:rPr>
              <w:t xml:space="preserve"> the payment of any dividend thereof or interest thereon).</w:t>
            </w:r>
          </w:p>
        </w:tc>
      </w:tr>
      <w:tr w:rsidR="006F2CA2" w:rsidRPr="006F2CA2" w14:paraId="5A252BD2" w14:textId="77777777" w:rsidTr="00B86892">
        <w:trPr>
          <w:divId w:val="2116439976"/>
          <w:cantSplit/>
        </w:trPr>
        <w:tc>
          <w:tcPr>
            <w:tcW w:w="3900" w:type="dxa"/>
            <w:gridSpan w:val="2"/>
          </w:tcPr>
          <w:p w14:paraId="1AD206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GUID=f1488d66-da4b-4e38-a35f-8bfc46550ecb </w:instrText>
            </w:r>
            <w:r w:rsidRPr="006F2CA2">
              <w:rPr>
                <w:rFonts w:ascii="Times New Roman" w:hAnsi="Times New Roman" w:cs="Times New Roman"/>
                <w:sz w:val="22"/>
                <w:szCs w:val="20"/>
                <w:lang w:val="en-GB" w:eastAsia="en-US"/>
              </w:rPr>
              <w:fldChar w:fldCharType="end"/>
            </w:r>
          </w:p>
        </w:tc>
        <w:tc>
          <w:tcPr>
            <w:tcW w:w="3160" w:type="dxa"/>
          </w:tcPr>
          <w:p w14:paraId="065731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GUID=95f8a34d-974c-4e7a-b1e0-294abe8ef4fa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Deponent. </w:t>
            </w:r>
            <w:r w:rsidRPr="006F2CA2">
              <w:rPr>
                <w:rFonts w:ascii="Times New Roman" w:hAnsi="Times New Roman" w:cs="Times New Roman"/>
                <w:i/>
                <w:sz w:val="22"/>
                <w:szCs w:val="20"/>
                <w:lang w:val="en-GB" w:eastAsia="en-US"/>
              </w:rPr>
              <w:br/>
              <w:t xml:space="preserve">(or solicitor of deponent </w:t>
            </w:r>
            <w:r w:rsidRPr="006F2CA2">
              <w:rPr>
                <w:rFonts w:ascii="Times New Roman" w:hAnsi="Times New Roman" w:cs="Times New Roman"/>
                <w:i/>
                <w:sz w:val="22"/>
                <w:szCs w:val="20"/>
                <w:lang w:val="en-GB" w:eastAsia="en-US"/>
              </w:rPr>
              <w:br/>
              <w:t>if affidavit sworn by him).</w:t>
            </w:r>
          </w:p>
        </w:tc>
      </w:tr>
    </w:tbl>
    <w:p w14:paraId="5F0EF5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440"/>
        <w:gridCol w:w="1340"/>
      </w:tblGrid>
      <w:tr w:rsidR="006F2CA2" w:rsidRPr="006F2CA2" w14:paraId="65B50E39" w14:textId="77777777" w:rsidTr="00B86892">
        <w:trPr>
          <w:divId w:val="2116439976"/>
          <w:cantSplit/>
        </w:trPr>
        <w:tc>
          <w:tcPr>
            <w:tcW w:w="7060" w:type="dxa"/>
            <w:gridSpan w:val="3"/>
          </w:tcPr>
          <w:p w14:paraId="5BF1C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GUID=2119470a-70d8-40b6-8077-e06e468fcdb8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159</w:t>
            </w:r>
          </w:p>
        </w:tc>
      </w:tr>
      <w:tr w:rsidR="006F2CA2" w:rsidRPr="006F2CA2" w14:paraId="03384D9C" w14:textId="77777777" w:rsidTr="00B86892">
        <w:trPr>
          <w:divId w:val="2116439976"/>
          <w:cantSplit/>
        </w:trPr>
        <w:tc>
          <w:tcPr>
            <w:tcW w:w="1280" w:type="dxa"/>
          </w:tcPr>
          <w:p w14:paraId="6DEF85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GUID=493df8e8-c38c-4cd5-acaa-2c458615844f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R.756</w:t>
            </w:r>
          </w:p>
        </w:tc>
        <w:tc>
          <w:tcPr>
            <w:tcW w:w="4440" w:type="dxa"/>
          </w:tcPr>
          <w:p w14:paraId="18DDEB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GUID=8b7e1d0a-0630-410b-a6e2-fa0df3781add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RESTRAINING</w:t>
            </w:r>
            <w:r w:rsidRPr="006F2CA2">
              <w:rPr>
                <w:rFonts w:ascii="Times New Roman" w:hAnsi="Times New Roman" w:cs="Times New Roman"/>
                <w:sz w:val="22"/>
                <w:szCs w:val="20"/>
                <w:lang w:val="en-GB" w:eastAsia="en-US"/>
              </w:rPr>
              <w:br/>
              <w:t>TRANSFER OF STOCK, ETC.</w:t>
            </w:r>
          </w:p>
        </w:tc>
        <w:tc>
          <w:tcPr>
            <w:tcW w:w="1340" w:type="dxa"/>
          </w:tcPr>
          <w:p w14:paraId="14AB1B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GUID=564d38f1-10c2-40d6-9b81-0e970b38a44e </w:instrText>
            </w:r>
            <w:r w:rsidRPr="006F2CA2">
              <w:rPr>
                <w:rFonts w:ascii="Times New Roman" w:hAnsi="Times New Roman" w:cs="Times New Roman"/>
                <w:sz w:val="22"/>
                <w:szCs w:val="20"/>
                <w:lang w:val="en-GB" w:eastAsia="en-US"/>
              </w:rPr>
              <w:fldChar w:fldCharType="end"/>
            </w:r>
          </w:p>
        </w:tc>
      </w:tr>
      <w:tr w:rsidR="006F2CA2" w:rsidRPr="006F2CA2" w14:paraId="1602A464" w14:textId="77777777" w:rsidTr="00B86892">
        <w:trPr>
          <w:divId w:val="2116439976"/>
          <w:cantSplit/>
        </w:trPr>
        <w:tc>
          <w:tcPr>
            <w:tcW w:w="7060" w:type="dxa"/>
            <w:gridSpan w:val="3"/>
          </w:tcPr>
          <w:p w14:paraId="220615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GUID=9a5d93f1-d8d0-4807-80d2-7ba142599b20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E6F6E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GUID=102f5018-031a-4132-9f05-24d01eafa660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3E584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GUID=b015004d-5ac5-4b9d-87bb-7db9c3761e63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trusts of</w:t>
            </w:r>
          </w:p>
          <w:p w14:paraId="47201B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GUID=a5265f51-aa25-4d75-8388-dd8c74b662a7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35DCDB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GUID=6dda9063-06b1-49f9-a94a-65ab9d724619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756, of the Family Justice Rules.</w:t>
            </w:r>
          </w:p>
          <w:p w14:paraId="74E9D7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GUID=03a289d4-1ba7-4941-b584-f315c0fcc021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hearing of the application for an injunction this day made unto this Court by counsel for the applicant.</w:t>
            </w:r>
          </w:p>
          <w:p w14:paraId="49EA72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GUID=08de2434-118b-4ad9-812e-82f85281880c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applicant by his counsel undertaking to abide by any order the Court may hereafter make should it decide that the respondents (the Accountant-General or as may be) have sustained damage by reason of this Order and are entitled to damages which the applicant ought to pay:</w:t>
            </w:r>
          </w:p>
          <w:p w14:paraId="4228D5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GUID=29458d06-d1da-4237-9c16-73980c0812c1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Accountant-General (or the                            Co. Ltd., or as may be) be restrained until the          day of                            20       or further order from permitting the transfer of (describe stock) standing in the name of (state name of holder of stock) in their books, or any part thereof, and from paying any dividend or interest due or to become due thereon.</w:t>
            </w:r>
          </w:p>
          <w:p w14:paraId="3397FDB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GUID=5cc70e2a-8adc-424a-84a0-c8c824db5f1a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8EE38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GUID=8778430f-6f33-4eda-a7ed-d81e803caa3c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7E6956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580"/>
        <w:gridCol w:w="1200"/>
      </w:tblGrid>
      <w:tr w:rsidR="006F2CA2" w:rsidRPr="006F2CA2" w14:paraId="5CB0BE1F" w14:textId="77777777" w:rsidTr="00B86892">
        <w:trPr>
          <w:divId w:val="2116439976"/>
          <w:cantSplit/>
        </w:trPr>
        <w:tc>
          <w:tcPr>
            <w:tcW w:w="7060" w:type="dxa"/>
            <w:gridSpan w:val="3"/>
          </w:tcPr>
          <w:p w14:paraId="2A3AE6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0A5C3C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GUID=62ecb866-8c2d-47ee-a2da-4d5f2a0d1326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160</w:t>
            </w:r>
          </w:p>
          <w:p w14:paraId="625472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R.758</w:t>
            </w:r>
          </w:p>
        </w:tc>
      </w:tr>
      <w:tr w:rsidR="006F2CA2" w:rsidRPr="006F2CA2" w14:paraId="02E689C9" w14:textId="77777777" w:rsidTr="00B86892">
        <w:trPr>
          <w:divId w:val="2116439976"/>
          <w:cantSplit/>
        </w:trPr>
        <w:tc>
          <w:tcPr>
            <w:tcW w:w="7060" w:type="dxa"/>
            <w:gridSpan w:val="3"/>
          </w:tcPr>
          <w:p w14:paraId="037A8B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COMMITTAL</w:t>
            </w:r>
          </w:p>
          <w:p w14:paraId="0F39DD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GUID=f61b8656-e86a-4b99-9d07-7ae3e2e8fe37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9F8C1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GUID=0f8d391b-bc99-42bb-bf54-ddbd48f1c10f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application made to this Court by counsel for the plaintiff and upon reading the affidavit of                 filed on the        day of                               of service on the defendant                                      of a copy of the following:</w:t>
            </w:r>
          </w:p>
          <w:p w14:paraId="1721858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GUID=060ac240-9e29-4f0a-b727-be0505222ab3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ex </w:t>
            </w:r>
            <w:proofErr w:type="spellStart"/>
            <w:r w:rsidRPr="006F2CA2">
              <w:rPr>
                <w:rFonts w:ascii="Times New Roman" w:hAnsi="Times New Roman" w:cs="Times New Roman"/>
                <w:sz w:val="22"/>
                <w:szCs w:val="20"/>
                <w:lang w:val="en-GB" w:eastAsia="en-US"/>
              </w:rPr>
              <w:t>parte</w:t>
            </w:r>
            <w:proofErr w:type="spellEnd"/>
            <w:r w:rsidRPr="006F2CA2">
              <w:rPr>
                <w:rFonts w:ascii="Times New Roman" w:hAnsi="Times New Roman" w:cs="Times New Roman"/>
                <w:sz w:val="22"/>
                <w:szCs w:val="20"/>
                <w:lang w:val="en-GB" w:eastAsia="en-US"/>
              </w:rPr>
              <w:t xml:space="preserve"> originating summons or summons</w:t>
            </w:r>
          </w:p>
          <w:p w14:paraId="7C0C93C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GUID=9ba20d93-ddbb-4396-8f86-8f4261ced933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statement and the affidavit in support of the application for leave</w:t>
            </w:r>
          </w:p>
          <w:p w14:paraId="098F718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GUID=db57768f-9fad-43f7-9c2f-2e18d6b2c837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order of Court dated the          day of</w:t>
            </w:r>
          </w:p>
          <w:p w14:paraId="5F01F45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GUID=aa149a42-61a0-4f17-bb61-469e1d8f89bf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summons for an order of committal</w:t>
            </w:r>
          </w:p>
          <w:p w14:paraId="6908B5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GUID=f736f5ba-60f6-4e89-a3d1-d139691957af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appearing to the satisfaction of the Court that the said defendant has been guilty of contempt of Court in (state the contempt):</w:t>
            </w:r>
          </w:p>
          <w:p w14:paraId="0E1B894B"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GUID=23366d70-5369-4074-b2df-74d669f6a37f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for his said contempt, the defendant do stand committed to prison to be there imprisoned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 (and/or be fined $          ).</w:t>
            </w:r>
          </w:p>
          <w:p w14:paraId="516EC515"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GUID=09282507-697b-4cc3-9486-ca9ba271b9c3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further ordered that this order shall not be executed if the said defendant complies with the following terms,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w:t>
            </w:r>
          </w:p>
          <w:p w14:paraId="218B915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GUID=3eb2ca89-8a61-475a-b30b-d5391780630c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2549B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GUID=e2136cf2-eafd-488f-afa4-25dc581ab184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B764143" w14:textId="77777777" w:rsidTr="00B86892">
        <w:trPr>
          <w:divId w:val="2116439976"/>
          <w:cantSplit/>
        </w:trPr>
        <w:tc>
          <w:tcPr>
            <w:tcW w:w="7060" w:type="dxa"/>
            <w:gridSpan w:val="3"/>
          </w:tcPr>
          <w:p w14:paraId="61409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EFB8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GUID=7e671fee-14ef-4f61-bc48-4e97f2761838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161</w:t>
            </w:r>
          </w:p>
        </w:tc>
      </w:tr>
      <w:tr w:rsidR="006F2CA2" w:rsidRPr="006F2CA2" w14:paraId="7D54AFB1" w14:textId="77777777" w:rsidTr="00B86892">
        <w:trPr>
          <w:divId w:val="2116439976"/>
          <w:cantSplit/>
        </w:trPr>
        <w:tc>
          <w:tcPr>
            <w:tcW w:w="1280" w:type="dxa"/>
          </w:tcPr>
          <w:p w14:paraId="02B2B1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GUID=5a6de5f8-f3d9-4027-8f95-56a0a879d311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R.766</w:t>
            </w:r>
          </w:p>
        </w:tc>
        <w:tc>
          <w:tcPr>
            <w:tcW w:w="4580" w:type="dxa"/>
          </w:tcPr>
          <w:p w14:paraId="1C565F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8A84E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GUID=8c09a64a-0460-4f6c-85a9-b90731264d0a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WARRANT FOR COMMITTAL</w:t>
            </w:r>
          </w:p>
        </w:tc>
        <w:tc>
          <w:tcPr>
            <w:tcW w:w="1200" w:type="dxa"/>
          </w:tcPr>
          <w:p w14:paraId="2BEB4F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GUID=c6c87f97-3c8d-448c-88be-ddf3e18aeb3d </w:instrText>
            </w:r>
            <w:r w:rsidRPr="006F2CA2">
              <w:rPr>
                <w:rFonts w:ascii="Times New Roman" w:hAnsi="Times New Roman" w:cs="Times New Roman"/>
                <w:sz w:val="22"/>
                <w:szCs w:val="20"/>
                <w:lang w:val="en-GB" w:eastAsia="en-US"/>
              </w:rPr>
              <w:fldChar w:fldCharType="end"/>
            </w:r>
          </w:p>
        </w:tc>
      </w:tr>
      <w:tr w:rsidR="006F2CA2" w:rsidRPr="006F2CA2" w14:paraId="6B5C1907" w14:textId="77777777" w:rsidTr="00B86892">
        <w:trPr>
          <w:divId w:val="2116439976"/>
          <w:cantSplit/>
        </w:trPr>
        <w:tc>
          <w:tcPr>
            <w:tcW w:w="7060" w:type="dxa"/>
            <w:gridSpan w:val="3"/>
          </w:tcPr>
          <w:p w14:paraId="34E518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GUID=bcd6e877-5894-4c01-a653-1d0d17769f7a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3DF5D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GUID=e33721fd-ca08-4224-9cfc-3febac876f7c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 and all other police officers of Singapore.</w:t>
            </w:r>
          </w:p>
          <w:p w14:paraId="3B2187C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GUID=ed6c3d9f-ef2b-456c-9661-a8399e19c07e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an order of this Court pronounced this day it was ordered that the abovenamed                                 do stand committed to prison for his contempt mentioned in the said Order.</w:t>
            </w:r>
          </w:p>
          <w:p w14:paraId="106203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GUID=828252df-40d6-470a-ad03-46c8742b5d69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direct you to apprehend the said                            and safely convey him to prison to be detained and kept in safe custody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w:t>
            </w:r>
          </w:p>
          <w:p w14:paraId="1B2B5B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GUID=045a9272-d175-4d5f-96e5-5720496eae39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9548A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GUID=dfec5c74-8bb7-4780-8ebe-dba7c534a4c1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739189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993" w:tblpY="1"/>
        <w:tblOverlap w:val="never"/>
        <w:tblW w:w="7060" w:type="dxa"/>
        <w:tblLook w:val="04A0" w:firstRow="1" w:lastRow="0" w:firstColumn="1" w:lastColumn="0" w:noHBand="0" w:noVBand="1"/>
      </w:tblPr>
      <w:tblGrid>
        <w:gridCol w:w="7060"/>
      </w:tblGrid>
      <w:tr w:rsidR="006F2CA2" w:rsidRPr="006F2CA2" w14:paraId="7CFD4D7B" w14:textId="77777777" w:rsidTr="00B86892">
        <w:trPr>
          <w:divId w:val="2116439976"/>
          <w:cantSplit/>
        </w:trPr>
        <w:tc>
          <w:tcPr>
            <w:tcW w:w="7060" w:type="dxa"/>
          </w:tcPr>
          <w:p w14:paraId="7471BDE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GUID=af4fe9f8-af24-4f89-833c-1d2440ea7a33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162</w:t>
            </w:r>
          </w:p>
          <w:p w14:paraId="4A8F780C" w14:textId="77777777" w:rsidR="006F2CA2" w:rsidRPr="006F2CA2" w:rsidRDefault="006F2CA2" w:rsidP="00B8689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R.783</w:t>
            </w:r>
          </w:p>
        </w:tc>
      </w:tr>
      <w:tr w:rsidR="006F2CA2" w:rsidRPr="006F2CA2" w14:paraId="57B1B04C" w14:textId="77777777" w:rsidTr="00B86892">
        <w:trPr>
          <w:divId w:val="2116439976"/>
          <w:cantSplit/>
        </w:trPr>
        <w:tc>
          <w:tcPr>
            <w:tcW w:w="7060" w:type="dxa"/>
          </w:tcPr>
          <w:p w14:paraId="1C9261D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REVIEW OF DETENTION</w:t>
            </w:r>
            <w:r w:rsidRPr="006F2CA2">
              <w:rPr>
                <w:rFonts w:ascii="Times New Roman" w:hAnsi="Times New Roman" w:cs="Times New Roman"/>
                <w:sz w:val="22"/>
                <w:szCs w:val="20"/>
                <w:vertAlign w:val="superscript"/>
                <w:lang w:val="en-GB" w:eastAsia="en-US"/>
              </w:rPr>
              <w:t>11</w:t>
            </w:r>
          </w:p>
          <w:p w14:paraId="36BF6B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GUID=7c89d040-fc6c-4b0f-917d-e7def8fd5a05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95F3B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GUID=f855cd88-dc0a-4801-b309-aaaefe0e4faa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Superintendent of                      Prison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other person having the custody of the person under restraint).</w:t>
            </w:r>
          </w:p>
          <w:p w14:paraId="5BB30E64"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GUID=b9937901-2576-4738-8a5d-a07d6a50dce2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required by this order to produce                      </w:t>
            </w:r>
            <w:r w:rsidRPr="006F2CA2">
              <w:rPr>
                <w:rFonts w:ascii="Times New Roman" w:hAnsi="Times New Roman" w:cs="Times New Roman"/>
                <w:sz w:val="22"/>
                <w:szCs w:val="20"/>
                <w:lang w:val="en-GB" w:eastAsia="en-US"/>
              </w:rPr>
              <w:br/>
              <w:t>who is detained under your custody before the Family Division of the High Court on                         (date/time) in order that the Court may examine and/or pronounce on the legality of the detention of the said                   .</w:t>
            </w:r>
          </w:p>
          <w:p w14:paraId="7F3BEF8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GUID=345e5129-fef6-42f5-b6b0-d901da3af60d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default in doing so, the Court will then, or so soon thereafter as counsel can be heard, be moved to commit you to prison for your contempt in not obeying this order.</w:t>
            </w:r>
          </w:p>
          <w:p w14:paraId="3961597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GUID=9f2e44b0-29a7-4d00-8fd5-c83c47e4fdf7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B256C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GUID=425f44f0-7941-4b89-9c96-9fc1ead999d2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2B8696F"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GUID=3670c488-4197-4ba1-a3a1-e7d7a2d59f71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bl>
    <w:p w14:paraId="56C53FC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tbl>
      <w:tblPr>
        <w:tblW w:w="7140" w:type="dxa"/>
        <w:tblInd w:w="993" w:type="dxa"/>
        <w:tblLook w:val="04A0" w:firstRow="1" w:lastRow="0" w:firstColumn="1" w:lastColumn="0" w:noHBand="0" w:noVBand="1"/>
      </w:tblPr>
      <w:tblGrid>
        <w:gridCol w:w="7140"/>
      </w:tblGrid>
      <w:tr w:rsidR="006F2CA2" w:rsidRPr="006F2CA2" w14:paraId="155AB887" w14:textId="77777777" w:rsidTr="00B86892">
        <w:trPr>
          <w:divId w:val="2116439976"/>
          <w:cantSplit/>
        </w:trPr>
        <w:tc>
          <w:tcPr>
            <w:tcW w:w="7140" w:type="dxa"/>
          </w:tcPr>
          <w:p w14:paraId="682DA6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GUID=a54a03e0-afc8-46cb-bf67-cc2a2c3bfd39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163</w:t>
            </w:r>
          </w:p>
          <w:p w14:paraId="3A637A6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R.797</w:t>
            </w:r>
          </w:p>
        </w:tc>
      </w:tr>
      <w:tr w:rsidR="006F2CA2" w:rsidRPr="006F2CA2" w14:paraId="53134682" w14:textId="77777777" w:rsidTr="00B86892">
        <w:trPr>
          <w:divId w:val="2116439976"/>
          <w:cantSplit/>
        </w:trPr>
        <w:tc>
          <w:tcPr>
            <w:tcW w:w="7140" w:type="dxa"/>
          </w:tcPr>
          <w:p w14:paraId="5465C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POSSESSION UNDER DIVISION 54 OF PART 18</w:t>
            </w:r>
          </w:p>
          <w:p w14:paraId="604F84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GUID=e9a75d02-1b03-459b-ac97-6a0f4afab0e6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659CCE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GUID=b4fdc5e4-372a-4c1c-a755-9d539f7cb89f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hearing                 and upon reading the affidavit of                filed the       day of                        20      , it is ordered that the plaintiff A.B. do recover possession of the land described in the originating summons as                      (and the defendant                   do give possession of the said land on              ) (and that the defendant                   do pay the plaintiff $          costs (or to be taxed)).</w:t>
            </w:r>
          </w:p>
          <w:p w14:paraId="4BA3E30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GUID=5435b75d-ec49-485f-916c-4df506097771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p>
          <w:p w14:paraId="69484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GUID=edf752a6-fa22-43c5-9cd1-da427fefa9dd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15ED7E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GUID=ff6f46bf-5008-42d9-b714-73e095ed2efb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84D0B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993" w:type="dxa"/>
        <w:tblLook w:val="04A0" w:firstRow="1" w:lastRow="0" w:firstColumn="1" w:lastColumn="0" w:noHBand="0" w:noVBand="1"/>
      </w:tblPr>
      <w:tblGrid>
        <w:gridCol w:w="1080"/>
        <w:gridCol w:w="4920"/>
        <w:gridCol w:w="1140"/>
      </w:tblGrid>
      <w:tr w:rsidR="006F2CA2" w:rsidRPr="006F2CA2" w14:paraId="13D38A53" w14:textId="77777777" w:rsidTr="00B86892">
        <w:trPr>
          <w:divId w:val="2116439976"/>
          <w:cantSplit/>
        </w:trPr>
        <w:tc>
          <w:tcPr>
            <w:tcW w:w="7140" w:type="dxa"/>
            <w:gridSpan w:val="3"/>
          </w:tcPr>
          <w:p w14:paraId="73475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GUID=75342cfb-d99d-442e-802e-d27b9a16a2d6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164</w:t>
            </w:r>
          </w:p>
        </w:tc>
      </w:tr>
      <w:tr w:rsidR="006F2CA2" w:rsidRPr="006F2CA2" w14:paraId="0B4C342D" w14:textId="77777777" w:rsidTr="00B86892">
        <w:trPr>
          <w:divId w:val="2116439976"/>
          <w:cantSplit/>
        </w:trPr>
        <w:tc>
          <w:tcPr>
            <w:tcW w:w="1080" w:type="dxa"/>
          </w:tcPr>
          <w:p w14:paraId="356E57E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GUID=d17bed5b-d0d4-407c-b888-4fbdc0ae1b24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R.798</w:t>
            </w:r>
          </w:p>
        </w:tc>
        <w:tc>
          <w:tcPr>
            <w:tcW w:w="4920" w:type="dxa"/>
          </w:tcPr>
          <w:p w14:paraId="652F6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60D0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GUID=f4473cb7-37cb-4eec-b450-b0a0be2cf6da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 UNDER DIVISION 54 OF PART 18</w:t>
            </w:r>
          </w:p>
        </w:tc>
        <w:tc>
          <w:tcPr>
            <w:tcW w:w="1140" w:type="dxa"/>
          </w:tcPr>
          <w:p w14:paraId="1C29D1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GUID=5f1804b2-dff6-4f41-8261-6aaa3bcfa322 </w:instrText>
            </w:r>
            <w:r w:rsidRPr="006F2CA2">
              <w:rPr>
                <w:rFonts w:ascii="Times New Roman" w:hAnsi="Times New Roman" w:cs="Times New Roman"/>
                <w:sz w:val="22"/>
                <w:szCs w:val="20"/>
                <w:lang w:val="en-GB" w:eastAsia="en-US"/>
              </w:rPr>
              <w:fldChar w:fldCharType="end"/>
            </w:r>
          </w:p>
        </w:tc>
      </w:tr>
      <w:tr w:rsidR="006F2CA2" w:rsidRPr="006F2CA2" w14:paraId="7B77D049" w14:textId="77777777" w:rsidTr="00B86892">
        <w:trPr>
          <w:divId w:val="2116439976"/>
          <w:cantSplit/>
        </w:trPr>
        <w:tc>
          <w:tcPr>
            <w:tcW w:w="7140" w:type="dxa"/>
            <w:gridSpan w:val="3"/>
          </w:tcPr>
          <w:p w14:paraId="057A6C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GUID=80c3a749-400c-491b-acac-f7bf69eced0a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4496CA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GUID=fdddafc2-b285-46ee-8400-59a2b3491246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67E963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GUID=470382e4-ac06-434e-9029-401bdd22ae58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was on the          day of              20    ordered that the plaintiff A.B. do recover possession of (described the land recovery of which has been ordered) (and that the defendant C.D. do pay him $           costs (or costs to be taxed, which costs have been taxed and allowed at $         as appears by the Registrar’s certificate dated the          day of                 20      )).</w:t>
            </w:r>
          </w:p>
          <w:p w14:paraId="7FA86D5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GUID=c00c6197-d50d-420f-b6ce-6d25a9ce01d8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land and cause A.B. to have possession of it.</w:t>
            </w:r>
          </w:p>
        </w:tc>
      </w:tr>
      <w:tr w:rsidR="006F2CA2" w:rsidRPr="006F2CA2" w14:paraId="796655CA" w14:textId="77777777" w:rsidTr="00B86892">
        <w:trPr>
          <w:divId w:val="2116439976"/>
          <w:cantSplit/>
        </w:trPr>
        <w:tc>
          <w:tcPr>
            <w:tcW w:w="7140" w:type="dxa"/>
            <w:gridSpan w:val="3"/>
          </w:tcPr>
          <w:p w14:paraId="3E7E82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GUID=ace5ac24-b299-4214-8a05-21130e16a261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also directed that of the goods, chattels and other property of C.D. authorised by law to be seized in execution you cause to be made (the sum(s) of $             (and $              for costs of execution)) and also interest on $                 at the rate of           per cent per annum from the              day of                  20      until payment (together with Sheriff’s/bailiff’s expenses, costs of levying and other legal, incidental expenses) and that immediately after execution of this writ you pay A.B. in pursuance of the said judgment (or order) the amount levied in respect of the said sums and interest.)</w:t>
            </w:r>
          </w:p>
          <w:p w14:paraId="166207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GUID=4710af93-7abc-4543-8b1b-258f29c28f18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you are also directed that you endorse on this writ immediately after execution thereof a statement of the </w:t>
            </w:r>
            <w:proofErr w:type="gramStart"/>
            <w:r w:rsidRPr="006F2CA2">
              <w:rPr>
                <w:rFonts w:ascii="Times New Roman" w:hAnsi="Times New Roman" w:cs="Times New Roman"/>
                <w:sz w:val="22"/>
                <w:szCs w:val="20"/>
                <w:lang w:val="en-GB" w:eastAsia="en-US"/>
              </w:rPr>
              <w:t>manner in which</w:t>
            </w:r>
            <w:proofErr w:type="gramEnd"/>
            <w:r w:rsidRPr="006F2CA2">
              <w:rPr>
                <w:rFonts w:ascii="Times New Roman" w:hAnsi="Times New Roman" w:cs="Times New Roman"/>
                <w:sz w:val="22"/>
                <w:szCs w:val="20"/>
                <w:lang w:val="en-GB" w:eastAsia="en-US"/>
              </w:rPr>
              <w:t xml:space="preserve"> you have executed it and send a copy of the statement to A.B.</w:t>
            </w:r>
          </w:p>
          <w:p w14:paraId="49D4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GUID=ff72a908-c801-4902-9d6c-4af17308c43e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651F35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GUID=51868d84-7fae-4c85-afda-904c4885f052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5F6196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60"/>
        <w:gridCol w:w="4640"/>
        <w:gridCol w:w="1260"/>
        <w:gridCol w:w="20"/>
      </w:tblGrid>
      <w:tr w:rsidR="006F2CA2" w:rsidRPr="006F2CA2" w14:paraId="0619A9C4" w14:textId="77777777" w:rsidTr="00B86892">
        <w:trPr>
          <w:divId w:val="2116439976"/>
          <w:cantSplit/>
        </w:trPr>
        <w:tc>
          <w:tcPr>
            <w:tcW w:w="7080" w:type="dxa"/>
            <w:gridSpan w:val="4"/>
          </w:tcPr>
          <w:p w14:paraId="2D3931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GUID=7927ffa5-f8ec-4861-b75a-28fcb1e79dfe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165</w:t>
            </w:r>
          </w:p>
        </w:tc>
      </w:tr>
      <w:tr w:rsidR="006F2CA2" w:rsidRPr="006F2CA2" w14:paraId="5E46D49D" w14:textId="77777777" w:rsidTr="00B86892">
        <w:trPr>
          <w:divId w:val="2116439976"/>
          <w:cantSplit/>
          <w:trHeight w:val="340"/>
        </w:trPr>
        <w:tc>
          <w:tcPr>
            <w:tcW w:w="1160" w:type="dxa"/>
            <w:vMerge w:val="restart"/>
          </w:tcPr>
          <w:p w14:paraId="219272B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GUID=3de43439-837d-4120-937d-a3c819fb6f0c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R.814, 816, 823, 839</w:t>
            </w:r>
          </w:p>
        </w:tc>
        <w:tc>
          <w:tcPr>
            <w:tcW w:w="4640" w:type="dxa"/>
          </w:tcPr>
          <w:p w14:paraId="0A4868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GUID=6171b2f0-e90f-477a-91f5-8c66dab10e6d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tc>
        <w:tc>
          <w:tcPr>
            <w:tcW w:w="1280" w:type="dxa"/>
            <w:gridSpan w:val="2"/>
            <w:vMerge w:val="restart"/>
          </w:tcPr>
          <w:p w14:paraId="16DAAD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70015D42" w14:textId="77777777" w:rsidTr="00B86892">
        <w:trPr>
          <w:divId w:val="2116439976"/>
          <w:cantSplit/>
          <w:trHeight w:val="440"/>
        </w:trPr>
        <w:tc>
          <w:tcPr>
            <w:tcW w:w="1160" w:type="dxa"/>
          </w:tcPr>
          <w:p w14:paraId="5E577F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GUID=3de43439-837d-4120-937d-a3c819fb6f0c </w:instrText>
            </w:r>
            <w:r w:rsidRPr="006F2CA2">
              <w:rPr>
                <w:rFonts w:ascii="Times New Roman" w:hAnsi="Times New Roman" w:cs="Times New Roman"/>
                <w:sz w:val="22"/>
                <w:szCs w:val="20"/>
                <w:lang w:val="en-GB" w:eastAsia="en-US"/>
              </w:rPr>
              <w:fldChar w:fldCharType="end"/>
            </w:r>
          </w:p>
        </w:tc>
        <w:tc>
          <w:tcPr>
            <w:tcW w:w="4640" w:type="dxa"/>
            <w:vMerge w:val="restart"/>
          </w:tcPr>
          <w:p w14:paraId="5DBF49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Registrar’s Appeal, Title as in Action)</w:t>
            </w:r>
          </w:p>
          <w:p w14:paraId="0E6A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GUID=a5fd3ccd-a552-4eab-bf4a-19578eff97ad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District Court Appeal No.    of 20   </w:t>
            </w:r>
            <w:proofErr w:type="gramStart"/>
            <w:r w:rsidRPr="006F2CA2">
              <w:rPr>
                <w:rFonts w:ascii="Times New Roman" w:hAnsi="Times New Roman" w:cs="Times New Roman"/>
                <w:sz w:val="22"/>
                <w:szCs w:val="20"/>
                <w:lang w:val="en-GB" w:eastAsia="en-US"/>
              </w:rPr>
              <w:t>  .</w:t>
            </w:r>
            <w:proofErr w:type="gramEnd"/>
          </w:p>
          <w:p w14:paraId="28D81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GUID=1f43340b-8cb5-44b8-96e1-52dbb2c61684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c>
          <w:tcPr>
            <w:tcW w:w="1280" w:type="dxa"/>
            <w:gridSpan w:val="2"/>
          </w:tcPr>
          <w:p w14:paraId="05AD9A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0489A01D" w14:textId="77777777" w:rsidTr="00B86892">
        <w:trPr>
          <w:divId w:val="2116439976"/>
          <w:cantSplit/>
        </w:trPr>
        <w:tc>
          <w:tcPr>
            <w:tcW w:w="1160" w:type="dxa"/>
          </w:tcPr>
          <w:p w14:paraId="7F6398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GUID=b8e46b7f-a84c-45aa-aa8a-af553e2c91a8 </w:instrText>
            </w:r>
            <w:r w:rsidRPr="006F2CA2">
              <w:rPr>
                <w:rFonts w:ascii="Times New Roman" w:hAnsi="Times New Roman" w:cs="Times New Roman"/>
                <w:sz w:val="22"/>
                <w:szCs w:val="20"/>
                <w:lang w:val="en-GB" w:eastAsia="en-US"/>
              </w:rPr>
              <w:fldChar w:fldCharType="end"/>
            </w:r>
          </w:p>
        </w:tc>
        <w:tc>
          <w:tcPr>
            <w:tcW w:w="4640" w:type="dxa"/>
          </w:tcPr>
          <w:p w14:paraId="2AE9B2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p>
        </w:tc>
        <w:tc>
          <w:tcPr>
            <w:tcW w:w="1280" w:type="dxa"/>
            <w:gridSpan w:val="2"/>
          </w:tcPr>
          <w:p w14:paraId="6276D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GUID=82bb2c52-c726-49ba-ad83-c18c8f760764 </w:instrText>
            </w:r>
            <w:r w:rsidRPr="006F2CA2">
              <w:rPr>
                <w:rFonts w:ascii="Times New Roman" w:hAnsi="Times New Roman" w:cs="Times New Roman"/>
                <w:sz w:val="22"/>
                <w:szCs w:val="20"/>
                <w:lang w:val="en-GB" w:eastAsia="en-US"/>
              </w:rPr>
              <w:fldChar w:fldCharType="end"/>
            </w:r>
          </w:p>
        </w:tc>
      </w:tr>
      <w:tr w:rsidR="006F2CA2" w:rsidRPr="006F2CA2" w14:paraId="63CE35C2" w14:textId="77777777" w:rsidTr="00B86892">
        <w:trPr>
          <w:divId w:val="2116439976"/>
          <w:cantSplit/>
        </w:trPr>
        <w:tc>
          <w:tcPr>
            <w:tcW w:w="7080" w:type="dxa"/>
            <w:gridSpan w:val="4"/>
          </w:tcPr>
          <w:p w14:paraId="2ED018F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GUID=1dec5377-69df-48b3-993b-66ccfb4bd584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Appellant</w:t>
            </w:r>
          </w:p>
          <w:p w14:paraId="005B21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GUID=7c6d800f-786b-48da-94bb-3c4cfa342e82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325420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GUID=a7b04109-cfce-45d9-bbd0-4c2a3f24ecbf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Respondent</w:t>
            </w:r>
          </w:p>
          <w:p w14:paraId="0761DC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GUID=0d5eb0a3-4f32-495f-9ada-bc5daf28c21b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No.      of 20    </w:t>
            </w:r>
            <w:proofErr w:type="gramStart"/>
            <w:r w:rsidRPr="006F2CA2">
              <w:rPr>
                <w:rFonts w:ascii="Times New Roman" w:hAnsi="Times New Roman" w:cs="Times New Roman"/>
                <w:sz w:val="22"/>
                <w:szCs w:val="20"/>
                <w:lang w:val="en-GB" w:eastAsia="en-US"/>
              </w:rPr>
              <w:t>  .</w:t>
            </w:r>
            <w:proofErr w:type="gramEnd"/>
          </w:p>
          <w:p w14:paraId="5047D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GUID=43f2a25a-0bc3-4e50-be49-d800f7f3bd17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6E226C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GUID=126ec9c0-eb92-4abf-8278-cc3135f94ec8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39B188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GUID=d63ffd11-f1e8-48d0-bc71-1cacc1b7d7ea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C74B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GUID=93560986-58af-4438-bd57-6df4c07679a9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7A9C6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GUID=98af937e-7224-4f5d-b133-18a9da9ddc07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p w14:paraId="5C2A51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GUID=37243048-6325-45d9-8349-2007636003dc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to            </w:t>
            </w:r>
          </w:p>
          <w:p w14:paraId="5E840F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GUID=201a8414-3edf-4201-8b49-9fe981ffe289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appeal has been filed by the abovenamed plaintiff (or defendant) to the (*District Judge in Chambers/Judge in Family Division of the High Court in Chambers/Family Division of the High Court).</w:t>
            </w:r>
          </w:p>
          <w:p w14:paraId="0B4746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GUID=bb9fe5e9-1c7d-4fc3-afa8-7db905b7985d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appeal is against the decision (to specify the whole or part of the decision, in an appeal to the Family Division of the High Court) of the (*Registrar of the Family Courts/Registrar of the Family Division of the High Court/Magistrate in Chambers/District Judge in Chambers/Magistrate/District Judge/ (name) given on                    , as follows:</w:t>
            </w:r>
          </w:p>
          <w:p w14:paraId="4866BB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GUID=f540bf71-64b7-4eca-ac52-95e6d544eec0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3FF5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GUID=f4a64b60-c37b-453f-8faf-98c742f2ae54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8A9C3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GUID=c60653f3-b0d2-4d7f-886a-29c3f85ed570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68A73684" w14:textId="77777777" w:rsidTr="00B86892">
        <w:trPr>
          <w:gridAfter w:val="1"/>
          <w:divId w:val="2116439976"/>
          <w:wAfter w:w="20" w:type="dxa"/>
          <w:cantSplit/>
        </w:trPr>
        <w:tc>
          <w:tcPr>
            <w:tcW w:w="7060" w:type="dxa"/>
            <w:gridSpan w:val="3"/>
          </w:tcPr>
          <w:p w14:paraId="78F14B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7DA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GUID=1b4bb09d-e747-41b2-b236-8694ff455c5b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166</w:t>
            </w:r>
          </w:p>
        </w:tc>
      </w:tr>
      <w:tr w:rsidR="006F2CA2" w:rsidRPr="006F2CA2" w14:paraId="73C814B4" w14:textId="77777777" w:rsidTr="00B86892">
        <w:trPr>
          <w:gridAfter w:val="1"/>
          <w:divId w:val="2116439976"/>
          <w:wAfter w:w="20" w:type="dxa"/>
          <w:cantSplit/>
        </w:trPr>
        <w:tc>
          <w:tcPr>
            <w:tcW w:w="7060" w:type="dxa"/>
            <w:gridSpan w:val="3"/>
          </w:tcPr>
          <w:p w14:paraId="71E357B1" w14:textId="77777777" w:rsidR="006F2CA2" w:rsidRPr="006F2CA2" w:rsidRDefault="006F2CA2" w:rsidP="006F2CA2">
            <w:pPr>
              <w:spacing w:before="120" w:after="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39A8172A"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CERTIFICATE FOR SECURITY FOR COSTS</w:t>
            </w:r>
          </w:p>
          <w:p w14:paraId="008D7576"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4DDFE3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GUID=c6f46cd9-74a2-41ab-8e50-7b228aa7943e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certify that                              of                              the abovenamed appellant has deposited the sum of $                by way of security for the respondent’s costs of the appeal/application* in the Registry (or with the Accountant-General).</w:t>
            </w:r>
          </w:p>
          <w:p w14:paraId="2118D90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GUID=9eb3d89b-7575-494e-99b4-1ae2599160be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14AD2C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GUID=6776a12e-391a-46c1-ba8c-33c8fbfbf764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3E8447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GUID=4c33b569-229d-417f-94da-f85a43508e49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5DCF33C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20"/>
        <w:gridCol w:w="4940"/>
        <w:gridCol w:w="980"/>
        <w:gridCol w:w="20"/>
      </w:tblGrid>
      <w:tr w:rsidR="006F2CA2" w:rsidRPr="006F2CA2" w14:paraId="7C64F18A" w14:textId="77777777" w:rsidTr="00B86892">
        <w:trPr>
          <w:divId w:val="2116439976"/>
          <w:cantSplit/>
        </w:trPr>
        <w:tc>
          <w:tcPr>
            <w:tcW w:w="7060" w:type="dxa"/>
            <w:gridSpan w:val="4"/>
          </w:tcPr>
          <w:p w14:paraId="71023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GUID=e669c294-0dd3-46bf-bf3e-4065bb32714b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167</w:t>
            </w:r>
          </w:p>
        </w:tc>
      </w:tr>
      <w:tr w:rsidR="006F2CA2" w:rsidRPr="006F2CA2" w14:paraId="670C2416" w14:textId="77777777" w:rsidTr="00B86892">
        <w:trPr>
          <w:divId w:val="2116439976"/>
          <w:cantSplit/>
        </w:trPr>
        <w:tc>
          <w:tcPr>
            <w:tcW w:w="7060" w:type="dxa"/>
            <w:gridSpan w:val="4"/>
          </w:tcPr>
          <w:p w14:paraId="479325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73054A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UNDERTAKING FOR SECURITY FOR COSTS</w:t>
            </w:r>
          </w:p>
          <w:p w14:paraId="2CFF1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505442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GUID=d01513a3-e451-49c4-9744-71baed2f4b26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respondent,</w:t>
            </w:r>
          </w:p>
          <w:p w14:paraId="4B8064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GUID=4745327e-652b-4c90-8a3e-d23920ae3d17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undertake to hold the sum of $              by way of security for your costs of the appeal/application* and, if costs are payable to the respondent under any order made by the Family Division of the High Court, to release to you the said amount without set-off unless the Family Division of the High Court otherwise orders.</w:t>
            </w:r>
          </w:p>
          <w:p w14:paraId="17A15A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GUID=5988c494-9b88-41c6-a04c-d9d7abfaa1fb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41869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GUID=a1c71d9b-63e9-46d0-92b1-aab97610eaee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578A13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GUID=7f346898-e47f-4eb9-95b2-a23a7143dbb8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r w:rsidR="006F2CA2" w:rsidRPr="006F2CA2" w14:paraId="15057F9E" w14:textId="77777777" w:rsidTr="00B86892">
        <w:trPr>
          <w:gridAfter w:val="1"/>
          <w:divId w:val="2116439976"/>
          <w:wAfter w:w="20" w:type="dxa"/>
          <w:cantSplit/>
        </w:trPr>
        <w:tc>
          <w:tcPr>
            <w:tcW w:w="7040" w:type="dxa"/>
            <w:gridSpan w:val="3"/>
          </w:tcPr>
          <w:p w14:paraId="57D157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GUID=b217e836-2e29-4e81-a684-385276695a31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168</w:t>
            </w:r>
          </w:p>
        </w:tc>
      </w:tr>
      <w:tr w:rsidR="006F2CA2" w:rsidRPr="006F2CA2" w14:paraId="005416E5" w14:textId="77777777" w:rsidTr="00B86892">
        <w:trPr>
          <w:gridAfter w:val="1"/>
          <w:divId w:val="2116439976"/>
          <w:wAfter w:w="20" w:type="dxa"/>
          <w:cantSplit/>
        </w:trPr>
        <w:tc>
          <w:tcPr>
            <w:tcW w:w="1120" w:type="dxa"/>
          </w:tcPr>
          <w:p w14:paraId="0EFD87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GUID=b9ceeced-4d82-4bbd-8b29-f1855f2f5cb7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R.824</w:t>
            </w:r>
            <w:r w:rsidRPr="006F2CA2">
              <w:rPr>
                <w:rFonts w:ascii="Times New Roman" w:hAnsi="Times New Roman" w:cs="Times New Roman"/>
                <w:sz w:val="18"/>
                <w:szCs w:val="18"/>
                <w:lang w:val="en-GB" w:eastAsia="en-US"/>
              </w:rPr>
              <w:br/>
            </w:r>
            <w:r w:rsidRPr="006F2CA2">
              <w:rPr>
                <w:rFonts w:ascii="Times New Roman" w:hAnsi="Times New Roman" w:cs="Times New Roman"/>
                <w:sz w:val="18"/>
                <w:szCs w:val="18"/>
                <w:lang w:val="en-GB" w:eastAsia="en-US"/>
              </w:rPr>
              <w:br/>
            </w:r>
          </w:p>
        </w:tc>
        <w:tc>
          <w:tcPr>
            <w:tcW w:w="4940" w:type="dxa"/>
          </w:tcPr>
          <w:p w14:paraId="2F42F3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9152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GUID=e55c22f6-c371-4fa3-a9f0-ae65a1c07462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FOR SECURITY FOR COSTS</w:t>
            </w:r>
            <w:r w:rsidRPr="006F2CA2">
              <w:rPr>
                <w:rFonts w:ascii="Times New Roman" w:hAnsi="Times New Roman" w:cs="Times New Roman"/>
                <w:sz w:val="22"/>
                <w:szCs w:val="20"/>
                <w:lang w:val="en-GB" w:eastAsia="en-US"/>
              </w:rPr>
              <w:br/>
              <w:t>(BY WAY OF AN UNDERTAKING)</w:t>
            </w:r>
          </w:p>
          <w:p w14:paraId="0016D8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GUID=b7b7f22f-9505-4d22-94a2-e570bec0e7b7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165)</w:t>
            </w:r>
          </w:p>
        </w:tc>
        <w:tc>
          <w:tcPr>
            <w:tcW w:w="980" w:type="dxa"/>
          </w:tcPr>
          <w:p w14:paraId="07847A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GUID=479f4037-c9f1-4a09-8c9d-bc5985467020 </w:instrText>
            </w:r>
            <w:r w:rsidRPr="006F2CA2">
              <w:rPr>
                <w:rFonts w:ascii="Times New Roman" w:hAnsi="Times New Roman" w:cs="Times New Roman"/>
                <w:sz w:val="22"/>
                <w:szCs w:val="20"/>
                <w:lang w:val="en-GB" w:eastAsia="en-US"/>
              </w:rPr>
              <w:fldChar w:fldCharType="end"/>
            </w:r>
          </w:p>
        </w:tc>
      </w:tr>
      <w:tr w:rsidR="006F2CA2" w:rsidRPr="006F2CA2" w14:paraId="212BF689" w14:textId="77777777" w:rsidTr="00B86892">
        <w:trPr>
          <w:gridAfter w:val="1"/>
          <w:divId w:val="2116439976"/>
          <w:wAfter w:w="20" w:type="dxa"/>
          <w:cantSplit/>
        </w:trPr>
        <w:tc>
          <w:tcPr>
            <w:tcW w:w="7040" w:type="dxa"/>
            <w:gridSpan w:val="3"/>
          </w:tcPr>
          <w:p w14:paraId="34FEFE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GUID=40d3cdff-a2ea-4b66-91ff-9004f5d2d2ac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356A6B8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GUID=63649228-e833-455f-8f01-aa3b50c6239d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hereby certify that we have furnished an undertaking in accordance with Rule 824 as security for the respondent’s costs of the appeal/application*.</w:t>
            </w:r>
          </w:p>
          <w:p w14:paraId="4EABBB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GUID=e160406a-8fd6-4204-8d48-92a52886ded2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D46580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GUID=35f2a67f-7ebb-4058-bde9-21248193459c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7EABD58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GUID=c158b847-2bb5-434a-906f-c78f192172f3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2E9DB2B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72DE2B96" w14:textId="77777777" w:rsidR="006F2CA2" w:rsidRPr="006F2CA2" w:rsidRDefault="00B8689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FORM</w:t>
      </w:r>
      <w:r w:rsidR="006F2CA2" w:rsidRPr="006F2CA2">
        <w:rPr>
          <w:rFonts w:ascii="Times New Roman" w:eastAsia="Calibri" w:hAnsi="Times New Roman" w:cs="Times New Roman"/>
          <w:sz w:val="22"/>
          <w:szCs w:val="22"/>
          <w:lang w:eastAsia="en-US"/>
        </w:rPr>
        <w:t xml:space="preserve"> 169</w:t>
      </w:r>
    </w:p>
    <w:p w14:paraId="503B052A" w14:textId="77777777" w:rsidR="006F2CA2" w:rsidRPr="006F2CA2" w:rsidRDefault="006F2CA2" w:rsidP="00B86892">
      <w:pPr>
        <w:spacing w:before="0" w:after="200" w:line="240" w:lineRule="auto"/>
        <w:ind w:left="1134" w:right="-873"/>
        <w:contextualSpacing/>
        <w:jc w:val="both"/>
        <w:divId w:val="2116439976"/>
        <w:rPr>
          <w:rFonts w:ascii="Times New Roman" w:eastAsia="Calibri" w:hAnsi="Times New Roman" w:cs="Times New Roman"/>
          <w:sz w:val="18"/>
          <w:szCs w:val="18"/>
          <w:lang w:eastAsia="en-US"/>
        </w:rPr>
      </w:pPr>
      <w:r w:rsidRPr="006F2CA2">
        <w:rPr>
          <w:rFonts w:ascii="Times New Roman" w:eastAsia="Calibri" w:hAnsi="Times New Roman" w:cs="Times New Roman"/>
          <w:sz w:val="18"/>
          <w:szCs w:val="18"/>
          <w:lang w:eastAsia="en-US"/>
        </w:rPr>
        <w:t>R.830</w:t>
      </w:r>
    </w:p>
    <w:p w14:paraId="0341F6DA" w14:textId="77777777" w:rsidR="006F2CA2" w:rsidRPr="006F2CA2" w:rsidRDefault="006F2CA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NOTICE OF DISCHARGE OF UNDERTAKING</w:t>
      </w:r>
    </w:p>
    <w:p w14:paraId="14A7AD77" w14:textId="77777777" w:rsidR="006F2CA2" w:rsidRPr="006F2CA2" w:rsidRDefault="006F2CA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 xml:space="preserve">FOR SECURITY FOR COSTS OF APPEAL </w:t>
      </w:r>
    </w:p>
    <w:p w14:paraId="7FB65E68" w14:textId="77777777" w:rsidR="006F2CA2" w:rsidRPr="006F2CA2" w:rsidRDefault="006F2CA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(Title as in Form 165)</w:t>
      </w:r>
    </w:p>
    <w:p w14:paraId="1250CB1F"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To the Registrar,</w:t>
      </w:r>
    </w:p>
    <w:p w14:paraId="408D2A2C"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ab/>
      </w:r>
      <w:r w:rsidRPr="006F2CA2">
        <w:rPr>
          <w:rFonts w:ascii="Times New Roman" w:eastAsia="Calibri" w:hAnsi="Times New Roman" w:cs="Times New Roman"/>
          <w:sz w:val="22"/>
          <w:szCs w:val="22"/>
          <w:lang w:eastAsia="en-US"/>
        </w:rPr>
        <w:tab/>
        <w:t xml:space="preserve">We, the solicitors for the appellant, hereby give notice of our discharge of the undertaking furnished as stated in the Certificate for Security for Costs (By Way of Undertaking) filed on ____(date). </w:t>
      </w:r>
    </w:p>
    <w:p w14:paraId="02979F86"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t>All other parties to the appeal agree that there is no outstanding issue of cost between any party and consent to the discharge of the undertaking as shown below:</w:t>
      </w:r>
    </w:p>
    <w:p w14:paraId="0DCF7A60"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val="en-GB" w:eastAsia="en-US"/>
        </w:rPr>
      </w:pPr>
      <w:r w:rsidRPr="006F2CA2">
        <w:rPr>
          <w:rFonts w:ascii="Times New Roman" w:eastAsia="Calibri" w:hAnsi="Times New Roman" w:cs="Times New Roman"/>
          <w:sz w:val="22"/>
          <w:szCs w:val="22"/>
          <w:lang w:val="en-GB" w:eastAsia="en-US"/>
        </w:rPr>
        <w:fldChar w:fldCharType="begin"/>
      </w:r>
      <w:r w:rsidRPr="006F2CA2">
        <w:rPr>
          <w:rFonts w:ascii="Times New Roman" w:eastAsia="Calibri" w:hAnsi="Times New Roman" w:cs="Times New Roman"/>
          <w:sz w:val="22"/>
          <w:szCs w:val="22"/>
          <w:lang w:val="en-GB" w:eastAsia="en-US"/>
        </w:rPr>
        <w:instrText xml:space="preserve"> GUID=a869b361-25d3-457c-9544-0a891e1147da </w:instrText>
      </w:r>
      <w:r w:rsidRPr="006F2CA2">
        <w:rPr>
          <w:rFonts w:ascii="Times New Roman" w:eastAsia="Calibri" w:hAnsi="Times New Roman" w:cs="Times New Roman"/>
          <w:sz w:val="22"/>
          <w:szCs w:val="22"/>
          <w:lang w:eastAsia="en-US"/>
        </w:rPr>
        <w:fldChar w:fldCharType="end"/>
      </w:r>
      <w:r w:rsidRPr="006F2CA2">
        <w:rPr>
          <w:rFonts w:ascii="Times New Roman" w:eastAsia="Calibri" w:hAnsi="Times New Roman" w:cs="Times New Roman"/>
          <w:sz w:val="22"/>
          <w:szCs w:val="22"/>
          <w:lang w:val="en-GB" w:eastAsia="en-US"/>
        </w:rPr>
        <w:t>Signature: (Signature of consenting party.)</w:t>
      </w:r>
    </w:p>
    <w:p w14:paraId="6B966C2C"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val="en-GB" w:eastAsia="en-US"/>
        </w:rPr>
      </w:pPr>
      <w:r w:rsidRPr="006F2CA2">
        <w:rPr>
          <w:rFonts w:ascii="Times New Roman" w:eastAsia="Calibri" w:hAnsi="Times New Roman" w:cs="Times New Roman"/>
          <w:sz w:val="22"/>
          <w:szCs w:val="22"/>
          <w:lang w:val="en-GB" w:eastAsia="en-US"/>
        </w:rPr>
        <w:fldChar w:fldCharType="begin"/>
      </w:r>
      <w:r w:rsidRPr="006F2CA2">
        <w:rPr>
          <w:rFonts w:ascii="Times New Roman" w:eastAsia="Calibri" w:hAnsi="Times New Roman" w:cs="Times New Roman"/>
          <w:sz w:val="22"/>
          <w:szCs w:val="22"/>
          <w:lang w:val="en-GB" w:eastAsia="en-US"/>
        </w:rPr>
        <w:instrText xml:space="preserve"> GUID=826c599e-1938-471b-a0d6-68543cae78bb </w:instrText>
      </w:r>
      <w:r w:rsidRPr="006F2CA2">
        <w:rPr>
          <w:rFonts w:ascii="Times New Roman" w:eastAsia="Calibri" w:hAnsi="Times New Roman" w:cs="Times New Roman"/>
          <w:sz w:val="22"/>
          <w:szCs w:val="22"/>
          <w:lang w:eastAsia="en-US"/>
        </w:rPr>
        <w:fldChar w:fldCharType="end"/>
      </w:r>
      <w:r w:rsidRPr="006F2CA2">
        <w:rPr>
          <w:rFonts w:ascii="Times New Roman" w:eastAsia="Calibri" w:hAnsi="Times New Roman" w:cs="Times New Roman"/>
          <w:sz w:val="22"/>
          <w:szCs w:val="22"/>
          <w:lang w:val="en-GB" w:eastAsia="en-US"/>
        </w:rPr>
        <w:t>Name: (Name of solicitor for party consenting to the discharge/</w:t>
      </w:r>
      <w:r w:rsidRPr="006F2CA2">
        <w:rPr>
          <w:rFonts w:ascii="Times New Roman" w:eastAsia="Calibri" w:hAnsi="Times New Roman" w:cs="Times New Roman"/>
          <w:sz w:val="22"/>
          <w:szCs w:val="22"/>
          <w:lang w:val="en-GB" w:eastAsia="en-US"/>
        </w:rPr>
        <w:br/>
        <w:t>If in person, name of party consenting to this summons.)</w:t>
      </w:r>
    </w:p>
    <w:p w14:paraId="04C0C6C7" w14:textId="77777777" w:rsidR="006F2CA2" w:rsidRPr="006F2CA2" w:rsidRDefault="006F2CA2" w:rsidP="00B86892">
      <w:pPr>
        <w:spacing w:before="0" w:after="200" w:line="240" w:lineRule="auto"/>
        <w:ind w:left="1134" w:right="-873"/>
        <w:jc w:val="both"/>
        <w:divId w:val="2116439976"/>
        <w:rPr>
          <w:rFonts w:ascii="Times New Roman" w:eastAsia="Calibri" w:hAnsi="Times New Roman" w:cs="Times New Roman"/>
          <w:sz w:val="22"/>
          <w:szCs w:val="22"/>
          <w:lang w:val="en-GB" w:eastAsia="en-US"/>
        </w:rPr>
      </w:pPr>
      <w:r w:rsidRPr="006F2CA2">
        <w:rPr>
          <w:rFonts w:ascii="Times New Roman" w:eastAsia="Calibri" w:hAnsi="Times New Roman" w:cs="Times New Roman"/>
          <w:sz w:val="22"/>
          <w:szCs w:val="22"/>
          <w:lang w:val="en-GB" w:eastAsia="en-US"/>
        </w:rPr>
        <w:fldChar w:fldCharType="begin"/>
      </w:r>
      <w:r w:rsidRPr="006F2CA2">
        <w:rPr>
          <w:rFonts w:ascii="Times New Roman" w:eastAsia="Calibri" w:hAnsi="Times New Roman" w:cs="Times New Roman"/>
          <w:sz w:val="22"/>
          <w:szCs w:val="22"/>
          <w:lang w:val="en-GB" w:eastAsia="en-US"/>
        </w:rPr>
        <w:instrText xml:space="preserve"> GUID=a6034104-b0c9-49d2-ac92-8a602b95d138 </w:instrText>
      </w:r>
      <w:r w:rsidRPr="006F2CA2">
        <w:rPr>
          <w:rFonts w:ascii="Times New Roman" w:eastAsia="Calibri" w:hAnsi="Times New Roman" w:cs="Times New Roman"/>
          <w:sz w:val="22"/>
          <w:szCs w:val="22"/>
          <w:lang w:eastAsia="en-US"/>
        </w:rPr>
        <w:fldChar w:fldCharType="end"/>
      </w:r>
      <w:r w:rsidRPr="006F2CA2">
        <w:rPr>
          <w:rFonts w:ascii="Times New Roman" w:eastAsia="Calibri" w:hAnsi="Times New Roman" w:cs="Times New Roman"/>
          <w:sz w:val="22"/>
          <w:szCs w:val="22"/>
          <w:lang w:val="en-GB" w:eastAsia="en-US"/>
        </w:rPr>
        <w:t>NRIC No.:</w:t>
      </w:r>
    </w:p>
    <w:p w14:paraId="72967E4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60"/>
        <w:gridCol w:w="4540"/>
        <w:gridCol w:w="240"/>
        <w:gridCol w:w="1100"/>
      </w:tblGrid>
      <w:tr w:rsidR="006F2CA2" w:rsidRPr="006F2CA2" w14:paraId="68EACC64" w14:textId="77777777" w:rsidTr="00B86892">
        <w:trPr>
          <w:divId w:val="2116439976"/>
          <w:cantSplit/>
        </w:trPr>
        <w:tc>
          <w:tcPr>
            <w:tcW w:w="7060" w:type="dxa"/>
            <w:gridSpan w:val="5"/>
          </w:tcPr>
          <w:p w14:paraId="1276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GUID=263af6f1-d130-4d2e-903e-0c461756b27c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170</w:t>
            </w:r>
          </w:p>
        </w:tc>
      </w:tr>
      <w:tr w:rsidR="006F2CA2" w:rsidRPr="006F2CA2" w14:paraId="3AE08E9D" w14:textId="77777777" w:rsidTr="00B86892">
        <w:trPr>
          <w:divId w:val="2116439976"/>
          <w:cantSplit/>
        </w:trPr>
        <w:tc>
          <w:tcPr>
            <w:tcW w:w="1120" w:type="dxa"/>
          </w:tcPr>
          <w:p w14:paraId="12B0029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GUID=ae9f685e-11c5-4d1a-9502-8b9e90982d32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840" w:type="dxa"/>
            <w:gridSpan w:val="3"/>
          </w:tcPr>
          <w:p w14:paraId="055FB0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31505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GUID=970cff82-1925-4cfd-b028-eb747901bd62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SUBSTITUTED SERVICE</w:t>
            </w:r>
          </w:p>
        </w:tc>
        <w:tc>
          <w:tcPr>
            <w:tcW w:w="1100" w:type="dxa"/>
          </w:tcPr>
          <w:p w14:paraId="18882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GUID=93b29c21-e654-4010-821f-a1f839386424 </w:instrText>
            </w:r>
            <w:r w:rsidRPr="006F2CA2">
              <w:rPr>
                <w:rFonts w:ascii="Times New Roman" w:hAnsi="Times New Roman" w:cs="Times New Roman"/>
                <w:sz w:val="22"/>
                <w:szCs w:val="20"/>
                <w:lang w:val="en-GB" w:eastAsia="en-US"/>
              </w:rPr>
              <w:fldChar w:fldCharType="end"/>
            </w:r>
          </w:p>
        </w:tc>
      </w:tr>
      <w:tr w:rsidR="006F2CA2" w:rsidRPr="006F2CA2" w14:paraId="192193D2" w14:textId="77777777" w:rsidTr="00B86892">
        <w:trPr>
          <w:divId w:val="2116439976"/>
          <w:cantSplit/>
        </w:trPr>
        <w:tc>
          <w:tcPr>
            <w:tcW w:w="7060" w:type="dxa"/>
            <w:gridSpan w:val="5"/>
          </w:tcPr>
          <w:p w14:paraId="53CBF7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GUID=d76fb32a-ae76-45cc-8b49-5e632940afa3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2DC00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GUID=259adedb-d46e-40a6-a71c-a140174e116e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in this action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5D033E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GUID=76ac47ff-6494-4e27-9092-89ee141f940e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service of a copy of this order, and a copy of the writ of summons in this action by sending the same by a prepaid ordinary post letter addressed to the defendant                         at                                , (or such other substituted service as may be ordered) shall be good and sufficient service of the writ.</w:t>
            </w:r>
          </w:p>
          <w:p w14:paraId="6071EF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GUID=b1536ea4-cc16-4cd3-9a9d-f7a85561d22f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F20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GUID=1f16bf3f-31a4-4639-999f-8acb4494eedf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FAB6A16" w14:textId="77777777" w:rsidTr="00B86892">
        <w:trPr>
          <w:divId w:val="2116439976"/>
          <w:cantSplit/>
        </w:trPr>
        <w:tc>
          <w:tcPr>
            <w:tcW w:w="7060" w:type="dxa"/>
            <w:gridSpan w:val="5"/>
          </w:tcPr>
          <w:p w14:paraId="3830A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389B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GUID=a4136c76-099d-411d-b70a-d355d77e2a28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171</w:t>
            </w:r>
          </w:p>
        </w:tc>
      </w:tr>
      <w:tr w:rsidR="006F2CA2" w:rsidRPr="006F2CA2" w14:paraId="442D4476" w14:textId="77777777" w:rsidTr="00B86892">
        <w:trPr>
          <w:divId w:val="2116439976"/>
          <w:cantSplit/>
        </w:trPr>
        <w:tc>
          <w:tcPr>
            <w:tcW w:w="1180" w:type="dxa"/>
            <w:gridSpan w:val="2"/>
          </w:tcPr>
          <w:p w14:paraId="2E11AAE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540" w:type="dxa"/>
          </w:tcPr>
          <w:p w14:paraId="76D642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4CB89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ON APPLICATION </w:t>
            </w:r>
            <w:r w:rsidRPr="006F2CA2">
              <w:rPr>
                <w:rFonts w:ascii="Times New Roman" w:hAnsi="Times New Roman" w:cs="Times New Roman"/>
                <w:sz w:val="22"/>
                <w:szCs w:val="20"/>
                <w:lang w:val="en-GB" w:eastAsia="en-US"/>
              </w:rPr>
              <w:br/>
              <w:t>FOR SUBSTITUTED SERVICE</w:t>
            </w:r>
          </w:p>
        </w:tc>
        <w:tc>
          <w:tcPr>
            <w:tcW w:w="1340" w:type="dxa"/>
            <w:gridSpan w:val="2"/>
          </w:tcPr>
          <w:p w14:paraId="5F6BC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6F2CA2" w:rsidRPr="006F2CA2" w14:paraId="687B5CE7" w14:textId="77777777" w:rsidTr="00B86892">
        <w:trPr>
          <w:divId w:val="2116439976"/>
          <w:cantSplit/>
        </w:trPr>
        <w:tc>
          <w:tcPr>
            <w:tcW w:w="7060" w:type="dxa"/>
            <w:gridSpan w:val="5"/>
          </w:tcPr>
          <w:p w14:paraId="17A84C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GUID=47d7b002-e109-4287-a391-23862e04599d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E7DE2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GUID=04758a71-7c48-41e0-a40d-6cb77caed593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(the abovenamed plaintiff, or solicitor for the abovenamed plaintiff, or clerk to the plaintiff’s solicitor, or clerk to the plaintiff, or as may be) do make oath (or affirm) and say as follows:</w:t>
            </w:r>
          </w:p>
          <w:p w14:paraId="2E720D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GUID=55c34376-8f2b-4d61-b588-32f4c5c207ba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Having been directed by                         to serve the abovenamed defendant                              with a copy of the writ of summons in this action which appeared to me to have been regularly issued out of and under the seal of the Family Justice Courts by the abovenamed plaintiff against the abovenamed defendant, and dated the       day of                          20         , which said writ and copy were subscribed and endorsed in the manner and form prescribed by the Family Justice Rules and a true copy of which said writ is now produced and shown to me, marked ‘                   ’, I did on                     the        day of                              20       attend for the purpose of serving a copy of the said writ at (describe efforts to effect service).</w:t>
            </w:r>
          </w:p>
        </w:tc>
      </w:tr>
      <w:tr w:rsidR="006F2CA2" w:rsidRPr="006F2CA2" w14:paraId="73962969" w14:textId="77777777" w:rsidTr="00B86892">
        <w:trPr>
          <w:divId w:val="2116439976"/>
          <w:cantSplit/>
        </w:trPr>
        <w:tc>
          <w:tcPr>
            <w:tcW w:w="7060" w:type="dxa"/>
            <w:gridSpan w:val="5"/>
          </w:tcPr>
          <w:p w14:paraId="5FA7FF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GUID=8c1868fb-a9d2-401c-bcb2-a30564540746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have made all reasonable efforts and used all due means in my power to serve the said writ, but I have not been able to do so.</w:t>
            </w:r>
          </w:p>
          <w:p w14:paraId="4B00EB4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GUID=665037a4-3df7-454d-addd-a9ac9a0d7de7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7D4FA5BC"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GUID=3e87dc02-8b24-40ca-86e5-1dc83a3cfe5c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The affidavit should also specify the method of substituted service asked for, and state that if such service is ordered it will probably be effectual in bringing the writ (or as may be) to the knowledge of the defendant. If the defendant is evading </w:t>
            </w:r>
            <w:proofErr w:type="gramStart"/>
            <w:r w:rsidRPr="006F2CA2">
              <w:rPr>
                <w:rFonts w:ascii="Times New Roman" w:hAnsi="Times New Roman" w:cs="Times New Roman"/>
                <w:sz w:val="22"/>
                <w:szCs w:val="20"/>
                <w:lang w:val="en-GB" w:eastAsia="en-US"/>
              </w:rPr>
              <w:t>service</w:t>
            </w:r>
            <w:proofErr w:type="gramEnd"/>
            <w:r w:rsidRPr="006F2CA2">
              <w:rPr>
                <w:rFonts w:ascii="Times New Roman" w:hAnsi="Times New Roman" w:cs="Times New Roman"/>
                <w:sz w:val="22"/>
                <w:szCs w:val="20"/>
                <w:lang w:val="en-GB" w:eastAsia="en-US"/>
              </w:rPr>
              <w:t xml:space="preserve"> the affidavit should so state.</w:t>
            </w:r>
          </w:p>
        </w:tc>
      </w:tr>
    </w:tbl>
    <w:p w14:paraId="62BF94C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709" w:tblpY="1"/>
        <w:tblOverlap w:val="never"/>
        <w:tblW w:w="7060" w:type="dxa"/>
        <w:tblLook w:val="04A0" w:firstRow="1" w:lastRow="0" w:firstColumn="1" w:lastColumn="0" w:noHBand="0" w:noVBand="1"/>
      </w:tblPr>
      <w:tblGrid>
        <w:gridCol w:w="1140"/>
        <w:gridCol w:w="160"/>
        <w:gridCol w:w="100"/>
        <w:gridCol w:w="4320"/>
        <w:gridCol w:w="120"/>
        <w:gridCol w:w="60"/>
        <w:gridCol w:w="1050"/>
        <w:gridCol w:w="70"/>
        <w:gridCol w:w="40"/>
      </w:tblGrid>
      <w:tr w:rsidR="006F2CA2" w:rsidRPr="006F2CA2" w14:paraId="189D52FF" w14:textId="77777777" w:rsidTr="00B86892">
        <w:trPr>
          <w:divId w:val="2116439976"/>
          <w:cantSplit/>
        </w:trPr>
        <w:tc>
          <w:tcPr>
            <w:tcW w:w="7060" w:type="dxa"/>
            <w:gridSpan w:val="9"/>
          </w:tcPr>
          <w:p w14:paraId="6ABABAC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GUID=3f1123f5-aeb0-4cfe-b531-b2d6a07266e1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172</w:t>
            </w:r>
          </w:p>
        </w:tc>
      </w:tr>
      <w:tr w:rsidR="006F2CA2" w:rsidRPr="006F2CA2" w14:paraId="3CBE25C8" w14:textId="77777777" w:rsidTr="00B86892">
        <w:trPr>
          <w:divId w:val="2116439976"/>
          <w:cantSplit/>
        </w:trPr>
        <w:tc>
          <w:tcPr>
            <w:tcW w:w="1400" w:type="dxa"/>
            <w:gridSpan w:val="3"/>
          </w:tcPr>
          <w:p w14:paraId="6685B22A"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GUID=822815a3-33ff-4444-839c-89776d372ad2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R.906</w:t>
            </w:r>
          </w:p>
        </w:tc>
        <w:tc>
          <w:tcPr>
            <w:tcW w:w="4320" w:type="dxa"/>
          </w:tcPr>
          <w:p w14:paraId="3210D19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4A449F7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GUID=7f97aeb7-b8db-495d-b28f-b1428affac9a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AFFIDAVITS OF SERVICE</w:t>
            </w:r>
          </w:p>
        </w:tc>
        <w:tc>
          <w:tcPr>
            <w:tcW w:w="1340" w:type="dxa"/>
            <w:gridSpan w:val="5"/>
          </w:tcPr>
          <w:p w14:paraId="45A742E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GUID=77cba7f1-354f-407b-8350-e84d5917e0dc </w:instrText>
            </w:r>
            <w:r w:rsidRPr="006F2CA2">
              <w:rPr>
                <w:rFonts w:ascii="Times New Roman" w:hAnsi="Times New Roman" w:cs="Times New Roman"/>
                <w:sz w:val="22"/>
                <w:szCs w:val="20"/>
                <w:lang w:val="en-GB" w:eastAsia="en-US"/>
              </w:rPr>
              <w:fldChar w:fldCharType="end"/>
            </w:r>
          </w:p>
        </w:tc>
      </w:tr>
      <w:tr w:rsidR="006F2CA2" w:rsidRPr="006F2CA2" w14:paraId="4404C8D8" w14:textId="77777777" w:rsidTr="00B86892">
        <w:trPr>
          <w:divId w:val="2116439976"/>
          <w:cantSplit/>
        </w:trPr>
        <w:tc>
          <w:tcPr>
            <w:tcW w:w="7060" w:type="dxa"/>
            <w:gridSpan w:val="9"/>
          </w:tcPr>
          <w:p w14:paraId="65BC344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GUID=06e04e8b-6be4-4e42-a41d-ba865a1ebb51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02EAB1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GUID=5653156a-071e-4b1a-88b2-dfbe973e4126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person.</w:t>
            </w:r>
          </w:p>
          <w:p w14:paraId="196556C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GUID=86497439-a190-444c-bbe0-f146351d699a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5FBF2BE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GUID=2632a8d0-7872-445f-928f-a86e3d30f6dd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(state where) personally serve (the abovenamed defendant) (or one of the abovenamed defendants) (or a partner in the abovenamed defendant firm of                               &amp; Co.) (or the person (the insertion of the name is not essential) having at the time of such service the control or management of the said partnership business) (or as may be) with a true copy of the writ of summons (or as may be) in this action which appeared to me to have been regularly issued out of the Registry of the Family Justice Courts against (the abovenamed defendant) (or the abovenamed defendants) (or as may be) at the suit of (the abovenamed plaintiff) (or plaintiffs) (or as may be) and which was dated the         day of                              20       .</w:t>
            </w:r>
          </w:p>
        </w:tc>
      </w:tr>
      <w:tr w:rsidR="006F2CA2" w:rsidRPr="006F2CA2" w14:paraId="3CC96055" w14:textId="77777777" w:rsidTr="00B86892">
        <w:trPr>
          <w:divId w:val="2116439976"/>
          <w:cantSplit/>
        </w:trPr>
        <w:tc>
          <w:tcPr>
            <w:tcW w:w="7060" w:type="dxa"/>
            <w:gridSpan w:val="9"/>
          </w:tcPr>
          <w:p w14:paraId="0699D6CC"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GUID=f9758897-a8fe-47d6-88dc-bb2c5c7ffd9f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 (or as may be) (is known to me) (or was pointed out to me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admitted to me that he was                            ).</w:t>
            </w:r>
          </w:p>
          <w:p w14:paraId="56D1F8C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GUID=16701550-da7a-419a-ba7c-6aa499e5d4b0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At the time of the said service the said writ (or as may be) and the copy thereof were subscribed (and endorsed) in the manner and form prescribed by the Family Justice Rules.</w:t>
            </w:r>
          </w:p>
          <w:p w14:paraId="504275C9"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GUID=6efd0bdc-93ca-4270-9d02-24a92754f630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did on the         day of                            20       endorse on the said writ the day of the month and the week of the said service on the said defendant.</w:t>
            </w:r>
          </w:p>
          <w:p w14:paraId="20AD8B6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GUID=ba60d53f-bb7c-4d1e-a9fe-e09a52870f4a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700A52DF" w14:textId="77777777" w:rsidTr="00B86892">
        <w:trPr>
          <w:divId w:val="2116439976"/>
          <w:cantSplit/>
        </w:trPr>
        <w:tc>
          <w:tcPr>
            <w:tcW w:w="7060" w:type="dxa"/>
            <w:gridSpan w:val="9"/>
          </w:tcPr>
          <w:p w14:paraId="14817107"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GUID=cbbeb571-0d49-497b-bf45-06e583af34b5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body corporate.</w:t>
            </w:r>
          </w:p>
          <w:p w14:paraId="44D9CC5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GUID=fd94d6e3-f7a3-4c9d-9a8c-891bfb7368ef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72812BA6"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GUID=b79f6ffe-842f-4e76-8bf6-df42a1282220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(date of posting), serve the abovenamed defendant (or as may be) with a true copy of the writ of summons (or as may be) in this action, which appeared to me to have been regularly issued out of the Registry of the Family Justice  Courts against the abovenamed defendant (or as may be) at the suit of the abovenamed plaintiff (or as may be), and which was dated the       day of                                  20       by leaving the same at (place of service) (or sending the same) on the        day of                                   20       , (by registered post) (or by post in a prepaid letter or envelope) addressed to the abovenamed defendant (or as may be) at (address), which is the registered office of the said defendant (or as may be) (and as in paragraph 3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0747DC8"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GUID=4cad9539-9876-49f1-9b5b-9925e43d6b2e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This form may be used with necessary alterations for a foreign company registered in Singapore under the Companies Act (Cap. 50), but the affidavit must state that the company is a foreign company registered pursuant to that Act and that service is being effected on the person authorised by registration in Singapore to accept service on behalf of the defendant under that Act.</w:t>
            </w:r>
          </w:p>
        </w:tc>
      </w:tr>
      <w:tr w:rsidR="006F2CA2" w:rsidRPr="006F2CA2" w14:paraId="0D1278CC" w14:textId="77777777" w:rsidTr="00B86892">
        <w:trPr>
          <w:divId w:val="2116439976"/>
          <w:cantSplit/>
        </w:trPr>
        <w:tc>
          <w:tcPr>
            <w:tcW w:w="7060" w:type="dxa"/>
            <w:gridSpan w:val="9"/>
          </w:tcPr>
          <w:p w14:paraId="571A207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GUID=a97706c8-0a78-4794-bb07-e6bc029af204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Substituted Service by Post of writ of summons or other process.</w:t>
            </w:r>
          </w:p>
          <w:p w14:paraId="205C14A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GUID=c4595b1a-d0f8-46b6-b3d3-8a389d86086c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07901C1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GUID=a8ed4a78-2058-4ba9-9cc5-0b10f73b9a03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(or as may be) with a true copy of the writ of summons (or as may be) in this action and a true copy of the order for substituted service, by posting at the Post Office at                          in a prepaid letter or envelope (or 2 prepaid letters or envelopes each) containing a true copy of the said writ (or as may be) and of the said order, and addressed (respectively) to the defendant (or as may be) at                            (and at                        ) pursuant to the said order.</w:t>
            </w:r>
          </w:p>
          <w:p w14:paraId="3E92494A"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GUID=a96e165d-43bf-4775-ad40-a1c6172e58c2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the said writ of summons (or as may be) appeared to me to have been regularly issued out of the Registry of the Family Justice Courts against the abovenamed defendant (or as may be) at the suit of the abovenamed plaintiff (or as may be) and was dated the           day of                            20      (and as in paragraph 4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tc>
      </w:tr>
      <w:tr w:rsidR="006F2CA2" w:rsidRPr="006F2CA2" w14:paraId="4EEE6780" w14:textId="77777777" w:rsidTr="00B86892">
        <w:trPr>
          <w:divId w:val="2116439976"/>
          <w:cantSplit/>
        </w:trPr>
        <w:tc>
          <w:tcPr>
            <w:tcW w:w="7060" w:type="dxa"/>
            <w:gridSpan w:val="9"/>
          </w:tcPr>
          <w:p w14:paraId="18B0E694"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GUID=3e882176-593c-487a-a682-31fd745d3d82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Service of writ of summons by Advertisement.</w:t>
            </w:r>
          </w:p>
          <w:p w14:paraId="558A85A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GUID=35a281e2-717d-48eb-b46a-652b9089c37e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3E35E88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GUID=fceb812f-052a-43da-a3e8-be15060dc288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with the writ of summons in this action and of the order for service by advertisement dated the         day of                                   20        , by causing to be inserted once in (names of paper or papers as ordered) an advertisement in the words following namely:</w:t>
            </w:r>
          </w:p>
          <w:p w14:paraId="352657D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GUID=e0fce539-3272-4937-bea7-78c0fc81831e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Title, Reference Number, etc</w:t>
            </w:r>
            <w:r w:rsidRPr="006F2CA2">
              <w:rPr>
                <w:rFonts w:ascii="Times New Roman" w:hAnsi="Times New Roman" w:cs="Times New Roman"/>
                <w:sz w:val="22"/>
                <w:szCs w:val="20"/>
                <w:lang w:val="en-GB" w:eastAsia="en-US"/>
              </w:rPr>
              <w:t>.)</w:t>
            </w:r>
          </w:p>
          <w:p w14:paraId="1B058471"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GUID=b9f1fafa-7414-4504-b256-0ab503362f4f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abovenamed defendant,</w:t>
            </w:r>
          </w:p>
          <w:p w14:paraId="3DB69DA5"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GUID=6f40a03e-eda1-4b87-b6ba-df4ef8faf528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 below).</w:t>
            </w:r>
          </w:p>
          <w:p w14:paraId="21CA9E6E"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GUID=486efc74-febf-4509-b41f-0f04f3fa7b3d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advertisement aforesaid appeared in the (name of paper)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the (name of paper) on the             day of                    20       ).</w:t>
            </w:r>
          </w:p>
          <w:p w14:paraId="752CB37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GUID=53e3863d-b4a6-4e26-a06c-d22eac1b029e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65B40BF0" w14:textId="77777777" w:rsidTr="00B86892">
        <w:trPr>
          <w:divId w:val="2116439976"/>
          <w:cantSplit/>
        </w:trPr>
        <w:tc>
          <w:tcPr>
            <w:tcW w:w="7060" w:type="dxa"/>
            <w:gridSpan w:val="9"/>
          </w:tcPr>
          <w:p w14:paraId="2B05700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GUID=079a6b4d-0fc8-401d-94ba-f2f722c3fa49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Form of Advertisement</w:t>
            </w:r>
            <w:r w:rsidRPr="006F2CA2">
              <w:rPr>
                <w:rFonts w:ascii="Times New Roman" w:hAnsi="Times New Roman" w:cs="Times New Roman"/>
                <w:sz w:val="22"/>
                <w:szCs w:val="20"/>
                <w:lang w:val="en-GB" w:eastAsia="en-US"/>
              </w:rPr>
              <w:t>.</w:t>
            </w:r>
          </w:p>
          <w:p w14:paraId="0AA827F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GUID=4b407fc9-ab00-479c-9fd3-9d6d28b1a27c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(or late of)</w:t>
            </w:r>
          </w:p>
          <w:p w14:paraId="701223F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GUID=a3310771-fc58-4a13-95be-48e91639dbee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action has been commenced against you in the Family Justice Courts in Suit No.         of 20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in which the plaintiff’s claim is for (state very shortly the nature of claim and the amount (if any) claimed in the endorsement on the writ).</w:t>
            </w:r>
          </w:p>
          <w:p w14:paraId="02FBAB6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GUID=7906745e-2591-4e97-8523-3106bbb2694b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that it has been ordered that service of the writ in the said action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desire to defend the said action you must within         days from the publication of this advertisement, inclusive of the day of such publication, enter an appearance at the Registry of the Family Justice Courts. In default of such appearance judgment may be entered against you.</w:t>
            </w:r>
          </w:p>
          <w:p w14:paraId="0BEA757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GUID=2a5d14cc-cb37-40a6-8740-c86c33d7eeb9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CAA20AB" w14:textId="77777777" w:rsidR="006F2CA2" w:rsidRPr="006F2CA2" w:rsidRDefault="006F2CA2" w:rsidP="00B8689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GUID=d247b926-910e-4b51-a658-2e4d003a9ab7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r w:rsidR="006F2CA2" w:rsidRPr="006F2CA2" w14:paraId="0BD9523F" w14:textId="77777777" w:rsidTr="00B86892">
        <w:trPr>
          <w:divId w:val="2116439976"/>
          <w:cantSplit/>
        </w:trPr>
        <w:tc>
          <w:tcPr>
            <w:tcW w:w="7060" w:type="dxa"/>
            <w:gridSpan w:val="9"/>
          </w:tcPr>
          <w:p w14:paraId="473AE036"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GUID=f8e7259f-4804-4efc-ad12-738d8cc88b38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Judgment or Order.</w:t>
            </w:r>
          </w:p>
          <w:p w14:paraId="38B8524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GUID=07f05348-f6f5-4b85-a76e-135b42564405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123965C2"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GUID=9711a47f-3747-442d-aed6-22579d7a6222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personally serve the abovenamed defendant (or plaintiff) with a true copy of the order (or judgment) dated                  in this action, now produced and shown to me marked                              (or recite operative part of order or judgment).</w:t>
            </w:r>
          </w:p>
          <w:p w14:paraId="3F016F89"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GUID=23f8c314-5ee4-4dd2-b7f8-4fa33eb25112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copy of the said order (or judgment) so served as aforesaid had endorsed thereon when so served the words following, that is to say: “If you the within named neglect to obey this order (or judgment) by the time therein limited you will be liable to process of execution for the purpose of compelling you to obey the same order (or judgment)”.</w:t>
            </w:r>
          </w:p>
          <w:p w14:paraId="3520AD1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GUID=b82902c4-8982-4b2f-83c8-cdaf2c989d22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419E2347" w14:textId="77777777" w:rsidR="006F2CA2" w:rsidRDefault="006F2CA2" w:rsidP="00B86892">
            <w:pPr>
              <w:spacing w:before="120" w:after="0" w:line="240" w:lineRule="auto"/>
              <w:ind w:firstLine="360"/>
              <w:jc w:val="both"/>
              <w:rPr>
                <w:rFonts w:ascii="Times New Roman" w:hAnsi="Times New Roman" w:cs="Times New Roman"/>
                <w:sz w:val="22"/>
                <w:szCs w:val="20"/>
                <w:lang w:val="en-GB" w:eastAsia="en-US"/>
              </w:rPr>
            </w:pPr>
          </w:p>
          <w:p w14:paraId="6ABC2A4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FAF4E5F"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35E652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75B96C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FB45C08"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53B95E4"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9F236C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B45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30EAE3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053DFE4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4F8C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4C668E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6AB2195D"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D83E34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57B2A9C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81DB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A09014C"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83985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178831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749233B" w14:textId="77777777" w:rsidR="002D4084" w:rsidRPr="006F2CA2" w:rsidRDefault="002D4084" w:rsidP="00B86892">
            <w:pPr>
              <w:spacing w:before="120" w:after="0" w:line="240" w:lineRule="auto"/>
              <w:ind w:firstLine="360"/>
              <w:jc w:val="both"/>
              <w:rPr>
                <w:rFonts w:ascii="Times New Roman" w:hAnsi="Times New Roman" w:cs="Times New Roman"/>
                <w:sz w:val="22"/>
                <w:szCs w:val="20"/>
                <w:lang w:val="en-GB" w:eastAsia="en-US"/>
              </w:rPr>
            </w:pPr>
          </w:p>
        </w:tc>
      </w:tr>
      <w:tr w:rsidR="006F2CA2" w:rsidRPr="006F2CA2" w14:paraId="2ADF7DFB" w14:textId="77777777" w:rsidTr="00B86892">
        <w:trPr>
          <w:divId w:val="2116439976"/>
          <w:cantSplit/>
        </w:trPr>
        <w:tc>
          <w:tcPr>
            <w:tcW w:w="7060" w:type="dxa"/>
            <w:gridSpan w:val="9"/>
          </w:tcPr>
          <w:p w14:paraId="2B34FD2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GUID=307ff35c-02fb-44ae-939d-310513515363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173</w:t>
            </w:r>
          </w:p>
        </w:tc>
      </w:tr>
      <w:tr w:rsidR="006F2CA2" w:rsidRPr="006F2CA2" w14:paraId="0EF2BDD5" w14:textId="77777777" w:rsidTr="00B86892">
        <w:trPr>
          <w:divId w:val="2116439976"/>
          <w:cantSplit/>
        </w:trPr>
        <w:tc>
          <w:tcPr>
            <w:tcW w:w="1300" w:type="dxa"/>
            <w:gridSpan w:val="2"/>
          </w:tcPr>
          <w:p w14:paraId="5AF0D95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GUID=77d1a34c-09c3-4786-aa5e-a2ae858c1494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R.930</w:t>
            </w:r>
          </w:p>
        </w:tc>
        <w:tc>
          <w:tcPr>
            <w:tcW w:w="4540" w:type="dxa"/>
            <w:gridSpan w:val="3"/>
          </w:tcPr>
          <w:p w14:paraId="64CF435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GUID=a4d26fc3-b6c9-4082-8db8-0767f48480fd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CHANGE OF SOLICITOR</w:t>
            </w:r>
          </w:p>
          <w:p w14:paraId="7E580F5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GUID=0c9ed333-84fd-43c5-9a7a-ed3fba6ee886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20" w:type="dxa"/>
            <w:gridSpan w:val="4"/>
          </w:tcPr>
          <w:p w14:paraId="135069A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GUID=f2017f7d-a40f-4e59-b99f-bb90895b7daa </w:instrText>
            </w:r>
            <w:r w:rsidRPr="006F2CA2">
              <w:rPr>
                <w:rFonts w:ascii="Times New Roman" w:hAnsi="Times New Roman" w:cs="Times New Roman"/>
                <w:sz w:val="22"/>
                <w:szCs w:val="20"/>
                <w:lang w:val="en-GB" w:eastAsia="en-US"/>
              </w:rPr>
              <w:fldChar w:fldCharType="end"/>
            </w:r>
          </w:p>
        </w:tc>
      </w:tr>
      <w:tr w:rsidR="006F2CA2" w:rsidRPr="006F2CA2" w14:paraId="211F6DE8" w14:textId="77777777" w:rsidTr="00B86892">
        <w:trPr>
          <w:divId w:val="2116439976"/>
          <w:cantSplit/>
        </w:trPr>
        <w:tc>
          <w:tcPr>
            <w:tcW w:w="7060" w:type="dxa"/>
            <w:gridSpan w:val="9"/>
          </w:tcPr>
          <w:p w14:paraId="11695FC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GUID=4a6fda27-8353-45bf-9e57-465a4222c44f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28B64F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GUID=87c3c07f-e831-45ea-84eb-e94201c040e3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(name of new solicitor), of                        , has (or have) been appointed to act as the solicitor of the abovenamed (plaintiff or defendant (if for one or more of several defendants, naming the defendant or defendants)) in this action, in the place of (name of original solicitor).</w:t>
            </w:r>
          </w:p>
          <w:p w14:paraId="08AD99F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GUID=8bbe33d1-b891-4269-9aad-4d54291f46b6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address for service of the abovenamed (new solicitor) is                                              </w:t>
            </w:r>
            <w:proofErr w:type="gramStart"/>
            <w:r w:rsidRPr="006F2CA2">
              <w:rPr>
                <w:rFonts w:ascii="Times New Roman" w:hAnsi="Times New Roman" w:cs="Times New Roman"/>
                <w:sz w:val="22"/>
                <w:szCs w:val="20"/>
                <w:lang w:val="en-GB" w:eastAsia="en-US"/>
              </w:rPr>
              <w:t>  .</w:t>
            </w:r>
            <w:proofErr w:type="gramEnd"/>
          </w:p>
          <w:p w14:paraId="06F7AB9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GUID=fa0c81c5-07e6-4822-ae60-33c291d4dd49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7D7433"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GUID=52e9dd5a-0b74-4557-870f-c1f193599e0b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p>
          <w:p w14:paraId="75DFADE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GUID=5e83f794-c0af-4c7c-bfed-a9a6a7c83cc4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or his (or their) solicitor and to (naming the former solicitor of the plaintiff (or defendant)).</w:t>
            </w:r>
          </w:p>
        </w:tc>
      </w:tr>
      <w:tr w:rsidR="006F2CA2" w:rsidRPr="006F2CA2" w14:paraId="000A8DA0" w14:textId="77777777" w:rsidTr="00B86892">
        <w:trPr>
          <w:divId w:val="2116439976"/>
          <w:cantSplit/>
        </w:trPr>
        <w:tc>
          <w:tcPr>
            <w:tcW w:w="7060" w:type="dxa"/>
            <w:gridSpan w:val="9"/>
          </w:tcPr>
          <w:p w14:paraId="4DC821D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11C716A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GUID=67339dfd-b57e-4961-b232-9ae453b352cc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174</w:t>
            </w:r>
          </w:p>
          <w:p w14:paraId="1DBD3E45"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932</w:t>
            </w:r>
          </w:p>
        </w:tc>
      </w:tr>
      <w:tr w:rsidR="006F2CA2" w:rsidRPr="006F2CA2" w14:paraId="6CD18746" w14:textId="77777777" w:rsidTr="00B86892">
        <w:trPr>
          <w:gridAfter w:val="2"/>
          <w:divId w:val="2116439976"/>
          <w:wAfter w:w="110" w:type="dxa"/>
          <w:cantSplit/>
        </w:trPr>
        <w:tc>
          <w:tcPr>
            <w:tcW w:w="6950" w:type="dxa"/>
            <w:gridSpan w:val="7"/>
          </w:tcPr>
          <w:p w14:paraId="2FE7DB3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GUID=980ff99e-d826-4599-b5a4-7365f212f82e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INTENTION OF PARTY </w:t>
            </w:r>
            <w:r w:rsidRPr="006F2CA2">
              <w:rPr>
                <w:rFonts w:ascii="Times New Roman" w:hAnsi="Times New Roman" w:cs="Times New Roman"/>
                <w:sz w:val="22"/>
                <w:szCs w:val="20"/>
                <w:lang w:val="en-GB" w:eastAsia="en-US"/>
              </w:rPr>
              <w:br/>
              <w:t>TO ACT IN PERSON, IN PLACE OF SOLICITOR</w:t>
            </w:r>
          </w:p>
        </w:tc>
      </w:tr>
      <w:tr w:rsidR="006F2CA2" w:rsidRPr="006F2CA2" w14:paraId="311B7EF8" w14:textId="77777777" w:rsidTr="00B86892">
        <w:trPr>
          <w:divId w:val="2116439976"/>
          <w:cantSplit/>
        </w:trPr>
        <w:tc>
          <w:tcPr>
            <w:tcW w:w="7060" w:type="dxa"/>
            <w:gridSpan w:val="9"/>
          </w:tcPr>
          <w:p w14:paraId="3D3F7C0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GUID=e68ae068-3ad4-40bd-9fae-f2ad41bae13c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786965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GUID=80020674-c7a5-4077-a2aa-3456b3f6646d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141D05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GUID=09903dc6-d873-4a13-ac59-40ea402c6062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w:t>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the abovenamed plaintiff (or defendant) intend to act in person in this action in the place of                                and that my address for service is                          .</w:t>
            </w:r>
          </w:p>
          <w:p w14:paraId="24E13E98"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GUID=89c27133-f640-4f31-92d2-5f9a4f098a92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02B032A"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GUID=2c8491c7-8f4e-49f5-9abf-668b974cd5da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Party.</w:t>
            </w:r>
          </w:p>
          <w:p w14:paraId="3D255A12" w14:textId="77777777" w:rsid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GUID=f84064ea-fce6-4da6-af1c-bd4f2bce5ad5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and to (naming the former solicitor of the plaintiff (or defendant)).</w:t>
            </w:r>
          </w:p>
          <w:p w14:paraId="5CFD2919" w14:textId="77777777" w:rsidR="00B86892" w:rsidRDefault="00B86892" w:rsidP="00B86892">
            <w:pPr>
              <w:spacing w:before="120" w:after="0" w:line="240" w:lineRule="auto"/>
              <w:ind w:firstLine="600"/>
              <w:jc w:val="both"/>
              <w:rPr>
                <w:rFonts w:ascii="Times New Roman" w:hAnsi="Times New Roman" w:cs="Times New Roman"/>
                <w:sz w:val="22"/>
                <w:szCs w:val="20"/>
                <w:lang w:val="en-GB" w:eastAsia="en-US"/>
              </w:rPr>
            </w:pPr>
          </w:p>
          <w:p w14:paraId="771E85A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68F9AB1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D2541FC"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6135F8"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0214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FE9140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BB33B9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6012BC0"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35F84B2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8E2C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7FD1AA0F"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760E9E" w14:textId="77777777" w:rsidR="002D4084" w:rsidRPr="006F2CA2" w:rsidRDefault="002D4084" w:rsidP="00B8689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41FCEEF1" w14:textId="77777777" w:rsidTr="00B86892">
        <w:trPr>
          <w:gridAfter w:val="1"/>
          <w:divId w:val="2116439976"/>
          <w:wAfter w:w="40" w:type="dxa"/>
          <w:cantSplit/>
        </w:trPr>
        <w:tc>
          <w:tcPr>
            <w:tcW w:w="7020" w:type="dxa"/>
            <w:gridSpan w:val="8"/>
          </w:tcPr>
          <w:p w14:paraId="06E2B31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GUID=b77701b9-c692-4c5a-ba88-88e04c6e3703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175</w:t>
            </w:r>
          </w:p>
        </w:tc>
      </w:tr>
      <w:tr w:rsidR="006F2CA2" w:rsidRPr="006F2CA2" w14:paraId="557D017A" w14:textId="77777777" w:rsidTr="00B86892">
        <w:trPr>
          <w:gridAfter w:val="1"/>
          <w:divId w:val="2116439976"/>
          <w:wAfter w:w="40" w:type="dxa"/>
          <w:cantSplit/>
        </w:trPr>
        <w:tc>
          <w:tcPr>
            <w:tcW w:w="1140" w:type="dxa"/>
          </w:tcPr>
          <w:p w14:paraId="1F6763E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GUID=b55eb965-2e20-483c-8dc5-7ec8f2347d78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R.933</w:t>
            </w:r>
          </w:p>
        </w:tc>
        <w:tc>
          <w:tcPr>
            <w:tcW w:w="4760" w:type="dxa"/>
            <w:gridSpan w:val="5"/>
          </w:tcPr>
          <w:p w14:paraId="5C6F576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679BC4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GUID=a4895c0b-72a9-4eb7-acdc-f299b36a2b64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TO REMOVE SOLICITOR </w:t>
            </w:r>
            <w:r w:rsidRPr="006F2CA2">
              <w:rPr>
                <w:rFonts w:ascii="Times New Roman" w:hAnsi="Times New Roman" w:cs="Times New Roman"/>
                <w:sz w:val="22"/>
                <w:szCs w:val="20"/>
                <w:lang w:val="en-GB" w:eastAsia="en-US"/>
              </w:rPr>
              <w:br/>
              <w:t>FROM RECORD</w:t>
            </w:r>
          </w:p>
        </w:tc>
        <w:tc>
          <w:tcPr>
            <w:tcW w:w="1120" w:type="dxa"/>
            <w:gridSpan w:val="2"/>
          </w:tcPr>
          <w:p w14:paraId="7738B4C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GUID=ef5b1076-7c3c-424c-99ba-f88b411c2abe </w:instrText>
            </w:r>
            <w:r w:rsidRPr="006F2CA2">
              <w:rPr>
                <w:rFonts w:ascii="Times New Roman" w:hAnsi="Times New Roman" w:cs="Times New Roman"/>
                <w:sz w:val="22"/>
                <w:szCs w:val="20"/>
                <w:lang w:val="en-GB" w:eastAsia="en-US"/>
              </w:rPr>
              <w:fldChar w:fldCharType="end"/>
            </w:r>
          </w:p>
        </w:tc>
      </w:tr>
      <w:tr w:rsidR="006F2CA2" w:rsidRPr="006F2CA2" w14:paraId="04CF64AE" w14:textId="77777777" w:rsidTr="00B86892">
        <w:trPr>
          <w:gridAfter w:val="1"/>
          <w:divId w:val="2116439976"/>
          <w:wAfter w:w="40" w:type="dxa"/>
          <w:cantSplit/>
        </w:trPr>
        <w:tc>
          <w:tcPr>
            <w:tcW w:w="7020" w:type="dxa"/>
            <w:gridSpan w:val="8"/>
          </w:tcPr>
          <w:p w14:paraId="37AE79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GUID=0cea3621-4e25-430c-9379-f39ff08823a4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B76A365"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GUID=9a29fce7-ba61-4f65-857b-b6409f94818c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has ceased to act)</w:t>
            </w:r>
          </w:p>
          <w:p w14:paraId="5167396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GUID=effc7dde-352a-4656-9ee7-8a44dfc191b1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0010EFFF"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GUID=89210871-4f62-4d40-af69-f766d9d72139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who has ceased to act) ceases to be the solicitor acting for (name of party whose solicitor has ceased to act), plaintiff (or defendant) (or as may be) in this action (or matter); and</w:t>
            </w:r>
          </w:p>
          <w:p w14:paraId="24D3AE21"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GUID=c5205402-cc68-4901-b25a-90874de625a3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67CBED12"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GUID=2a1e489d-5791-479c-b52b-f23f56c2dd1e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1552C5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GUID=aa33dc9b-9563-4b96-ab43-f20c1c05ba57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3621514"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GUID=dfd55d28-0d24-412e-84ef-147788a2e989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E9F1C23" w14:textId="77777777" w:rsidTr="00B86892">
        <w:trPr>
          <w:divId w:val="2116439976"/>
          <w:cantSplit/>
        </w:trPr>
        <w:tc>
          <w:tcPr>
            <w:tcW w:w="7060" w:type="dxa"/>
            <w:gridSpan w:val="9"/>
          </w:tcPr>
          <w:p w14:paraId="2356147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85C0E5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GUID=68cd6553-0b84-4377-8002-97af5cd14137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176</w:t>
            </w:r>
          </w:p>
        </w:tc>
      </w:tr>
      <w:tr w:rsidR="006F2CA2" w:rsidRPr="006F2CA2" w14:paraId="2FC98154" w14:textId="77777777" w:rsidTr="00B86892">
        <w:trPr>
          <w:divId w:val="2116439976"/>
          <w:cantSplit/>
        </w:trPr>
        <w:tc>
          <w:tcPr>
            <w:tcW w:w="7060" w:type="dxa"/>
            <w:gridSpan w:val="9"/>
          </w:tcPr>
          <w:p w14:paraId="79074034"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R.933</w:t>
            </w:r>
          </w:p>
          <w:p w14:paraId="263714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REMOVING SOLICITOR </w:t>
            </w:r>
            <w:r w:rsidRPr="006F2CA2">
              <w:rPr>
                <w:rFonts w:ascii="Times New Roman" w:hAnsi="Times New Roman" w:cs="Times New Roman"/>
                <w:sz w:val="22"/>
                <w:szCs w:val="20"/>
                <w:lang w:val="en-GB" w:eastAsia="en-US"/>
              </w:rPr>
              <w:br/>
              <w:t>FROM THE RECORD</w:t>
            </w:r>
          </w:p>
          <w:p w14:paraId="2A2438B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GUID=a61982af-31da-441b-94c4-1c34a564b030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AA0569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GUID=e529c5c4-d8d8-45aa-a386-71221f0e6d1e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solicitor for                             in this action (or matter) having (died, become bankrupt or any other reason for removal) and the said (name of party formerly represented by solicitor) having failed to give notice of change of solicitor or notice of intention to act in person and notice of the                    application having been duly served upon the said (name of party formerly represented by solicitor).</w:t>
            </w:r>
          </w:p>
          <w:p w14:paraId="04279D3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GUID=ffe7a927-f472-4468-a8a9-8069f1e0675f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EC78BE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GUID=5d926025-3001-4545-af47-ce632d19d180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ceases to be the solicitor acting for the said (name of party formerly represented by solicitor) in this action (or matter).</w:t>
            </w:r>
          </w:p>
          <w:p w14:paraId="484E91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GUID=d0b149d7-f23f-4f97-a0ff-c7fac6db1c53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37198"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GUID=f4d19d2d-b3ec-45a4-9234-bc31c3fcb530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733454"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br w:type="textWrapping" w:clear="all"/>
      </w:r>
    </w:p>
    <w:p w14:paraId="3EAB58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460"/>
        <w:gridCol w:w="4020"/>
        <w:gridCol w:w="1600"/>
      </w:tblGrid>
      <w:tr w:rsidR="006F2CA2" w:rsidRPr="006F2CA2" w14:paraId="054D32A8" w14:textId="77777777" w:rsidTr="00B86892">
        <w:trPr>
          <w:divId w:val="2116439976"/>
          <w:cantSplit/>
        </w:trPr>
        <w:tc>
          <w:tcPr>
            <w:tcW w:w="7080" w:type="dxa"/>
            <w:gridSpan w:val="3"/>
          </w:tcPr>
          <w:p w14:paraId="4E7F50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GUID=8937d946-c145-446e-bf27-5a753798c5cd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177</w:t>
            </w:r>
          </w:p>
        </w:tc>
      </w:tr>
      <w:tr w:rsidR="006F2CA2" w:rsidRPr="006F2CA2" w14:paraId="0042622F" w14:textId="77777777" w:rsidTr="00B86892">
        <w:trPr>
          <w:divId w:val="2116439976"/>
          <w:cantSplit/>
        </w:trPr>
        <w:tc>
          <w:tcPr>
            <w:tcW w:w="1460" w:type="dxa"/>
          </w:tcPr>
          <w:p w14:paraId="7D9D15B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GUID=15292162-d384-4ace-8c3d-3b961e05d534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020" w:type="dxa"/>
          </w:tcPr>
          <w:p w14:paraId="0E581B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23D2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GUID=0863ec01-b1e8-4b0d-ba08-0784319817ff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CEASING </w:t>
            </w:r>
            <w:r w:rsidRPr="006F2CA2">
              <w:rPr>
                <w:rFonts w:ascii="Times New Roman" w:hAnsi="Times New Roman" w:cs="Times New Roman"/>
                <w:sz w:val="22"/>
                <w:szCs w:val="20"/>
                <w:lang w:val="en-GB" w:eastAsia="en-US"/>
              </w:rPr>
              <w:br/>
              <w:t>TO ACT AS SOLICITOR</w:t>
            </w:r>
          </w:p>
        </w:tc>
        <w:tc>
          <w:tcPr>
            <w:tcW w:w="1600" w:type="dxa"/>
          </w:tcPr>
          <w:p w14:paraId="2A50FE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GUID=de9791c6-5a77-4055-9a65-e9a365657315 </w:instrText>
            </w:r>
            <w:r w:rsidRPr="006F2CA2">
              <w:rPr>
                <w:rFonts w:ascii="Times New Roman" w:hAnsi="Times New Roman" w:cs="Times New Roman"/>
                <w:sz w:val="22"/>
                <w:szCs w:val="20"/>
                <w:lang w:val="en-GB" w:eastAsia="en-US"/>
              </w:rPr>
              <w:fldChar w:fldCharType="end"/>
            </w:r>
          </w:p>
        </w:tc>
      </w:tr>
      <w:tr w:rsidR="006F2CA2" w:rsidRPr="006F2CA2" w14:paraId="59D0C547" w14:textId="77777777" w:rsidTr="00B86892">
        <w:trPr>
          <w:divId w:val="2116439976"/>
          <w:cantSplit/>
        </w:trPr>
        <w:tc>
          <w:tcPr>
            <w:tcW w:w="7080" w:type="dxa"/>
            <w:gridSpan w:val="3"/>
          </w:tcPr>
          <w:p w14:paraId="0DBD5B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GUID=fa3e3dee-012e-4443-a940-15f7f5ffe5d4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465461D"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GUID=c4c186c1-5ca2-4176-8d47-35214eaad619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(plaintiff/defendant (name) or his solicitors)</w:t>
            </w:r>
          </w:p>
          <w:p w14:paraId="2C3F88E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GUID=d0716bf3-c8e8-4f68-ad72-fedd9cc725b0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following solicitor has ceased to act —</w:t>
            </w:r>
          </w:p>
          <w:p w14:paraId="1C73E51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GUID=8a70e374-eed8-44e9-ae7b-422e29777bd8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solicitor ceasing to act:</w:t>
            </w:r>
          </w:p>
          <w:p w14:paraId="2527FDF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GUID=3114ed2d-8db2-4dca-9665-bf8adaaeb67b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solicitor has ceased to act:</w:t>
            </w:r>
          </w:p>
          <w:p w14:paraId="0A46D46F"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GUID=41b121fa-63ef-4687-b10a-00e41cfdb646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of the party for whom the solicitor has ceased to act: (last known address of the plaintiff or defendant, if acting in person, or the principal or registered address of the plaintiff or defendant if a body corporate).</w:t>
            </w:r>
          </w:p>
          <w:p w14:paraId="5A5068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GUID=c94b6611-bf0d-4ed9-9346-14716887c518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392D21F7"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p>
    <w:tbl>
      <w:tblPr>
        <w:tblW w:w="7080" w:type="dxa"/>
        <w:tblInd w:w="851" w:type="dxa"/>
        <w:tblLook w:val="04A0" w:firstRow="1" w:lastRow="0" w:firstColumn="1" w:lastColumn="0" w:noHBand="0" w:noVBand="1"/>
      </w:tblPr>
      <w:tblGrid>
        <w:gridCol w:w="7080"/>
      </w:tblGrid>
      <w:tr w:rsidR="006F2CA2" w:rsidRPr="006F2CA2" w14:paraId="35D75BDC" w14:textId="77777777" w:rsidTr="00B86892">
        <w:trPr>
          <w:divId w:val="2116439976"/>
          <w:cantSplit/>
        </w:trPr>
        <w:tc>
          <w:tcPr>
            <w:tcW w:w="7080" w:type="dxa"/>
          </w:tcPr>
          <w:p w14:paraId="137CCD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GUID=de762006-4b86-4227-bbf5-beb9e9e35ba6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178</w:t>
            </w:r>
          </w:p>
        </w:tc>
      </w:tr>
      <w:tr w:rsidR="006F2CA2" w:rsidRPr="006F2CA2" w14:paraId="7FDBEBA6" w14:textId="77777777" w:rsidTr="00B86892">
        <w:trPr>
          <w:divId w:val="2116439976"/>
          <w:cantSplit/>
        </w:trPr>
        <w:tc>
          <w:tcPr>
            <w:tcW w:w="7080" w:type="dxa"/>
          </w:tcPr>
          <w:p w14:paraId="21EBE9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R.934</w:t>
            </w:r>
          </w:p>
          <w:p w14:paraId="72597C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SUMMONS FOR </w:t>
            </w:r>
            <w:r w:rsidRPr="006F2CA2">
              <w:rPr>
                <w:rFonts w:ascii="Times New Roman" w:hAnsi="Times New Roman" w:cs="Times New Roman"/>
                <w:sz w:val="22"/>
                <w:szCs w:val="20"/>
                <w:lang w:val="en-GB" w:eastAsia="en-US"/>
              </w:rPr>
              <w:br/>
              <w:t>WITHDRAWAL OF SOLICITOR</w:t>
            </w:r>
          </w:p>
          <w:p w14:paraId="6DFCE6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GUID=84b9065e-a002-4a04-80ac-eea91a51d8d3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A30BD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GUID=8c7b102d-ef3e-433b-b064-9b41a5d4ef1e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is withdrawing)</w:t>
            </w:r>
          </w:p>
          <w:p w14:paraId="5AF2A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GUID=d936288c-36b0-42ae-9ae6-07f1e61ea411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9AE200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GUID=fb94929c-5512-4a09-8efb-bb88c060d839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withdrawing) ceases to be the solicitor acting for (name of party represented by that solicitor), the plaintiff (or defendant) (or as may be) in this action (or matter) upon compliance with the requirements of Rule 934(1) of the Family Justice Rules; and</w:t>
            </w:r>
          </w:p>
          <w:p w14:paraId="180F26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GUID=06a78aab-32f1-460f-bc19-401e43383973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183E15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GUID=dfce0147-b657-409b-99f5-0ae912149122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20BB21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GUID=f7496a4a-e077-45f1-94df-13ec46897fef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613C7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GUID=7f5aca83-cfaa-4dfa-b13a-02ff5139e393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EC47A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280"/>
        <w:gridCol w:w="4680"/>
        <w:gridCol w:w="1100"/>
      </w:tblGrid>
      <w:tr w:rsidR="006F2CA2" w:rsidRPr="006F2CA2" w14:paraId="1C2E7A07" w14:textId="77777777" w:rsidTr="00B86892">
        <w:trPr>
          <w:divId w:val="2116439976"/>
          <w:cantSplit/>
        </w:trPr>
        <w:tc>
          <w:tcPr>
            <w:tcW w:w="7060" w:type="dxa"/>
            <w:gridSpan w:val="3"/>
          </w:tcPr>
          <w:p w14:paraId="2D8681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GUID=00d0057f-3bb7-4824-a287-e95bb1c354dd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179</w:t>
            </w:r>
          </w:p>
        </w:tc>
      </w:tr>
      <w:tr w:rsidR="006F2CA2" w:rsidRPr="006F2CA2" w14:paraId="779A018F" w14:textId="77777777" w:rsidTr="00B86892">
        <w:trPr>
          <w:divId w:val="2116439976"/>
          <w:cantSplit/>
        </w:trPr>
        <w:tc>
          <w:tcPr>
            <w:tcW w:w="1280" w:type="dxa"/>
          </w:tcPr>
          <w:p w14:paraId="3E0C2F3E"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GUID=6b88844d-5f94-43fc-b357-1b35e434ff1c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680" w:type="dxa"/>
          </w:tcPr>
          <w:p w14:paraId="747D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09CB5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GUID=b3ce47de-fc42-401a-8651-ee4d3f6659ec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WITHDRAWAL OF SOLICITOR</w:t>
            </w:r>
          </w:p>
        </w:tc>
        <w:tc>
          <w:tcPr>
            <w:tcW w:w="1100" w:type="dxa"/>
          </w:tcPr>
          <w:p w14:paraId="16DEAC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GUID=a4e11a56-4f2a-418a-bf89-b15b1cc9a3ad </w:instrText>
            </w:r>
            <w:r w:rsidRPr="006F2CA2">
              <w:rPr>
                <w:rFonts w:ascii="Times New Roman" w:hAnsi="Times New Roman" w:cs="Times New Roman"/>
                <w:sz w:val="22"/>
                <w:szCs w:val="20"/>
                <w:lang w:val="en-GB" w:eastAsia="en-US"/>
              </w:rPr>
              <w:fldChar w:fldCharType="end"/>
            </w:r>
          </w:p>
        </w:tc>
      </w:tr>
      <w:tr w:rsidR="006F2CA2" w:rsidRPr="006F2CA2" w14:paraId="5AA2CA90" w14:textId="77777777" w:rsidTr="00B86892">
        <w:trPr>
          <w:divId w:val="2116439976"/>
          <w:cantSplit/>
        </w:trPr>
        <w:tc>
          <w:tcPr>
            <w:tcW w:w="7060" w:type="dxa"/>
            <w:gridSpan w:val="3"/>
          </w:tcPr>
          <w:p w14:paraId="6A3AB2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GUID=98c9cc7b-764b-4e7a-9007-76a7659f4049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E023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GUID=47824145-0777-4151-ba69-6b5fe33082df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the solicitor for                         a plaintiff (or a defendant) in this action (or matter) having duly served notice of the application on the said                          </w:t>
            </w:r>
            <w:proofErr w:type="gramStart"/>
            <w:r w:rsidRPr="006F2CA2">
              <w:rPr>
                <w:rFonts w:ascii="Times New Roman" w:hAnsi="Times New Roman" w:cs="Times New Roman"/>
                <w:sz w:val="22"/>
                <w:szCs w:val="20"/>
                <w:lang w:val="en-GB" w:eastAsia="en-US"/>
              </w:rPr>
              <w:t>  .</w:t>
            </w:r>
            <w:proofErr w:type="gramEnd"/>
          </w:p>
          <w:p w14:paraId="79BC48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GUID=d7811db8-57a2-413c-b996-783fe00f7b09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472B5F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GUID=3d4dadd7-e93a-4458-a65c-0c0f7a533adf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upon compliance with the requirements of Rule 934(1) of the Family Justice Rules the said                       ceases to be the solicitor acting for the said                      in this action (or matter).</w:t>
            </w:r>
          </w:p>
          <w:p w14:paraId="65FEF6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GUID=be46e23d-d286-4b94-ad18-6eacf73f7114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137F4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GUID=c70d45c0-4e54-4c2c-adb9-fce7e7b316f9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41EBCD" w14:textId="77777777" w:rsidR="003B0F55" w:rsidRDefault="003B0F55" w:rsidP="003B0F55">
      <w:pPr>
        <w:tabs>
          <w:tab w:val="left" w:pos="1953"/>
        </w:tabs>
        <w:divId w:val="2116439976"/>
      </w:pPr>
      <w:r>
        <w:tab/>
      </w:r>
      <w:r>
        <w:br w:type="page"/>
      </w:r>
    </w:p>
    <w:tbl>
      <w:tblPr>
        <w:tblW w:w="8486" w:type="dxa"/>
        <w:tblInd w:w="426" w:type="dxa"/>
        <w:tblLook w:val="04A0" w:firstRow="1" w:lastRow="0" w:firstColumn="1" w:lastColumn="0" w:noHBand="0" w:noVBand="1"/>
      </w:tblPr>
      <w:tblGrid>
        <w:gridCol w:w="8221"/>
        <w:gridCol w:w="265"/>
      </w:tblGrid>
      <w:tr w:rsidR="003B0F55" w:rsidRPr="003B0F55" w14:paraId="677D345C" w14:textId="77777777" w:rsidTr="00B86892">
        <w:trPr>
          <w:gridAfter w:val="1"/>
          <w:divId w:val="2116439976"/>
          <w:wAfter w:w="265" w:type="dxa"/>
          <w:cantSplit/>
          <w:trHeight w:val="459"/>
        </w:trPr>
        <w:tc>
          <w:tcPr>
            <w:tcW w:w="8221" w:type="dxa"/>
          </w:tcPr>
          <w:p w14:paraId="25FFF596" w14:textId="77777777" w:rsidR="003B0F55" w:rsidRPr="00B850A7" w:rsidRDefault="003B0F55" w:rsidP="0011790A">
            <w:pPr>
              <w:pStyle w:val="Heading2"/>
              <w:jc w:val="center"/>
              <w:rPr>
                <w:rFonts w:ascii="Times New Roman" w:hAnsi="Times New Roman"/>
                <w:color w:val="auto"/>
                <w:sz w:val="22"/>
                <w:szCs w:val="22"/>
                <w:lang w:val="en-GB"/>
              </w:rPr>
            </w:pPr>
            <w:r w:rsidRPr="003B0F55">
              <w:rPr>
                <w:rFonts w:ascii="Times New Roman" w:hAnsi="Times New Roman"/>
                <w:sz w:val="22"/>
                <w:szCs w:val="22"/>
                <w:lang w:val="en-GB"/>
              </w:rPr>
              <w:br w:type="page"/>
            </w:r>
            <w:r w:rsidRPr="00B850A7">
              <w:rPr>
                <w:rFonts w:ascii="Times New Roman" w:hAnsi="Times New Roman"/>
                <w:b w:val="0"/>
                <w:color w:val="auto"/>
                <w:sz w:val="22"/>
                <w:szCs w:val="22"/>
                <w:lang w:val="en-GB"/>
              </w:rPr>
              <w:fldChar w:fldCharType="begin"/>
            </w:r>
            <w:r w:rsidRPr="00B850A7">
              <w:rPr>
                <w:rFonts w:ascii="Times New Roman" w:hAnsi="Times New Roman"/>
                <w:b w:val="0"/>
                <w:color w:val="auto"/>
                <w:sz w:val="22"/>
                <w:szCs w:val="22"/>
                <w:lang w:val="en-GB"/>
              </w:rPr>
              <w:instrText xml:space="preserve"> GUID=8937d946-c145-446e-bf27-5a753798c5cd </w:instrText>
            </w:r>
            <w:r w:rsidRPr="00B850A7">
              <w:rPr>
                <w:rFonts w:ascii="Times New Roman" w:hAnsi="Times New Roman"/>
                <w:b w:val="0"/>
                <w:color w:val="auto"/>
                <w:sz w:val="22"/>
                <w:szCs w:val="22"/>
                <w:lang w:val="en-GB"/>
              </w:rPr>
              <w:fldChar w:fldCharType="end"/>
            </w:r>
            <w:r w:rsidR="00B86892">
              <w:rPr>
                <w:rFonts w:ascii="Times New Roman" w:hAnsi="Times New Roman"/>
                <w:b w:val="0"/>
                <w:color w:val="auto"/>
                <w:sz w:val="22"/>
                <w:szCs w:val="22"/>
                <w:lang w:val="en-GB"/>
              </w:rPr>
              <w:t>FORM</w:t>
            </w:r>
            <w:r w:rsidRPr="00B850A7">
              <w:rPr>
                <w:rFonts w:ascii="Times New Roman" w:hAnsi="Times New Roman"/>
                <w:b w:val="0"/>
                <w:color w:val="auto"/>
                <w:sz w:val="22"/>
                <w:szCs w:val="22"/>
                <w:lang w:val="en-GB"/>
              </w:rPr>
              <w:t xml:space="preserve"> 179A</w:t>
            </w:r>
          </w:p>
        </w:tc>
      </w:tr>
      <w:tr w:rsidR="003B0F55" w:rsidRPr="003B0F55" w14:paraId="4B51E9EE" w14:textId="77777777" w:rsidTr="00B86892">
        <w:trPr>
          <w:divId w:val="2116439976"/>
          <w:cantSplit/>
          <w:trHeight w:val="1824"/>
        </w:trPr>
        <w:tc>
          <w:tcPr>
            <w:tcW w:w="8221" w:type="dxa"/>
          </w:tcPr>
          <w:p w14:paraId="494EA874"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69A14DB8" w14:textId="77777777" w:rsidR="003B0F55" w:rsidRPr="003B0F55" w:rsidRDefault="003B0F55" w:rsidP="0011790A">
            <w:pPr>
              <w:spacing w:before="60" w:after="60" w:line="240" w:lineRule="auto"/>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R.936D(1)(a)                 </w:t>
            </w:r>
          </w:p>
          <w:p w14:paraId="6C2F750A"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                     </w:t>
            </w:r>
            <w:r w:rsidRPr="003B0F55">
              <w:rPr>
                <w:rFonts w:ascii="Times New Roman" w:hAnsi="Times New Roman" w:cs="Times New Roman"/>
                <w:sz w:val="22"/>
                <w:szCs w:val="22"/>
                <w:lang w:val="en-GB"/>
              </w:rPr>
              <w:fldChar w:fldCharType="begin"/>
            </w:r>
            <w:r w:rsidRPr="003B0F55">
              <w:rPr>
                <w:rFonts w:ascii="Times New Roman" w:hAnsi="Times New Roman" w:cs="Times New Roman"/>
                <w:sz w:val="22"/>
                <w:szCs w:val="22"/>
                <w:lang w:val="en-GB"/>
              </w:rPr>
              <w:instrText xml:space="preserve"> GUID=fa3e3dee-012e-4443-a940-15f7f5ffe5d4 </w:instrText>
            </w:r>
            <w:r w:rsidRPr="003B0F55">
              <w:rPr>
                <w:rFonts w:ascii="Times New Roman" w:hAnsi="Times New Roman" w:cs="Times New Roman"/>
                <w:sz w:val="22"/>
                <w:szCs w:val="22"/>
                <w:lang w:val="en-GB"/>
              </w:rPr>
              <w:fldChar w:fldCharType="end"/>
            </w:r>
            <w:r w:rsidRPr="003B0F55">
              <w:rPr>
                <w:rFonts w:ascii="Times New Roman" w:hAnsi="Times New Roman" w:cs="Times New Roman"/>
                <w:sz w:val="22"/>
                <w:szCs w:val="22"/>
                <w:lang w:val="en-GB"/>
              </w:rPr>
              <w:t>(Title as in action)</w:t>
            </w:r>
          </w:p>
          <w:p w14:paraId="73AA01BB" w14:textId="77777777" w:rsidR="003B0F55" w:rsidRPr="003B0F55" w:rsidRDefault="003B0F55" w:rsidP="0011790A">
            <w:pPr>
              <w:spacing w:before="60" w:after="60" w:line="240" w:lineRule="auto"/>
              <w:rPr>
                <w:rFonts w:ascii="Times New Roman" w:hAnsi="Times New Roman" w:cs="Times New Roman"/>
                <w:sz w:val="22"/>
                <w:szCs w:val="22"/>
                <w:lang w:val="en-GB"/>
              </w:rPr>
            </w:pPr>
          </w:p>
          <w:p w14:paraId="5C1161F0"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21E70988" w14:textId="77777777" w:rsidR="003B0F55" w:rsidRPr="003B0F55" w:rsidRDefault="003B0F55" w:rsidP="0011790A">
            <w:pPr>
              <w:spacing w:before="60" w:after="60" w:line="240" w:lineRule="auto"/>
              <w:jc w:val="center"/>
              <w:rPr>
                <w:rFonts w:ascii="Times New Roman" w:hAnsi="Times New Roman" w:cs="Times New Roman"/>
                <w:b/>
                <w:sz w:val="22"/>
                <w:szCs w:val="22"/>
                <w:u w:val="single"/>
                <w:lang w:val="en-GB"/>
              </w:rPr>
            </w:pPr>
            <w:r w:rsidRPr="003B0F55">
              <w:rPr>
                <w:rFonts w:ascii="Times New Roman" w:hAnsi="Times New Roman" w:cs="Times New Roman"/>
                <w:b/>
                <w:sz w:val="22"/>
                <w:szCs w:val="22"/>
                <w:lang w:val="en-GB"/>
              </w:rPr>
              <w:t xml:space="preserve">                   </w:t>
            </w:r>
            <w:r w:rsidRPr="003B0F55">
              <w:rPr>
                <w:rFonts w:ascii="Times New Roman" w:hAnsi="Times New Roman" w:cs="Times New Roman"/>
                <w:b/>
                <w:sz w:val="22"/>
                <w:szCs w:val="22"/>
                <w:u w:val="single"/>
                <w:lang w:val="en-GB"/>
              </w:rPr>
              <w:fldChar w:fldCharType="begin"/>
            </w:r>
            <w:r w:rsidRPr="003B0F55">
              <w:rPr>
                <w:rFonts w:ascii="Times New Roman" w:hAnsi="Times New Roman" w:cs="Times New Roman"/>
                <w:b/>
                <w:sz w:val="22"/>
                <w:szCs w:val="22"/>
                <w:u w:val="single"/>
                <w:lang w:val="en-GB"/>
              </w:rPr>
              <w:instrText xml:space="preserve"> GUID=0863ec01-b1e8-4b0d-ba08-0784319817ff </w:instrText>
            </w:r>
            <w:r w:rsidRPr="003B0F55">
              <w:rPr>
                <w:rFonts w:ascii="Times New Roman" w:hAnsi="Times New Roman" w:cs="Times New Roman"/>
                <w:b/>
                <w:sz w:val="22"/>
                <w:szCs w:val="22"/>
                <w:u w:val="single"/>
                <w:lang w:val="en-GB"/>
              </w:rPr>
              <w:fldChar w:fldCharType="end"/>
            </w:r>
            <w:r w:rsidRPr="003B0F55">
              <w:rPr>
                <w:rFonts w:ascii="Times New Roman" w:hAnsi="Times New Roman" w:cs="Times New Roman"/>
                <w:b/>
                <w:sz w:val="22"/>
                <w:szCs w:val="22"/>
                <w:u w:val="single"/>
                <w:lang w:val="en-GB"/>
              </w:rPr>
              <w:t>CONSENT TO WITHDRAWAL OF SOLICITOR</w:t>
            </w:r>
          </w:p>
        </w:tc>
        <w:tc>
          <w:tcPr>
            <w:tcW w:w="265" w:type="dxa"/>
          </w:tcPr>
          <w:p w14:paraId="37657BFA" w14:textId="77777777" w:rsidR="003B0F55" w:rsidRPr="003B0F55" w:rsidRDefault="003B0F55" w:rsidP="0011790A">
            <w:pPr>
              <w:rPr>
                <w:rFonts w:ascii="Times New Roman" w:hAnsi="Times New Roman" w:cs="Times New Roman"/>
                <w:sz w:val="22"/>
                <w:szCs w:val="22"/>
                <w:lang w:val="en-GB"/>
              </w:rPr>
            </w:pPr>
          </w:p>
        </w:tc>
      </w:tr>
      <w:tr w:rsidR="003B0F55" w:rsidRPr="003B0F55" w14:paraId="223850EF" w14:textId="77777777" w:rsidTr="00B86892">
        <w:trPr>
          <w:gridAfter w:val="1"/>
          <w:divId w:val="2116439976"/>
          <w:wAfter w:w="265" w:type="dxa"/>
          <w:cantSplit/>
          <w:trHeight w:val="8377"/>
        </w:trPr>
        <w:tc>
          <w:tcPr>
            <w:tcW w:w="8221" w:type="dxa"/>
          </w:tcPr>
          <w:p w14:paraId="20882D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I</w:t>
            </w:r>
            <w:r w:rsidRPr="003B0F55">
              <w:rPr>
                <w:rFonts w:ascii="Times New Roman" w:hAnsi="Times New Roman" w:cs="Times New Roman"/>
                <w:sz w:val="22"/>
                <w:szCs w:val="22"/>
                <w:lang w:val="en-GB"/>
              </w:rPr>
              <w:softHyphen/>
              <w:t xml:space="preserve">, ____________________(NRIC No.                 ) of _______________ (address), the abovenamed complainant/respondent*, consent to the withdrawal of my solicitors _____________ (name of solicitor) who will cease to act for me in the above matter. </w:t>
            </w:r>
          </w:p>
          <w:p w14:paraId="2349194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5B671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8F0DAA"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Signed by the </w:t>
            </w:r>
            <w:proofErr w:type="gramStart"/>
            <w:r w:rsidRPr="003B0F55">
              <w:rPr>
                <w:rFonts w:ascii="Times New Roman" w:hAnsi="Times New Roman" w:cs="Times New Roman"/>
                <w:sz w:val="22"/>
                <w:szCs w:val="22"/>
                <w:lang w:val="en-GB"/>
              </w:rPr>
              <w:t>abovenamed  )</w:t>
            </w:r>
            <w:proofErr w:type="gramEnd"/>
          </w:p>
          <w:p w14:paraId="7A0BF59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________________ (name</w:t>
            </w:r>
            <w:proofErr w:type="gramStart"/>
            <w:r w:rsidRPr="003B0F55">
              <w:rPr>
                <w:rFonts w:ascii="Times New Roman" w:hAnsi="Times New Roman" w:cs="Times New Roman"/>
                <w:sz w:val="22"/>
                <w:szCs w:val="22"/>
                <w:lang w:val="en-GB"/>
              </w:rPr>
              <w:t>) )</w:t>
            </w:r>
            <w:proofErr w:type="gramEnd"/>
          </w:p>
          <w:p w14:paraId="37D9A2F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On this (</w:t>
            </w:r>
            <w:proofErr w:type="gramStart"/>
            <w:r w:rsidRPr="003B0F55">
              <w:rPr>
                <w:rFonts w:ascii="Times New Roman" w:hAnsi="Times New Roman" w:cs="Times New Roman"/>
                <w:sz w:val="22"/>
                <w:szCs w:val="22"/>
                <w:lang w:val="en-GB"/>
              </w:rPr>
              <w:t xml:space="preserve">date)   </w:t>
            </w:r>
            <w:proofErr w:type="gramEnd"/>
            <w:r w:rsidRPr="003B0F55">
              <w:rPr>
                <w:rFonts w:ascii="Times New Roman" w:hAnsi="Times New Roman" w:cs="Times New Roman"/>
                <w:sz w:val="22"/>
                <w:szCs w:val="22"/>
                <w:lang w:val="en-GB"/>
              </w:rPr>
              <w:t xml:space="preserve">                    )</w:t>
            </w:r>
          </w:p>
          <w:p w14:paraId="334D69A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DAB43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50404A3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Witnessed by         </w:t>
            </w:r>
            <w:proofErr w:type="gramStart"/>
            <w:r w:rsidRPr="003B0F55">
              <w:rPr>
                <w:rFonts w:ascii="Times New Roman" w:hAnsi="Times New Roman" w:cs="Times New Roman"/>
                <w:sz w:val="22"/>
                <w:szCs w:val="22"/>
                <w:lang w:val="en-GB"/>
              </w:rPr>
              <w:t xml:space="preserve">  )</w:t>
            </w:r>
            <w:proofErr w:type="gramEnd"/>
          </w:p>
          <w:p w14:paraId="4D6C0E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___________(name)</w:t>
            </w:r>
          </w:p>
          <w:p w14:paraId="4577FB2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NRIC/Passport </w:t>
            </w:r>
            <w:proofErr w:type="gramStart"/>
            <w:r w:rsidRPr="003B0F55">
              <w:rPr>
                <w:rFonts w:ascii="Times New Roman" w:hAnsi="Times New Roman" w:cs="Times New Roman"/>
                <w:sz w:val="22"/>
                <w:szCs w:val="22"/>
                <w:lang w:val="en-GB"/>
              </w:rPr>
              <w:t>No. )</w:t>
            </w:r>
            <w:proofErr w:type="gramEnd"/>
            <w:r w:rsidRPr="003B0F55">
              <w:rPr>
                <w:rFonts w:ascii="Times New Roman" w:hAnsi="Times New Roman" w:cs="Times New Roman"/>
                <w:sz w:val="22"/>
                <w:szCs w:val="22"/>
                <w:lang w:val="en-GB"/>
              </w:rPr>
              <w:t xml:space="preserve"> </w:t>
            </w:r>
          </w:p>
          <w:p w14:paraId="26EA507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061DF4DF"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47CA5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B2AD981" w14:textId="77777777" w:rsidR="003B0F55" w:rsidRPr="003B0F55" w:rsidRDefault="003B0F55" w:rsidP="0011790A">
            <w:pPr>
              <w:jc w:val="both"/>
              <w:rPr>
                <w:rFonts w:ascii="Times New Roman" w:hAnsi="Times New Roman" w:cs="Times New Roman"/>
                <w:i/>
                <w:sz w:val="22"/>
                <w:szCs w:val="22"/>
              </w:rPr>
            </w:pPr>
            <w:r w:rsidRPr="003B0F55">
              <w:rPr>
                <w:rFonts w:ascii="Times New Roman" w:hAnsi="Times New Roman" w:cs="Times New Roman"/>
                <w:i/>
                <w:sz w:val="22"/>
                <w:szCs w:val="22"/>
              </w:rPr>
              <w:t>*delete where appropriate</w:t>
            </w:r>
          </w:p>
          <w:p w14:paraId="45E6F88A"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8D9955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E42B77E"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0863FE7"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794E66A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FC5A196"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6BD4CDE2"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DEB4180"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253CA2A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tc>
      </w:tr>
    </w:tbl>
    <w:p w14:paraId="6585B51E" w14:textId="77777777" w:rsidR="003B0F55" w:rsidRDefault="003B0F55" w:rsidP="003B0F55">
      <w:pPr>
        <w:tabs>
          <w:tab w:val="left" w:pos="1953"/>
        </w:tabs>
        <w:divId w:val="2116439976"/>
      </w:pPr>
    </w:p>
    <w:p w14:paraId="55822700" w14:textId="77777777" w:rsidR="003B0F55" w:rsidRDefault="003B0F55">
      <w:pPr>
        <w:divId w:val="2116439976"/>
      </w:pPr>
      <w:r w:rsidRPr="003B0F55">
        <w:br w:type="page"/>
      </w:r>
    </w:p>
    <w:tbl>
      <w:tblPr>
        <w:tblW w:w="7060" w:type="dxa"/>
        <w:tblInd w:w="993" w:type="dxa"/>
        <w:tblLook w:val="04A0" w:firstRow="1" w:lastRow="0" w:firstColumn="1" w:lastColumn="0" w:noHBand="0" w:noVBand="1"/>
      </w:tblPr>
      <w:tblGrid>
        <w:gridCol w:w="1520"/>
        <w:gridCol w:w="3959"/>
        <w:gridCol w:w="1581"/>
      </w:tblGrid>
      <w:tr w:rsidR="006F2CA2" w:rsidRPr="006F2CA2" w14:paraId="005DD856" w14:textId="77777777" w:rsidTr="00B86892">
        <w:trPr>
          <w:divId w:val="2116439976"/>
          <w:cantSplit/>
        </w:trPr>
        <w:tc>
          <w:tcPr>
            <w:tcW w:w="7060" w:type="dxa"/>
            <w:gridSpan w:val="3"/>
          </w:tcPr>
          <w:p w14:paraId="7D1F02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AD81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GUID=81c0691f-77f8-4075-9b3d-b154d50bb040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180</w:t>
            </w:r>
          </w:p>
        </w:tc>
      </w:tr>
      <w:tr w:rsidR="006F2CA2" w:rsidRPr="006F2CA2" w14:paraId="662A2559" w14:textId="77777777" w:rsidTr="00B86892">
        <w:trPr>
          <w:divId w:val="2116439976"/>
          <w:cantSplit/>
        </w:trPr>
        <w:tc>
          <w:tcPr>
            <w:tcW w:w="1520" w:type="dxa"/>
          </w:tcPr>
          <w:p w14:paraId="2B41050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GUID=5e1999d7-b76b-440e-bafa-fd8052bf5570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R.938</w:t>
            </w:r>
          </w:p>
          <w:p w14:paraId="786BAB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959" w:type="dxa"/>
          </w:tcPr>
          <w:p w14:paraId="5593A5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4DC2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GUID=9e1c7884-d37e-4d04-a60a-8b17be91f3ca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SERVICE </w:t>
            </w:r>
            <w:r w:rsidRPr="006F2CA2">
              <w:rPr>
                <w:rFonts w:ascii="Times New Roman" w:hAnsi="Times New Roman" w:cs="Times New Roman"/>
                <w:sz w:val="22"/>
                <w:szCs w:val="20"/>
                <w:lang w:val="en-GB" w:eastAsia="en-US"/>
              </w:rPr>
              <w:br/>
              <w:t>OF FOREIGN PROCESS</w:t>
            </w:r>
          </w:p>
        </w:tc>
        <w:tc>
          <w:tcPr>
            <w:tcW w:w="1581" w:type="dxa"/>
          </w:tcPr>
          <w:p w14:paraId="6E203F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GUID=25bb6f06-286f-418c-b242-aff7be2b48e5 </w:instrText>
            </w:r>
            <w:r w:rsidRPr="006F2CA2">
              <w:rPr>
                <w:rFonts w:ascii="Times New Roman" w:hAnsi="Times New Roman" w:cs="Times New Roman"/>
                <w:sz w:val="22"/>
                <w:szCs w:val="20"/>
                <w:lang w:val="en-GB" w:eastAsia="en-US"/>
              </w:rPr>
              <w:fldChar w:fldCharType="end"/>
            </w:r>
          </w:p>
        </w:tc>
      </w:tr>
      <w:tr w:rsidR="006F2CA2" w:rsidRPr="006F2CA2" w14:paraId="40E17DC9" w14:textId="77777777" w:rsidTr="00B86892">
        <w:trPr>
          <w:divId w:val="2116439976"/>
          <w:cantSplit/>
        </w:trPr>
        <w:tc>
          <w:tcPr>
            <w:tcW w:w="7060" w:type="dxa"/>
            <w:gridSpan w:val="3"/>
          </w:tcPr>
          <w:p w14:paraId="79E7AB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GUID=60aba722-7e5d-4d8a-a52a-da52ef65ec41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Registrar of the Family Justice Courts of the Republic of Singapore hereby certify that the documents annexed hereto are as follows:</w:t>
            </w:r>
          </w:p>
          <w:p w14:paraId="47A015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GUID=9426be13-b608-4751-b4a2-da3ebfe16ba6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process received with a Request for Service; and</w:t>
            </w:r>
          </w:p>
          <w:p w14:paraId="635F01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GUID=550cf1de-1eb5-4612-8fb7-ad7a7d1b1a5f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 copy of the evidence of service upon the person named in the process.</w:t>
            </w:r>
          </w:p>
          <w:p w14:paraId="4ED3BC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GUID=773b1699-7590-405a-be70-e9da24b702ea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such service so proved, and the proof thereof, are such as are required by the law and practice of the Family Justice Courts regulating the service of legal process in Singapore, and the proof thereof.</w:t>
            </w:r>
          </w:p>
          <w:p w14:paraId="2BF853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GUID=4c9f3315-0470-41b5-a234-435c46da05b2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the cost of effecting such service, as duly certified by me amounts to the sum of $          </w:t>
            </w:r>
            <w:proofErr w:type="gramStart"/>
            <w:r w:rsidRPr="006F2CA2">
              <w:rPr>
                <w:rFonts w:ascii="Times New Roman" w:hAnsi="Times New Roman" w:cs="Times New Roman"/>
                <w:sz w:val="22"/>
                <w:szCs w:val="20"/>
                <w:lang w:val="en-GB" w:eastAsia="en-US"/>
              </w:rPr>
              <w:t>  .</w:t>
            </w:r>
            <w:proofErr w:type="gramEnd"/>
          </w:p>
          <w:p w14:paraId="709780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GUID=22590bf5-650b-4229-88d1-89cc8136238f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F1E1A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GUID=ac1ceed5-3408-4f56-af8f-30584865f883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A369F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8" w:type="dxa"/>
        <w:tblInd w:w="851" w:type="dxa"/>
        <w:tblLook w:val="04A0" w:firstRow="1" w:lastRow="0" w:firstColumn="1" w:lastColumn="0" w:noHBand="0" w:noVBand="1"/>
      </w:tblPr>
      <w:tblGrid>
        <w:gridCol w:w="233"/>
        <w:gridCol w:w="1026"/>
        <w:gridCol w:w="193"/>
        <w:gridCol w:w="1061"/>
        <w:gridCol w:w="1316"/>
        <w:gridCol w:w="1970"/>
        <w:gridCol w:w="162"/>
        <w:gridCol w:w="1150"/>
        <w:gridCol w:w="27"/>
      </w:tblGrid>
      <w:tr w:rsidR="006F2CA2" w:rsidRPr="006F2CA2" w14:paraId="57347ACC" w14:textId="77777777" w:rsidTr="00B86892">
        <w:trPr>
          <w:gridAfter w:val="1"/>
          <w:divId w:val="2116439976"/>
          <w:wAfter w:w="27" w:type="dxa"/>
          <w:cantSplit/>
        </w:trPr>
        <w:tc>
          <w:tcPr>
            <w:tcW w:w="7111" w:type="dxa"/>
            <w:gridSpan w:val="8"/>
          </w:tcPr>
          <w:p w14:paraId="092478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GUID=eb250d91-3bd2-4800-91b4-1d0a272b57c2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181</w:t>
            </w:r>
          </w:p>
        </w:tc>
      </w:tr>
      <w:tr w:rsidR="006F2CA2" w:rsidRPr="006F2CA2" w14:paraId="6509E1F2" w14:textId="77777777" w:rsidTr="00B86892">
        <w:trPr>
          <w:gridAfter w:val="1"/>
          <w:divId w:val="2116439976"/>
          <w:wAfter w:w="27" w:type="dxa"/>
          <w:cantSplit/>
        </w:trPr>
        <w:tc>
          <w:tcPr>
            <w:tcW w:w="1452" w:type="dxa"/>
            <w:gridSpan w:val="3"/>
          </w:tcPr>
          <w:p w14:paraId="1357DA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GUID=19ad0aed-3443-4207-9e4c-27e1bbe29183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09" w:type="dxa"/>
            <w:gridSpan w:val="4"/>
          </w:tcPr>
          <w:p w14:paraId="2C7193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27579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GUID=13944cae-41a9-460d-9ccf-0db22d72b280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DIRECTIONS TO ACCOUNTANT-GENERAL</w:t>
            </w:r>
          </w:p>
          <w:p w14:paraId="2C5767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GUID=9c634317-e1a2-4c63-aa11-c8b6d04d8f55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150" w:type="dxa"/>
          </w:tcPr>
          <w:p w14:paraId="30270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GUID=9add5c38-719a-4ce5-9c99-5b9f9d5d6342 </w:instrText>
            </w:r>
            <w:r w:rsidRPr="006F2CA2">
              <w:rPr>
                <w:rFonts w:ascii="Times New Roman" w:hAnsi="Times New Roman" w:cs="Times New Roman"/>
                <w:sz w:val="22"/>
                <w:szCs w:val="20"/>
                <w:lang w:val="en-GB" w:eastAsia="en-US"/>
              </w:rPr>
              <w:fldChar w:fldCharType="end"/>
            </w:r>
          </w:p>
        </w:tc>
      </w:tr>
      <w:tr w:rsidR="006F2CA2" w:rsidRPr="006F2CA2" w14:paraId="066EB7DF" w14:textId="77777777" w:rsidTr="00B86892">
        <w:trPr>
          <w:gridAfter w:val="1"/>
          <w:divId w:val="2116439976"/>
          <w:wAfter w:w="27" w:type="dxa"/>
          <w:cantSplit/>
        </w:trPr>
        <w:tc>
          <w:tcPr>
            <w:tcW w:w="7111" w:type="dxa"/>
            <w:gridSpan w:val="8"/>
          </w:tcPr>
          <w:p w14:paraId="472E007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GUID=9f0bacf2-1a0e-4865-bbd4-a131d7849348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In</w:t>
            </w:r>
            <w:r w:rsidRPr="006F2CA2">
              <w:rPr>
                <w:rFonts w:ascii="Times New Roman" w:hAnsi="Times New Roman" w:cs="Times New Roman"/>
                <w:sz w:val="22"/>
                <w:szCs w:val="20"/>
                <w:lang w:val="en-GB" w:eastAsia="en-US"/>
              </w:rPr>
              <w:t>.</w:t>
            </w:r>
          </w:p>
          <w:p w14:paraId="4AD3CE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GUID=c5935e12-d3b9-4834-b696-b1b632182af5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AEDA6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GUID=f800fca6-c9ae-429b-bdaa-3217ee6addcb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(insert the provision of law by which payment into Court is made), the Accountant-General is hereby directed to receive the sum of $           (paid in on behalf of the defendant                  in satisfaction of the claim of the plaintiff                       or the funds and securities specified in the Schedule hereto or as may be).</w:t>
            </w:r>
          </w:p>
          <w:p w14:paraId="60FDDF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GUID=055573c8-0abc-4a3a-8aae-7c93cf8233aa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C817290" w14:textId="77777777" w:rsidTr="00B86892">
        <w:trPr>
          <w:gridAfter w:val="1"/>
          <w:divId w:val="2116439976"/>
          <w:wAfter w:w="27" w:type="dxa"/>
          <w:cantSplit/>
        </w:trPr>
        <w:tc>
          <w:tcPr>
            <w:tcW w:w="7111" w:type="dxa"/>
            <w:gridSpan w:val="8"/>
          </w:tcPr>
          <w:p w14:paraId="6090AB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GUID=b606034a-f716-4288-b1ed-e9b925fbb54e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2914C2C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GUID=e3703cb0-1e97-4796-988f-f6c4b7f3f624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Where funds are lodged in Court not being moneys paid in under Division 8 of Part 18 or as security for costs or in satisfaction of a judgment or order, but are to be lodged under an order comprising funds of various nature and directing </w:t>
            </w:r>
            <w:proofErr w:type="spellStart"/>
            <w:r w:rsidRPr="006F2CA2">
              <w:rPr>
                <w:rFonts w:ascii="Times New Roman" w:hAnsi="Times New Roman" w:cs="Times New Roman"/>
                <w:sz w:val="22"/>
                <w:szCs w:val="20"/>
                <w:lang w:val="en-GB" w:eastAsia="en-US"/>
              </w:rPr>
              <w:t>lodgment</w:t>
            </w:r>
            <w:proofErr w:type="spellEnd"/>
            <w:r w:rsidRPr="006F2CA2">
              <w:rPr>
                <w:rFonts w:ascii="Times New Roman" w:hAnsi="Times New Roman" w:cs="Times New Roman"/>
                <w:sz w:val="22"/>
                <w:szCs w:val="20"/>
                <w:lang w:val="en-GB" w:eastAsia="en-US"/>
              </w:rPr>
              <w:t xml:space="preserve"> by one or more persons, a single direction may be issued, and the particulars stated in a schedule to the direction, e.g.:</w:t>
            </w:r>
          </w:p>
        </w:tc>
      </w:tr>
      <w:tr w:rsidR="005A22FC" w14:paraId="74931915" w14:textId="77777777" w:rsidTr="00B86892">
        <w:trPr>
          <w:gridAfter w:val="1"/>
          <w:divId w:val="2116439976"/>
          <w:wAfter w:w="27" w:type="dxa"/>
          <w:cantSplit/>
        </w:trPr>
        <w:tc>
          <w:tcPr>
            <w:tcW w:w="233" w:type="dxa"/>
          </w:tcPr>
          <w:p w14:paraId="2D14B4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GUID=6299f1e7-33a1-41d9-b977-5f5104ecdd29 </w:instrText>
            </w:r>
            <w:r w:rsidRPr="006F2CA2">
              <w:rPr>
                <w:rFonts w:ascii="Times New Roman" w:hAnsi="Times New Roman" w:cs="Times New Roman"/>
                <w:sz w:val="22"/>
                <w:szCs w:val="20"/>
                <w:lang w:val="en-GB" w:eastAsia="en-US"/>
              </w:rPr>
              <w:fldChar w:fldCharType="end"/>
            </w:r>
          </w:p>
        </w:tc>
        <w:tc>
          <w:tcPr>
            <w:tcW w:w="6878" w:type="dxa"/>
            <w:gridSpan w:val="7"/>
          </w:tcPr>
          <w:p w14:paraId="0E4E80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GUID=c14a5d7b-d169-4095-817a-f7fa3a821934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48B259CB" w14:textId="77777777" w:rsidTr="00B86892">
        <w:trPr>
          <w:gridAfter w:val="1"/>
          <w:divId w:val="2116439976"/>
          <w:wAfter w:w="27" w:type="dxa"/>
          <w:cantSplit/>
          <w:trHeight w:val="100"/>
        </w:trPr>
        <w:tc>
          <w:tcPr>
            <w:tcW w:w="233" w:type="dxa"/>
          </w:tcPr>
          <w:p w14:paraId="4A363A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GUID=ce68120e-0ae7-44fb-a11e-130017331f3f </w:instrText>
            </w:r>
            <w:r w:rsidRPr="006F2CA2">
              <w:rPr>
                <w:rFonts w:ascii="Times New Roman" w:hAnsi="Times New Roman" w:cs="Times New Roman"/>
                <w:sz w:val="22"/>
                <w:szCs w:val="20"/>
                <w:lang w:val="en-GB" w:eastAsia="en-US"/>
              </w:rPr>
              <w:fldChar w:fldCharType="end"/>
            </w:r>
          </w:p>
        </w:tc>
        <w:tc>
          <w:tcPr>
            <w:tcW w:w="1219" w:type="dxa"/>
            <w:gridSpan w:val="2"/>
          </w:tcPr>
          <w:p w14:paraId="1D7BC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GUID=d1d335db-b06b-4270-b363-5604be9dd174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i/>
                <w:sz w:val="22"/>
                <w:szCs w:val="20"/>
                <w:lang w:val="en-GB" w:eastAsia="en-US"/>
              </w:rPr>
              <w:t>Particulars of</w:t>
            </w:r>
            <w:proofErr w:type="gramEnd"/>
            <w:r w:rsidRPr="006F2CA2">
              <w:rPr>
                <w:rFonts w:ascii="Times New Roman" w:hAnsi="Times New Roman" w:cs="Times New Roman"/>
                <w:i/>
                <w:sz w:val="22"/>
                <w:szCs w:val="20"/>
                <w:lang w:val="en-GB" w:eastAsia="en-US"/>
              </w:rPr>
              <w:t xml:space="preserve"> fund to be lodged</w:t>
            </w:r>
          </w:p>
        </w:tc>
        <w:tc>
          <w:tcPr>
            <w:tcW w:w="1061" w:type="dxa"/>
          </w:tcPr>
          <w:p w14:paraId="31C5DEF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GUID=8b557935-e925-4b20-8d2e-ffca00f2a39c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Persons to make the </w:t>
            </w:r>
            <w:proofErr w:type="spellStart"/>
            <w:r w:rsidRPr="006F2CA2">
              <w:rPr>
                <w:rFonts w:ascii="Times New Roman" w:hAnsi="Times New Roman" w:cs="Times New Roman"/>
                <w:i/>
                <w:sz w:val="22"/>
                <w:szCs w:val="20"/>
                <w:lang w:val="en-GB" w:eastAsia="en-US"/>
              </w:rPr>
              <w:t>lodgment</w:t>
            </w:r>
            <w:proofErr w:type="spellEnd"/>
          </w:p>
        </w:tc>
        <w:tc>
          <w:tcPr>
            <w:tcW w:w="4598" w:type="dxa"/>
            <w:gridSpan w:val="4"/>
            <w:vAlign w:val="center"/>
          </w:tcPr>
          <w:p w14:paraId="0F0833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GUID=1b2f79d6-3f24-4903-8f68-1aa67fd2872f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w:t>
            </w:r>
          </w:p>
        </w:tc>
      </w:tr>
      <w:tr w:rsidR="005A22FC" w14:paraId="22A60815" w14:textId="77777777" w:rsidTr="00B86892">
        <w:trPr>
          <w:gridAfter w:val="1"/>
          <w:divId w:val="2116439976"/>
          <w:wAfter w:w="27" w:type="dxa"/>
          <w:cantSplit/>
          <w:trHeight w:val="100"/>
        </w:trPr>
        <w:tc>
          <w:tcPr>
            <w:tcW w:w="233" w:type="dxa"/>
          </w:tcPr>
          <w:p w14:paraId="7D2BAF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GUID=00a3f9fa-0ab8-41ab-89e3-d63540407593 </w:instrText>
            </w:r>
            <w:r w:rsidRPr="006F2CA2">
              <w:rPr>
                <w:rFonts w:ascii="Times New Roman" w:hAnsi="Times New Roman" w:cs="Times New Roman"/>
                <w:sz w:val="22"/>
                <w:szCs w:val="20"/>
                <w:lang w:val="en-GB" w:eastAsia="en-US"/>
              </w:rPr>
              <w:fldChar w:fldCharType="end"/>
            </w:r>
          </w:p>
        </w:tc>
        <w:tc>
          <w:tcPr>
            <w:tcW w:w="1219" w:type="dxa"/>
            <w:gridSpan w:val="2"/>
          </w:tcPr>
          <w:p w14:paraId="0FFB19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GUID=2fd521f6-f675-489e-ae52-4b13f04b6a4b </w:instrText>
            </w:r>
            <w:r w:rsidRPr="006F2CA2">
              <w:rPr>
                <w:rFonts w:ascii="Times New Roman" w:hAnsi="Times New Roman" w:cs="Times New Roman"/>
                <w:sz w:val="22"/>
                <w:szCs w:val="20"/>
                <w:lang w:val="en-GB" w:eastAsia="en-US"/>
              </w:rPr>
              <w:fldChar w:fldCharType="end"/>
            </w:r>
          </w:p>
        </w:tc>
        <w:tc>
          <w:tcPr>
            <w:tcW w:w="1061" w:type="dxa"/>
          </w:tcPr>
          <w:p w14:paraId="2F1F7C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GUID=acd4042c-240d-419f-aeb7-1a472791e866 </w:instrText>
            </w:r>
            <w:r w:rsidRPr="006F2CA2">
              <w:rPr>
                <w:rFonts w:ascii="Times New Roman" w:hAnsi="Times New Roman" w:cs="Times New Roman"/>
                <w:sz w:val="22"/>
                <w:szCs w:val="20"/>
                <w:lang w:val="en-GB" w:eastAsia="en-US"/>
              </w:rPr>
              <w:fldChar w:fldCharType="end"/>
            </w:r>
          </w:p>
        </w:tc>
        <w:tc>
          <w:tcPr>
            <w:tcW w:w="1316" w:type="dxa"/>
          </w:tcPr>
          <w:p w14:paraId="65EBE9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GUID=4a4ff41e-500d-4983-a324-ce65c009596d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Money</w:t>
            </w:r>
          </w:p>
        </w:tc>
        <w:tc>
          <w:tcPr>
            <w:tcW w:w="3282" w:type="dxa"/>
            <w:gridSpan w:val="3"/>
          </w:tcPr>
          <w:p w14:paraId="265840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GUID=ab60f46c-37be-43c9-825d-8ea303fba7a9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Securities</w:t>
            </w:r>
          </w:p>
        </w:tc>
      </w:tr>
      <w:tr w:rsidR="005A22FC" w14:paraId="33F276E4" w14:textId="77777777" w:rsidTr="00B86892">
        <w:trPr>
          <w:gridAfter w:val="1"/>
          <w:divId w:val="2116439976"/>
          <w:wAfter w:w="27" w:type="dxa"/>
          <w:cantSplit/>
          <w:trHeight w:val="100"/>
        </w:trPr>
        <w:tc>
          <w:tcPr>
            <w:tcW w:w="233" w:type="dxa"/>
          </w:tcPr>
          <w:p w14:paraId="5690DA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GUID=0c0013cd-6226-4687-a6e6-a3304257d71c </w:instrText>
            </w:r>
            <w:r w:rsidRPr="006F2CA2">
              <w:rPr>
                <w:rFonts w:ascii="Times New Roman" w:hAnsi="Times New Roman" w:cs="Times New Roman"/>
                <w:sz w:val="22"/>
                <w:szCs w:val="20"/>
                <w:lang w:val="en-GB" w:eastAsia="en-US"/>
              </w:rPr>
              <w:fldChar w:fldCharType="end"/>
            </w:r>
          </w:p>
        </w:tc>
        <w:tc>
          <w:tcPr>
            <w:tcW w:w="1219" w:type="dxa"/>
            <w:gridSpan w:val="2"/>
          </w:tcPr>
          <w:p w14:paraId="0E29CD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GUID=227399d2-e38c-4482-a4f8-8b67f4e40b65 </w:instrText>
            </w:r>
            <w:r w:rsidRPr="006F2CA2">
              <w:rPr>
                <w:rFonts w:ascii="Times New Roman" w:hAnsi="Times New Roman" w:cs="Times New Roman"/>
                <w:sz w:val="22"/>
                <w:szCs w:val="20"/>
                <w:lang w:val="en-GB" w:eastAsia="en-US"/>
              </w:rPr>
              <w:fldChar w:fldCharType="end"/>
            </w:r>
          </w:p>
        </w:tc>
        <w:tc>
          <w:tcPr>
            <w:tcW w:w="1061" w:type="dxa"/>
          </w:tcPr>
          <w:p w14:paraId="74D064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GUID=f56b4b9c-e2bb-4f94-86f6-0d2d0a16c589 </w:instrText>
            </w:r>
            <w:r w:rsidRPr="006F2CA2">
              <w:rPr>
                <w:rFonts w:ascii="Times New Roman" w:hAnsi="Times New Roman" w:cs="Times New Roman"/>
                <w:sz w:val="22"/>
                <w:szCs w:val="20"/>
                <w:lang w:val="en-GB" w:eastAsia="en-US"/>
              </w:rPr>
              <w:fldChar w:fldCharType="end"/>
            </w:r>
          </w:p>
        </w:tc>
        <w:tc>
          <w:tcPr>
            <w:tcW w:w="1316" w:type="dxa"/>
          </w:tcPr>
          <w:p w14:paraId="79AADE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GUID=91759f6a-ab64-4939-9e8f-b56c56d3c976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3282" w:type="dxa"/>
            <w:gridSpan w:val="3"/>
          </w:tcPr>
          <w:p w14:paraId="2B353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GUID=aa026c86-5dbd-4e74-b7d5-f0e563d63410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038C62C1" w14:textId="77777777" w:rsidTr="00B86892">
        <w:trPr>
          <w:gridAfter w:val="1"/>
          <w:divId w:val="2116439976"/>
          <w:wAfter w:w="27" w:type="dxa"/>
          <w:cantSplit/>
          <w:trHeight w:val="100"/>
        </w:trPr>
        <w:tc>
          <w:tcPr>
            <w:tcW w:w="233" w:type="dxa"/>
          </w:tcPr>
          <w:p w14:paraId="77C7E8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GUID=2dcfb12a-fdfd-4cdb-a0c5-ed0f44547d08 </w:instrText>
            </w:r>
            <w:r w:rsidRPr="006F2CA2">
              <w:rPr>
                <w:rFonts w:ascii="Times New Roman" w:hAnsi="Times New Roman" w:cs="Times New Roman"/>
                <w:sz w:val="22"/>
                <w:szCs w:val="20"/>
                <w:lang w:val="en-GB" w:eastAsia="en-US"/>
              </w:rPr>
              <w:fldChar w:fldCharType="end"/>
            </w:r>
          </w:p>
        </w:tc>
        <w:tc>
          <w:tcPr>
            <w:tcW w:w="1219" w:type="dxa"/>
            <w:gridSpan w:val="2"/>
          </w:tcPr>
          <w:p w14:paraId="4B3E2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GUID=d51c931f-824a-4556-8c96-9038f0365b43 </w:instrText>
            </w:r>
            <w:r w:rsidRPr="006F2CA2">
              <w:rPr>
                <w:rFonts w:ascii="Times New Roman" w:hAnsi="Times New Roman" w:cs="Times New Roman"/>
                <w:sz w:val="22"/>
                <w:szCs w:val="20"/>
                <w:lang w:val="en-GB" w:eastAsia="en-US"/>
              </w:rPr>
              <w:fldChar w:fldCharType="end"/>
            </w:r>
          </w:p>
        </w:tc>
        <w:tc>
          <w:tcPr>
            <w:tcW w:w="1061" w:type="dxa"/>
          </w:tcPr>
          <w:p w14:paraId="298719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GUID=e25e4288-d8a7-4b61-ba2a-2bd27791036b </w:instrText>
            </w:r>
            <w:r w:rsidRPr="006F2CA2">
              <w:rPr>
                <w:rFonts w:ascii="Times New Roman" w:hAnsi="Times New Roman" w:cs="Times New Roman"/>
                <w:sz w:val="22"/>
                <w:szCs w:val="20"/>
                <w:lang w:val="en-GB" w:eastAsia="en-US"/>
              </w:rPr>
              <w:fldChar w:fldCharType="end"/>
            </w:r>
          </w:p>
        </w:tc>
        <w:tc>
          <w:tcPr>
            <w:tcW w:w="1316" w:type="dxa"/>
          </w:tcPr>
          <w:p w14:paraId="3EDC21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GUID=690c5c3a-8e8b-4004-b283-a52410047498 </w:instrText>
            </w:r>
            <w:r w:rsidRPr="006F2CA2">
              <w:rPr>
                <w:rFonts w:ascii="Times New Roman" w:hAnsi="Times New Roman" w:cs="Times New Roman"/>
                <w:sz w:val="22"/>
                <w:szCs w:val="20"/>
                <w:lang w:val="en-GB" w:eastAsia="en-US"/>
              </w:rPr>
              <w:fldChar w:fldCharType="end"/>
            </w:r>
          </w:p>
        </w:tc>
        <w:tc>
          <w:tcPr>
            <w:tcW w:w="3282" w:type="dxa"/>
            <w:gridSpan w:val="3"/>
          </w:tcPr>
          <w:p w14:paraId="1E0366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GUID=b430c0dc-3ab2-4555-bb3a-68d2bf522e4c </w:instrText>
            </w:r>
            <w:r w:rsidRPr="006F2CA2">
              <w:rPr>
                <w:rFonts w:ascii="Times New Roman" w:hAnsi="Times New Roman" w:cs="Times New Roman"/>
                <w:sz w:val="22"/>
                <w:szCs w:val="20"/>
                <w:lang w:val="en-GB" w:eastAsia="en-US"/>
              </w:rPr>
              <w:fldChar w:fldCharType="end"/>
            </w:r>
          </w:p>
        </w:tc>
      </w:tr>
      <w:tr w:rsidR="005A22FC" w14:paraId="239E80E0" w14:textId="77777777" w:rsidTr="00B86892">
        <w:trPr>
          <w:gridAfter w:val="1"/>
          <w:divId w:val="2116439976"/>
          <w:wAfter w:w="27" w:type="dxa"/>
          <w:cantSplit/>
          <w:trHeight w:val="100"/>
        </w:trPr>
        <w:tc>
          <w:tcPr>
            <w:tcW w:w="233" w:type="dxa"/>
          </w:tcPr>
          <w:p w14:paraId="3BB53F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GUID=02a51f8d-f440-45ea-aa51-4acad3569f30 </w:instrText>
            </w:r>
            <w:r w:rsidRPr="006F2CA2">
              <w:rPr>
                <w:rFonts w:ascii="Times New Roman" w:hAnsi="Times New Roman" w:cs="Times New Roman"/>
                <w:sz w:val="22"/>
                <w:szCs w:val="20"/>
                <w:lang w:val="en-GB" w:eastAsia="en-US"/>
              </w:rPr>
              <w:fldChar w:fldCharType="end"/>
            </w:r>
          </w:p>
        </w:tc>
        <w:tc>
          <w:tcPr>
            <w:tcW w:w="1219" w:type="dxa"/>
            <w:gridSpan w:val="2"/>
          </w:tcPr>
          <w:p w14:paraId="3343D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GUID=54bedfb0-9d17-4288-bc7a-117ecb1d2999 </w:instrText>
            </w:r>
            <w:r w:rsidRPr="006F2CA2">
              <w:rPr>
                <w:rFonts w:ascii="Times New Roman" w:hAnsi="Times New Roman" w:cs="Times New Roman"/>
                <w:sz w:val="22"/>
                <w:szCs w:val="20"/>
                <w:lang w:val="en-GB" w:eastAsia="en-US"/>
              </w:rPr>
              <w:fldChar w:fldCharType="end"/>
            </w:r>
          </w:p>
        </w:tc>
        <w:tc>
          <w:tcPr>
            <w:tcW w:w="1061" w:type="dxa"/>
          </w:tcPr>
          <w:p w14:paraId="4DA6DB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GUID=8f32984e-db0d-4f0d-bc04-efc9a5acd212 </w:instrText>
            </w:r>
            <w:r w:rsidRPr="006F2CA2">
              <w:rPr>
                <w:rFonts w:ascii="Times New Roman" w:hAnsi="Times New Roman" w:cs="Times New Roman"/>
                <w:sz w:val="22"/>
                <w:szCs w:val="20"/>
                <w:lang w:val="en-GB" w:eastAsia="en-US"/>
              </w:rPr>
              <w:fldChar w:fldCharType="end"/>
            </w:r>
          </w:p>
        </w:tc>
        <w:tc>
          <w:tcPr>
            <w:tcW w:w="1316" w:type="dxa"/>
          </w:tcPr>
          <w:p w14:paraId="153982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GUID=3a84c035-e15a-4c27-89cc-d922c17595c6 </w:instrText>
            </w:r>
            <w:r w:rsidRPr="006F2CA2">
              <w:rPr>
                <w:rFonts w:ascii="Times New Roman" w:hAnsi="Times New Roman" w:cs="Times New Roman"/>
                <w:sz w:val="22"/>
                <w:szCs w:val="20"/>
                <w:lang w:val="en-GB" w:eastAsia="en-US"/>
              </w:rPr>
              <w:fldChar w:fldCharType="end"/>
            </w:r>
          </w:p>
        </w:tc>
        <w:tc>
          <w:tcPr>
            <w:tcW w:w="3282" w:type="dxa"/>
            <w:gridSpan w:val="3"/>
          </w:tcPr>
          <w:p w14:paraId="5A525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GUID=a996fd6e-3bf3-4b9b-9691-8729c4bd33df </w:instrText>
            </w:r>
            <w:r w:rsidRPr="006F2CA2">
              <w:rPr>
                <w:rFonts w:ascii="Times New Roman" w:hAnsi="Times New Roman" w:cs="Times New Roman"/>
                <w:sz w:val="22"/>
                <w:szCs w:val="20"/>
                <w:lang w:val="en-GB" w:eastAsia="en-US"/>
              </w:rPr>
              <w:fldChar w:fldCharType="end"/>
            </w:r>
          </w:p>
        </w:tc>
      </w:tr>
      <w:tr w:rsidR="005A22FC" w14:paraId="4D62ECA7" w14:textId="77777777" w:rsidTr="00B86892">
        <w:trPr>
          <w:gridAfter w:val="1"/>
          <w:divId w:val="2116439976"/>
          <w:wAfter w:w="27" w:type="dxa"/>
          <w:cantSplit/>
          <w:trHeight w:val="100"/>
        </w:trPr>
        <w:tc>
          <w:tcPr>
            <w:tcW w:w="233" w:type="dxa"/>
          </w:tcPr>
          <w:p w14:paraId="12C2E3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GUID=67832163-1b2e-4939-ae9a-525b99c8e9a7 </w:instrText>
            </w:r>
            <w:r w:rsidRPr="006F2CA2">
              <w:rPr>
                <w:rFonts w:ascii="Times New Roman" w:hAnsi="Times New Roman" w:cs="Times New Roman"/>
                <w:sz w:val="22"/>
                <w:szCs w:val="20"/>
                <w:lang w:val="en-GB" w:eastAsia="en-US"/>
              </w:rPr>
              <w:fldChar w:fldCharType="end"/>
            </w:r>
          </w:p>
        </w:tc>
        <w:tc>
          <w:tcPr>
            <w:tcW w:w="1219" w:type="dxa"/>
            <w:gridSpan w:val="2"/>
          </w:tcPr>
          <w:p w14:paraId="599B7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GUID=addd95c9-dc23-4a29-8ca9-810f5a06543b </w:instrText>
            </w:r>
            <w:r w:rsidRPr="006F2CA2">
              <w:rPr>
                <w:rFonts w:ascii="Times New Roman" w:hAnsi="Times New Roman" w:cs="Times New Roman"/>
                <w:sz w:val="22"/>
                <w:szCs w:val="20"/>
                <w:lang w:val="en-GB" w:eastAsia="en-US"/>
              </w:rPr>
              <w:fldChar w:fldCharType="end"/>
            </w:r>
          </w:p>
        </w:tc>
        <w:tc>
          <w:tcPr>
            <w:tcW w:w="1061" w:type="dxa"/>
          </w:tcPr>
          <w:p w14:paraId="3CF4D1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GUID=ea82ff93-7302-4080-a111-d51a17d24ea2 </w:instrText>
            </w:r>
            <w:r w:rsidRPr="006F2CA2">
              <w:rPr>
                <w:rFonts w:ascii="Times New Roman" w:hAnsi="Times New Roman" w:cs="Times New Roman"/>
                <w:sz w:val="22"/>
                <w:szCs w:val="20"/>
                <w:lang w:val="en-GB" w:eastAsia="en-US"/>
              </w:rPr>
              <w:fldChar w:fldCharType="end"/>
            </w:r>
          </w:p>
        </w:tc>
        <w:tc>
          <w:tcPr>
            <w:tcW w:w="1316" w:type="dxa"/>
          </w:tcPr>
          <w:p w14:paraId="171336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GUID=0292083d-a6db-42f2-9a0f-672621be5017 </w:instrText>
            </w:r>
            <w:r w:rsidRPr="006F2CA2">
              <w:rPr>
                <w:rFonts w:ascii="Times New Roman" w:hAnsi="Times New Roman" w:cs="Times New Roman"/>
                <w:sz w:val="22"/>
                <w:szCs w:val="20"/>
                <w:lang w:val="en-GB" w:eastAsia="en-US"/>
              </w:rPr>
              <w:fldChar w:fldCharType="end"/>
            </w:r>
          </w:p>
        </w:tc>
        <w:tc>
          <w:tcPr>
            <w:tcW w:w="3282" w:type="dxa"/>
            <w:gridSpan w:val="3"/>
          </w:tcPr>
          <w:p w14:paraId="5721F9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GUID=43f3a54c-9a2d-4e76-81bd-cf4da47107eb </w:instrText>
            </w:r>
            <w:r w:rsidRPr="006F2CA2">
              <w:rPr>
                <w:rFonts w:ascii="Times New Roman" w:hAnsi="Times New Roman" w:cs="Times New Roman"/>
                <w:sz w:val="22"/>
                <w:szCs w:val="20"/>
                <w:lang w:val="en-GB" w:eastAsia="en-US"/>
              </w:rPr>
              <w:fldChar w:fldCharType="end"/>
            </w:r>
          </w:p>
        </w:tc>
      </w:tr>
      <w:tr w:rsidR="006F2CA2" w:rsidRPr="006F2CA2" w14:paraId="4545C52A" w14:textId="77777777" w:rsidTr="00B86892">
        <w:trPr>
          <w:gridAfter w:val="1"/>
          <w:divId w:val="2116439976"/>
          <w:wAfter w:w="27" w:type="dxa"/>
          <w:cantSplit/>
        </w:trPr>
        <w:tc>
          <w:tcPr>
            <w:tcW w:w="7111" w:type="dxa"/>
            <w:gridSpan w:val="8"/>
          </w:tcPr>
          <w:p w14:paraId="671DA0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GUID=2f3228d9-fe0c-4d38-923b-54c0a65a2d09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Out</w:t>
            </w:r>
            <w:r w:rsidRPr="006F2CA2">
              <w:rPr>
                <w:rFonts w:ascii="Times New Roman" w:hAnsi="Times New Roman" w:cs="Times New Roman"/>
                <w:sz w:val="22"/>
                <w:szCs w:val="20"/>
                <w:lang w:val="en-GB" w:eastAsia="en-US"/>
              </w:rPr>
              <w:t>.</w:t>
            </w:r>
          </w:p>
          <w:p w14:paraId="76A531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GUID=096ff74c-41e0-4edd-be6d-336dd1762a59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78BF0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GUID=aa35a257-193d-415f-81dc-c0fa97cb90cb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Accountant-General is hereby directed to pay to (insert the name of person to be paid and whether as plaintiff or defendant or as solicitor to plaintiff or defendant) the sum of dollars (in words at length)                            </w:t>
            </w:r>
            <w:r w:rsidRPr="006F2CA2">
              <w:rPr>
                <w:rFonts w:ascii="Times New Roman" w:hAnsi="Times New Roman" w:cs="Times New Roman"/>
                <w:sz w:val="22"/>
                <w:szCs w:val="20"/>
                <w:lang w:val="en-GB" w:eastAsia="en-US"/>
              </w:rPr>
              <w:br/>
              <w:t>$           , and any interest accrued thereon (if such is payable), lodged in Court in the above cause or matter on behalf of the defendant              in satisfaction of the claim of the plaintiff                       (or as may be).</w:t>
            </w:r>
          </w:p>
        </w:tc>
      </w:tr>
      <w:tr w:rsidR="006F2CA2" w:rsidRPr="006F2CA2" w14:paraId="3508D1FB" w14:textId="77777777" w:rsidTr="00B86892">
        <w:trPr>
          <w:gridAfter w:val="1"/>
          <w:divId w:val="2116439976"/>
          <w:wAfter w:w="27" w:type="dxa"/>
          <w:cantSplit/>
          <w:trHeight w:val="2640"/>
        </w:trPr>
        <w:tc>
          <w:tcPr>
            <w:tcW w:w="7111" w:type="dxa"/>
            <w:gridSpan w:val="8"/>
          </w:tcPr>
          <w:p w14:paraId="20A9B0A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GUID=9ab4d70c-ab9d-4091-bf0e-34edefd40442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Certificate of Ascertained Sums</w:t>
            </w:r>
            <w:r w:rsidRPr="006F2CA2">
              <w:rPr>
                <w:rFonts w:ascii="Times New Roman" w:hAnsi="Times New Roman" w:cs="Times New Roman"/>
                <w:sz w:val="22"/>
                <w:szCs w:val="20"/>
                <w:lang w:val="en-GB" w:eastAsia="en-US"/>
              </w:rPr>
              <w:t>.</w:t>
            </w:r>
          </w:p>
          <w:p w14:paraId="28E9D83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GUID=5734c642-45f6-4614-9820-cc91effabbea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2E17C97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GUID=8f9f7291-2cc5-4cfe-b2d8-c2060d6d82a7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hereby certify that under Order dated the       day of                      20         the sums stated in the Schedule subjoined hereto amounting in the whole to $            have been ascertained to be the sums payable under the said Order to the persons respectively named in respect of (state in what character paid).</w:t>
            </w:r>
          </w:p>
          <w:p w14:paraId="619973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GUID=32f3caab-730d-47b2-bf15-6006ce65ee63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6E89E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GUID=af32034d-67d5-4338-b748-6f71870ab66f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tc>
      </w:tr>
      <w:tr w:rsidR="005A22FC" w14:paraId="0D9EDAE9" w14:textId="77777777" w:rsidTr="00B86892">
        <w:trPr>
          <w:gridAfter w:val="1"/>
          <w:divId w:val="2116439976"/>
          <w:wAfter w:w="27" w:type="dxa"/>
          <w:cantSplit/>
          <w:trHeight w:val="320"/>
        </w:trPr>
        <w:tc>
          <w:tcPr>
            <w:tcW w:w="233" w:type="dxa"/>
          </w:tcPr>
          <w:p w14:paraId="2E6C5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GUID=51135eb7-a17d-40f1-aa0e-be6b64628e6d </w:instrText>
            </w:r>
            <w:r w:rsidRPr="006F2CA2">
              <w:rPr>
                <w:rFonts w:ascii="Times New Roman" w:hAnsi="Times New Roman" w:cs="Times New Roman"/>
                <w:sz w:val="22"/>
                <w:szCs w:val="20"/>
                <w:lang w:val="en-GB" w:eastAsia="en-US"/>
              </w:rPr>
              <w:fldChar w:fldCharType="end"/>
            </w:r>
          </w:p>
        </w:tc>
        <w:tc>
          <w:tcPr>
            <w:tcW w:w="6878" w:type="dxa"/>
            <w:gridSpan w:val="7"/>
          </w:tcPr>
          <w:p w14:paraId="0D158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GUID=d0bd0b44-87ac-4d3a-883b-fa9bd197c891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67C183E4" w14:textId="77777777" w:rsidTr="00B86892">
        <w:trPr>
          <w:gridAfter w:val="1"/>
          <w:divId w:val="2116439976"/>
          <w:wAfter w:w="27" w:type="dxa"/>
          <w:cantSplit/>
          <w:trHeight w:val="80"/>
        </w:trPr>
        <w:tc>
          <w:tcPr>
            <w:tcW w:w="233" w:type="dxa"/>
            <w:vMerge w:val="restart"/>
          </w:tcPr>
          <w:p w14:paraId="2240C8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vAlign w:val="center"/>
          </w:tcPr>
          <w:p w14:paraId="2A4C54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GUID=dc1bd847-a7ee-432e-b62a-77429c8f5f43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w:t>
            </w:r>
          </w:p>
        </w:tc>
        <w:tc>
          <w:tcPr>
            <w:tcW w:w="1316" w:type="dxa"/>
            <w:vAlign w:val="center"/>
          </w:tcPr>
          <w:p w14:paraId="4D57F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GUID=d353f64f-e5ac-4f3b-9e21-130575cf8fc8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Address (if ascertained)</w:t>
            </w:r>
          </w:p>
        </w:tc>
        <w:tc>
          <w:tcPr>
            <w:tcW w:w="3282" w:type="dxa"/>
            <w:gridSpan w:val="3"/>
            <w:vAlign w:val="center"/>
          </w:tcPr>
          <w:p w14:paraId="43FD4E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GUID=4b1736c9-b638-44f5-b5cb-2882238d9cc1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 to be paid</w:t>
            </w:r>
          </w:p>
        </w:tc>
      </w:tr>
      <w:tr w:rsidR="005A22FC" w14:paraId="79E8B16A" w14:textId="77777777" w:rsidTr="00B86892">
        <w:trPr>
          <w:gridAfter w:val="1"/>
          <w:divId w:val="2116439976"/>
          <w:wAfter w:w="27" w:type="dxa"/>
          <w:cantSplit/>
          <w:trHeight w:val="80"/>
        </w:trPr>
        <w:tc>
          <w:tcPr>
            <w:tcW w:w="233" w:type="dxa"/>
            <w:vMerge w:val="restart"/>
          </w:tcPr>
          <w:p w14:paraId="05EDB1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0AC3FA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GUID=6e39a609-0c42-4bf4-80fb-83b33757321e </w:instrText>
            </w:r>
            <w:r w:rsidRPr="006F2CA2">
              <w:rPr>
                <w:rFonts w:ascii="Times New Roman" w:hAnsi="Times New Roman" w:cs="Times New Roman"/>
                <w:sz w:val="22"/>
                <w:szCs w:val="20"/>
                <w:lang w:val="en-GB" w:eastAsia="en-US"/>
              </w:rPr>
              <w:fldChar w:fldCharType="end"/>
            </w:r>
          </w:p>
        </w:tc>
        <w:tc>
          <w:tcPr>
            <w:tcW w:w="1316" w:type="dxa"/>
          </w:tcPr>
          <w:p w14:paraId="1B7D37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GUID=90b25bf6-7054-4363-aaa7-e902fccfc952 </w:instrText>
            </w:r>
            <w:r w:rsidRPr="006F2CA2">
              <w:rPr>
                <w:rFonts w:ascii="Times New Roman" w:hAnsi="Times New Roman" w:cs="Times New Roman"/>
                <w:sz w:val="22"/>
                <w:szCs w:val="20"/>
                <w:lang w:val="en-GB" w:eastAsia="en-US"/>
              </w:rPr>
              <w:fldChar w:fldCharType="end"/>
            </w:r>
          </w:p>
        </w:tc>
        <w:tc>
          <w:tcPr>
            <w:tcW w:w="3282" w:type="dxa"/>
            <w:gridSpan w:val="3"/>
          </w:tcPr>
          <w:p w14:paraId="2DB7A9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GUID=3de4c21d-9fdb-4661-b842-c93fe08e6e81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274DA090" w14:textId="77777777" w:rsidTr="00B86892">
        <w:trPr>
          <w:gridAfter w:val="1"/>
          <w:divId w:val="2116439976"/>
          <w:wAfter w:w="27" w:type="dxa"/>
          <w:cantSplit/>
          <w:trHeight w:val="80"/>
        </w:trPr>
        <w:tc>
          <w:tcPr>
            <w:tcW w:w="233" w:type="dxa"/>
            <w:vMerge w:val="restart"/>
          </w:tcPr>
          <w:p w14:paraId="6EEB39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511919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GUID=5fe56b0b-0b0d-4d60-8c8f-accd47c05490 </w:instrText>
            </w:r>
            <w:r w:rsidRPr="006F2CA2">
              <w:rPr>
                <w:rFonts w:ascii="Times New Roman" w:hAnsi="Times New Roman" w:cs="Times New Roman"/>
                <w:sz w:val="22"/>
                <w:szCs w:val="20"/>
                <w:lang w:val="en-GB" w:eastAsia="en-US"/>
              </w:rPr>
              <w:fldChar w:fldCharType="end"/>
            </w:r>
          </w:p>
        </w:tc>
        <w:tc>
          <w:tcPr>
            <w:tcW w:w="1316" w:type="dxa"/>
          </w:tcPr>
          <w:p w14:paraId="4AEB81D9" w14:textId="77777777" w:rsidR="006F2CA2" w:rsidRPr="006F2CA2" w:rsidRDefault="006F2CA2" w:rsidP="006F2CA2">
            <w:pPr>
              <w:tabs>
                <w:tab w:val="decimal" w:pos="0"/>
              </w:tabs>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GUID=13b55310-8560-4dd9-91e8-ca8ddae7b0b6 </w:instrText>
            </w:r>
            <w:r w:rsidRPr="006F2CA2">
              <w:rPr>
                <w:rFonts w:ascii="Times New Roman" w:hAnsi="Times New Roman" w:cs="Times New Roman"/>
                <w:sz w:val="22"/>
                <w:szCs w:val="20"/>
                <w:lang w:val="en-GB" w:eastAsia="en-US"/>
              </w:rPr>
              <w:fldChar w:fldCharType="end"/>
            </w:r>
          </w:p>
        </w:tc>
        <w:tc>
          <w:tcPr>
            <w:tcW w:w="3282" w:type="dxa"/>
            <w:gridSpan w:val="3"/>
          </w:tcPr>
          <w:p w14:paraId="47E13F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GUID=2059352f-3f81-41df-a7f4-8bfabe481fed </w:instrText>
            </w:r>
            <w:r w:rsidRPr="006F2CA2">
              <w:rPr>
                <w:rFonts w:ascii="Times New Roman" w:hAnsi="Times New Roman" w:cs="Times New Roman"/>
                <w:sz w:val="22"/>
                <w:szCs w:val="20"/>
                <w:lang w:val="en-GB" w:eastAsia="en-US"/>
              </w:rPr>
              <w:fldChar w:fldCharType="end"/>
            </w:r>
          </w:p>
        </w:tc>
      </w:tr>
      <w:tr w:rsidR="005A22FC" w14:paraId="46CBE3EB" w14:textId="77777777" w:rsidTr="00B86892">
        <w:trPr>
          <w:gridAfter w:val="1"/>
          <w:divId w:val="2116439976"/>
          <w:wAfter w:w="27" w:type="dxa"/>
          <w:cantSplit/>
          <w:trHeight w:val="80"/>
        </w:trPr>
        <w:tc>
          <w:tcPr>
            <w:tcW w:w="233" w:type="dxa"/>
            <w:vMerge w:val="restart"/>
          </w:tcPr>
          <w:p w14:paraId="68157B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B29C0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GUID=3437abbb-73a9-4a5c-bcfd-7df1b3f34f24 </w:instrText>
            </w:r>
            <w:r w:rsidRPr="006F2CA2">
              <w:rPr>
                <w:rFonts w:ascii="Times New Roman" w:hAnsi="Times New Roman" w:cs="Times New Roman"/>
                <w:sz w:val="22"/>
                <w:szCs w:val="20"/>
                <w:lang w:val="en-GB" w:eastAsia="en-US"/>
              </w:rPr>
              <w:fldChar w:fldCharType="end"/>
            </w:r>
          </w:p>
        </w:tc>
        <w:tc>
          <w:tcPr>
            <w:tcW w:w="1316" w:type="dxa"/>
          </w:tcPr>
          <w:p w14:paraId="2BC32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GUID=7239aff7-0ff6-4cac-abaa-e1b6550e2d04 </w:instrText>
            </w:r>
            <w:r w:rsidRPr="006F2CA2">
              <w:rPr>
                <w:rFonts w:ascii="Times New Roman" w:hAnsi="Times New Roman" w:cs="Times New Roman"/>
                <w:sz w:val="22"/>
                <w:szCs w:val="20"/>
                <w:lang w:val="en-GB" w:eastAsia="en-US"/>
              </w:rPr>
              <w:fldChar w:fldCharType="end"/>
            </w:r>
          </w:p>
        </w:tc>
        <w:tc>
          <w:tcPr>
            <w:tcW w:w="3282" w:type="dxa"/>
            <w:gridSpan w:val="3"/>
          </w:tcPr>
          <w:p w14:paraId="77F9D7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GUID=003226cc-3f54-495b-8e6b-a5f16d41f450 </w:instrText>
            </w:r>
            <w:r w:rsidRPr="006F2CA2">
              <w:rPr>
                <w:rFonts w:ascii="Times New Roman" w:hAnsi="Times New Roman" w:cs="Times New Roman"/>
                <w:sz w:val="22"/>
                <w:szCs w:val="20"/>
                <w:lang w:val="en-GB" w:eastAsia="en-US"/>
              </w:rPr>
              <w:fldChar w:fldCharType="end"/>
            </w:r>
          </w:p>
        </w:tc>
      </w:tr>
      <w:tr w:rsidR="005A22FC" w14:paraId="0C776A65" w14:textId="77777777" w:rsidTr="00B86892">
        <w:trPr>
          <w:gridAfter w:val="1"/>
          <w:divId w:val="2116439976"/>
          <w:wAfter w:w="27" w:type="dxa"/>
          <w:cantSplit/>
          <w:trHeight w:val="80"/>
        </w:trPr>
        <w:tc>
          <w:tcPr>
            <w:tcW w:w="233" w:type="dxa"/>
          </w:tcPr>
          <w:p w14:paraId="16F399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A5833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GUID=3f88137a-aa02-4f1b-8622-e52e7940cf95 </w:instrText>
            </w:r>
            <w:r w:rsidRPr="006F2CA2">
              <w:rPr>
                <w:rFonts w:ascii="Times New Roman" w:hAnsi="Times New Roman" w:cs="Times New Roman"/>
                <w:sz w:val="22"/>
                <w:szCs w:val="20"/>
                <w:lang w:val="en-GB" w:eastAsia="en-US"/>
              </w:rPr>
              <w:fldChar w:fldCharType="end"/>
            </w:r>
          </w:p>
        </w:tc>
        <w:tc>
          <w:tcPr>
            <w:tcW w:w="1316" w:type="dxa"/>
          </w:tcPr>
          <w:p w14:paraId="44B453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GUID=ea8814ae-fbfe-468b-9bba-7807de97d10c </w:instrText>
            </w:r>
            <w:r w:rsidRPr="006F2CA2">
              <w:rPr>
                <w:rFonts w:ascii="Times New Roman" w:hAnsi="Times New Roman" w:cs="Times New Roman"/>
                <w:sz w:val="22"/>
                <w:szCs w:val="20"/>
                <w:lang w:val="en-GB" w:eastAsia="en-US"/>
              </w:rPr>
              <w:fldChar w:fldCharType="end"/>
            </w:r>
          </w:p>
        </w:tc>
        <w:tc>
          <w:tcPr>
            <w:tcW w:w="3282" w:type="dxa"/>
            <w:gridSpan w:val="3"/>
          </w:tcPr>
          <w:p w14:paraId="5503C3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GUID=afa81be1-b1d3-40e5-a185-238a35187704 </w:instrText>
            </w:r>
            <w:r w:rsidRPr="006F2CA2">
              <w:rPr>
                <w:rFonts w:ascii="Times New Roman" w:hAnsi="Times New Roman" w:cs="Times New Roman"/>
                <w:sz w:val="22"/>
                <w:szCs w:val="20"/>
                <w:lang w:val="en-GB" w:eastAsia="en-US"/>
              </w:rPr>
              <w:fldChar w:fldCharType="end"/>
            </w:r>
          </w:p>
        </w:tc>
      </w:tr>
      <w:tr w:rsidR="006F2CA2" w:rsidRPr="006F2CA2" w14:paraId="2A27B9FF" w14:textId="77777777" w:rsidTr="00B86892">
        <w:trPr>
          <w:divId w:val="2116439976"/>
          <w:cantSplit/>
        </w:trPr>
        <w:tc>
          <w:tcPr>
            <w:tcW w:w="7138" w:type="dxa"/>
            <w:gridSpan w:val="9"/>
          </w:tcPr>
          <w:p w14:paraId="5C3959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F235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GUID=ed05cabb-f338-4fad-a6ca-b8508d279a97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182</w:t>
            </w:r>
          </w:p>
        </w:tc>
      </w:tr>
      <w:tr w:rsidR="006F2CA2" w:rsidRPr="006F2CA2" w14:paraId="7B44CFC7" w14:textId="77777777" w:rsidTr="00B86892">
        <w:trPr>
          <w:divId w:val="2116439976"/>
          <w:cantSplit/>
        </w:trPr>
        <w:tc>
          <w:tcPr>
            <w:tcW w:w="1259" w:type="dxa"/>
            <w:gridSpan w:val="2"/>
          </w:tcPr>
          <w:p w14:paraId="51173F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GUID=b902e2e7-a6ec-48eb-a828-4ceeabe1b75a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40" w:type="dxa"/>
            <w:gridSpan w:val="4"/>
          </w:tcPr>
          <w:p w14:paraId="03EB35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A1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GUID=17a4b5f4-6318-49a6-b7e5-eb3087285d77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AUTHORITY TO COMPANY </w:t>
            </w:r>
            <w:r w:rsidRPr="006F2CA2">
              <w:rPr>
                <w:rFonts w:ascii="Times New Roman" w:hAnsi="Times New Roman" w:cs="Times New Roman"/>
                <w:sz w:val="22"/>
                <w:szCs w:val="20"/>
                <w:lang w:val="en-GB" w:eastAsia="en-US"/>
              </w:rPr>
              <w:br/>
              <w:t>TO REGISTER TRANSFER</w:t>
            </w:r>
          </w:p>
        </w:tc>
        <w:tc>
          <w:tcPr>
            <w:tcW w:w="1339" w:type="dxa"/>
            <w:gridSpan w:val="3"/>
          </w:tcPr>
          <w:p w14:paraId="0D9DD6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GUID=339e54a3-9b1a-43e6-8d45-25b86ea0b100 </w:instrText>
            </w:r>
            <w:r w:rsidRPr="006F2CA2">
              <w:rPr>
                <w:rFonts w:ascii="Times New Roman" w:hAnsi="Times New Roman" w:cs="Times New Roman"/>
                <w:sz w:val="22"/>
                <w:szCs w:val="20"/>
                <w:lang w:val="en-GB" w:eastAsia="en-US"/>
              </w:rPr>
              <w:fldChar w:fldCharType="end"/>
            </w:r>
          </w:p>
        </w:tc>
      </w:tr>
      <w:tr w:rsidR="006F2CA2" w:rsidRPr="006F2CA2" w14:paraId="79C78195" w14:textId="77777777" w:rsidTr="00B86892">
        <w:trPr>
          <w:divId w:val="2116439976"/>
          <w:cantSplit/>
        </w:trPr>
        <w:tc>
          <w:tcPr>
            <w:tcW w:w="7138" w:type="dxa"/>
            <w:gridSpan w:val="9"/>
          </w:tcPr>
          <w:p w14:paraId="19E3F6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GUID=e0a97ce1-d5bc-4464-9100-39be75e59d08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71E4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GUID=169e587f-4b5b-4626-9921-b72055698761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Co. Ltd., </w:t>
            </w:r>
            <w:r w:rsidRPr="006F2CA2">
              <w:rPr>
                <w:rFonts w:ascii="Times New Roman" w:hAnsi="Times New Roman" w:cs="Times New Roman"/>
                <w:sz w:val="22"/>
                <w:szCs w:val="20"/>
                <w:lang w:val="en-GB" w:eastAsia="en-US"/>
              </w:rPr>
              <w:br/>
              <w:t>         Singapore.</w:t>
            </w:r>
          </w:p>
          <w:p w14:paraId="01693C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GUID=206fb3c7-ba5e-4251-8e08-25b8f0f76e0f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register transfer of shares Nos.          from          to the Accountant-General.</w:t>
            </w:r>
          </w:p>
          <w:p w14:paraId="3D3B6A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GUID=52cc39d4-5ea3-416f-8b63-b195aa3733e8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B626B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GUID=0d075c7d-0381-42c3-a99c-74135da49a99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Accountant-General.</w:t>
            </w:r>
          </w:p>
        </w:tc>
      </w:tr>
      <w:tr w:rsidR="006F2CA2" w:rsidRPr="006F2CA2" w14:paraId="2FE0866C" w14:textId="77777777" w:rsidTr="00B86892">
        <w:trPr>
          <w:divId w:val="2116439976"/>
          <w:cantSplit/>
        </w:trPr>
        <w:tc>
          <w:tcPr>
            <w:tcW w:w="7138" w:type="dxa"/>
            <w:gridSpan w:val="9"/>
          </w:tcPr>
          <w:p w14:paraId="75C334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GUID=b133c1ee-2e6e-4b27-a46c-bfc03b61c54a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TRANSFER</w:t>
            </w:r>
          </w:p>
          <w:p w14:paraId="5CC6D5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GUID=96978dd3-a44a-45af-9a71-df29ab9033ac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abovementioned shares have this day been transferred as authorised.</w:t>
            </w:r>
          </w:p>
          <w:p w14:paraId="530A1CB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GUID=4cbff01a-9b5d-427c-811c-48de537bdc7d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5FDAC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GUID=3c278564-2c6f-4cb3-a6ae-a92d152df216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Secretary of the              Co. Ltd.</w:t>
            </w:r>
          </w:p>
        </w:tc>
      </w:tr>
    </w:tbl>
    <w:p w14:paraId="5391B426" w14:textId="77777777" w:rsidR="002809B5" w:rsidRDefault="002809B5" w:rsidP="006F2CA2">
      <w:pPr>
        <w:spacing w:before="120" w:after="0" w:line="240" w:lineRule="auto"/>
        <w:jc w:val="both"/>
        <w:divId w:val="2116439976"/>
        <w:rPr>
          <w:rFonts w:ascii="Times New Roman" w:hAnsi="Times New Roman" w:cs="Times New Roman"/>
          <w:sz w:val="26"/>
          <w:szCs w:val="20"/>
          <w:lang w:val="en-GB" w:eastAsia="en-US"/>
        </w:rPr>
      </w:pPr>
    </w:p>
    <w:p w14:paraId="17B90A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755" w:type="dxa"/>
        <w:jc w:val="center"/>
        <w:tblLook w:val="04A0" w:firstRow="1" w:lastRow="0" w:firstColumn="1" w:lastColumn="0" w:noHBand="0" w:noVBand="1"/>
      </w:tblPr>
      <w:tblGrid>
        <w:gridCol w:w="567"/>
        <w:gridCol w:w="553"/>
        <w:gridCol w:w="758"/>
        <w:gridCol w:w="495"/>
        <w:gridCol w:w="495"/>
        <w:gridCol w:w="633"/>
        <w:gridCol w:w="729"/>
        <w:gridCol w:w="510"/>
        <w:gridCol w:w="370"/>
        <w:gridCol w:w="370"/>
        <w:gridCol w:w="416"/>
        <w:gridCol w:w="1494"/>
        <w:gridCol w:w="365"/>
      </w:tblGrid>
      <w:tr w:rsidR="006F2CA2" w:rsidRPr="006F2CA2" w14:paraId="780A343D" w14:textId="77777777" w:rsidTr="002D4084">
        <w:trPr>
          <w:gridAfter w:val="1"/>
          <w:divId w:val="2116439976"/>
          <w:wAfter w:w="365" w:type="dxa"/>
          <w:cantSplit/>
          <w:jc w:val="center"/>
        </w:trPr>
        <w:tc>
          <w:tcPr>
            <w:tcW w:w="7390" w:type="dxa"/>
            <w:gridSpan w:val="12"/>
          </w:tcPr>
          <w:p w14:paraId="30D9300F"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17156F11"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2C529A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GUID=5457f816-986d-47fb-b099-827cd8e7e67b </w:instrText>
            </w:r>
            <w:r w:rsidRPr="006F2CA2">
              <w:rPr>
                <w:rFonts w:ascii="Times New Roman" w:hAnsi="Times New Roman" w:cs="Times New Roman"/>
                <w:sz w:val="22"/>
                <w:szCs w:val="20"/>
                <w:lang w:val="en-GB" w:eastAsia="en-US"/>
              </w:rPr>
              <w:fldChar w:fldCharType="end"/>
            </w:r>
          </w:p>
        </w:tc>
      </w:tr>
      <w:tr w:rsidR="006F2CA2" w:rsidRPr="006F2CA2" w14:paraId="517FB71D" w14:textId="77777777" w:rsidTr="002D4084">
        <w:trPr>
          <w:gridAfter w:val="5"/>
          <w:divId w:val="2116439976"/>
          <w:wAfter w:w="3015" w:type="dxa"/>
          <w:cantSplit/>
          <w:jc w:val="center"/>
        </w:trPr>
        <w:tc>
          <w:tcPr>
            <w:tcW w:w="4740" w:type="dxa"/>
            <w:gridSpan w:val="8"/>
          </w:tcPr>
          <w:p w14:paraId="3A831314"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p>
        </w:tc>
      </w:tr>
      <w:tr w:rsidR="006F2CA2" w:rsidRPr="006F2CA2" w14:paraId="0DAFA85A" w14:textId="77777777" w:rsidTr="002D4084">
        <w:trPr>
          <w:gridAfter w:val="1"/>
          <w:divId w:val="2116439976"/>
          <w:wAfter w:w="365" w:type="dxa"/>
          <w:cantSplit/>
          <w:jc w:val="center"/>
        </w:trPr>
        <w:tc>
          <w:tcPr>
            <w:tcW w:w="7390" w:type="dxa"/>
            <w:gridSpan w:val="12"/>
          </w:tcPr>
          <w:p w14:paraId="2BA0AD00" w14:textId="77777777" w:rsidR="002809B5" w:rsidRDefault="002809B5" w:rsidP="00B8689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183</w:t>
            </w:r>
          </w:p>
          <w:p w14:paraId="4E19AE31" w14:textId="77777777" w:rsidR="002809B5" w:rsidRPr="002809B5" w:rsidRDefault="002809B5" w:rsidP="00B86892">
            <w:pPr>
              <w:spacing w:before="60" w:after="60" w:line="240" w:lineRule="auto"/>
              <w:jc w:val="center"/>
              <w:rPr>
                <w:rFonts w:ascii="Times New Roman" w:hAnsi="Times New Roman" w:cs="Times New Roman"/>
                <w:sz w:val="18"/>
                <w:szCs w:val="18"/>
                <w:lang w:val="en-GB" w:eastAsia="en-US"/>
              </w:rPr>
            </w:pPr>
            <w:r w:rsidRPr="002809B5">
              <w:rPr>
                <w:rFonts w:ascii="Times New Roman" w:hAnsi="Times New Roman" w:cs="Times New Roman"/>
                <w:sz w:val="18"/>
                <w:szCs w:val="18"/>
                <w:lang w:val="en-GB" w:eastAsia="en-US"/>
              </w:rPr>
              <w:t>R.971</w:t>
            </w:r>
          </w:p>
          <w:p w14:paraId="4A3C7BC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STATUTORY DECLARATION</w:t>
            </w:r>
          </w:p>
          <w:p w14:paraId="0D660D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GUID=8e191a2e-42f6-40c1-92b0-34573df73208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1F453B" w14:textId="77777777" w:rsidR="006F2CA2" w:rsidRPr="006F2CA2" w:rsidRDefault="006F2CA2" w:rsidP="002D4084">
            <w:pPr>
              <w:spacing w:before="120" w:after="0" w:line="240" w:lineRule="auto"/>
              <w:ind w:left="601" w:hanging="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GUID=5d5baeb3-57a5-46f1-aaa4-c6ecb69b6d17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 I (name and address of applicant) solemnly and sincerely declare that I am the (degree of relationship) and next or one of the next-of-kin of (name of deceased) and that I am entitled to take out Letters of Administration to his estate and to receive the sum of $        directed to be paid to him by the Order dated the      day of                      20       . And I further declare that the total value of the assets of the deceased including the above sum does not exceed $10,000 and I certify that the funeral and other testamentary expenses of the deceased have been paid. And I make this solemn declaration conscientiously believing the same to be true and by virtue of the provisions of the Oaths and Declarations Act (Cap. 211).</w:t>
            </w:r>
          </w:p>
        </w:tc>
      </w:tr>
      <w:tr w:rsidR="006F2CA2" w:rsidRPr="006F2CA2" w14:paraId="0A58FE2D" w14:textId="77777777" w:rsidTr="002D4084">
        <w:trPr>
          <w:gridAfter w:val="1"/>
          <w:divId w:val="2116439976"/>
          <w:wAfter w:w="365" w:type="dxa"/>
          <w:cantSplit/>
          <w:jc w:val="center"/>
        </w:trPr>
        <w:tc>
          <w:tcPr>
            <w:tcW w:w="7390" w:type="dxa"/>
            <w:gridSpan w:val="12"/>
          </w:tcPr>
          <w:p w14:paraId="26DA35DA" w14:textId="77777777" w:rsidR="006F2CA2" w:rsidRPr="006F2CA2" w:rsidRDefault="006F2CA2" w:rsidP="002D7BC7">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GUID=62c7afc0-05f9-4578-8ed0-fce081359553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w:t>
            </w:r>
          </w:p>
          <w:p w14:paraId="1C50A5AB" w14:textId="77777777" w:rsidR="006F2CA2" w:rsidRPr="006F2CA2" w:rsidRDefault="006F2CA2" w:rsidP="002D4084">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GUID=14d3ba3a-e24c-4783-bfaa-35cda3325cc7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Declared before me this    day of            20  </w:t>
            </w:r>
            <w:proofErr w:type="gramStart"/>
            <w:r w:rsidRPr="006F2CA2">
              <w:rPr>
                <w:rFonts w:ascii="Times New Roman" w:hAnsi="Times New Roman" w:cs="Times New Roman"/>
                <w:sz w:val="22"/>
                <w:szCs w:val="20"/>
                <w:lang w:val="en-GB" w:eastAsia="en-US"/>
              </w:rPr>
              <w:t>  .</w:t>
            </w:r>
            <w:proofErr w:type="gramEnd"/>
          </w:p>
          <w:p w14:paraId="5CF050CF" w14:textId="77777777" w:rsidR="006F2CA2" w:rsidRPr="006F2CA2" w:rsidRDefault="002D4084" w:rsidP="002D4084">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GUID=3a1687cd-33e1-4ac5-905c-ce1661f598e1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(Name and designation of officer administering oath)</w:t>
            </w:r>
          </w:p>
        </w:tc>
      </w:tr>
      <w:tr w:rsidR="006F2CA2" w:rsidRPr="006F2CA2" w14:paraId="6C466C66" w14:textId="77777777" w:rsidTr="002D4084">
        <w:trPr>
          <w:divId w:val="2116439976"/>
          <w:cantSplit/>
          <w:jc w:val="center"/>
        </w:trPr>
        <w:tc>
          <w:tcPr>
            <w:tcW w:w="7755" w:type="dxa"/>
            <w:gridSpan w:val="13"/>
          </w:tcPr>
          <w:p w14:paraId="131BCA2F" w14:textId="77777777" w:rsidR="006F2CA2" w:rsidRDefault="006F2CA2" w:rsidP="002D4084">
            <w:pPr>
              <w:spacing w:before="60" w:after="60" w:line="240" w:lineRule="auto"/>
              <w:ind w:firstLine="34"/>
              <w:jc w:val="right"/>
              <w:rPr>
                <w:rFonts w:ascii="Times New Roman" w:hAnsi="Times New Roman" w:cs="Times New Roman"/>
                <w:sz w:val="22"/>
                <w:szCs w:val="20"/>
                <w:lang w:val="en-GB" w:eastAsia="en-US"/>
              </w:rPr>
            </w:pPr>
          </w:p>
          <w:p w14:paraId="2C282BA4" w14:textId="77777777" w:rsidR="002D4084" w:rsidRPr="006F2CA2" w:rsidRDefault="002D4084" w:rsidP="002D4084">
            <w:pPr>
              <w:spacing w:before="60" w:after="60" w:line="240" w:lineRule="auto"/>
              <w:ind w:firstLine="34"/>
              <w:jc w:val="right"/>
              <w:rPr>
                <w:rFonts w:ascii="Times New Roman" w:hAnsi="Times New Roman" w:cs="Times New Roman"/>
                <w:sz w:val="22"/>
                <w:szCs w:val="20"/>
                <w:lang w:val="en-GB" w:eastAsia="en-US"/>
              </w:rPr>
            </w:pPr>
          </w:p>
          <w:p w14:paraId="1C1EF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GUID=b4379e83-79c7-41c1-8b63-ef2438c81953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184</w:t>
            </w:r>
          </w:p>
        </w:tc>
      </w:tr>
      <w:tr w:rsidR="006F2CA2" w:rsidRPr="006F2CA2" w14:paraId="1BD654AB" w14:textId="77777777" w:rsidTr="002D4084">
        <w:trPr>
          <w:divId w:val="2116439976"/>
          <w:cantSplit/>
          <w:jc w:val="center"/>
        </w:trPr>
        <w:tc>
          <w:tcPr>
            <w:tcW w:w="1878" w:type="dxa"/>
            <w:gridSpan w:val="3"/>
          </w:tcPr>
          <w:p w14:paraId="64B9645D" w14:textId="77777777" w:rsidR="006F2CA2" w:rsidRPr="006F2CA2" w:rsidRDefault="006F2CA2" w:rsidP="002D4084">
            <w:pPr>
              <w:spacing w:before="60" w:after="60" w:line="240" w:lineRule="auto"/>
              <w:ind w:firstLine="34"/>
              <w:jc w:val="right"/>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GUID=08928095-d836-42ac-ac26-f12a0ca24eb0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R.978</w:t>
            </w:r>
          </w:p>
        </w:tc>
        <w:tc>
          <w:tcPr>
            <w:tcW w:w="3602" w:type="dxa"/>
            <w:gridSpan w:val="7"/>
          </w:tcPr>
          <w:p w14:paraId="374C1F6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p>
          <w:p w14:paraId="7E5E51B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GUID=e3fd80a5-4a55-4978-aa8d-bd3a06e87aac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ACCOUNT BOOK</w:t>
            </w:r>
          </w:p>
        </w:tc>
        <w:tc>
          <w:tcPr>
            <w:tcW w:w="2275" w:type="dxa"/>
            <w:gridSpan w:val="3"/>
          </w:tcPr>
          <w:p w14:paraId="0370DCE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GUID=15e16129-51a9-4894-b8a5-abb2248fd60c </w:instrText>
            </w:r>
            <w:r w:rsidRPr="006F2CA2">
              <w:rPr>
                <w:rFonts w:ascii="Times New Roman" w:hAnsi="Times New Roman" w:cs="Times New Roman"/>
                <w:sz w:val="22"/>
                <w:szCs w:val="20"/>
                <w:lang w:val="en-GB" w:eastAsia="en-US"/>
              </w:rPr>
              <w:fldChar w:fldCharType="end"/>
            </w:r>
          </w:p>
        </w:tc>
      </w:tr>
      <w:tr w:rsidR="006F2CA2" w:rsidRPr="006F2CA2" w14:paraId="6F3191C6" w14:textId="77777777" w:rsidTr="002D4084">
        <w:trPr>
          <w:divId w:val="2116439976"/>
          <w:cantSplit/>
          <w:jc w:val="center"/>
        </w:trPr>
        <w:tc>
          <w:tcPr>
            <w:tcW w:w="7755" w:type="dxa"/>
            <w:gridSpan w:val="13"/>
          </w:tcPr>
          <w:p w14:paraId="087AEF0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GUID=5265eace-cb75-4ddd-a600-159ec8b3005a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RECEIPTS</w:t>
            </w:r>
          </w:p>
        </w:tc>
      </w:tr>
      <w:tr w:rsidR="005A22FC" w14:paraId="2BA9F3D9" w14:textId="77777777" w:rsidTr="002D7BC7">
        <w:trPr>
          <w:divId w:val="2116439976"/>
          <w:cantSplit/>
          <w:jc w:val="center"/>
        </w:trPr>
        <w:tc>
          <w:tcPr>
            <w:tcW w:w="567" w:type="dxa"/>
          </w:tcPr>
          <w:p w14:paraId="5BB240C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GUID=29751e6b-8e11-4f8b-bd0b-99c1e774a14d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606C093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GUID=106f80b4-bf26-46e2-9045-130b2f77af66 </w:instrText>
            </w:r>
            <w:r w:rsidRPr="006F2CA2">
              <w:rPr>
                <w:rFonts w:ascii="Times New Roman" w:hAnsi="Times New Roman" w:cs="Times New Roman"/>
                <w:sz w:val="22"/>
                <w:szCs w:val="20"/>
                <w:lang w:val="en-GB" w:eastAsia="en-US"/>
              </w:rPr>
              <w:fldChar w:fldCharType="end"/>
            </w:r>
          </w:p>
        </w:tc>
      </w:tr>
      <w:tr w:rsidR="005A22FC" w14:paraId="2E4C995E" w14:textId="77777777" w:rsidTr="002D7BC7">
        <w:trPr>
          <w:divId w:val="2116439976"/>
          <w:cantSplit/>
          <w:trHeight w:val="60"/>
          <w:jc w:val="center"/>
        </w:trPr>
        <w:tc>
          <w:tcPr>
            <w:tcW w:w="567" w:type="dxa"/>
            <w:tcBorders>
              <w:right w:val="single" w:sz="4" w:space="0" w:color="auto"/>
            </w:tcBorders>
            <w:vAlign w:val="center"/>
          </w:tcPr>
          <w:p w14:paraId="31FC8B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GUID=e529f38c-80a6-467d-8ed6-720c8d6b4b72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bottom w:val="single" w:sz="4" w:space="0" w:color="auto"/>
              <w:right w:val="single" w:sz="4" w:space="0" w:color="auto"/>
            </w:tcBorders>
            <w:vAlign w:val="center"/>
          </w:tcPr>
          <w:p w14:paraId="4072F6F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GUID=673685d4-dfa8-4fea-b792-9dccce391663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758" w:type="dxa"/>
            <w:tcBorders>
              <w:top w:val="single" w:sz="4" w:space="0" w:color="auto"/>
              <w:left w:val="single" w:sz="4" w:space="0" w:color="auto"/>
              <w:bottom w:val="single" w:sz="4" w:space="0" w:color="auto"/>
              <w:right w:val="single" w:sz="4" w:space="0" w:color="auto"/>
            </w:tcBorders>
            <w:vAlign w:val="center"/>
          </w:tcPr>
          <w:p w14:paraId="15782FA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GUID=b135d75b-9775-4f2f-90c1-b6257453333c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From whom received</w:t>
            </w:r>
          </w:p>
        </w:tc>
        <w:tc>
          <w:tcPr>
            <w:tcW w:w="990" w:type="dxa"/>
            <w:gridSpan w:val="2"/>
            <w:tcBorders>
              <w:top w:val="single" w:sz="4" w:space="0" w:color="auto"/>
              <w:left w:val="single" w:sz="4" w:space="0" w:color="auto"/>
              <w:bottom w:val="single" w:sz="4" w:space="0" w:color="auto"/>
              <w:right w:val="single" w:sz="4" w:space="0" w:color="auto"/>
            </w:tcBorders>
            <w:vAlign w:val="center"/>
          </w:tcPr>
          <w:p w14:paraId="3EC7F02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GUID=eb8d717f-05d2-43f3-a933-9d6db44f04a8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633" w:type="dxa"/>
            <w:tcBorders>
              <w:top w:val="single" w:sz="4" w:space="0" w:color="auto"/>
              <w:left w:val="single" w:sz="4" w:space="0" w:color="auto"/>
              <w:bottom w:val="single" w:sz="4" w:space="0" w:color="auto"/>
              <w:right w:val="single" w:sz="4" w:space="0" w:color="auto"/>
            </w:tcBorders>
            <w:vAlign w:val="center"/>
          </w:tcPr>
          <w:p w14:paraId="1755F37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GUID=38932b57-8b19-4b9a-b6a5-914408619b7c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whose credit paid</w:t>
            </w:r>
          </w:p>
        </w:tc>
        <w:tc>
          <w:tcPr>
            <w:tcW w:w="729" w:type="dxa"/>
            <w:tcBorders>
              <w:top w:val="single" w:sz="4" w:space="0" w:color="auto"/>
              <w:left w:val="single" w:sz="4" w:space="0" w:color="auto"/>
              <w:bottom w:val="single" w:sz="4" w:space="0" w:color="auto"/>
              <w:right w:val="single" w:sz="4" w:space="0" w:color="auto"/>
            </w:tcBorders>
            <w:vAlign w:val="center"/>
          </w:tcPr>
          <w:p w14:paraId="576B205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GUID=ae219487-bd59-4cfd-81c5-2fd057035e35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Receipt</w:t>
            </w:r>
          </w:p>
        </w:tc>
        <w:tc>
          <w:tcPr>
            <w:tcW w:w="880" w:type="dxa"/>
            <w:gridSpan w:val="2"/>
            <w:tcBorders>
              <w:top w:val="single" w:sz="4" w:space="0" w:color="auto"/>
              <w:left w:val="single" w:sz="4" w:space="0" w:color="auto"/>
              <w:bottom w:val="single" w:sz="4" w:space="0" w:color="auto"/>
              <w:right w:val="single" w:sz="4" w:space="0" w:color="auto"/>
            </w:tcBorders>
            <w:vAlign w:val="center"/>
          </w:tcPr>
          <w:p w14:paraId="43C53F5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GUID=f8627aad-3415-47ae-987c-175cace0a081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Received</w:t>
            </w:r>
          </w:p>
        </w:tc>
        <w:tc>
          <w:tcPr>
            <w:tcW w:w="786" w:type="dxa"/>
            <w:gridSpan w:val="2"/>
            <w:tcBorders>
              <w:top w:val="single" w:sz="4" w:space="0" w:color="auto"/>
              <w:left w:val="single" w:sz="4" w:space="0" w:color="auto"/>
              <w:bottom w:val="single" w:sz="4" w:space="0" w:color="auto"/>
              <w:right w:val="single" w:sz="4" w:space="0" w:color="auto"/>
            </w:tcBorders>
            <w:vAlign w:val="center"/>
          </w:tcPr>
          <w:p w14:paraId="011CB9B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GUID=d8b331a6-9da2-43f9-867c-58c8bd9af776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Banked</w:t>
            </w:r>
          </w:p>
        </w:tc>
        <w:tc>
          <w:tcPr>
            <w:tcW w:w="1859" w:type="dxa"/>
            <w:gridSpan w:val="2"/>
            <w:tcBorders>
              <w:top w:val="single" w:sz="4" w:space="0" w:color="auto"/>
              <w:left w:val="single" w:sz="4" w:space="0" w:color="auto"/>
              <w:bottom w:val="single" w:sz="4" w:space="0" w:color="auto"/>
              <w:right w:val="single" w:sz="4" w:space="0" w:color="auto"/>
            </w:tcBorders>
            <w:vAlign w:val="center"/>
          </w:tcPr>
          <w:p w14:paraId="460E512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GUID=65da8280-9661-47a7-b3dc-cc54702402a4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 of Payment</w:t>
            </w:r>
          </w:p>
        </w:tc>
      </w:tr>
      <w:tr w:rsidR="005A22FC" w14:paraId="3BE813E5" w14:textId="77777777" w:rsidTr="002D7BC7">
        <w:trPr>
          <w:divId w:val="2116439976"/>
          <w:cantSplit/>
          <w:trHeight w:val="60"/>
          <w:jc w:val="center"/>
        </w:trPr>
        <w:tc>
          <w:tcPr>
            <w:tcW w:w="567" w:type="dxa"/>
            <w:tcBorders>
              <w:right w:val="single" w:sz="4" w:space="0" w:color="auto"/>
            </w:tcBorders>
          </w:tcPr>
          <w:p w14:paraId="4BA479AC"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GUID=8ab2246c-95d6-4e6c-81fa-e71d9e12ffe4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tcPr>
          <w:p w14:paraId="7FDCA31B"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GUID=5fa3816f-aa8d-4600-9f9b-ec86b1271af5 </w:instrText>
            </w:r>
            <w:r w:rsidRPr="006F2CA2">
              <w:rPr>
                <w:rFonts w:ascii="Times New Roman" w:hAnsi="Times New Roman" w:cs="Times New Roman"/>
                <w:sz w:val="22"/>
                <w:szCs w:val="20"/>
                <w:lang w:val="en-GB" w:eastAsia="en-US"/>
              </w:rPr>
              <w:fldChar w:fldCharType="end"/>
            </w:r>
          </w:p>
        </w:tc>
        <w:tc>
          <w:tcPr>
            <w:tcW w:w="758" w:type="dxa"/>
            <w:tcBorders>
              <w:top w:val="single" w:sz="4" w:space="0" w:color="auto"/>
              <w:left w:val="single" w:sz="4" w:space="0" w:color="auto"/>
              <w:right w:val="single" w:sz="4" w:space="0" w:color="auto"/>
            </w:tcBorders>
          </w:tcPr>
          <w:p w14:paraId="4E6A4B0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GUID=dfbb909b-e67a-4042-a27c-54a80adfcd1e </w:instrText>
            </w:r>
            <w:r w:rsidRPr="006F2CA2">
              <w:rPr>
                <w:rFonts w:ascii="Times New Roman" w:hAnsi="Times New Roman" w:cs="Times New Roman"/>
                <w:sz w:val="22"/>
                <w:szCs w:val="20"/>
                <w:lang w:val="en-GB" w:eastAsia="en-US"/>
              </w:rPr>
              <w:fldChar w:fldCharType="end"/>
            </w:r>
          </w:p>
        </w:tc>
        <w:tc>
          <w:tcPr>
            <w:tcW w:w="990" w:type="dxa"/>
            <w:gridSpan w:val="2"/>
            <w:tcBorders>
              <w:top w:val="single" w:sz="4" w:space="0" w:color="auto"/>
              <w:left w:val="single" w:sz="4" w:space="0" w:color="auto"/>
              <w:right w:val="single" w:sz="4" w:space="0" w:color="auto"/>
            </w:tcBorders>
          </w:tcPr>
          <w:p w14:paraId="5ECD2E1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GUID=3b68338b-af94-42a9-9e38-8270343b407c </w:instrText>
            </w:r>
            <w:r w:rsidRPr="006F2CA2">
              <w:rPr>
                <w:rFonts w:ascii="Times New Roman" w:hAnsi="Times New Roman" w:cs="Times New Roman"/>
                <w:sz w:val="22"/>
                <w:szCs w:val="20"/>
                <w:lang w:val="en-GB" w:eastAsia="en-US"/>
              </w:rPr>
              <w:fldChar w:fldCharType="end"/>
            </w:r>
          </w:p>
        </w:tc>
        <w:tc>
          <w:tcPr>
            <w:tcW w:w="633" w:type="dxa"/>
            <w:tcBorders>
              <w:top w:val="single" w:sz="4" w:space="0" w:color="auto"/>
              <w:left w:val="single" w:sz="4" w:space="0" w:color="auto"/>
              <w:right w:val="single" w:sz="4" w:space="0" w:color="auto"/>
            </w:tcBorders>
          </w:tcPr>
          <w:p w14:paraId="006D634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GUID=6b8dfaa4-c06b-4a5f-92e1-9a0c91c6a967 </w:instrText>
            </w:r>
            <w:r w:rsidRPr="006F2CA2">
              <w:rPr>
                <w:rFonts w:ascii="Times New Roman" w:hAnsi="Times New Roman" w:cs="Times New Roman"/>
                <w:sz w:val="22"/>
                <w:szCs w:val="20"/>
                <w:lang w:val="en-GB" w:eastAsia="en-US"/>
              </w:rPr>
              <w:fldChar w:fldCharType="end"/>
            </w:r>
          </w:p>
        </w:tc>
        <w:tc>
          <w:tcPr>
            <w:tcW w:w="729" w:type="dxa"/>
            <w:tcBorders>
              <w:top w:val="single" w:sz="4" w:space="0" w:color="auto"/>
              <w:left w:val="single" w:sz="4" w:space="0" w:color="auto"/>
              <w:right w:val="single" w:sz="4" w:space="0" w:color="auto"/>
            </w:tcBorders>
          </w:tcPr>
          <w:p w14:paraId="7F863C2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GUID=e98ed7c5-315e-43dd-a606-99fbc608e800 </w:instrText>
            </w:r>
            <w:r w:rsidRPr="006F2CA2">
              <w:rPr>
                <w:rFonts w:ascii="Times New Roman" w:hAnsi="Times New Roman" w:cs="Times New Roman"/>
                <w:sz w:val="22"/>
                <w:szCs w:val="20"/>
                <w:lang w:val="en-GB" w:eastAsia="en-US"/>
              </w:rPr>
              <w:fldChar w:fldCharType="end"/>
            </w:r>
          </w:p>
        </w:tc>
        <w:tc>
          <w:tcPr>
            <w:tcW w:w="880" w:type="dxa"/>
            <w:gridSpan w:val="2"/>
            <w:tcBorders>
              <w:top w:val="single" w:sz="4" w:space="0" w:color="auto"/>
              <w:left w:val="single" w:sz="4" w:space="0" w:color="auto"/>
              <w:right w:val="single" w:sz="4" w:space="0" w:color="auto"/>
            </w:tcBorders>
          </w:tcPr>
          <w:p w14:paraId="5BBDDE0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GUID=99ed2a30-ddf3-4337-859b-74492e0c2a99 </w:instrText>
            </w:r>
            <w:r w:rsidRPr="006F2CA2">
              <w:rPr>
                <w:rFonts w:ascii="Times New Roman" w:hAnsi="Times New Roman" w:cs="Times New Roman"/>
                <w:sz w:val="22"/>
                <w:szCs w:val="20"/>
                <w:lang w:val="en-GB" w:eastAsia="en-US"/>
              </w:rPr>
              <w:fldChar w:fldCharType="end"/>
            </w:r>
          </w:p>
        </w:tc>
        <w:tc>
          <w:tcPr>
            <w:tcW w:w="786" w:type="dxa"/>
            <w:gridSpan w:val="2"/>
            <w:tcBorders>
              <w:top w:val="single" w:sz="4" w:space="0" w:color="auto"/>
              <w:left w:val="single" w:sz="4" w:space="0" w:color="auto"/>
              <w:right w:val="single" w:sz="4" w:space="0" w:color="auto"/>
            </w:tcBorders>
          </w:tcPr>
          <w:p w14:paraId="1DFBE40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GUID=fa4f5f74-9a54-4322-a313-ce0859db12fd </w:instrText>
            </w:r>
            <w:r w:rsidRPr="006F2CA2">
              <w:rPr>
                <w:rFonts w:ascii="Times New Roman" w:hAnsi="Times New Roman" w:cs="Times New Roman"/>
                <w:sz w:val="22"/>
                <w:szCs w:val="20"/>
                <w:lang w:val="en-GB" w:eastAsia="en-US"/>
              </w:rPr>
              <w:fldChar w:fldCharType="end"/>
            </w:r>
          </w:p>
        </w:tc>
        <w:tc>
          <w:tcPr>
            <w:tcW w:w="1859" w:type="dxa"/>
            <w:gridSpan w:val="2"/>
            <w:tcBorders>
              <w:top w:val="single" w:sz="4" w:space="0" w:color="auto"/>
              <w:left w:val="single" w:sz="4" w:space="0" w:color="auto"/>
              <w:right w:val="single" w:sz="4" w:space="0" w:color="auto"/>
            </w:tcBorders>
          </w:tcPr>
          <w:p w14:paraId="636885F6"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GUID=c221c8b6-4328-43f8-86e4-56898dbb5e66 </w:instrText>
            </w:r>
            <w:r w:rsidRPr="006F2CA2">
              <w:rPr>
                <w:rFonts w:ascii="Times New Roman" w:hAnsi="Times New Roman" w:cs="Times New Roman"/>
                <w:sz w:val="22"/>
                <w:szCs w:val="20"/>
                <w:lang w:val="en-GB" w:eastAsia="en-US"/>
              </w:rPr>
              <w:fldChar w:fldCharType="end"/>
            </w:r>
          </w:p>
        </w:tc>
      </w:tr>
      <w:tr w:rsidR="005A22FC" w14:paraId="545B34AF" w14:textId="77777777" w:rsidTr="002D7BC7">
        <w:trPr>
          <w:divId w:val="2116439976"/>
          <w:cantSplit/>
          <w:trHeight w:val="60"/>
          <w:jc w:val="center"/>
        </w:trPr>
        <w:tc>
          <w:tcPr>
            <w:tcW w:w="567" w:type="dxa"/>
            <w:tcBorders>
              <w:right w:val="single" w:sz="4" w:space="0" w:color="auto"/>
            </w:tcBorders>
          </w:tcPr>
          <w:p w14:paraId="515016C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GUID=0b442aff-865a-4d92-b55a-baaf3388547f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0885A66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GUID=69a5a41a-7b3d-4005-94a5-d480d21bf861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0A4EAC4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GUID=379662c8-1cba-44be-955c-4b055b40991c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733928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GUID=0d1d1855-5356-4c58-ae2b-e57e58eabd1c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60893F7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GUID=918a5587-f7c9-41e6-9688-5624152d8a9c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0C54FD8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GUID=11f5364b-7052-4582-847d-178267249056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338E94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GUID=604f9b24-52f8-4604-b182-9ab2d5c7f04a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FEDAE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GUID=ceadba7e-ba8c-4b52-854c-9e3237621fa3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C4168B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GUID=cd32a256-8289-4cd2-821e-d71519b084c7 </w:instrText>
            </w:r>
            <w:r w:rsidRPr="006F2CA2">
              <w:rPr>
                <w:rFonts w:ascii="Times New Roman" w:hAnsi="Times New Roman" w:cs="Times New Roman"/>
                <w:sz w:val="22"/>
                <w:szCs w:val="20"/>
                <w:lang w:val="en-GB" w:eastAsia="en-US"/>
              </w:rPr>
              <w:fldChar w:fldCharType="end"/>
            </w:r>
          </w:p>
        </w:tc>
      </w:tr>
      <w:tr w:rsidR="005A22FC" w14:paraId="69F603C3" w14:textId="77777777" w:rsidTr="002D7BC7">
        <w:trPr>
          <w:divId w:val="2116439976"/>
          <w:cantSplit/>
          <w:trHeight w:val="60"/>
          <w:jc w:val="center"/>
        </w:trPr>
        <w:tc>
          <w:tcPr>
            <w:tcW w:w="567" w:type="dxa"/>
            <w:tcBorders>
              <w:right w:val="single" w:sz="4" w:space="0" w:color="auto"/>
            </w:tcBorders>
          </w:tcPr>
          <w:p w14:paraId="4A00EF3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GUID=ab80083b-027a-4a42-88fe-3cd66694f5af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71D4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GUID=ff9064be-25f3-4419-ac6c-beeac4d7ffde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5D5AFB0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GUID=811cb9f0-dcec-440f-9345-aeaf90fd8e7b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65CBA9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GUID=b09aca66-89bb-456a-a36f-137cd4b88f43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2E6E3F0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GUID=74e3e7ba-176d-47cc-ab73-e1c9ac1c49d4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6745D56" w14:textId="77777777" w:rsidR="006F2CA2" w:rsidRPr="006F2CA2" w:rsidRDefault="006F2CA2" w:rsidP="002D4084">
            <w:pPr>
              <w:spacing w:before="60" w:after="60" w:line="240" w:lineRule="auto"/>
              <w:ind w:firstLine="34"/>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GUID=8c29c98a-77b8-4bff-a5b7-b772953a41b2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492D80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GUID=a0bb1542-90ab-48c1-b535-69a7562d4bb7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1B18E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GUID=2a8e4250-3a20-42ba-be23-1a2eebe8351c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3B3F620"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GUID=cdc538dc-0383-4332-863f-e201340f84a6 </w:instrText>
            </w:r>
            <w:r w:rsidRPr="006F2CA2">
              <w:rPr>
                <w:rFonts w:ascii="Times New Roman" w:hAnsi="Times New Roman" w:cs="Times New Roman"/>
                <w:sz w:val="22"/>
                <w:szCs w:val="20"/>
                <w:lang w:val="en-GB" w:eastAsia="en-US"/>
              </w:rPr>
              <w:fldChar w:fldCharType="end"/>
            </w:r>
          </w:p>
        </w:tc>
      </w:tr>
      <w:tr w:rsidR="005A22FC" w14:paraId="144CEF8B" w14:textId="77777777" w:rsidTr="002D7BC7">
        <w:trPr>
          <w:divId w:val="2116439976"/>
          <w:cantSplit/>
          <w:trHeight w:val="60"/>
          <w:jc w:val="center"/>
        </w:trPr>
        <w:tc>
          <w:tcPr>
            <w:tcW w:w="567" w:type="dxa"/>
            <w:tcBorders>
              <w:right w:val="single" w:sz="4" w:space="0" w:color="auto"/>
            </w:tcBorders>
          </w:tcPr>
          <w:p w14:paraId="1DFB3D63"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GUID=6a943c4e-d8be-4218-ae77-c0f9061c131f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4A6EC7D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GUID=a7738fc7-5c63-45dc-a36f-bf071b73c569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16F685B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GUID=fed24e2b-7003-4c59-bf81-a67fa0689ef7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A75615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GUID=f2b6bfb2-44e9-433e-a561-251593833dcb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542399C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GUID=9b540af9-fc5c-4c2b-ad0a-36885dce8192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4D00F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GUID=663f4dfa-2aa4-4e34-baf2-6aeba761c92c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6CEEE2D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GUID=93f23e34-9dcd-41d2-877a-5a920026413d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2381F17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GUID=bc439bd6-b8f4-4c45-bb2a-45cf01b276c0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B18D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GUID=b8b77cc8-a64d-467d-9ec1-22147d90d908 </w:instrText>
            </w:r>
            <w:r w:rsidRPr="006F2CA2">
              <w:rPr>
                <w:rFonts w:ascii="Times New Roman" w:hAnsi="Times New Roman" w:cs="Times New Roman"/>
                <w:sz w:val="22"/>
                <w:szCs w:val="20"/>
                <w:lang w:val="en-GB" w:eastAsia="en-US"/>
              </w:rPr>
              <w:fldChar w:fldCharType="end"/>
            </w:r>
          </w:p>
        </w:tc>
      </w:tr>
      <w:tr w:rsidR="005A22FC" w14:paraId="6708D8E0" w14:textId="77777777" w:rsidTr="002D7BC7">
        <w:trPr>
          <w:divId w:val="2116439976"/>
          <w:cantSplit/>
          <w:trHeight w:val="60"/>
          <w:jc w:val="center"/>
        </w:trPr>
        <w:tc>
          <w:tcPr>
            <w:tcW w:w="567" w:type="dxa"/>
            <w:tcBorders>
              <w:right w:val="single" w:sz="4" w:space="0" w:color="auto"/>
            </w:tcBorders>
          </w:tcPr>
          <w:p w14:paraId="668E67B5"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GUID=99af0c6d-5413-44ec-b79e-807af942fcb6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002D7E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GUID=ff77737a-88ab-4740-b20c-fb55650e706c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bottom w:val="single" w:sz="4" w:space="0" w:color="auto"/>
              <w:right w:val="single" w:sz="4" w:space="0" w:color="auto"/>
            </w:tcBorders>
          </w:tcPr>
          <w:p w14:paraId="6C4D20C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GUID=c3e8383d-7167-41ec-ad50-bc16c8c79b0a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bottom w:val="single" w:sz="4" w:space="0" w:color="auto"/>
              <w:right w:val="single" w:sz="4" w:space="0" w:color="auto"/>
            </w:tcBorders>
          </w:tcPr>
          <w:p w14:paraId="65EFCCE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GUID=f201541e-6160-446b-89c1-792dc36240fb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bottom w:val="single" w:sz="4" w:space="0" w:color="auto"/>
              <w:right w:val="single" w:sz="4" w:space="0" w:color="auto"/>
            </w:tcBorders>
          </w:tcPr>
          <w:p w14:paraId="3B95D61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GUID=c24e9b47-2c2e-49cd-8ae6-1932cd9dc944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7E435EC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GUID=c1e2630a-58b3-4215-9286-9c06713a77c7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79983FD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GUID=2f17b74a-1cc9-48fe-9a5e-59ef66b44ed1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60D576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GUID=f96b2518-ea7b-4b5f-9409-ac412ec4b250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83A137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GUID=f17f7bfa-72a0-4f29-acfd-b3d5c029054a </w:instrText>
            </w:r>
            <w:r w:rsidRPr="006F2CA2">
              <w:rPr>
                <w:rFonts w:ascii="Times New Roman" w:hAnsi="Times New Roman" w:cs="Times New Roman"/>
                <w:sz w:val="22"/>
                <w:szCs w:val="20"/>
                <w:lang w:val="en-GB" w:eastAsia="en-US"/>
              </w:rPr>
              <w:fldChar w:fldCharType="end"/>
            </w:r>
          </w:p>
        </w:tc>
      </w:tr>
      <w:tr w:rsidR="006F2CA2" w:rsidRPr="006F2CA2" w14:paraId="344AFDC0" w14:textId="77777777" w:rsidTr="002D4084">
        <w:trPr>
          <w:divId w:val="2116439976"/>
          <w:cantSplit/>
          <w:jc w:val="center"/>
        </w:trPr>
        <w:tc>
          <w:tcPr>
            <w:tcW w:w="567" w:type="dxa"/>
          </w:tcPr>
          <w:p w14:paraId="5974E8E8"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GUID=8eebd140-cfce-4b0c-a806-dc8bef8aec96 </w:instrText>
            </w:r>
            <w:r w:rsidRPr="006F2CA2">
              <w:rPr>
                <w:rFonts w:ascii="Times New Roman" w:hAnsi="Times New Roman" w:cs="Times New Roman"/>
                <w:sz w:val="22"/>
                <w:szCs w:val="20"/>
                <w:lang w:val="en-GB" w:eastAsia="en-US"/>
              </w:rPr>
              <w:fldChar w:fldCharType="end"/>
            </w:r>
          </w:p>
        </w:tc>
        <w:tc>
          <w:tcPr>
            <w:tcW w:w="7188" w:type="dxa"/>
            <w:gridSpan w:val="12"/>
          </w:tcPr>
          <w:p w14:paraId="7517FCD2"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GUID=572ffdd4-2b1e-43c2-bf0f-4e42c732fca1 </w:instrText>
            </w:r>
            <w:r w:rsidRPr="006F2CA2">
              <w:rPr>
                <w:rFonts w:ascii="Times New Roman" w:hAnsi="Times New Roman" w:cs="Times New Roman"/>
                <w:sz w:val="22"/>
                <w:szCs w:val="20"/>
                <w:lang w:val="en-GB" w:eastAsia="en-US"/>
              </w:rPr>
              <w:fldChar w:fldCharType="end"/>
            </w:r>
          </w:p>
        </w:tc>
      </w:tr>
      <w:tr w:rsidR="006F2CA2" w:rsidRPr="006F2CA2" w14:paraId="524FBF84" w14:textId="77777777" w:rsidTr="002D4084">
        <w:trPr>
          <w:divId w:val="2116439976"/>
          <w:cantSplit/>
          <w:jc w:val="center"/>
        </w:trPr>
        <w:tc>
          <w:tcPr>
            <w:tcW w:w="7755" w:type="dxa"/>
            <w:gridSpan w:val="13"/>
          </w:tcPr>
          <w:p w14:paraId="3BF5732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GUID=b16f4365-d282-4793-93ba-c8c7ab9fe67f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PAYMENTS</w:t>
            </w:r>
          </w:p>
        </w:tc>
      </w:tr>
      <w:tr w:rsidR="005A22FC" w14:paraId="7C6CF770" w14:textId="77777777" w:rsidTr="002D7BC7">
        <w:trPr>
          <w:divId w:val="2116439976"/>
          <w:cantSplit/>
          <w:jc w:val="center"/>
        </w:trPr>
        <w:tc>
          <w:tcPr>
            <w:tcW w:w="567" w:type="dxa"/>
          </w:tcPr>
          <w:p w14:paraId="5872F9B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GUID=d1128664-7b0f-451d-b9b6-b25410fd38b1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4DE2448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GUID=fec103cf-6644-4e1b-8681-d2aaafe90fc9 </w:instrText>
            </w:r>
            <w:r w:rsidRPr="006F2CA2">
              <w:rPr>
                <w:rFonts w:ascii="Times New Roman" w:hAnsi="Times New Roman" w:cs="Times New Roman"/>
                <w:sz w:val="22"/>
                <w:szCs w:val="20"/>
                <w:lang w:val="en-GB" w:eastAsia="en-US"/>
              </w:rPr>
              <w:fldChar w:fldCharType="end"/>
            </w:r>
          </w:p>
        </w:tc>
      </w:tr>
      <w:tr w:rsidR="005A22FC" w14:paraId="234BA30B" w14:textId="77777777" w:rsidTr="002D7BC7">
        <w:trPr>
          <w:divId w:val="2116439976"/>
          <w:cantSplit/>
          <w:trHeight w:val="60"/>
          <w:jc w:val="center"/>
        </w:trPr>
        <w:tc>
          <w:tcPr>
            <w:tcW w:w="567" w:type="dxa"/>
            <w:tcBorders>
              <w:right w:val="single" w:sz="4" w:space="0" w:color="auto"/>
            </w:tcBorders>
            <w:vAlign w:val="center"/>
          </w:tcPr>
          <w:p w14:paraId="7B5D8D8D"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GUID=b750b2ab-c38f-45fd-8b07-da3b74b44356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vAlign w:val="center"/>
          </w:tcPr>
          <w:p w14:paraId="4F0C62D1"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GUID=a95e7802-d21b-4d63-ad7a-7a76ad6766cd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1253" w:type="dxa"/>
            <w:gridSpan w:val="2"/>
            <w:tcBorders>
              <w:top w:val="single" w:sz="4" w:space="0" w:color="auto"/>
              <w:left w:val="single" w:sz="4" w:space="0" w:color="auto"/>
              <w:right w:val="single" w:sz="4" w:space="0" w:color="auto"/>
            </w:tcBorders>
            <w:vAlign w:val="center"/>
          </w:tcPr>
          <w:p w14:paraId="2937CAD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GUID=7b4d17ab-47e3-46d9-8972-42c65093ddd5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whom paid</w:t>
            </w:r>
          </w:p>
        </w:tc>
        <w:tc>
          <w:tcPr>
            <w:tcW w:w="1128" w:type="dxa"/>
            <w:gridSpan w:val="2"/>
            <w:tcBorders>
              <w:top w:val="single" w:sz="4" w:space="0" w:color="auto"/>
              <w:left w:val="single" w:sz="4" w:space="0" w:color="auto"/>
              <w:right w:val="single" w:sz="4" w:space="0" w:color="auto"/>
            </w:tcBorders>
            <w:vAlign w:val="center"/>
          </w:tcPr>
          <w:p w14:paraId="5C6E391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GUID=5c0b5176-217b-402a-af3b-8f6934c3fac0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729" w:type="dxa"/>
            <w:tcBorders>
              <w:top w:val="single" w:sz="4" w:space="0" w:color="auto"/>
              <w:left w:val="single" w:sz="4" w:space="0" w:color="auto"/>
              <w:right w:val="single" w:sz="4" w:space="0" w:color="auto"/>
            </w:tcBorders>
            <w:vAlign w:val="center"/>
          </w:tcPr>
          <w:p w14:paraId="0B90A85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GUID=248f29b1-5048-4240-a4ac-683ed64c1ef8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cheque</w:t>
            </w:r>
          </w:p>
        </w:tc>
        <w:tc>
          <w:tcPr>
            <w:tcW w:w="880" w:type="dxa"/>
            <w:gridSpan w:val="2"/>
            <w:tcBorders>
              <w:top w:val="single" w:sz="4" w:space="0" w:color="auto"/>
              <w:left w:val="single" w:sz="4" w:space="0" w:color="auto"/>
              <w:right w:val="single" w:sz="4" w:space="0" w:color="auto"/>
            </w:tcBorders>
            <w:vAlign w:val="center"/>
          </w:tcPr>
          <w:p w14:paraId="479686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GUID=7fa0ff97-a1d3-4660-91fd-d377569742d9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in cash</w:t>
            </w:r>
          </w:p>
        </w:tc>
        <w:tc>
          <w:tcPr>
            <w:tcW w:w="786" w:type="dxa"/>
            <w:gridSpan w:val="2"/>
            <w:tcBorders>
              <w:top w:val="single" w:sz="4" w:space="0" w:color="auto"/>
              <w:left w:val="single" w:sz="4" w:space="0" w:color="auto"/>
              <w:right w:val="single" w:sz="4" w:space="0" w:color="auto"/>
            </w:tcBorders>
            <w:vAlign w:val="center"/>
          </w:tcPr>
          <w:p w14:paraId="74A7D4C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GUID=9d2fd636-ea57-4efd-903f-91e0cb7f6dd3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by cheque</w:t>
            </w:r>
          </w:p>
        </w:tc>
        <w:tc>
          <w:tcPr>
            <w:tcW w:w="1859" w:type="dxa"/>
            <w:gridSpan w:val="2"/>
            <w:tcBorders>
              <w:top w:val="single" w:sz="4" w:space="0" w:color="auto"/>
              <w:left w:val="single" w:sz="4" w:space="0" w:color="auto"/>
              <w:right w:val="single" w:sz="4" w:space="0" w:color="auto"/>
            </w:tcBorders>
            <w:vAlign w:val="center"/>
          </w:tcPr>
          <w:p w14:paraId="659BC11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GUID=441e5348-e6e3-494b-b045-b6d7bd68e87a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Page and Book No. of Account Book (Receipts)</w:t>
            </w:r>
          </w:p>
        </w:tc>
      </w:tr>
      <w:tr w:rsidR="005A22FC" w14:paraId="430EAC42" w14:textId="77777777" w:rsidTr="002D7BC7">
        <w:trPr>
          <w:divId w:val="2116439976"/>
          <w:cantSplit/>
          <w:trHeight w:val="60"/>
          <w:jc w:val="center"/>
        </w:trPr>
        <w:tc>
          <w:tcPr>
            <w:tcW w:w="567" w:type="dxa"/>
            <w:tcBorders>
              <w:right w:val="single" w:sz="4" w:space="0" w:color="auto"/>
            </w:tcBorders>
          </w:tcPr>
          <w:p w14:paraId="27BA910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GUID=c15b67ec-bf77-4430-8797-859155f49d18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3B5962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253" w:type="dxa"/>
            <w:gridSpan w:val="2"/>
            <w:tcBorders>
              <w:left w:val="single" w:sz="4" w:space="0" w:color="auto"/>
              <w:right w:val="single" w:sz="4" w:space="0" w:color="auto"/>
            </w:tcBorders>
          </w:tcPr>
          <w:p w14:paraId="6F2D36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GUID=c166aa56-a557-4d9d-b4a4-d76ff7df2e47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3481C7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GUID=668d6e14-c9f0-4266-82bd-7a4e87ad35f1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1CAD4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GUID=533801cc-efbf-439f-8542-dc4e683ba2a3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D394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GUID=c43d2a7d-912e-42f3-99ef-bbbcf63149b3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69221F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GUID=d16c8b29-7803-4a20-923e-4963e7ae22fb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D1328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GUID=05c7105f-ab1a-461f-8ad2-e6f0bd79397f </w:instrText>
            </w:r>
            <w:r w:rsidRPr="006F2CA2">
              <w:rPr>
                <w:rFonts w:ascii="Times New Roman" w:hAnsi="Times New Roman" w:cs="Times New Roman"/>
                <w:sz w:val="22"/>
                <w:szCs w:val="20"/>
                <w:lang w:val="en-GB" w:eastAsia="en-US"/>
              </w:rPr>
              <w:fldChar w:fldCharType="end"/>
            </w:r>
          </w:p>
        </w:tc>
      </w:tr>
      <w:tr w:rsidR="005A22FC" w14:paraId="6727723F" w14:textId="77777777" w:rsidTr="002D7BC7">
        <w:trPr>
          <w:divId w:val="2116439976"/>
          <w:cantSplit/>
          <w:trHeight w:val="60"/>
          <w:jc w:val="center"/>
        </w:trPr>
        <w:tc>
          <w:tcPr>
            <w:tcW w:w="567" w:type="dxa"/>
            <w:tcBorders>
              <w:right w:val="single" w:sz="4" w:space="0" w:color="auto"/>
            </w:tcBorders>
          </w:tcPr>
          <w:p w14:paraId="24F3326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GUID=94d83a0a-8105-429f-a067-39fa2f644458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145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GUID=6cd8746f-3b79-4e08-9fcb-9773ab077116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7D304B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GUID=50f09092-3c4b-4e00-b39c-decc830185f3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40D8A0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GUID=9e613557-5460-461e-a32c-a949da46d02b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1964F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GUID=ef6ddcf7-a285-43ca-89cb-7f69fa739cb7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E82F7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GUID=09745fbd-52ca-448c-9675-7464b07f9cbe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516298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GUID=fd1869ad-559c-4166-8fcf-01596e4ce0f6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E77DB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GUID=48d3104d-2a74-4d94-92c0-7c0d7eaa2f52 </w:instrText>
            </w:r>
            <w:r w:rsidRPr="006F2CA2">
              <w:rPr>
                <w:rFonts w:ascii="Times New Roman" w:hAnsi="Times New Roman" w:cs="Times New Roman"/>
                <w:sz w:val="22"/>
                <w:szCs w:val="20"/>
                <w:lang w:val="en-GB" w:eastAsia="en-US"/>
              </w:rPr>
              <w:fldChar w:fldCharType="end"/>
            </w:r>
          </w:p>
        </w:tc>
      </w:tr>
      <w:tr w:rsidR="005A22FC" w14:paraId="018A68DD" w14:textId="77777777" w:rsidTr="002D7BC7">
        <w:trPr>
          <w:divId w:val="2116439976"/>
          <w:cantSplit/>
          <w:trHeight w:val="60"/>
          <w:jc w:val="center"/>
        </w:trPr>
        <w:tc>
          <w:tcPr>
            <w:tcW w:w="567" w:type="dxa"/>
            <w:tcBorders>
              <w:right w:val="single" w:sz="4" w:space="0" w:color="auto"/>
            </w:tcBorders>
          </w:tcPr>
          <w:p w14:paraId="6F56D7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GUID=262e3c41-5d37-4592-bc37-11d09bb760f4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7198B9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GUID=5d195f9f-4d5d-49f5-b368-ecd8ddfd5849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0B021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GUID=7db4febd-d317-41cb-8b17-45010f3c15b3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6AFEA1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GUID=40a1522b-303d-4d4c-be44-568dddbfbd05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45852C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GUID=6ad70d4a-e059-4bbc-9dc0-5136cb266d4b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21181E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GUID=3cc5951b-0c0d-4adc-b138-f0f5c6cad130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3567BD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GUID=18a60766-51f5-48aa-b9ef-f2c0a1d5eff6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67DF6D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GUID=7e7b4aa6-de3c-4ac3-92b6-1c0c8afea0d5 </w:instrText>
            </w:r>
            <w:r w:rsidRPr="006F2CA2">
              <w:rPr>
                <w:rFonts w:ascii="Times New Roman" w:hAnsi="Times New Roman" w:cs="Times New Roman"/>
                <w:sz w:val="22"/>
                <w:szCs w:val="20"/>
                <w:lang w:val="en-GB" w:eastAsia="en-US"/>
              </w:rPr>
              <w:fldChar w:fldCharType="end"/>
            </w:r>
          </w:p>
        </w:tc>
      </w:tr>
      <w:tr w:rsidR="005A22FC" w14:paraId="1A2E9699" w14:textId="77777777" w:rsidTr="002D7BC7">
        <w:trPr>
          <w:divId w:val="2116439976"/>
          <w:cantSplit/>
          <w:trHeight w:val="60"/>
          <w:jc w:val="center"/>
        </w:trPr>
        <w:tc>
          <w:tcPr>
            <w:tcW w:w="567" w:type="dxa"/>
            <w:tcBorders>
              <w:right w:val="single" w:sz="4" w:space="0" w:color="auto"/>
            </w:tcBorders>
          </w:tcPr>
          <w:p w14:paraId="35E588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GUID=970922f2-2ddc-4c16-8edf-63533447e82b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41ADBD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GUID=3961ebd9-7fb1-4988-8464-7c65aa6d88b4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bottom w:val="single" w:sz="4" w:space="0" w:color="auto"/>
              <w:right w:val="single" w:sz="4" w:space="0" w:color="auto"/>
            </w:tcBorders>
          </w:tcPr>
          <w:p w14:paraId="414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GUID=2dabb965-1ac4-4573-b607-c2a32074af5a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bottom w:val="single" w:sz="4" w:space="0" w:color="auto"/>
              <w:right w:val="single" w:sz="4" w:space="0" w:color="auto"/>
            </w:tcBorders>
          </w:tcPr>
          <w:p w14:paraId="2811B1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GUID=89d42e7f-e402-4bde-8240-d25c9a234522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49D667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GUID=c7262177-9659-44dd-8cf4-02474c7a4fd9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414FC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GUID=b949eb97-7e2c-4407-b194-7acb4e0d7ebd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2DCF0F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GUID=494b2035-cd47-4f54-9af3-7faf25f7f1e4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BA23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GUID=2213b483-4ef5-439f-9c70-29316734146a </w:instrText>
            </w:r>
            <w:r w:rsidRPr="006F2CA2">
              <w:rPr>
                <w:rFonts w:ascii="Times New Roman" w:hAnsi="Times New Roman" w:cs="Times New Roman"/>
                <w:sz w:val="22"/>
                <w:szCs w:val="20"/>
                <w:lang w:val="en-GB" w:eastAsia="en-US"/>
              </w:rPr>
              <w:fldChar w:fldCharType="end"/>
            </w:r>
          </w:p>
        </w:tc>
      </w:tr>
    </w:tbl>
    <w:p w14:paraId="08543BD5" w14:textId="77777777" w:rsidR="006F2CA2" w:rsidRPr="00A1223F" w:rsidRDefault="006F2CA2" w:rsidP="00A1223F">
      <w:pPr>
        <w:spacing w:before="120" w:after="0" w:line="240" w:lineRule="auto"/>
        <w:jc w:val="both"/>
        <w:divId w:val="2116439976"/>
        <w:rPr>
          <w:rFonts w:ascii="Times New Roman" w:hAnsi="Times New Roman" w:cs="Times New Roman"/>
          <w:sz w:val="26"/>
          <w:szCs w:val="20"/>
          <w:lang w:val="en-GB" w:eastAsia="en-US"/>
        </w:rPr>
        <w:sectPr w:rsidR="006F2CA2" w:rsidRPr="00A1223F" w:rsidSect="006F2CA2">
          <w:pgSz w:w="11906" w:h="16838"/>
          <w:pgMar w:top="1440" w:right="3401" w:bottom="1440" w:left="1440" w:header="708" w:footer="708" w:gutter="0"/>
          <w:cols w:space="708"/>
          <w:docGrid w:linePitch="360"/>
        </w:sectPr>
      </w:pPr>
    </w:p>
    <w:tbl>
      <w:tblPr>
        <w:tblW w:w="11825" w:type="dxa"/>
        <w:jc w:val="center"/>
        <w:tblLook w:val="04A0" w:firstRow="1" w:lastRow="0" w:firstColumn="1" w:lastColumn="0" w:noHBand="0" w:noVBand="1"/>
      </w:tblPr>
      <w:tblGrid>
        <w:gridCol w:w="234"/>
        <w:gridCol w:w="805"/>
        <w:gridCol w:w="1071"/>
        <w:gridCol w:w="100"/>
        <w:gridCol w:w="1192"/>
        <w:gridCol w:w="849"/>
        <w:gridCol w:w="1503"/>
        <w:gridCol w:w="1027"/>
        <w:gridCol w:w="1060"/>
        <w:gridCol w:w="56"/>
        <w:gridCol w:w="56"/>
        <w:gridCol w:w="56"/>
        <w:gridCol w:w="56"/>
        <w:gridCol w:w="1142"/>
        <w:gridCol w:w="2618"/>
      </w:tblGrid>
      <w:tr w:rsidR="006F2CA2" w:rsidRPr="006F2CA2" w14:paraId="5B9ED8AA" w14:textId="77777777" w:rsidTr="006F2CA2">
        <w:trPr>
          <w:divId w:val="2116439976"/>
          <w:cantSplit/>
          <w:jc w:val="center"/>
        </w:trPr>
        <w:tc>
          <w:tcPr>
            <w:tcW w:w="11825" w:type="dxa"/>
            <w:gridSpan w:val="15"/>
          </w:tcPr>
          <w:p w14:paraId="22882276" w14:textId="77777777" w:rsidR="006F2CA2" w:rsidRPr="006F2CA2" w:rsidRDefault="002D4084" w:rsidP="002D4084">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GUID=0f70fdfe-7c54-46be-b100-d5d3626cf429 </w:instrText>
            </w:r>
            <w:r w:rsidR="006F2CA2"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185</w:t>
            </w:r>
          </w:p>
        </w:tc>
      </w:tr>
      <w:tr w:rsidR="006F2CA2" w:rsidRPr="006F2CA2" w14:paraId="0B345BE5" w14:textId="77777777" w:rsidTr="006F2CA2">
        <w:trPr>
          <w:divId w:val="2116439976"/>
          <w:cantSplit/>
          <w:jc w:val="center"/>
        </w:trPr>
        <w:tc>
          <w:tcPr>
            <w:tcW w:w="1039" w:type="dxa"/>
            <w:gridSpan w:val="2"/>
          </w:tcPr>
          <w:p w14:paraId="77EADC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GUID=5b82c583-27e8-4776-b0af-762e341620c9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R.988</w:t>
            </w:r>
          </w:p>
        </w:tc>
        <w:tc>
          <w:tcPr>
            <w:tcW w:w="8168" w:type="dxa"/>
            <w:gridSpan w:val="12"/>
          </w:tcPr>
          <w:p w14:paraId="0823C0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GUID=22ffc8ce-009b-4c06-b415-cfe8f08ee583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r w:rsidRPr="006F2CA2">
              <w:rPr>
                <w:rFonts w:ascii="Times New Roman" w:hAnsi="Times New Roman" w:cs="Times New Roman"/>
                <w:sz w:val="22"/>
                <w:szCs w:val="20"/>
                <w:lang w:val="en-GB" w:eastAsia="en-US"/>
              </w:rPr>
              <w:br/>
              <w:t>INSTALMENT LEDGER ACCOUNT</w:t>
            </w:r>
          </w:p>
        </w:tc>
        <w:tc>
          <w:tcPr>
            <w:tcW w:w="2618" w:type="dxa"/>
          </w:tcPr>
          <w:p w14:paraId="5EA216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GUID=2e97d60e-427b-489a-bd79-83f276b2ab3c </w:instrText>
            </w:r>
            <w:r w:rsidRPr="006F2CA2">
              <w:rPr>
                <w:rFonts w:ascii="Times New Roman" w:hAnsi="Times New Roman" w:cs="Times New Roman"/>
                <w:sz w:val="22"/>
                <w:szCs w:val="20"/>
                <w:lang w:val="en-GB" w:eastAsia="en-US"/>
              </w:rPr>
              <w:fldChar w:fldCharType="end"/>
            </w:r>
          </w:p>
        </w:tc>
      </w:tr>
      <w:tr w:rsidR="006F2CA2" w:rsidRPr="006F2CA2" w14:paraId="5102F76D" w14:textId="77777777" w:rsidTr="006F2CA2">
        <w:trPr>
          <w:divId w:val="2116439976"/>
          <w:cantSplit/>
          <w:jc w:val="center"/>
        </w:trPr>
        <w:tc>
          <w:tcPr>
            <w:tcW w:w="11825" w:type="dxa"/>
            <w:gridSpan w:val="15"/>
          </w:tcPr>
          <w:p w14:paraId="72B626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GUID=f99d34d9-4b51-473a-8680-8cdbcd020e90 </w:instrText>
            </w:r>
            <w:r w:rsidRPr="006F2CA2">
              <w:rPr>
                <w:rFonts w:ascii="Times New Roman" w:hAnsi="Times New Roman" w:cs="Times New Roman"/>
                <w:sz w:val="22"/>
                <w:szCs w:val="20"/>
                <w:lang w:val="en-GB" w:eastAsia="en-US"/>
              </w:rPr>
              <w:fldChar w:fldCharType="end"/>
            </w:r>
          </w:p>
        </w:tc>
      </w:tr>
      <w:tr w:rsidR="006F2CA2" w:rsidRPr="006F2CA2" w14:paraId="32E35F94" w14:textId="77777777" w:rsidTr="006F2CA2">
        <w:trPr>
          <w:divId w:val="2116439976"/>
          <w:cantSplit/>
          <w:trHeight w:val="180"/>
          <w:jc w:val="center"/>
        </w:trPr>
        <w:tc>
          <w:tcPr>
            <w:tcW w:w="234" w:type="dxa"/>
          </w:tcPr>
          <w:p w14:paraId="79DAF4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GUID=55981ba5-9a95-42a8-a4c9-bae2ed547dbf </w:instrText>
            </w:r>
            <w:r w:rsidRPr="006F2CA2">
              <w:rPr>
                <w:rFonts w:ascii="Times New Roman" w:hAnsi="Times New Roman" w:cs="Times New Roman"/>
                <w:sz w:val="22"/>
                <w:szCs w:val="20"/>
                <w:lang w:val="en-GB" w:eastAsia="en-US"/>
              </w:rPr>
              <w:fldChar w:fldCharType="end"/>
            </w:r>
          </w:p>
        </w:tc>
        <w:tc>
          <w:tcPr>
            <w:tcW w:w="1976" w:type="dxa"/>
            <w:gridSpan w:val="3"/>
          </w:tcPr>
          <w:p w14:paraId="5FF30A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GUID=89ff549a-a988-4b31-9afb-b247df1dc97b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Account:</w:t>
            </w:r>
          </w:p>
        </w:tc>
        <w:tc>
          <w:tcPr>
            <w:tcW w:w="5799" w:type="dxa"/>
            <w:gridSpan w:val="8"/>
          </w:tcPr>
          <w:p w14:paraId="09DD37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GUID=77c75caf-83de-4df1-95f4-47277d9eb41e </w:instrText>
            </w:r>
            <w:r w:rsidRPr="006F2CA2">
              <w:rPr>
                <w:rFonts w:ascii="Times New Roman" w:hAnsi="Times New Roman" w:cs="Times New Roman"/>
                <w:sz w:val="22"/>
                <w:szCs w:val="20"/>
                <w:lang w:val="en-GB" w:eastAsia="en-US"/>
              </w:rPr>
              <w:fldChar w:fldCharType="end"/>
            </w:r>
          </w:p>
        </w:tc>
        <w:tc>
          <w:tcPr>
            <w:tcW w:w="3816" w:type="dxa"/>
            <w:gridSpan w:val="3"/>
          </w:tcPr>
          <w:p w14:paraId="06ACEB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GUID=5a4d1c77-21e0-438c-a384-a52aa6e307bc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Order No. ____________</w:t>
            </w:r>
          </w:p>
        </w:tc>
      </w:tr>
      <w:tr w:rsidR="005A22FC" w14:paraId="325879C5" w14:textId="77777777" w:rsidTr="006F2CA2">
        <w:trPr>
          <w:divId w:val="2116439976"/>
          <w:cantSplit/>
          <w:trHeight w:val="180"/>
          <w:jc w:val="center"/>
        </w:trPr>
        <w:tc>
          <w:tcPr>
            <w:tcW w:w="234" w:type="dxa"/>
          </w:tcPr>
          <w:p w14:paraId="57D676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GUID=04a4a644-c477-479a-a64c-e4394eac53e3 </w:instrText>
            </w:r>
            <w:r w:rsidRPr="006F2CA2">
              <w:rPr>
                <w:rFonts w:ascii="Times New Roman" w:hAnsi="Times New Roman" w:cs="Times New Roman"/>
                <w:sz w:val="22"/>
                <w:szCs w:val="20"/>
                <w:lang w:val="en-GB" w:eastAsia="en-US"/>
              </w:rPr>
              <w:fldChar w:fldCharType="end"/>
            </w:r>
          </w:p>
        </w:tc>
        <w:tc>
          <w:tcPr>
            <w:tcW w:w="1976" w:type="dxa"/>
            <w:gridSpan w:val="3"/>
          </w:tcPr>
          <w:p w14:paraId="5979B1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GUID=d6b92e23-e730-4d82-8cfd-4336c212b4a2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No.</w:t>
            </w:r>
          </w:p>
        </w:tc>
        <w:tc>
          <w:tcPr>
            <w:tcW w:w="5799" w:type="dxa"/>
            <w:gridSpan w:val="8"/>
          </w:tcPr>
          <w:p w14:paraId="2C9D0F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GUID=24a289e0-e934-4a4d-bd43-de118471fc73 </w:instrText>
            </w:r>
            <w:r w:rsidRPr="006F2CA2">
              <w:rPr>
                <w:rFonts w:ascii="Times New Roman" w:hAnsi="Times New Roman" w:cs="Times New Roman"/>
                <w:sz w:val="22"/>
                <w:szCs w:val="20"/>
                <w:lang w:val="en-GB" w:eastAsia="en-US"/>
              </w:rPr>
              <w:fldChar w:fldCharType="end"/>
            </w:r>
          </w:p>
        </w:tc>
        <w:tc>
          <w:tcPr>
            <w:tcW w:w="3816" w:type="dxa"/>
            <w:gridSpan w:val="3"/>
          </w:tcPr>
          <w:p w14:paraId="206DE0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GUID=3e454205-c8ab-4669-bf78-3a98c5a1fed9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Court Order ___ No. __</w:t>
            </w:r>
          </w:p>
        </w:tc>
      </w:tr>
      <w:tr w:rsidR="005A22FC" w14:paraId="41F89F44" w14:textId="77777777" w:rsidTr="006F2CA2">
        <w:trPr>
          <w:divId w:val="2116439976"/>
          <w:cantSplit/>
          <w:jc w:val="center"/>
        </w:trPr>
        <w:tc>
          <w:tcPr>
            <w:tcW w:w="234" w:type="dxa"/>
          </w:tcPr>
          <w:p w14:paraId="07443B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GUID=b6a484ba-5156-477b-a95f-2ddfcfe6a4e0 </w:instrText>
            </w:r>
            <w:r w:rsidRPr="006F2CA2">
              <w:rPr>
                <w:rFonts w:ascii="Times New Roman" w:hAnsi="Times New Roman" w:cs="Times New Roman"/>
                <w:sz w:val="22"/>
                <w:szCs w:val="20"/>
                <w:lang w:val="en-GB" w:eastAsia="en-US"/>
              </w:rPr>
              <w:fldChar w:fldCharType="end"/>
            </w:r>
          </w:p>
        </w:tc>
        <w:tc>
          <w:tcPr>
            <w:tcW w:w="11591" w:type="dxa"/>
            <w:gridSpan w:val="14"/>
          </w:tcPr>
          <w:p w14:paraId="5FA116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GUID=cd57e2f1-ffde-412d-99ec-6cd0373ee383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Parties</w:t>
            </w:r>
          </w:p>
        </w:tc>
      </w:tr>
      <w:tr w:rsidR="005A22FC" w14:paraId="4E4AA5AA" w14:textId="77777777" w:rsidTr="006F2CA2">
        <w:trPr>
          <w:divId w:val="2116439976"/>
          <w:cantSplit/>
          <w:trHeight w:val="180"/>
          <w:jc w:val="center"/>
        </w:trPr>
        <w:tc>
          <w:tcPr>
            <w:tcW w:w="234" w:type="dxa"/>
          </w:tcPr>
          <w:p w14:paraId="7A02DD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GUID=1f2b057e-7ffe-411b-9497-976405de6eb4 </w:instrText>
            </w:r>
            <w:r w:rsidRPr="006F2CA2">
              <w:rPr>
                <w:rFonts w:ascii="Times New Roman" w:hAnsi="Times New Roman" w:cs="Times New Roman"/>
                <w:sz w:val="22"/>
                <w:szCs w:val="20"/>
                <w:lang w:val="en-GB" w:eastAsia="en-US"/>
              </w:rPr>
              <w:fldChar w:fldCharType="end"/>
            </w:r>
          </w:p>
        </w:tc>
        <w:tc>
          <w:tcPr>
            <w:tcW w:w="3168" w:type="dxa"/>
            <w:gridSpan w:val="4"/>
          </w:tcPr>
          <w:p w14:paraId="5AF86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GUID=b47fcf26-c901-40aa-9c97-d25c40cc5041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instalment.</w:t>
            </w:r>
          </w:p>
        </w:tc>
        <w:tc>
          <w:tcPr>
            <w:tcW w:w="4551" w:type="dxa"/>
            <w:gridSpan w:val="6"/>
          </w:tcPr>
          <w:p w14:paraId="0612A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GUID=5f5272fe-7738-492a-9a3e-eb82ea1335a5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Due.</w:t>
            </w:r>
          </w:p>
        </w:tc>
        <w:tc>
          <w:tcPr>
            <w:tcW w:w="3872" w:type="dxa"/>
            <w:gridSpan w:val="4"/>
          </w:tcPr>
          <w:p w14:paraId="14E272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GUID=c99867b7-555e-4d92-8a05-c6b56831ae5d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w:t>
            </w:r>
          </w:p>
        </w:tc>
      </w:tr>
      <w:tr w:rsidR="005A22FC" w14:paraId="7CB107CE" w14:textId="77777777" w:rsidTr="006F2CA2">
        <w:trPr>
          <w:divId w:val="2116439976"/>
          <w:cantSplit/>
          <w:trHeight w:val="180"/>
          <w:jc w:val="center"/>
        </w:trPr>
        <w:tc>
          <w:tcPr>
            <w:tcW w:w="234" w:type="dxa"/>
          </w:tcPr>
          <w:p w14:paraId="20C24D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GUID=fc6bd6a5-f7b0-473d-9aa3-3149bfe1b64b </w:instrText>
            </w:r>
            <w:r w:rsidRPr="006F2CA2">
              <w:rPr>
                <w:rFonts w:ascii="Times New Roman" w:hAnsi="Times New Roman" w:cs="Times New Roman"/>
                <w:sz w:val="22"/>
                <w:szCs w:val="20"/>
                <w:lang w:val="en-GB" w:eastAsia="en-US"/>
              </w:rPr>
              <w:fldChar w:fldCharType="end"/>
            </w:r>
          </w:p>
        </w:tc>
        <w:tc>
          <w:tcPr>
            <w:tcW w:w="3168" w:type="dxa"/>
            <w:gridSpan w:val="4"/>
          </w:tcPr>
          <w:p w14:paraId="5935C3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GUID=33225f8e-1b86-413f-9352-12438c4da832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51" w:type="dxa"/>
            <w:gridSpan w:val="6"/>
          </w:tcPr>
          <w:p w14:paraId="7E8A12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GUID=bce2f97b-a7cc-4079-9b41-271a8fa166c2 </w:instrText>
            </w:r>
            <w:r w:rsidRPr="006F2CA2">
              <w:rPr>
                <w:rFonts w:ascii="Times New Roman" w:hAnsi="Times New Roman" w:cs="Times New Roman"/>
                <w:sz w:val="22"/>
                <w:szCs w:val="20"/>
                <w:lang w:val="en-GB" w:eastAsia="en-US"/>
              </w:rPr>
              <w:fldChar w:fldCharType="end"/>
            </w:r>
          </w:p>
        </w:tc>
        <w:tc>
          <w:tcPr>
            <w:tcW w:w="3872" w:type="dxa"/>
            <w:gridSpan w:val="4"/>
          </w:tcPr>
          <w:p w14:paraId="11EE4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GUID=3cae695f-614c-4ed3-b37e-d460fb4ae820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747EC48B" w14:textId="77777777" w:rsidTr="006F2CA2">
        <w:trPr>
          <w:divId w:val="2116439976"/>
          <w:cantSplit/>
          <w:jc w:val="center"/>
        </w:trPr>
        <w:tc>
          <w:tcPr>
            <w:tcW w:w="234" w:type="dxa"/>
          </w:tcPr>
          <w:p w14:paraId="2E855D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GUID=b9437a33-71d5-4758-ac78-55bc5eaeb424 </w:instrText>
            </w:r>
            <w:r w:rsidRPr="006F2CA2">
              <w:rPr>
                <w:rFonts w:ascii="Times New Roman" w:hAnsi="Times New Roman" w:cs="Times New Roman"/>
                <w:sz w:val="22"/>
                <w:szCs w:val="20"/>
                <w:lang w:val="en-GB" w:eastAsia="en-US"/>
              </w:rPr>
              <w:fldChar w:fldCharType="end"/>
            </w:r>
          </w:p>
        </w:tc>
        <w:tc>
          <w:tcPr>
            <w:tcW w:w="11591" w:type="dxa"/>
            <w:gridSpan w:val="14"/>
          </w:tcPr>
          <w:p w14:paraId="4D6D48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GUID=ce3ab6c2-8ae2-4937-859e-6463534be542 </w:instrText>
            </w:r>
            <w:r w:rsidRPr="006F2CA2">
              <w:rPr>
                <w:rFonts w:ascii="Times New Roman" w:hAnsi="Times New Roman" w:cs="Times New Roman"/>
                <w:sz w:val="22"/>
                <w:szCs w:val="20"/>
                <w:lang w:val="en-GB" w:eastAsia="en-US"/>
              </w:rPr>
              <w:fldChar w:fldCharType="end"/>
            </w:r>
          </w:p>
        </w:tc>
      </w:tr>
      <w:tr w:rsidR="005A22FC" w14:paraId="6C70BE62" w14:textId="77777777" w:rsidTr="006F2CA2">
        <w:trPr>
          <w:divId w:val="2116439976"/>
          <w:cantSplit/>
          <w:jc w:val="center"/>
        </w:trPr>
        <w:tc>
          <w:tcPr>
            <w:tcW w:w="234" w:type="dxa"/>
          </w:tcPr>
          <w:p w14:paraId="3E470C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GUID=8de83722-6a85-4626-8426-720658d675dd </w:instrText>
            </w:r>
            <w:r w:rsidRPr="006F2CA2">
              <w:rPr>
                <w:rFonts w:ascii="Times New Roman" w:hAnsi="Times New Roman" w:cs="Times New Roman"/>
                <w:sz w:val="22"/>
                <w:szCs w:val="20"/>
                <w:lang w:val="en-GB" w:eastAsia="en-US"/>
              </w:rPr>
              <w:fldChar w:fldCharType="end"/>
            </w:r>
          </w:p>
        </w:tc>
        <w:tc>
          <w:tcPr>
            <w:tcW w:w="11591" w:type="dxa"/>
            <w:gridSpan w:val="14"/>
          </w:tcPr>
          <w:p w14:paraId="46C0C5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GUID=4e4efd96-d30b-4675-9b73-feb9efd3f310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RECORD OF RECEIPTS AND PAYMENTS</w:t>
            </w:r>
          </w:p>
        </w:tc>
      </w:tr>
      <w:tr w:rsidR="005A22FC" w14:paraId="58624AE8" w14:textId="77777777" w:rsidTr="006F2CA2">
        <w:trPr>
          <w:divId w:val="2116439976"/>
          <w:cantSplit/>
          <w:jc w:val="center"/>
        </w:trPr>
        <w:tc>
          <w:tcPr>
            <w:tcW w:w="234" w:type="dxa"/>
          </w:tcPr>
          <w:p w14:paraId="3C449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GUID=2f366664-4b6b-4c89-b010-8a43156f55ca </w:instrText>
            </w:r>
            <w:r w:rsidRPr="006F2CA2">
              <w:rPr>
                <w:rFonts w:ascii="Times New Roman" w:hAnsi="Times New Roman" w:cs="Times New Roman"/>
                <w:sz w:val="22"/>
                <w:szCs w:val="20"/>
                <w:lang w:val="en-GB" w:eastAsia="en-US"/>
              </w:rPr>
              <w:fldChar w:fldCharType="end"/>
            </w:r>
          </w:p>
        </w:tc>
        <w:tc>
          <w:tcPr>
            <w:tcW w:w="11591" w:type="dxa"/>
            <w:gridSpan w:val="14"/>
          </w:tcPr>
          <w:p w14:paraId="2DEC2C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GUID=25dc6550-e700-43d3-8598-6e952c134df5 </w:instrText>
            </w:r>
            <w:r w:rsidRPr="006F2CA2">
              <w:rPr>
                <w:rFonts w:ascii="Times New Roman" w:hAnsi="Times New Roman" w:cs="Times New Roman"/>
                <w:sz w:val="22"/>
                <w:szCs w:val="20"/>
                <w:lang w:val="en-GB" w:eastAsia="en-US"/>
              </w:rPr>
              <w:fldChar w:fldCharType="end"/>
            </w:r>
          </w:p>
        </w:tc>
      </w:tr>
      <w:tr w:rsidR="005A22FC" w14:paraId="30D8E483" w14:textId="77777777" w:rsidTr="006F2CA2">
        <w:trPr>
          <w:divId w:val="2116439976"/>
          <w:cantSplit/>
          <w:trHeight w:val="120"/>
          <w:jc w:val="center"/>
        </w:trPr>
        <w:tc>
          <w:tcPr>
            <w:tcW w:w="234" w:type="dxa"/>
          </w:tcPr>
          <w:p w14:paraId="4DE08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GUID=81092e7f-eea9-4300-bba9-e1577a2c082d </w:instrText>
            </w:r>
            <w:r w:rsidRPr="006F2CA2">
              <w:rPr>
                <w:rFonts w:ascii="Times New Roman" w:hAnsi="Times New Roman" w:cs="Times New Roman"/>
                <w:sz w:val="22"/>
                <w:szCs w:val="20"/>
                <w:lang w:val="en-GB" w:eastAsia="en-US"/>
              </w:rPr>
              <w:fldChar w:fldCharType="end"/>
            </w:r>
          </w:p>
        </w:tc>
        <w:tc>
          <w:tcPr>
            <w:tcW w:w="805" w:type="dxa"/>
          </w:tcPr>
          <w:p w14:paraId="39A2AB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GUID=a9daf276-e44b-4e5d-94d7-93a8d3ba07ea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Paid by</w:t>
            </w:r>
            <w:r w:rsidRPr="006F2CA2">
              <w:rPr>
                <w:rFonts w:ascii="Times New Roman" w:hAnsi="Times New Roman" w:cs="Times New Roman"/>
                <w:sz w:val="22"/>
                <w:szCs w:val="20"/>
                <w:lang w:val="en-GB" w:eastAsia="en-US"/>
              </w:rPr>
              <w:br/>
              <w:t>J.D. on</w:t>
            </w:r>
          </w:p>
        </w:tc>
        <w:tc>
          <w:tcPr>
            <w:tcW w:w="1071" w:type="dxa"/>
          </w:tcPr>
          <w:p w14:paraId="309242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GUID=9b5b44b3-4b4c-433b-8fbc-257eb3d65ce3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760926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GUID=b2edb600-0ee8-489c-88fe-52c1380e5ae9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292" w:type="dxa"/>
            <w:gridSpan w:val="2"/>
          </w:tcPr>
          <w:p w14:paraId="581518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GUID=95f26726-8656-40c3-a2ff-9bfe9f9e5070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J.D.</w:t>
            </w:r>
          </w:p>
        </w:tc>
        <w:tc>
          <w:tcPr>
            <w:tcW w:w="849" w:type="dxa"/>
          </w:tcPr>
          <w:p w14:paraId="3C4EDB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GUID=fa646007-62e4-4987-8d79-81cb1eeb20af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3842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GUID=78d65bb8-f9ef-4298-9235-a5fef8669761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503" w:type="dxa"/>
          </w:tcPr>
          <w:p w14:paraId="5D2D75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GUID=c9d5f651-2b34-444d-90b7-83536c4f1576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Received by </w:t>
            </w:r>
            <w:r w:rsidRPr="006F2CA2">
              <w:rPr>
                <w:rFonts w:ascii="Times New Roman" w:hAnsi="Times New Roman" w:cs="Times New Roman"/>
                <w:sz w:val="22"/>
                <w:szCs w:val="20"/>
                <w:lang w:val="en-GB" w:eastAsia="en-US"/>
              </w:rPr>
              <w:br/>
              <w:t>†J.C. on</w:t>
            </w:r>
          </w:p>
        </w:tc>
        <w:tc>
          <w:tcPr>
            <w:tcW w:w="1027" w:type="dxa"/>
          </w:tcPr>
          <w:p w14:paraId="341199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GUID=860add82-b2f2-409b-a4da-7e337b2decab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224B05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GUID=076ef279-6f9f-4199-89d0-1839ee8b3090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116" w:type="dxa"/>
            <w:gridSpan w:val="2"/>
          </w:tcPr>
          <w:p w14:paraId="3330D2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GUID=8424f4c1-a22c-49ca-9d73-90421d6bd2aa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†J.C.</w:t>
            </w:r>
          </w:p>
        </w:tc>
        <w:tc>
          <w:tcPr>
            <w:tcW w:w="3928" w:type="dxa"/>
            <w:gridSpan w:val="5"/>
          </w:tcPr>
          <w:p w14:paraId="72F58B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GUID=61c38911-0684-4895-901b-99fc7d042502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50F70D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GUID=dbeba52f-1392-4f39-b3b6-46edd6c9c934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r>
      <w:tr w:rsidR="005A22FC" w14:paraId="05D0C8F7" w14:textId="77777777" w:rsidTr="006F2CA2">
        <w:trPr>
          <w:divId w:val="2116439976"/>
          <w:cantSplit/>
          <w:trHeight w:val="120"/>
          <w:jc w:val="center"/>
        </w:trPr>
        <w:tc>
          <w:tcPr>
            <w:tcW w:w="234" w:type="dxa"/>
          </w:tcPr>
          <w:p w14:paraId="0BC33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GUID=aba9fa8f-01d6-4753-a55f-8a97bf40267c </w:instrText>
            </w:r>
            <w:r w:rsidRPr="006F2CA2">
              <w:rPr>
                <w:rFonts w:ascii="Times New Roman" w:hAnsi="Times New Roman" w:cs="Times New Roman"/>
                <w:sz w:val="22"/>
                <w:szCs w:val="20"/>
                <w:lang w:val="en-GB" w:eastAsia="en-US"/>
              </w:rPr>
              <w:fldChar w:fldCharType="end"/>
            </w:r>
          </w:p>
        </w:tc>
        <w:tc>
          <w:tcPr>
            <w:tcW w:w="805" w:type="dxa"/>
          </w:tcPr>
          <w:p w14:paraId="5C5B3C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GUID=6bc477a3-3fac-4645-b51e-edd5a5f8dab0 </w:instrText>
            </w:r>
            <w:r w:rsidRPr="006F2CA2">
              <w:rPr>
                <w:rFonts w:ascii="Times New Roman" w:hAnsi="Times New Roman" w:cs="Times New Roman"/>
                <w:sz w:val="22"/>
                <w:szCs w:val="20"/>
                <w:lang w:val="en-GB" w:eastAsia="en-US"/>
              </w:rPr>
              <w:fldChar w:fldCharType="end"/>
            </w:r>
          </w:p>
        </w:tc>
        <w:tc>
          <w:tcPr>
            <w:tcW w:w="1071" w:type="dxa"/>
          </w:tcPr>
          <w:p w14:paraId="33345D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GUID=a56adf30-a4e3-4374-bc41-b529a9b6ddd8 </w:instrText>
            </w:r>
            <w:r w:rsidRPr="006F2CA2">
              <w:rPr>
                <w:rFonts w:ascii="Times New Roman" w:hAnsi="Times New Roman" w:cs="Times New Roman"/>
                <w:sz w:val="22"/>
                <w:szCs w:val="20"/>
                <w:lang w:val="en-GB" w:eastAsia="en-US"/>
              </w:rPr>
              <w:fldChar w:fldCharType="end"/>
            </w:r>
          </w:p>
        </w:tc>
        <w:tc>
          <w:tcPr>
            <w:tcW w:w="1292" w:type="dxa"/>
            <w:gridSpan w:val="2"/>
          </w:tcPr>
          <w:p w14:paraId="7B05BC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GUID=19859ded-a7a6-4c25-80cb-e852a7c7f4dc </w:instrText>
            </w:r>
            <w:r w:rsidRPr="006F2CA2">
              <w:rPr>
                <w:rFonts w:ascii="Times New Roman" w:hAnsi="Times New Roman" w:cs="Times New Roman"/>
                <w:sz w:val="22"/>
                <w:szCs w:val="20"/>
                <w:lang w:val="en-GB" w:eastAsia="en-US"/>
              </w:rPr>
              <w:fldChar w:fldCharType="end"/>
            </w:r>
          </w:p>
        </w:tc>
        <w:tc>
          <w:tcPr>
            <w:tcW w:w="849" w:type="dxa"/>
          </w:tcPr>
          <w:p w14:paraId="2626D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GUID=a4b50503-71b7-4f2f-bfc4-3fa9fa73da4b </w:instrText>
            </w:r>
            <w:r w:rsidRPr="006F2CA2">
              <w:rPr>
                <w:rFonts w:ascii="Times New Roman" w:hAnsi="Times New Roman" w:cs="Times New Roman"/>
                <w:sz w:val="22"/>
                <w:szCs w:val="20"/>
                <w:lang w:val="en-GB" w:eastAsia="en-US"/>
              </w:rPr>
              <w:fldChar w:fldCharType="end"/>
            </w:r>
          </w:p>
        </w:tc>
        <w:tc>
          <w:tcPr>
            <w:tcW w:w="1503" w:type="dxa"/>
          </w:tcPr>
          <w:p w14:paraId="3B968F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GUID=5598b57f-6e3c-4752-b7c8-ef0f11ac208c </w:instrText>
            </w:r>
            <w:r w:rsidRPr="006F2CA2">
              <w:rPr>
                <w:rFonts w:ascii="Times New Roman" w:hAnsi="Times New Roman" w:cs="Times New Roman"/>
                <w:sz w:val="22"/>
                <w:szCs w:val="20"/>
                <w:lang w:val="en-GB" w:eastAsia="en-US"/>
              </w:rPr>
              <w:fldChar w:fldCharType="end"/>
            </w:r>
          </w:p>
        </w:tc>
        <w:tc>
          <w:tcPr>
            <w:tcW w:w="1027" w:type="dxa"/>
          </w:tcPr>
          <w:p w14:paraId="1A0408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GUID=e32b7e34-15c4-4872-933a-5e7f088fd40e </w:instrText>
            </w:r>
            <w:r w:rsidRPr="006F2CA2">
              <w:rPr>
                <w:rFonts w:ascii="Times New Roman" w:hAnsi="Times New Roman" w:cs="Times New Roman"/>
                <w:sz w:val="22"/>
                <w:szCs w:val="20"/>
                <w:lang w:val="en-GB" w:eastAsia="en-US"/>
              </w:rPr>
              <w:fldChar w:fldCharType="end"/>
            </w:r>
          </w:p>
        </w:tc>
        <w:tc>
          <w:tcPr>
            <w:tcW w:w="1116" w:type="dxa"/>
            <w:gridSpan w:val="2"/>
          </w:tcPr>
          <w:p w14:paraId="27BBE2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GUID=449f909e-9f6f-40dc-b09f-2065944083fa </w:instrText>
            </w:r>
            <w:r w:rsidRPr="006F2CA2">
              <w:rPr>
                <w:rFonts w:ascii="Times New Roman" w:hAnsi="Times New Roman" w:cs="Times New Roman"/>
                <w:sz w:val="22"/>
                <w:szCs w:val="20"/>
                <w:lang w:val="en-GB" w:eastAsia="en-US"/>
              </w:rPr>
              <w:fldChar w:fldCharType="end"/>
            </w:r>
          </w:p>
        </w:tc>
        <w:tc>
          <w:tcPr>
            <w:tcW w:w="3928" w:type="dxa"/>
            <w:gridSpan w:val="5"/>
          </w:tcPr>
          <w:p w14:paraId="6DFC5E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GUID=a86cdfdd-e131-4736-8a22-b050f8d81971 </w:instrText>
            </w:r>
            <w:r w:rsidRPr="006F2CA2">
              <w:rPr>
                <w:rFonts w:ascii="Times New Roman" w:hAnsi="Times New Roman" w:cs="Times New Roman"/>
                <w:sz w:val="22"/>
                <w:szCs w:val="20"/>
                <w:lang w:val="en-GB" w:eastAsia="en-US"/>
              </w:rPr>
              <w:fldChar w:fldCharType="end"/>
            </w:r>
          </w:p>
        </w:tc>
      </w:tr>
      <w:tr w:rsidR="005A22FC" w14:paraId="36F23397" w14:textId="77777777" w:rsidTr="006F2CA2">
        <w:trPr>
          <w:divId w:val="2116439976"/>
          <w:cantSplit/>
          <w:trHeight w:val="120"/>
          <w:jc w:val="center"/>
        </w:trPr>
        <w:tc>
          <w:tcPr>
            <w:tcW w:w="234" w:type="dxa"/>
          </w:tcPr>
          <w:p w14:paraId="35BA5C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GUID=db850492-8454-4963-b58e-54d9d46b7163 </w:instrText>
            </w:r>
            <w:r w:rsidRPr="006F2CA2">
              <w:rPr>
                <w:rFonts w:ascii="Times New Roman" w:hAnsi="Times New Roman" w:cs="Times New Roman"/>
                <w:sz w:val="22"/>
                <w:szCs w:val="20"/>
                <w:lang w:val="en-GB" w:eastAsia="en-US"/>
              </w:rPr>
              <w:fldChar w:fldCharType="end"/>
            </w:r>
          </w:p>
        </w:tc>
        <w:tc>
          <w:tcPr>
            <w:tcW w:w="805" w:type="dxa"/>
          </w:tcPr>
          <w:p w14:paraId="497BCA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071" w:type="dxa"/>
          </w:tcPr>
          <w:p w14:paraId="2D178A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GUID=965dc49a-b3e5-408b-8edc-a555cc077acf </w:instrText>
            </w:r>
            <w:r w:rsidRPr="006F2CA2">
              <w:rPr>
                <w:rFonts w:ascii="Times New Roman" w:hAnsi="Times New Roman" w:cs="Times New Roman"/>
                <w:sz w:val="22"/>
                <w:szCs w:val="20"/>
                <w:lang w:val="en-GB" w:eastAsia="en-US"/>
              </w:rPr>
              <w:fldChar w:fldCharType="end"/>
            </w:r>
          </w:p>
        </w:tc>
        <w:tc>
          <w:tcPr>
            <w:tcW w:w="1292" w:type="dxa"/>
            <w:gridSpan w:val="2"/>
          </w:tcPr>
          <w:p w14:paraId="7B263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GUID=49d69a64-dcf8-4349-9a61-f74b7740d43b </w:instrText>
            </w:r>
            <w:r w:rsidRPr="006F2CA2">
              <w:rPr>
                <w:rFonts w:ascii="Times New Roman" w:hAnsi="Times New Roman" w:cs="Times New Roman"/>
                <w:sz w:val="22"/>
                <w:szCs w:val="20"/>
                <w:lang w:val="en-GB" w:eastAsia="en-US"/>
              </w:rPr>
              <w:fldChar w:fldCharType="end"/>
            </w:r>
          </w:p>
        </w:tc>
        <w:tc>
          <w:tcPr>
            <w:tcW w:w="849" w:type="dxa"/>
          </w:tcPr>
          <w:p w14:paraId="044C12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GUID=b775db4e-dcab-436d-b2af-69b4136b1dbe </w:instrText>
            </w:r>
            <w:r w:rsidRPr="006F2CA2">
              <w:rPr>
                <w:rFonts w:ascii="Times New Roman" w:hAnsi="Times New Roman" w:cs="Times New Roman"/>
                <w:sz w:val="22"/>
                <w:szCs w:val="20"/>
                <w:lang w:val="en-GB" w:eastAsia="en-US"/>
              </w:rPr>
              <w:fldChar w:fldCharType="end"/>
            </w:r>
          </w:p>
        </w:tc>
        <w:tc>
          <w:tcPr>
            <w:tcW w:w="1503" w:type="dxa"/>
          </w:tcPr>
          <w:p w14:paraId="75759C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GUID=198a35ab-4f5c-4627-84c5-8b1a7e8cb951 </w:instrText>
            </w:r>
            <w:r w:rsidRPr="006F2CA2">
              <w:rPr>
                <w:rFonts w:ascii="Times New Roman" w:hAnsi="Times New Roman" w:cs="Times New Roman"/>
                <w:sz w:val="22"/>
                <w:szCs w:val="20"/>
                <w:lang w:val="en-GB" w:eastAsia="en-US"/>
              </w:rPr>
              <w:fldChar w:fldCharType="end"/>
            </w:r>
          </w:p>
        </w:tc>
        <w:tc>
          <w:tcPr>
            <w:tcW w:w="1027" w:type="dxa"/>
          </w:tcPr>
          <w:p w14:paraId="3C023E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GUID=7489a75e-68cf-4fa7-91a7-c450cb29985b </w:instrText>
            </w:r>
            <w:r w:rsidRPr="006F2CA2">
              <w:rPr>
                <w:rFonts w:ascii="Times New Roman" w:hAnsi="Times New Roman" w:cs="Times New Roman"/>
                <w:sz w:val="22"/>
                <w:szCs w:val="20"/>
                <w:lang w:val="en-GB" w:eastAsia="en-US"/>
              </w:rPr>
              <w:fldChar w:fldCharType="end"/>
            </w:r>
          </w:p>
        </w:tc>
        <w:tc>
          <w:tcPr>
            <w:tcW w:w="1116" w:type="dxa"/>
            <w:gridSpan w:val="2"/>
          </w:tcPr>
          <w:p w14:paraId="3D2D70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GUID=dc4a723b-267c-4f8e-bc99-e4cd4101a58b </w:instrText>
            </w:r>
            <w:r w:rsidRPr="006F2CA2">
              <w:rPr>
                <w:rFonts w:ascii="Times New Roman" w:hAnsi="Times New Roman" w:cs="Times New Roman"/>
                <w:sz w:val="22"/>
                <w:szCs w:val="20"/>
                <w:lang w:val="en-GB" w:eastAsia="en-US"/>
              </w:rPr>
              <w:fldChar w:fldCharType="end"/>
            </w:r>
          </w:p>
        </w:tc>
        <w:tc>
          <w:tcPr>
            <w:tcW w:w="3928" w:type="dxa"/>
            <w:gridSpan w:val="5"/>
          </w:tcPr>
          <w:p w14:paraId="13441B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GUID=259aecc8-c3ce-4b1c-be99-955376b80df3 </w:instrText>
            </w:r>
            <w:r w:rsidRPr="006F2CA2">
              <w:rPr>
                <w:rFonts w:ascii="Times New Roman" w:hAnsi="Times New Roman" w:cs="Times New Roman"/>
                <w:sz w:val="22"/>
                <w:szCs w:val="20"/>
                <w:lang w:val="en-GB" w:eastAsia="en-US"/>
              </w:rPr>
              <w:fldChar w:fldCharType="end"/>
            </w:r>
          </w:p>
        </w:tc>
      </w:tr>
      <w:tr w:rsidR="006F2CA2" w:rsidRPr="006F2CA2" w14:paraId="458E2FEA" w14:textId="77777777" w:rsidTr="006F2CA2">
        <w:trPr>
          <w:divId w:val="2116439976"/>
          <w:cantSplit/>
          <w:jc w:val="center"/>
        </w:trPr>
        <w:tc>
          <w:tcPr>
            <w:tcW w:w="234" w:type="dxa"/>
          </w:tcPr>
          <w:p w14:paraId="04B205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GUID=4b909d4a-3b34-4045-8ac0-c08782ba4593 </w:instrText>
            </w:r>
            <w:r w:rsidRPr="006F2CA2">
              <w:rPr>
                <w:rFonts w:ascii="Times New Roman" w:hAnsi="Times New Roman" w:cs="Times New Roman"/>
                <w:sz w:val="22"/>
                <w:szCs w:val="20"/>
                <w:lang w:val="en-GB" w:eastAsia="en-US"/>
              </w:rPr>
              <w:fldChar w:fldCharType="end"/>
            </w:r>
          </w:p>
        </w:tc>
        <w:tc>
          <w:tcPr>
            <w:tcW w:w="7607" w:type="dxa"/>
            <w:gridSpan w:val="8"/>
          </w:tcPr>
          <w:p w14:paraId="3C90347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GUID=34d1d23b-2195-4338-bc17-57786eba48cd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This card must be completed on each occasion a debtor pays in and on each occasion a creditor receives a payment.</w:t>
            </w:r>
          </w:p>
        </w:tc>
        <w:tc>
          <w:tcPr>
            <w:tcW w:w="224" w:type="dxa"/>
            <w:gridSpan w:val="4"/>
          </w:tcPr>
          <w:p w14:paraId="033A37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GUID=a939746a-7dc2-4508-b028-9a4c53d92369 </w:instrText>
            </w:r>
            <w:r w:rsidRPr="006F2CA2">
              <w:rPr>
                <w:rFonts w:ascii="Times New Roman" w:hAnsi="Times New Roman" w:cs="Times New Roman"/>
                <w:sz w:val="22"/>
                <w:szCs w:val="20"/>
                <w:lang w:val="en-GB" w:eastAsia="en-US"/>
              </w:rPr>
              <w:fldChar w:fldCharType="end"/>
            </w:r>
          </w:p>
        </w:tc>
        <w:tc>
          <w:tcPr>
            <w:tcW w:w="3760" w:type="dxa"/>
            <w:gridSpan w:val="2"/>
          </w:tcPr>
          <w:p w14:paraId="6B7CE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GUID=e67e5a99-3589-4c40-8f86-78dd4c30882d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J.D. = Judgment Debtor</w:t>
            </w:r>
          </w:p>
          <w:p w14:paraId="32E2E5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GUID=9c073852-f3eb-4666-89cc-5b2c8e85e1cb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†J.C. = Judgment Creditor</w:t>
            </w:r>
          </w:p>
        </w:tc>
      </w:tr>
    </w:tbl>
    <w:p w14:paraId="7AD0F2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sectPr w:rsidR="006F2CA2" w:rsidRPr="006F2CA2" w:rsidSect="00B86892">
          <w:pgSz w:w="16838" w:h="11906" w:orient="landscape"/>
          <w:pgMar w:top="1440" w:right="1440" w:bottom="2127" w:left="1440" w:header="708" w:footer="708" w:gutter="0"/>
          <w:cols w:space="708"/>
          <w:docGrid w:linePitch="360"/>
        </w:sectPr>
      </w:pPr>
    </w:p>
    <w:tbl>
      <w:tblPr>
        <w:tblpPr w:leftFromText="180" w:rightFromText="180" w:vertAnchor="text" w:tblpX="851" w:tblpY="1"/>
        <w:tblOverlap w:val="never"/>
        <w:tblW w:w="7100" w:type="dxa"/>
        <w:tblLook w:val="04A0" w:firstRow="1" w:lastRow="0" w:firstColumn="1" w:lastColumn="0" w:noHBand="0" w:noVBand="1"/>
      </w:tblPr>
      <w:tblGrid>
        <w:gridCol w:w="7100"/>
      </w:tblGrid>
      <w:tr w:rsidR="006F2CA2" w:rsidRPr="006F2CA2" w14:paraId="3B5A172F" w14:textId="77777777" w:rsidTr="00B86892">
        <w:trPr>
          <w:divId w:val="2116439976"/>
          <w:cantSplit/>
        </w:trPr>
        <w:tc>
          <w:tcPr>
            <w:tcW w:w="7100" w:type="dxa"/>
          </w:tcPr>
          <w:p w14:paraId="3D06724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GUID=3d593de7-57b3-4a62-b243-62aab414a349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186</w:t>
            </w:r>
          </w:p>
        </w:tc>
      </w:tr>
      <w:tr w:rsidR="006F2CA2" w:rsidRPr="006F2CA2" w14:paraId="0F280321" w14:textId="77777777" w:rsidTr="00B86892">
        <w:trPr>
          <w:divId w:val="2116439976"/>
          <w:cantSplit/>
        </w:trPr>
        <w:tc>
          <w:tcPr>
            <w:tcW w:w="7100" w:type="dxa"/>
          </w:tcPr>
          <w:p w14:paraId="0A382B5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R.989</w:t>
            </w:r>
          </w:p>
          <w:p w14:paraId="27E2493F"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HEARING DATES/ </w:t>
            </w:r>
            <w:r w:rsidRPr="006F2CA2">
              <w:rPr>
                <w:rFonts w:ascii="Times New Roman" w:hAnsi="Times New Roman" w:cs="Times New Roman"/>
                <w:sz w:val="22"/>
                <w:szCs w:val="20"/>
                <w:lang w:val="en-GB" w:eastAsia="en-US"/>
              </w:rPr>
              <w:br/>
              <w:t>FURTHER HEARING DATES</w:t>
            </w:r>
          </w:p>
          <w:p w14:paraId="2F20BDA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GUID=9bf2719f-2449-4f48-9c78-fa0b40987e92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619236A"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GUID=56e8e722-bc80-45f6-87f3-bd8b96542494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D70484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GUID=d7ba05e0-f073-44ed-9267-408f0d3fd19a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the matter to be fixed for hearing/further hearing* before: Judge/Registrar*</w:t>
            </w:r>
          </w:p>
          <w:p w14:paraId="3791195E"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GUID=af9c89ef-c1f7-42ca-ad46-07c43bac3e61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hearing/further hearing* days requested:        days</w:t>
            </w:r>
          </w:p>
          <w:p w14:paraId="5486FB9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GUID=4bca8a80-3e68-4239-932a-bfea88d17b81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 days previously expended:        days</w:t>
            </w:r>
          </w:p>
          <w:p w14:paraId="596FDFB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GUID=f3eb14c0-5e24-4387-a989-6321e13a1697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fees payable:</w:t>
            </w:r>
          </w:p>
          <w:p w14:paraId="33E78C3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GUID=6dd1a570-d5ee-40e0-b1fa-c878505125ec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4F9D332"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GUID=8fdce0c6-8f3e-4cd9-b332-3ec8ddab1fdf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0D0CB3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p w14:paraId="3B5F41A5" w14:textId="77777777" w:rsidR="00B46697" w:rsidRDefault="00B46697" w:rsidP="008617CF">
      <w:pPr>
        <w:pStyle w:val="PDHeading"/>
        <w:jc w:val="both"/>
        <w:divId w:val="2116439976"/>
        <w:rPr>
          <w:rFonts w:cs="Times New Roman"/>
        </w:rPr>
      </w:pPr>
    </w:p>
    <w:p w14:paraId="506639C5" w14:textId="77777777" w:rsidR="00267633" w:rsidRDefault="00267633" w:rsidP="008617CF">
      <w:pPr>
        <w:pStyle w:val="PDHeading"/>
        <w:jc w:val="both"/>
        <w:divId w:val="2116439976"/>
        <w:rPr>
          <w:rFonts w:cs="Times New Roman"/>
        </w:rPr>
      </w:pPr>
    </w:p>
    <w:p w14:paraId="7CC32ACE" w14:textId="77777777" w:rsidR="00267633" w:rsidRDefault="00267633" w:rsidP="008617CF">
      <w:pPr>
        <w:pStyle w:val="PDHeading"/>
        <w:jc w:val="both"/>
        <w:divId w:val="2116439976"/>
        <w:rPr>
          <w:rFonts w:cs="Times New Roman"/>
        </w:rPr>
      </w:pPr>
    </w:p>
    <w:p w14:paraId="664E24C8" w14:textId="77777777" w:rsidR="00267633" w:rsidRDefault="00267633" w:rsidP="008617CF">
      <w:pPr>
        <w:pStyle w:val="PDHeading"/>
        <w:jc w:val="both"/>
        <w:divId w:val="2116439976"/>
        <w:rPr>
          <w:rFonts w:cs="Times New Roman"/>
        </w:rPr>
      </w:pPr>
    </w:p>
    <w:p w14:paraId="5EE607E9" w14:textId="77777777" w:rsidR="00267633" w:rsidRDefault="00267633" w:rsidP="008617CF">
      <w:pPr>
        <w:pStyle w:val="PDHeading"/>
        <w:jc w:val="both"/>
        <w:divId w:val="2116439976"/>
        <w:rPr>
          <w:rFonts w:cs="Times New Roman"/>
        </w:rPr>
      </w:pPr>
    </w:p>
    <w:p w14:paraId="39CA6E21" w14:textId="77777777" w:rsidR="00267633" w:rsidRDefault="00267633" w:rsidP="008617CF">
      <w:pPr>
        <w:pStyle w:val="PDHeading"/>
        <w:jc w:val="both"/>
        <w:divId w:val="2116439976"/>
        <w:rPr>
          <w:rFonts w:cs="Times New Roman"/>
        </w:rPr>
      </w:pPr>
    </w:p>
    <w:p w14:paraId="25EFC4D4" w14:textId="77777777" w:rsidR="00267633" w:rsidRDefault="00267633" w:rsidP="008617CF">
      <w:pPr>
        <w:pStyle w:val="PDHeading"/>
        <w:jc w:val="both"/>
        <w:divId w:val="2116439976"/>
        <w:rPr>
          <w:rFonts w:cs="Times New Roman"/>
        </w:rPr>
      </w:pPr>
    </w:p>
    <w:p w14:paraId="7A5EAE83" w14:textId="77777777" w:rsidR="00267633" w:rsidRDefault="00267633" w:rsidP="008617CF">
      <w:pPr>
        <w:pStyle w:val="PDHeading"/>
        <w:jc w:val="both"/>
        <w:divId w:val="2116439976"/>
        <w:rPr>
          <w:rFonts w:cs="Times New Roman"/>
        </w:rPr>
      </w:pPr>
    </w:p>
    <w:p w14:paraId="1D59CBF5" w14:textId="77777777" w:rsidR="00267633" w:rsidRDefault="00267633" w:rsidP="008617CF">
      <w:pPr>
        <w:pStyle w:val="PDHeading"/>
        <w:jc w:val="both"/>
        <w:divId w:val="2116439976"/>
        <w:rPr>
          <w:rFonts w:cs="Times New Roman"/>
        </w:rPr>
      </w:pPr>
    </w:p>
    <w:p w14:paraId="18F22CEE" w14:textId="77777777" w:rsidR="00267633" w:rsidRDefault="00267633" w:rsidP="008617CF">
      <w:pPr>
        <w:pStyle w:val="PDHeading"/>
        <w:jc w:val="both"/>
        <w:divId w:val="2116439976"/>
        <w:rPr>
          <w:rFonts w:cs="Times New Roman"/>
        </w:rPr>
      </w:pPr>
    </w:p>
    <w:p w14:paraId="1DB25F69" w14:textId="77777777" w:rsidR="00267633" w:rsidRDefault="00267633" w:rsidP="008617CF">
      <w:pPr>
        <w:pStyle w:val="PDHeading"/>
        <w:jc w:val="both"/>
        <w:divId w:val="2116439976"/>
        <w:rPr>
          <w:rFonts w:cs="Times New Roman"/>
        </w:rPr>
      </w:pPr>
    </w:p>
    <w:p w14:paraId="5F02F46B" w14:textId="77777777" w:rsidR="00267633" w:rsidRDefault="00267633" w:rsidP="008617CF">
      <w:pPr>
        <w:pStyle w:val="PDHeading"/>
        <w:jc w:val="both"/>
        <w:divId w:val="2116439976"/>
        <w:rPr>
          <w:rFonts w:cs="Times New Roman"/>
        </w:rPr>
      </w:pPr>
    </w:p>
    <w:p w14:paraId="0F678C55" w14:textId="77777777" w:rsidR="00267633" w:rsidRDefault="00267633" w:rsidP="008617CF">
      <w:pPr>
        <w:pStyle w:val="PDHeading"/>
        <w:jc w:val="both"/>
        <w:divId w:val="2116439976"/>
        <w:rPr>
          <w:rFonts w:cs="Times New Roman"/>
        </w:rPr>
      </w:pPr>
    </w:p>
    <w:p w14:paraId="127F5C18" w14:textId="77777777" w:rsidR="00267633" w:rsidRDefault="00267633" w:rsidP="008617CF">
      <w:pPr>
        <w:pStyle w:val="PDHeading"/>
        <w:jc w:val="both"/>
        <w:divId w:val="2116439976"/>
        <w:rPr>
          <w:rFonts w:cs="Times New Roman"/>
        </w:rPr>
      </w:pPr>
    </w:p>
    <w:p w14:paraId="3AFCB593" w14:textId="77777777" w:rsidR="00267633" w:rsidRDefault="00267633" w:rsidP="008617CF">
      <w:pPr>
        <w:pStyle w:val="PDHeading"/>
        <w:jc w:val="both"/>
        <w:divId w:val="2116439976"/>
        <w:rPr>
          <w:rFonts w:cs="Times New Roman"/>
        </w:rPr>
      </w:pPr>
    </w:p>
    <w:p w14:paraId="0BCE8C5E" w14:textId="77777777" w:rsidR="00267633" w:rsidRDefault="00267633" w:rsidP="008617CF">
      <w:pPr>
        <w:pStyle w:val="PDHeading"/>
        <w:jc w:val="both"/>
        <w:divId w:val="2116439976"/>
        <w:rPr>
          <w:rFonts w:cs="Times New Roman"/>
        </w:rPr>
      </w:pPr>
    </w:p>
    <w:p w14:paraId="0DEB9BF6" w14:textId="77777777" w:rsidR="00267633" w:rsidRDefault="00267633" w:rsidP="008617CF">
      <w:pPr>
        <w:pStyle w:val="PDHeading"/>
        <w:jc w:val="both"/>
        <w:divId w:val="2116439976"/>
        <w:rPr>
          <w:rFonts w:cs="Times New Roman"/>
        </w:rPr>
      </w:pPr>
    </w:p>
    <w:p w14:paraId="22CAED7B" w14:textId="77777777" w:rsidR="00267633" w:rsidRDefault="00267633" w:rsidP="008617CF">
      <w:pPr>
        <w:pStyle w:val="PDHeading"/>
        <w:jc w:val="both"/>
        <w:divId w:val="2116439976"/>
        <w:rPr>
          <w:rFonts w:cs="Times New Roman"/>
        </w:rPr>
      </w:pPr>
    </w:p>
    <w:p w14:paraId="5E055B9A" w14:textId="77777777" w:rsidR="00267633" w:rsidRDefault="00267633" w:rsidP="008617CF">
      <w:pPr>
        <w:pStyle w:val="PDHeading"/>
        <w:jc w:val="both"/>
        <w:divId w:val="2116439976"/>
        <w:rPr>
          <w:rFonts w:cs="Times New Roman"/>
        </w:rPr>
      </w:pPr>
    </w:p>
    <w:p w14:paraId="0E980D92"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FORM 187</w:t>
      </w:r>
    </w:p>
    <w:p w14:paraId="7A4D5FB8"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055E133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0513610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537DE052"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1F138C06"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No.</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4BEF7AAD"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3D42170A"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2B7AAC7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1C36C57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7C42529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t>And</w:t>
      </w:r>
    </w:p>
    <w:p w14:paraId="1766C44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5C845013" w14:textId="77777777" w:rsidR="00267633" w:rsidRPr="00267633" w:rsidRDefault="00267633" w:rsidP="00267633">
      <w:pPr>
        <w:spacing w:before="0" w:after="200" w:line="276" w:lineRule="auto"/>
        <w:ind w:left="2835"/>
        <w:jc w:val="right"/>
        <w:divId w:val="2116439976"/>
        <w:rPr>
          <w:rFonts w:ascii="Times New Roman" w:hAnsi="Times New Roman" w:cs="Times New Roman"/>
          <w:i/>
          <w:lang w:val="en" w:eastAsia="en-GB"/>
        </w:rPr>
      </w:pPr>
      <w:r w:rsidRPr="00267633">
        <w:rPr>
          <w:rFonts w:ascii="Times New Roman" w:hAnsi="Times New Roman" w:cs="Times New Roman"/>
          <w:lang w:val="en" w:eastAsia="en-GB"/>
        </w:rPr>
        <w:t>…Defendant</w:t>
      </w:r>
    </w:p>
    <w:p w14:paraId="5B00CDE8"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p>
    <w:p w14:paraId="48E8116D" w14:textId="77777777" w:rsidR="00267633" w:rsidRPr="00267633" w:rsidRDefault="00267633" w:rsidP="00267633">
      <w:pPr>
        <w:spacing w:before="0" w:after="200" w:line="276" w:lineRule="auto"/>
        <w:jc w:val="center"/>
        <w:divId w:val="2116439976"/>
        <w:rPr>
          <w:rFonts w:ascii="Times New Roman" w:hAnsi="Times New Roman" w:cs="Times New Roman"/>
          <w:b/>
          <w:u w:val="single"/>
          <w:lang w:val="en" w:eastAsia="en-GB"/>
        </w:rPr>
      </w:pPr>
      <w:r w:rsidRPr="00267633">
        <w:rPr>
          <w:rFonts w:ascii="Times New Roman" w:hAnsi="Times New Roman" w:cs="Times New Roman"/>
          <w:b/>
          <w:u w:val="single"/>
          <w:lang w:val="en" w:eastAsia="en-GB"/>
        </w:rPr>
        <w:t>NOTICE OF ADDRESS FOR SERVICE ON CHILD REPRESENTATIVE</w:t>
      </w:r>
    </w:p>
    <w:p w14:paraId="09F15BC4" w14:textId="77777777" w:rsidR="00267633" w:rsidRPr="00267633" w:rsidRDefault="00267633" w:rsidP="00267633">
      <w:pPr>
        <w:spacing w:before="0" w:after="200" w:line="276" w:lineRule="auto"/>
        <w:divId w:val="2116439976"/>
        <w:rPr>
          <w:rFonts w:ascii="Times New Roman" w:hAnsi="Times New Roman" w:cs="Times New Roman"/>
          <w:b/>
          <w:lang w:val="en" w:eastAsia="en-GB"/>
        </w:rPr>
      </w:pPr>
    </w:p>
    <w:p w14:paraId="0B5A2787"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I have been appointed the Child Representative for your child(ren), namely (insert name of child) pursuant to the Order of Court dated ____.</w:t>
      </w:r>
    </w:p>
    <w:p w14:paraId="1CAB17C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6ABCB7F6"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Please serve on me all documents filed in Court relating to the custody care and control and access of the child(ren) by delivering a copy/copies of the same at the following address:</w:t>
      </w:r>
    </w:p>
    <w:p w14:paraId="64EA43D0" w14:textId="77777777" w:rsidR="00267633" w:rsidRPr="00267633" w:rsidRDefault="00267633" w:rsidP="00267633">
      <w:pPr>
        <w:spacing w:before="0" w:after="0" w:line="240" w:lineRule="auto"/>
        <w:ind w:left="720"/>
        <w:divId w:val="2116439976"/>
        <w:rPr>
          <w:rFonts w:ascii="Times New Roman" w:hAnsi="Times New Roman" w:cs="Times New Roman"/>
          <w:lang w:val="en" w:eastAsia="zh-CN"/>
        </w:rPr>
      </w:pPr>
    </w:p>
    <w:p w14:paraId="0A386E8A" w14:textId="77777777" w:rsidR="00267633" w:rsidRPr="00267633" w:rsidRDefault="00267633" w:rsidP="00267633">
      <w:pPr>
        <w:spacing w:before="0" w:after="200" w:line="276" w:lineRule="auto"/>
        <w:ind w:left="720"/>
        <w:divId w:val="2116439976"/>
        <w:rPr>
          <w:rFonts w:ascii="Times New Roman" w:hAnsi="Times New Roman" w:cs="Times New Roman"/>
          <w:lang w:val="en" w:eastAsia="en-GB"/>
        </w:rPr>
      </w:pPr>
      <w:r w:rsidRPr="00267633">
        <w:rPr>
          <w:rFonts w:ascii="Times New Roman" w:hAnsi="Times New Roman" w:cs="Times New Roman"/>
          <w:lang w:val="en" w:eastAsia="en-GB"/>
        </w:rPr>
        <w:t>[insert address]</w:t>
      </w:r>
    </w:p>
    <w:p w14:paraId="31F54DCB"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p>
    <w:p w14:paraId="2AB63E49"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2C8052AF"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Name of Child Representative:</w:t>
      </w:r>
    </w:p>
    <w:p w14:paraId="51F0C715"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Law Firm/Employer </w:t>
      </w:r>
      <w:proofErr w:type="spellStart"/>
      <w:r w:rsidRPr="00267633">
        <w:rPr>
          <w:rFonts w:ascii="Times New Roman" w:hAnsi="Times New Roman" w:cs="Times New Roman"/>
          <w:lang w:val="en" w:eastAsia="en-GB"/>
        </w:rPr>
        <w:t>Organisation</w:t>
      </w:r>
      <w:proofErr w:type="spellEnd"/>
      <w:r w:rsidRPr="00267633">
        <w:rPr>
          <w:rFonts w:ascii="Times New Roman" w:hAnsi="Times New Roman" w:cs="Times New Roman"/>
          <w:lang w:val="en" w:eastAsia="en-GB"/>
        </w:rPr>
        <w:t>:</w:t>
      </w:r>
    </w:p>
    <w:p w14:paraId="1D1263B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4A0" w:firstRow="1" w:lastRow="0" w:firstColumn="1" w:lastColumn="0" w:noHBand="0" w:noVBand="1"/>
      </w:tblPr>
      <w:tblGrid>
        <w:gridCol w:w="3080"/>
        <w:gridCol w:w="3080"/>
        <w:gridCol w:w="3080"/>
      </w:tblGrid>
      <w:tr w:rsidR="00267633" w:rsidRPr="00267633" w14:paraId="3CF4E605" w14:textId="77777777" w:rsidTr="00267633">
        <w:trPr>
          <w:divId w:val="2116439976"/>
          <w:jc w:val="center"/>
        </w:trPr>
        <w:tc>
          <w:tcPr>
            <w:tcW w:w="3080" w:type="dxa"/>
          </w:tcPr>
          <w:p w14:paraId="658863AE"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br w:type="page"/>
            </w:r>
          </w:p>
        </w:tc>
        <w:tc>
          <w:tcPr>
            <w:tcW w:w="3080" w:type="dxa"/>
            <w:hideMark/>
          </w:tcPr>
          <w:p w14:paraId="3C65023F"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lang w:val="en-GB" w:eastAsia="zh-CN"/>
              </w:rPr>
            </w:pPr>
            <w:r w:rsidRPr="00267633">
              <w:rPr>
                <w:rFonts w:ascii="Times New Roman" w:hAnsi="Times New Roman" w:cs="Times New Roman"/>
                <w:bCs/>
                <w:iCs/>
                <w:spacing w:val="-3"/>
                <w:lang w:val="en-GB" w:eastAsia="zh-CN"/>
              </w:rPr>
              <w:t>FORM 188</w:t>
            </w:r>
          </w:p>
        </w:tc>
        <w:tc>
          <w:tcPr>
            <w:tcW w:w="3080" w:type="dxa"/>
          </w:tcPr>
          <w:p w14:paraId="0A140448"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1A291992"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35C6C20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250DF45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23635BC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5C41D7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No. </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FABE920"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411B4A9D"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4F0A48A5"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5891B316"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And</w:t>
      </w:r>
    </w:p>
    <w:p w14:paraId="68904854"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0233A99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…Defendant</w:t>
      </w:r>
    </w:p>
    <w:p w14:paraId="12FDCEFD" w14:textId="77777777" w:rsidR="00267633" w:rsidRPr="00267633" w:rsidRDefault="00267633" w:rsidP="00267633">
      <w:pPr>
        <w:spacing w:before="0" w:after="200" w:line="276" w:lineRule="auto"/>
        <w:divId w:val="2116439976"/>
        <w:rPr>
          <w:rFonts w:ascii="Times New Roman" w:hAnsi="Times New Roman" w:cs="Times New Roman"/>
          <w:b/>
          <w:u w:val="single"/>
          <w:lang w:val="en-GB"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b/>
          <w:u w:val="single"/>
          <w:lang w:val="en-GB" w:eastAsia="en-GB"/>
        </w:rPr>
        <w:t>SUBMISSION BY CHILD REPRESENTATIVE</w:t>
      </w:r>
    </w:p>
    <w:p w14:paraId="2DFA7E2E"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Date of Appointment of Child Representative:</w:t>
      </w:r>
    </w:p>
    <w:p w14:paraId="7DC77303"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67944528"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Child(ren) who are subject of these proceedings:</w:t>
      </w:r>
    </w:p>
    <w:p w14:paraId="3E2DEE2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316AAE9"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Brief Facts of the Case/Chronology:</w:t>
      </w:r>
    </w:p>
    <w:p w14:paraId="17A76478"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BC60F7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Documents served on the Child Representative by parties: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3"/>
        <w:gridCol w:w="4107"/>
      </w:tblGrid>
      <w:tr w:rsidR="00267633" w:rsidRPr="00632015" w14:paraId="01E808D9"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484AFCE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7FD3F84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Filed in Court on</w:t>
            </w:r>
          </w:p>
        </w:tc>
      </w:tr>
      <w:tr w:rsidR="00267633" w:rsidRPr="00632015" w14:paraId="4C0421C5"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3DA80C8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72F56A8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559057E9"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1D895B3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Other relevant </w:t>
      </w:r>
      <w:proofErr w:type="gramStart"/>
      <w:r w:rsidRPr="00267633">
        <w:rPr>
          <w:rFonts w:ascii="Times New Roman" w:hAnsi="Times New Roman" w:cs="Times New Roman"/>
          <w:b/>
          <w:lang w:val="en-US" w:eastAsia="zh-CN"/>
        </w:rPr>
        <w:t>documents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4"/>
        <w:gridCol w:w="4136"/>
      </w:tblGrid>
      <w:tr w:rsidR="00267633" w:rsidRPr="00632015" w14:paraId="03AB1D78"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397D111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0E057D7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Document</w:t>
            </w:r>
          </w:p>
        </w:tc>
      </w:tr>
      <w:tr w:rsidR="00267633" w:rsidRPr="00632015" w14:paraId="2F9F528D"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569632E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5B2B852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0E2EC5F7"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36D46EF" w14:textId="77777777" w:rsidR="00267633" w:rsidRPr="00267633" w:rsidRDefault="00267633" w:rsidP="006172E9">
      <w:pPr>
        <w:keepNext/>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Meetings/Phone Calls with the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66"/>
        <w:gridCol w:w="1030"/>
        <w:gridCol w:w="1354"/>
        <w:gridCol w:w="1170"/>
        <w:gridCol w:w="1031"/>
        <w:gridCol w:w="1643"/>
      </w:tblGrid>
      <w:tr w:rsidR="00267633" w:rsidRPr="00632015" w14:paraId="582239A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02470D21"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p>
        </w:tc>
        <w:tc>
          <w:tcPr>
            <w:tcW w:w="1736" w:type="dxa"/>
            <w:tcBorders>
              <w:top w:val="single" w:sz="4" w:space="0" w:color="auto"/>
              <w:left w:val="single" w:sz="4" w:space="0" w:color="auto"/>
              <w:bottom w:val="single" w:sz="4" w:space="0" w:color="auto"/>
              <w:right w:val="single" w:sz="4" w:space="0" w:color="auto"/>
            </w:tcBorders>
            <w:shd w:val="clear" w:color="auto" w:fill="auto"/>
            <w:hideMark/>
          </w:tcPr>
          <w:p w14:paraId="7ACF575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310" w:type="dxa"/>
            <w:tcBorders>
              <w:top w:val="single" w:sz="4" w:space="0" w:color="auto"/>
              <w:left w:val="single" w:sz="4" w:space="0" w:color="auto"/>
              <w:bottom w:val="single" w:sz="4" w:space="0" w:color="auto"/>
              <w:right w:val="single" w:sz="4" w:space="0" w:color="auto"/>
            </w:tcBorders>
            <w:shd w:val="clear" w:color="auto" w:fill="auto"/>
            <w:hideMark/>
          </w:tcPr>
          <w:p w14:paraId="7F56B930"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852" w:type="dxa"/>
            <w:tcBorders>
              <w:top w:val="single" w:sz="4" w:space="0" w:color="auto"/>
              <w:left w:val="single" w:sz="4" w:space="0" w:color="auto"/>
              <w:bottom w:val="single" w:sz="4" w:space="0" w:color="auto"/>
              <w:right w:val="single" w:sz="4" w:space="0" w:color="auto"/>
            </w:tcBorders>
            <w:shd w:val="clear" w:color="auto" w:fill="auto"/>
            <w:hideMark/>
          </w:tcPr>
          <w:p w14:paraId="3D0B5EB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meeting</w:t>
            </w:r>
          </w:p>
        </w:tc>
        <w:tc>
          <w:tcPr>
            <w:tcW w:w="1589" w:type="dxa"/>
            <w:tcBorders>
              <w:top w:val="single" w:sz="4" w:space="0" w:color="auto"/>
              <w:left w:val="single" w:sz="4" w:space="0" w:color="auto"/>
              <w:bottom w:val="single" w:sz="4" w:space="0" w:color="auto"/>
              <w:right w:val="single" w:sz="4" w:space="0" w:color="auto"/>
            </w:tcBorders>
            <w:shd w:val="clear" w:color="auto" w:fill="auto"/>
            <w:hideMark/>
          </w:tcPr>
          <w:p w14:paraId="783CC10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Any other person(s) present</w:t>
            </w:r>
          </w:p>
        </w:tc>
        <w:tc>
          <w:tcPr>
            <w:tcW w:w="1321" w:type="dxa"/>
            <w:tcBorders>
              <w:top w:val="single" w:sz="4" w:space="0" w:color="auto"/>
              <w:left w:val="single" w:sz="4" w:space="0" w:color="auto"/>
              <w:bottom w:val="single" w:sz="4" w:space="0" w:color="auto"/>
              <w:right w:val="single" w:sz="4" w:space="0" w:color="auto"/>
            </w:tcBorders>
            <w:shd w:val="clear" w:color="auto" w:fill="auto"/>
            <w:hideMark/>
          </w:tcPr>
          <w:p w14:paraId="4DC63F19"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Person who brought child to meeting</w:t>
            </w:r>
          </w:p>
        </w:tc>
        <w:tc>
          <w:tcPr>
            <w:tcW w:w="1038" w:type="dxa"/>
            <w:tcBorders>
              <w:top w:val="single" w:sz="4" w:space="0" w:color="auto"/>
              <w:left w:val="single" w:sz="4" w:space="0" w:color="auto"/>
              <w:bottom w:val="single" w:sz="4" w:space="0" w:color="auto"/>
              <w:right w:val="single" w:sz="4" w:space="0" w:color="auto"/>
            </w:tcBorders>
            <w:shd w:val="clear" w:color="auto" w:fill="auto"/>
            <w:hideMark/>
          </w:tcPr>
          <w:p w14:paraId="496F913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31CCDE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40B8E1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3A5800C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D235B2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306D37E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69070E2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4EB701ED"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DD1C26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32B0FB7B"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314E06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2.</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22F0B69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07989D8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04E067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2FFC592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7EF41F6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66599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4AAC6BD5"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53B1B58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Meetings/Interviews/Phone Calls with any other person(s):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56"/>
        <w:gridCol w:w="875"/>
        <w:gridCol w:w="1430"/>
        <w:gridCol w:w="996"/>
        <w:gridCol w:w="1294"/>
        <w:gridCol w:w="1643"/>
      </w:tblGrid>
      <w:tr w:rsidR="00267633" w:rsidRPr="00632015" w14:paraId="4E9DA6F1"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638DCC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656" w:type="dxa"/>
            <w:tcBorders>
              <w:top w:val="single" w:sz="4" w:space="0" w:color="auto"/>
              <w:left w:val="single" w:sz="4" w:space="0" w:color="auto"/>
              <w:bottom w:val="single" w:sz="4" w:space="0" w:color="auto"/>
              <w:right w:val="single" w:sz="4" w:space="0" w:color="auto"/>
            </w:tcBorders>
            <w:shd w:val="clear" w:color="auto" w:fill="auto"/>
            <w:hideMark/>
          </w:tcPr>
          <w:p w14:paraId="51DD619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14:paraId="34F58F8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Name of Person</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4B903EA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Relationship with the child</w:t>
            </w:r>
          </w:p>
        </w:tc>
        <w:tc>
          <w:tcPr>
            <w:tcW w:w="1280" w:type="dxa"/>
            <w:tcBorders>
              <w:top w:val="single" w:sz="4" w:space="0" w:color="auto"/>
              <w:left w:val="single" w:sz="4" w:space="0" w:color="auto"/>
              <w:bottom w:val="single" w:sz="4" w:space="0" w:color="auto"/>
              <w:right w:val="single" w:sz="4" w:space="0" w:color="auto"/>
            </w:tcBorders>
            <w:shd w:val="clear" w:color="auto" w:fill="auto"/>
            <w:hideMark/>
          </w:tcPr>
          <w:p w14:paraId="77C07C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799" w:type="dxa"/>
            <w:tcBorders>
              <w:top w:val="single" w:sz="4" w:space="0" w:color="auto"/>
              <w:left w:val="single" w:sz="4" w:space="0" w:color="auto"/>
              <w:bottom w:val="single" w:sz="4" w:space="0" w:color="auto"/>
              <w:right w:val="single" w:sz="4" w:space="0" w:color="auto"/>
            </w:tcBorders>
            <w:shd w:val="clear" w:color="auto" w:fill="auto"/>
            <w:hideMark/>
          </w:tcPr>
          <w:p w14:paraId="2E6AF56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interview/ meeting</w:t>
            </w:r>
          </w:p>
        </w:tc>
        <w:tc>
          <w:tcPr>
            <w:tcW w:w="1576" w:type="dxa"/>
            <w:tcBorders>
              <w:top w:val="single" w:sz="4" w:space="0" w:color="auto"/>
              <w:left w:val="single" w:sz="4" w:space="0" w:color="auto"/>
              <w:bottom w:val="single" w:sz="4" w:space="0" w:color="auto"/>
              <w:right w:val="single" w:sz="4" w:space="0" w:color="auto"/>
            </w:tcBorders>
            <w:shd w:val="clear" w:color="auto" w:fill="auto"/>
            <w:hideMark/>
          </w:tcPr>
          <w:p w14:paraId="5854F7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B78688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11A45D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37F61E3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77F257B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71C97C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EF73DB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3E06F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2BC263B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114A7658"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54FD9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2.</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5364E72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6105433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1EFC88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6EDBEF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69C2BE5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6F0E4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70AAD406"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494E403"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Summary of Key Observations made by the Child Representative/Issues:</w:t>
      </w:r>
    </w:p>
    <w:p w14:paraId="3EFC2E6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B8D84DA"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2F2E921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Applicable Case Law:</w:t>
      </w:r>
    </w:p>
    <w:p w14:paraId="28A634D3"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0B45414C"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7AE6AE63"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EBD0B7D"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Analysis of the Issues/Basis of Proposals below</w:t>
      </w:r>
    </w:p>
    <w:p w14:paraId="356EC09C"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4DFE06F"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BB1F244"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Proposed Orders/Recommendations:</w:t>
      </w:r>
    </w:p>
    <w:p w14:paraId="21860C4F" w14:textId="77777777" w:rsidR="00267633" w:rsidRDefault="00267633" w:rsidP="00267633">
      <w:pPr>
        <w:spacing w:before="0" w:after="200" w:line="276" w:lineRule="auto"/>
        <w:ind w:firstLine="360"/>
        <w:divId w:val="2116439976"/>
        <w:rPr>
          <w:rFonts w:ascii="Times New Roman" w:hAnsi="Times New Roman" w:cs="Times New Roman"/>
          <w:b/>
          <w:lang w:val="en-GB" w:eastAsia="en-GB"/>
        </w:rPr>
      </w:pPr>
      <w:r w:rsidRPr="00267633">
        <w:rPr>
          <w:rFonts w:ascii="Times New Roman" w:hAnsi="Times New Roman" w:cs="Times New Roman"/>
          <w:b/>
          <w:lang w:val="en-GB" w:eastAsia="en-GB"/>
        </w:rPr>
        <w:t>[</w:t>
      </w:r>
      <w:r w:rsidRPr="00267633">
        <w:rPr>
          <w:rFonts w:ascii="Times New Roman" w:hAnsi="Times New Roman" w:cs="Times New Roman"/>
          <w:i/>
          <w:lang w:val="en-GB" w:eastAsia="en-GB"/>
        </w:rPr>
        <w:t>If CR is unable to make any proposal, to state reason(s) why</w:t>
      </w:r>
      <w:r w:rsidRPr="00267633">
        <w:rPr>
          <w:rFonts w:ascii="Times New Roman" w:hAnsi="Times New Roman" w:cs="Times New Roman"/>
          <w:b/>
          <w:lang w:val="en-GB" w:eastAsia="en-GB"/>
        </w:rPr>
        <w:t>]</w:t>
      </w:r>
    </w:p>
    <w:p w14:paraId="3C4F9C42" w14:textId="449584D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3716098B" w14:textId="6378E060"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F44BCA3" w14:textId="7B05730E"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1BE8FC" w14:textId="18C5B9A1"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46F2429" w14:textId="66CB2E74"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C21832" w14:textId="0026F9E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24DCE2F" w14:textId="77777777" w:rsidR="000D3C6D" w:rsidRPr="000D3C6D" w:rsidRDefault="000D3C6D" w:rsidP="00267633">
      <w:pPr>
        <w:spacing w:before="0" w:after="200" w:line="276" w:lineRule="auto"/>
        <w:ind w:firstLine="360"/>
        <w:divId w:val="2116439976"/>
        <w:rPr>
          <w:rFonts w:ascii="Times New Roman" w:hAnsi="Times New Roman" w:cs="Times New Roman"/>
          <w:b/>
          <w:lang w:val="en-GB" w:eastAsia="en-GB"/>
        </w:rPr>
      </w:pPr>
    </w:p>
    <w:p w14:paraId="5860BAA1" w14:textId="7777777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DA610E6" w14:textId="77777777" w:rsidR="000D3C6D" w:rsidRPr="000D3C6D" w:rsidRDefault="000D3C6D" w:rsidP="000D3C6D">
      <w:pPr>
        <w:spacing w:after="0" w:line="240" w:lineRule="auto"/>
        <w:jc w:val="center"/>
        <w:divId w:val="2116439976"/>
        <w:rPr>
          <w:rFonts w:ascii="Times New Roman" w:hAnsi="Times New Roman" w:cs="Times New Roman"/>
          <w:sz w:val="22"/>
          <w:szCs w:val="22"/>
        </w:rPr>
      </w:pPr>
      <w:r w:rsidRPr="000D3C6D">
        <w:rPr>
          <w:rFonts w:ascii="Times New Roman" w:hAnsi="Times New Roman" w:cs="Times New Roman"/>
        </w:rPr>
        <w:t>FORM 188A</w:t>
      </w:r>
    </w:p>
    <w:p w14:paraId="56E30A77"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R. 34C</w:t>
      </w:r>
    </w:p>
    <w:p w14:paraId="5F1558EF"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Para 8A</w:t>
      </w:r>
    </w:p>
    <w:p w14:paraId="5101C3A2" w14:textId="77777777" w:rsidR="000D3C6D" w:rsidRPr="000D3C6D" w:rsidRDefault="000D3C6D" w:rsidP="000D3C6D">
      <w:pPr>
        <w:jc w:val="center"/>
        <w:divId w:val="2116439976"/>
        <w:rPr>
          <w:rFonts w:asciiTheme="minorHAnsi" w:hAnsiTheme="minorHAnsi" w:cstheme="minorBidi"/>
          <w:b/>
          <w:sz w:val="20"/>
          <w:szCs w:val="22"/>
          <w:lang w:val="en-GB"/>
        </w:rPr>
      </w:pPr>
    </w:p>
    <w:p w14:paraId="4BBAEC87"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0D3C6D">
        <w:rPr>
          <w:rFonts w:ascii="Times New Roman" w:hAnsi="Times New Roman" w:cs="Times New Roman"/>
          <w:b/>
          <w:lang w:val="en-GB"/>
        </w:rPr>
        <w:t>NOTICE OF ACCEPTANCE/</w:t>
      </w:r>
      <w:r w:rsidRPr="000D3C6D">
        <w:rPr>
          <w:rFonts w:ascii="Times New Roman" w:hAnsi="Times New Roman" w:cs="Times New Roman"/>
          <w:b/>
          <w:lang w:val="en-GB"/>
        </w:rPr>
        <w:tab/>
        <w:t xml:space="preserve">NON-ACCEPTANCE </w:t>
      </w:r>
    </w:p>
    <w:p w14:paraId="5D10C63E"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0D3C6D">
        <w:rPr>
          <w:rFonts w:ascii="Times New Roman" w:hAnsi="Times New Roman" w:cs="Times New Roman"/>
          <w:b/>
          <w:lang w:val="en-GB"/>
        </w:rPr>
        <w:t>BY PARENTING COORDINATOR</w:t>
      </w:r>
    </w:p>
    <w:p w14:paraId="67921223"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69CEABD8"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 xml:space="preserve">To: </w:t>
      </w:r>
      <w:r w:rsidRPr="000D3C6D">
        <w:rPr>
          <w:rFonts w:ascii="Times New Roman" w:hAnsi="Times New Roman" w:cs="Times New Roman"/>
        </w:rPr>
        <w:tab/>
        <w:t xml:space="preserve">The Registrar, Family Justice Courts </w:t>
      </w:r>
    </w:p>
    <w:p w14:paraId="38A36339"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6F224ECE"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I, [state name], hereby notify the Court of the following:</w:t>
      </w:r>
      <w:r w:rsidRPr="000D3C6D">
        <w:rPr>
          <w:rStyle w:val="FootnoteReference"/>
          <w:rFonts w:ascii="Times New Roman" w:hAnsi="Times New Roman"/>
        </w:rPr>
        <w:footnoteReference w:customMarkFollows="1" w:id="1"/>
        <w:t>*</w:t>
      </w:r>
    </w:p>
    <w:p w14:paraId="1236318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4167862"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2D1522DE" w14:textId="77777777" w:rsidR="000D3C6D" w:rsidRPr="000D3C6D" w:rsidRDefault="00973BFC"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sdt>
        <w:sdtPr>
          <w:rPr>
            <w:rFonts w:ascii="Times New Roman" w:hAnsi="Times New Roman" w:cs="Times New Roman"/>
          </w:rPr>
          <w:id w:val="996765228"/>
          <w14:checkbox>
            <w14:checked w14:val="0"/>
            <w14:checkedState w14:val="2612" w14:font="MS Gothic"/>
            <w14:uncheckedState w14:val="2610" w14:font="MS Gothic"/>
          </w14:checkbox>
        </w:sdtPr>
        <w:sdtEndPr/>
        <w:sdtContent>
          <w:r w:rsidR="000D3C6D" w:rsidRPr="000D3C6D">
            <w:rPr>
              <w:rFonts w:ascii="MS Gothic" w:eastAsia="MS Gothic" w:hAnsi="MS Gothic" w:cs="Times New Roman" w:hint="eastAsia"/>
              <w:lang w:val="en-US"/>
            </w:rPr>
            <w:t>☐</w:t>
          </w:r>
        </w:sdtContent>
      </w:sdt>
      <w:r w:rsidR="000D3C6D" w:rsidRPr="000D3C6D">
        <w:rPr>
          <w:rFonts w:ascii="Times New Roman" w:hAnsi="Times New Roman" w:cs="Times New Roman"/>
        </w:rPr>
        <w:tab/>
        <w:t xml:space="preserve">I accept the appointment as Parenting Coordinator. </w:t>
      </w:r>
    </w:p>
    <w:p w14:paraId="1EE75B4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r w:rsidRPr="000D3C6D">
        <w:rPr>
          <w:rFonts w:ascii="Times New Roman" w:hAnsi="Times New Roman" w:cs="Times New Roman"/>
        </w:rPr>
        <w:t xml:space="preserve"> </w:t>
      </w:r>
      <w:r w:rsidRPr="000D3C6D">
        <w:rPr>
          <w:rFonts w:ascii="Times New Roman" w:hAnsi="Times New Roman" w:cs="Times New Roman"/>
        </w:rPr>
        <w:tab/>
        <w:t xml:space="preserve">I am not aware of any conflict, circumstance, or reason that renders me unable to serve as the Parenting Coordinator in this matter and I will immediately inform the court and the parties if such arises. </w:t>
      </w:r>
    </w:p>
    <w:p w14:paraId="2CA5178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p>
    <w:p w14:paraId="54841EA9" w14:textId="77777777" w:rsidR="000D3C6D" w:rsidRPr="000D3C6D" w:rsidRDefault="00973BFC"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sdt>
        <w:sdtPr>
          <w:rPr>
            <w:rFonts w:ascii="Times New Roman" w:hAnsi="Times New Roman" w:cs="Times New Roman"/>
          </w:rPr>
          <w:id w:val="-384183447"/>
          <w14:checkbox>
            <w14:checked w14:val="0"/>
            <w14:checkedState w14:val="2612" w14:font="MS Gothic"/>
            <w14:uncheckedState w14:val="2610" w14:font="MS Gothic"/>
          </w14:checkbox>
        </w:sdtPr>
        <w:sdtEndPr/>
        <w:sdtContent>
          <w:r w:rsidR="000D3C6D" w:rsidRPr="000D3C6D">
            <w:rPr>
              <w:rFonts w:ascii="MS Gothic" w:eastAsia="MS Gothic" w:hAnsi="MS Gothic" w:cs="Times New Roman" w:hint="eastAsia"/>
              <w:lang w:val="en-US"/>
            </w:rPr>
            <w:t>☐</w:t>
          </w:r>
        </w:sdtContent>
      </w:sdt>
      <w:r w:rsidR="000D3C6D" w:rsidRPr="000D3C6D">
        <w:rPr>
          <w:rFonts w:ascii="Times New Roman" w:hAnsi="Times New Roman" w:cs="Times New Roman"/>
        </w:rPr>
        <w:tab/>
        <w:t xml:space="preserve">I do not accept the appointment as Parenting Coordinator. </w:t>
      </w:r>
    </w:p>
    <w:p w14:paraId="6B990EF6"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ab/>
        <w:t xml:space="preserve">Reason: [state reason] </w:t>
      </w:r>
    </w:p>
    <w:p w14:paraId="69DFDDD7"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C4E5F4A"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Name:</w:t>
      </w:r>
    </w:p>
    <w:p w14:paraId="75AA801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Signature:</w:t>
      </w:r>
    </w:p>
    <w:p w14:paraId="29009C8B"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Date:</w:t>
      </w:r>
    </w:p>
    <w:p w14:paraId="17823E2A" w14:textId="77777777" w:rsidR="000D3C6D" w:rsidRPr="000D3C6D" w:rsidRDefault="000D3C6D" w:rsidP="000D3C6D">
      <w:pPr>
        <w:divId w:val="2116439976"/>
        <w:rPr>
          <w:rFonts w:ascii="Times New Roman" w:hAnsi="Times New Roman" w:cs="Times New Roman"/>
        </w:rPr>
      </w:pPr>
      <w:r w:rsidRPr="000D3C6D">
        <w:rPr>
          <w:rFonts w:ascii="Times New Roman" w:hAnsi="Times New Roman" w:cs="Times New Roman"/>
        </w:rPr>
        <w:br w:type="page"/>
      </w:r>
    </w:p>
    <w:p w14:paraId="04A802EF" w14:textId="552A71E8" w:rsidR="000D3C6D" w:rsidRPr="00267633" w:rsidRDefault="000D3C6D" w:rsidP="00267633">
      <w:pPr>
        <w:spacing w:before="0" w:after="200" w:line="276" w:lineRule="auto"/>
        <w:ind w:firstLine="360"/>
        <w:divId w:val="2116439976"/>
        <w:rPr>
          <w:rFonts w:ascii="Times New Roman" w:hAnsi="Times New Roman" w:cs="Times New Roman"/>
          <w:b/>
          <w:lang w:val="en-GB" w:eastAsia="en-GB"/>
        </w:rPr>
        <w:sectPr w:rsidR="000D3C6D" w:rsidRPr="00267633" w:rsidSect="00267633">
          <w:type w:val="nextColumn"/>
          <w:pgSz w:w="11900" w:h="16840"/>
          <w:pgMar w:top="1440" w:right="1800" w:bottom="1440" w:left="1800" w:header="708" w:footer="708" w:gutter="0"/>
          <w:cols w:space="72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8586806" w14:textId="77777777" w:rsidTr="00267633">
        <w:trPr>
          <w:divId w:val="2116439976"/>
          <w:jc w:val="center"/>
        </w:trPr>
        <w:tc>
          <w:tcPr>
            <w:tcW w:w="3080" w:type="dxa"/>
          </w:tcPr>
          <w:p w14:paraId="3C853157"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CC29804"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189</w:t>
            </w:r>
          </w:p>
        </w:tc>
        <w:tc>
          <w:tcPr>
            <w:tcW w:w="3080" w:type="dxa"/>
          </w:tcPr>
          <w:p w14:paraId="304EC13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9B9BB9" w14:textId="77777777" w:rsidR="00267633" w:rsidRPr="00267633" w:rsidRDefault="00267633" w:rsidP="00267633">
      <w:pPr>
        <w:spacing w:before="0" w:after="120" w:line="240" w:lineRule="auto"/>
        <w:ind w:left="720" w:hanging="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36B1F77A"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THE APPOINTMENT OF EXPERT IN RESPECT OF CUSTODY AND ACCESS ISSUES</w:t>
      </w:r>
    </w:p>
    <w:p w14:paraId="646FD30B"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szCs w:val="20"/>
          <w:lang w:val="en-GB" w:eastAsia="en-GB"/>
        </w:rPr>
      </w:pPr>
    </w:p>
    <w:p w14:paraId="310031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szCs w:val="20"/>
          <w:lang w:val="en-GB" w:eastAsia="en-GB"/>
        </w:rPr>
        <w:t>(Title as in action)</w:t>
      </w:r>
    </w:p>
    <w:p w14:paraId="6F659FD3"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28B14A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3471C96F"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caps/>
          <w:sz w:val="22"/>
          <w:szCs w:val="20"/>
          <w:lang w:val="en-GB" w:eastAsia="en-GB"/>
        </w:rPr>
        <w:t>SUMMONS</w:t>
      </w:r>
    </w:p>
    <w:p w14:paraId="0C496777" w14:textId="77777777" w:rsidR="00267633" w:rsidRPr="00267633" w:rsidRDefault="00267633" w:rsidP="00267633">
      <w:pPr>
        <w:spacing w:before="60" w:after="60" w:line="240" w:lineRule="auto"/>
        <w:ind w:left="475" w:hanging="475"/>
        <w:divId w:val="2116439976"/>
        <w:rPr>
          <w:rFonts w:ascii="Times New Roman" w:hAnsi="Times New Roman" w:cs="Times New Roman"/>
          <w:sz w:val="22"/>
          <w:szCs w:val="20"/>
          <w:lang w:val="en-GB" w:eastAsia="en-GB"/>
        </w:rPr>
      </w:pPr>
    </w:p>
    <w:tbl>
      <w:tblPr>
        <w:tblW w:w="0" w:type="auto"/>
        <w:tblLayout w:type="fixed"/>
        <w:tblLook w:val="0000" w:firstRow="0" w:lastRow="0" w:firstColumn="0" w:lastColumn="0" w:noHBand="0" w:noVBand="0"/>
      </w:tblPr>
      <w:tblGrid>
        <w:gridCol w:w="9198"/>
      </w:tblGrid>
      <w:tr w:rsidR="00267633" w:rsidRPr="00267633" w14:paraId="08588FC4" w14:textId="77777777" w:rsidTr="00267633">
        <w:trPr>
          <w:divId w:val="2116439976"/>
        </w:trPr>
        <w:tc>
          <w:tcPr>
            <w:tcW w:w="9198" w:type="dxa"/>
          </w:tcPr>
          <w:p w14:paraId="77130649" w14:textId="77777777" w:rsidR="00267633" w:rsidRPr="00267633" w:rsidRDefault="00267633" w:rsidP="006172E9">
            <w:pPr>
              <w:numPr>
                <w:ilvl w:val="0"/>
                <w:numId w:val="32"/>
              </w:numPr>
              <w:tabs>
                <w:tab w:val="num" w:pos="540"/>
              </w:tabs>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and Time of Hearing before Judge in Chambers/Registrar* (</w:t>
            </w:r>
            <w:r w:rsidRPr="00267633">
              <w:rPr>
                <w:rFonts w:ascii="Times New Roman" w:hAnsi="Times New Roman" w:cs="Times New Roman"/>
                <w:i/>
                <w:szCs w:val="20"/>
                <w:lang w:val="en-GB" w:eastAsia="en-GB"/>
              </w:rPr>
              <w:t>to be completed by the court</w:t>
            </w:r>
            <w:r w:rsidRPr="00267633">
              <w:rPr>
                <w:rFonts w:ascii="Times New Roman" w:hAnsi="Times New Roman" w:cs="Times New Roman"/>
                <w:szCs w:val="20"/>
                <w:lang w:val="en-GB" w:eastAsia="en-GB"/>
              </w:rPr>
              <w:t>)</w:t>
            </w:r>
          </w:p>
          <w:p w14:paraId="2FE5185B"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of Hearing:</w:t>
            </w:r>
          </w:p>
          <w:p w14:paraId="02E41C07"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Time of Hearing:</w:t>
            </w:r>
          </w:p>
          <w:p w14:paraId="0413D82B"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59E31346" w14:textId="77777777" w:rsidTr="00267633">
        <w:trPr>
          <w:divId w:val="2116439976"/>
        </w:trPr>
        <w:tc>
          <w:tcPr>
            <w:tcW w:w="9198" w:type="dxa"/>
          </w:tcPr>
          <w:p w14:paraId="489007C4"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Orders Applied For </w:t>
            </w:r>
          </w:p>
          <w:p w14:paraId="5886D647"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p w14:paraId="47D74034"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report is to be prepared by [</w:t>
            </w:r>
            <w:r w:rsidRPr="00267633">
              <w:rPr>
                <w:rFonts w:ascii="Times New Roman" w:hAnsi="Times New Roman" w:cs="Times New Roman"/>
                <w:i/>
                <w:szCs w:val="20"/>
                <w:lang w:val="en-GB" w:eastAsia="en-GB"/>
              </w:rPr>
              <w:t>to state name of expert</w:t>
            </w:r>
            <w:r w:rsidRPr="00267633">
              <w:rPr>
                <w:rFonts w:ascii="Times New Roman" w:hAnsi="Times New Roman" w:cs="Times New Roman"/>
                <w:szCs w:val="20"/>
                <w:lang w:val="en-GB" w:eastAsia="en-GB"/>
              </w:rPr>
              <w:t>] (“the expert”) to assist the court in resolving the custody and/or access* issues in this matter (“the report”) in relation to the following child/children* [</w:t>
            </w:r>
            <w:r w:rsidRPr="00267633">
              <w:rPr>
                <w:rFonts w:ascii="Times New Roman" w:hAnsi="Times New Roman" w:cs="Times New Roman"/>
                <w:i/>
                <w:szCs w:val="20"/>
                <w:lang w:val="en-GB" w:eastAsia="en-GB"/>
              </w:rPr>
              <w:t>to state names and dates of birth of the children</w:t>
            </w:r>
            <w:r w:rsidRPr="00267633">
              <w:rPr>
                <w:rFonts w:ascii="Times New Roman" w:hAnsi="Times New Roman" w:cs="Times New Roman"/>
                <w:szCs w:val="20"/>
                <w:lang w:val="en-GB" w:eastAsia="en-GB"/>
              </w:rPr>
              <w:t>]:</w:t>
            </w:r>
          </w:p>
          <w:p w14:paraId="27C6DFA3"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report is to be filed in court by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or such later time as the court may fix, upon application by any party.</w:t>
            </w:r>
          </w:p>
          <w:p w14:paraId="137E3467"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costs of preparation of the report are to be borne by [</w:t>
            </w:r>
            <w:r w:rsidRPr="00267633">
              <w:rPr>
                <w:rFonts w:ascii="Times New Roman" w:hAnsi="Times New Roman" w:cs="Times New Roman"/>
                <w:i/>
                <w:szCs w:val="20"/>
                <w:lang w:val="en-GB" w:eastAsia="en-GB"/>
              </w:rPr>
              <w:t>to state party bearing costs of preparation of the report and/or other arrangements for payment</w:t>
            </w:r>
            <w:r w:rsidRPr="00267633">
              <w:rPr>
                <w:rFonts w:ascii="Times New Roman" w:hAnsi="Times New Roman" w:cs="Times New Roman"/>
                <w:szCs w:val="20"/>
                <w:lang w:val="en-GB" w:eastAsia="en-GB"/>
              </w:rPr>
              <w:t>].</w:t>
            </w:r>
          </w:p>
          <w:p w14:paraId="6BAD122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issues to be addressed in the report, and the documents to be furnished to the expert, are to be as set out in the draft Letter of Instruction to Expert Witness annexed to this application (“the draft Letter”).</w:t>
            </w:r>
          </w:p>
          <w:p w14:paraId="699D7D76"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letter in the form of the draft Letter shall be sent to the expert by [</w:t>
            </w:r>
            <w:r w:rsidRPr="00267633">
              <w:rPr>
                <w:rFonts w:ascii="Times New Roman" w:hAnsi="Times New Roman" w:cs="Times New Roman"/>
                <w:i/>
                <w:szCs w:val="20"/>
                <w:lang w:val="en-GB" w:eastAsia="en-GB"/>
              </w:rPr>
              <w:t>to state name of party</w:t>
            </w:r>
            <w:r w:rsidRPr="00267633">
              <w:rPr>
                <w:rFonts w:ascii="Times New Roman" w:hAnsi="Times New Roman" w:cs="Times New Roman"/>
                <w:szCs w:val="20"/>
                <w:lang w:val="en-GB" w:eastAsia="en-GB"/>
              </w:rPr>
              <w:t>] (“the party writing to the expert”) on or before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which letter shall be copied to the court and all other relevant parties [</w:t>
            </w:r>
            <w:r w:rsidRPr="00267633">
              <w:rPr>
                <w:rFonts w:ascii="Times New Roman" w:hAnsi="Times New Roman" w:cs="Times New Roman"/>
                <w:i/>
                <w:szCs w:val="20"/>
                <w:lang w:val="en-GB" w:eastAsia="en-GB"/>
              </w:rPr>
              <w:t>please specify</w:t>
            </w:r>
            <w:r w:rsidRPr="00267633">
              <w:rPr>
                <w:rFonts w:ascii="Times New Roman" w:hAnsi="Times New Roman" w:cs="Times New Roman"/>
                <w:szCs w:val="20"/>
                <w:lang w:val="en-GB" w:eastAsia="en-GB"/>
              </w:rPr>
              <w:t>] to these proceedings.</w:t>
            </w:r>
          </w:p>
        </w:tc>
      </w:tr>
    </w:tbl>
    <w:p w14:paraId="7767447C"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bl>
      <w:tblPr>
        <w:tblW w:w="0" w:type="auto"/>
        <w:tblLayout w:type="fixed"/>
        <w:tblLook w:val="0000" w:firstRow="0" w:lastRow="0" w:firstColumn="0" w:lastColumn="0" w:noHBand="0" w:noVBand="0"/>
      </w:tblPr>
      <w:tblGrid>
        <w:gridCol w:w="9198"/>
      </w:tblGrid>
      <w:tr w:rsidR="00267633" w:rsidRPr="00267633" w14:paraId="5154364A" w14:textId="77777777" w:rsidTr="00267633">
        <w:trPr>
          <w:divId w:val="2116439976"/>
        </w:trPr>
        <w:tc>
          <w:tcPr>
            <w:tcW w:w="9198" w:type="dxa"/>
          </w:tcPr>
          <w:p w14:paraId="4FBB440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To facilitate investigations by the expert in respect of the report:</w:t>
            </w:r>
          </w:p>
          <w:p w14:paraId="5E2CB70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4773BA5"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Each party to these proceedings is to furnish to the party writing to the expert, upon request, any information which is necessary </w:t>
            </w:r>
            <w:proofErr w:type="gramStart"/>
            <w:r w:rsidRPr="00267633">
              <w:rPr>
                <w:rFonts w:ascii="Times New Roman" w:hAnsi="Times New Roman" w:cs="Times New Roman"/>
                <w:szCs w:val="20"/>
                <w:lang w:val="en-GB" w:eastAsia="zh-CN"/>
              </w:rPr>
              <w:t>in order to</w:t>
            </w:r>
            <w:proofErr w:type="gramEnd"/>
            <w:r w:rsidRPr="00267633">
              <w:rPr>
                <w:rFonts w:ascii="Times New Roman" w:hAnsi="Times New Roman" w:cs="Times New Roman"/>
                <w:szCs w:val="20"/>
                <w:lang w:val="en-GB" w:eastAsia="zh-CN"/>
              </w:rPr>
              <w:t xml:space="preserve"> enable that party to complete Schedule 1 of the draft Letter. If the contact particulars stated in Schedule 1 change before the report is filed in court, the parties are to update the expert on the same within 3 working days of the said change(s), if this is within their knowledge.</w:t>
            </w:r>
          </w:p>
          <w:p w14:paraId="1D38258D" w14:textId="77777777" w:rsidR="00267633" w:rsidRPr="00267633" w:rsidRDefault="00267633" w:rsidP="00267633">
            <w:pPr>
              <w:spacing w:before="0" w:after="0" w:line="240" w:lineRule="auto"/>
              <w:ind w:left="900" w:hanging="360"/>
              <w:jc w:val="both"/>
              <w:rPr>
                <w:rFonts w:ascii="Times New Roman" w:hAnsi="Times New Roman" w:cs="Times New Roman"/>
                <w:szCs w:val="20"/>
                <w:lang w:val="en-GB" w:eastAsia="zh-CN"/>
              </w:rPr>
            </w:pPr>
          </w:p>
          <w:p w14:paraId="0E054866"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parties are to co-operate with the expert and comply with </w:t>
            </w:r>
            <w:proofErr w:type="gramStart"/>
            <w:r w:rsidRPr="00267633">
              <w:rPr>
                <w:rFonts w:ascii="Times New Roman" w:hAnsi="Times New Roman" w:cs="Times New Roman"/>
                <w:szCs w:val="20"/>
                <w:lang w:val="en-GB" w:eastAsia="zh-CN"/>
              </w:rPr>
              <w:t>any and all</w:t>
            </w:r>
            <w:proofErr w:type="gramEnd"/>
            <w:r w:rsidRPr="00267633">
              <w:rPr>
                <w:rFonts w:ascii="Times New Roman" w:hAnsi="Times New Roman" w:cs="Times New Roman"/>
                <w:szCs w:val="20"/>
                <w:lang w:val="en-GB" w:eastAsia="zh-CN"/>
              </w:rPr>
              <w:t xml:space="preserve"> requests made by the expert in the course of his/her investigations for the purposes of the report, including, but not limited to:</w:t>
            </w:r>
          </w:p>
          <w:p w14:paraId="7BB7310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DE1517B"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allowing the other party free access to the child/children (notwithstanding </w:t>
            </w:r>
            <w:r w:rsidRPr="00267633">
              <w:rPr>
                <w:rFonts w:ascii="Times New Roman" w:hAnsi="Times New Roman" w:cs="Times New Roman"/>
                <w:szCs w:val="20"/>
                <w:lang w:val="en-GB" w:eastAsia="zh-CN"/>
              </w:rPr>
              <w:tab/>
              <w:t xml:space="preserve">any current orders for access or interim access) for the purpose of an </w:t>
            </w:r>
            <w:r w:rsidRPr="00267633">
              <w:rPr>
                <w:rFonts w:ascii="Times New Roman" w:hAnsi="Times New Roman" w:cs="Times New Roman"/>
                <w:szCs w:val="20"/>
                <w:lang w:val="en-GB" w:eastAsia="zh-CN"/>
              </w:rPr>
              <w:tab/>
              <w:t xml:space="preserve">interview by the </w:t>
            </w:r>
            <w:proofErr w:type="gramStart"/>
            <w:r w:rsidRPr="00267633">
              <w:rPr>
                <w:rFonts w:ascii="Times New Roman" w:hAnsi="Times New Roman" w:cs="Times New Roman"/>
                <w:szCs w:val="20"/>
                <w:lang w:val="en-GB" w:eastAsia="zh-CN"/>
              </w:rPr>
              <w:t>expert;</w:t>
            </w:r>
            <w:proofErr w:type="gramEnd"/>
          </w:p>
          <w:p w14:paraId="07FFB779"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attending all appointments made with the expert </w:t>
            </w:r>
            <w:proofErr w:type="gramStart"/>
            <w:r w:rsidRPr="00267633">
              <w:rPr>
                <w:rFonts w:ascii="Times New Roman" w:hAnsi="Times New Roman" w:cs="Times New Roman"/>
                <w:szCs w:val="20"/>
                <w:lang w:val="en-GB" w:eastAsia="zh-CN"/>
              </w:rPr>
              <w:t>punctually;</w:t>
            </w:r>
            <w:proofErr w:type="gramEnd"/>
          </w:p>
          <w:p w14:paraId="782E63FC"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 xml:space="preserve">allowing the child/children to be interviewed alone (i.e. not in the presence of </w:t>
            </w:r>
            <w:r w:rsidRPr="00267633">
              <w:rPr>
                <w:rFonts w:ascii="Times New Roman" w:hAnsi="Times New Roman" w:cs="Times New Roman"/>
                <w:szCs w:val="20"/>
                <w:lang w:val="en-GB" w:eastAsia="zh-CN"/>
              </w:rPr>
              <w:tab/>
              <w:t xml:space="preserve">any party), or with any other person as the expert sees fit, and otherwise </w:t>
            </w:r>
            <w:r w:rsidRPr="00267633">
              <w:rPr>
                <w:rFonts w:ascii="Times New Roman" w:hAnsi="Times New Roman" w:cs="Times New Roman"/>
                <w:szCs w:val="20"/>
                <w:lang w:val="en-GB" w:eastAsia="zh-CN"/>
              </w:rPr>
              <w:tab/>
              <w:t>examined or assessed by the expert; and</w:t>
            </w:r>
          </w:p>
          <w:p w14:paraId="26BEC23E"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providing any information requested by the expert, for example, on one’s </w:t>
            </w:r>
            <w:r w:rsidRPr="00267633">
              <w:rPr>
                <w:rFonts w:ascii="Times New Roman" w:hAnsi="Times New Roman" w:cs="Times New Roman"/>
                <w:szCs w:val="20"/>
                <w:lang w:val="en-GB" w:eastAsia="zh-CN"/>
              </w:rPr>
              <w:tab/>
              <w:t>educational history, family members, living arrangements.</w:t>
            </w:r>
          </w:p>
          <w:p w14:paraId="7F2E9C9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A392A90"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b/>
                <w:sz w:val="20"/>
                <w:szCs w:val="20"/>
                <w:lang w:val="en-GB" w:eastAsia="zh-CN"/>
              </w:rPr>
              <w:tab/>
            </w:r>
            <w:r w:rsidRPr="00267633">
              <w:rPr>
                <w:rFonts w:ascii="Times New Roman" w:hAnsi="Times New Roman" w:cs="Times New Roman"/>
                <w:szCs w:val="20"/>
                <w:lang w:val="en-GB" w:eastAsia="zh-CN"/>
              </w:rPr>
              <w:t xml:space="preserve">If any of the orders in paragraph (f) above are not complied with, the expert may, </w:t>
            </w:r>
            <w:r w:rsidRPr="00267633">
              <w:rPr>
                <w:rFonts w:ascii="Times New Roman" w:hAnsi="Times New Roman" w:cs="Times New Roman"/>
                <w:szCs w:val="20"/>
                <w:lang w:val="en-GB" w:eastAsia="zh-CN"/>
              </w:rPr>
              <w:tab/>
              <w:t xml:space="preserve">unless the court otherwise orders, proceed to prepare the report with details of any </w:t>
            </w:r>
            <w:r w:rsidRPr="00267633">
              <w:rPr>
                <w:rFonts w:ascii="Times New Roman" w:hAnsi="Times New Roman" w:cs="Times New Roman"/>
                <w:szCs w:val="20"/>
                <w:lang w:val="en-GB" w:eastAsia="zh-CN"/>
              </w:rPr>
              <w:tab/>
              <w:t xml:space="preserve">party’s non-compliance with the said orders, for the court’s information, </w:t>
            </w:r>
            <w:r w:rsidRPr="00267633">
              <w:rPr>
                <w:rFonts w:ascii="Times New Roman" w:hAnsi="Times New Roman" w:cs="Times New Roman"/>
                <w:szCs w:val="20"/>
                <w:lang w:val="en-GB" w:eastAsia="zh-CN"/>
              </w:rPr>
              <w:tab/>
              <w:t>consideration and/or directions.</w:t>
            </w:r>
          </w:p>
          <w:p w14:paraId="3E229FAB"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tc>
      </w:tr>
      <w:tr w:rsidR="00267633" w:rsidRPr="00267633" w14:paraId="5DACBA5B" w14:textId="77777777" w:rsidTr="00267633">
        <w:trPr>
          <w:divId w:val="2116439976"/>
        </w:trPr>
        <w:tc>
          <w:tcPr>
            <w:tcW w:w="9198" w:type="dxa"/>
          </w:tcPr>
          <w:p w14:paraId="26B3A68D" w14:textId="77777777" w:rsidR="00267633" w:rsidRPr="00267633" w:rsidRDefault="00267633" w:rsidP="006172E9">
            <w:pPr>
              <w:numPr>
                <w:ilvl w:val="0"/>
                <w:numId w:val="30"/>
              </w:num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Grounds of application</w:t>
            </w:r>
          </w:p>
          <w:p w14:paraId="550937C1"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82C0E85" w14:textId="77777777" w:rsidTr="00267633">
        <w:trPr>
          <w:divId w:val="2116439976"/>
        </w:trPr>
        <w:tc>
          <w:tcPr>
            <w:tcW w:w="9198" w:type="dxa"/>
          </w:tcPr>
          <w:p w14:paraId="46762DB1"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Choose one of the following</w:t>
            </w:r>
            <w:r w:rsidRPr="00267633">
              <w:rPr>
                <w:rFonts w:ascii="Times New Roman" w:hAnsi="Times New Roman" w:cs="Times New Roman"/>
                <w:szCs w:val="20"/>
                <w:lang w:val="en-GB" w:eastAsia="en-GB"/>
              </w:rPr>
              <w:t>.]</w:t>
            </w:r>
          </w:p>
          <w:p w14:paraId="3EC3CA1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E1CF25B" w14:textId="77777777" w:rsidTr="00267633">
        <w:trPr>
          <w:divId w:val="2116439976"/>
        </w:trPr>
        <w:tc>
          <w:tcPr>
            <w:tcW w:w="9198" w:type="dxa"/>
          </w:tcPr>
          <w:p w14:paraId="4D35F96E"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a</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in the affidavit(s)* filed in support of this application.</w:t>
            </w:r>
          </w:p>
          <w:p w14:paraId="2AAEC734"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0697F95A" w14:textId="77777777" w:rsidTr="00267633">
        <w:trPr>
          <w:divId w:val="2116439976"/>
        </w:trPr>
        <w:tc>
          <w:tcPr>
            <w:tcW w:w="9198" w:type="dxa"/>
          </w:tcPr>
          <w:p w14:paraId="078A4615"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b</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herein.</w:t>
            </w:r>
          </w:p>
          <w:p w14:paraId="5EAF4FDF"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736BA6E9" w14:textId="77777777" w:rsidTr="00267633">
        <w:trPr>
          <w:divId w:val="2116439976"/>
        </w:trPr>
        <w:tc>
          <w:tcPr>
            <w:tcW w:w="9198" w:type="dxa"/>
          </w:tcPr>
          <w:p w14:paraId="0F45B549"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4.</w:t>
            </w:r>
            <w:r w:rsidRPr="00267633">
              <w:rPr>
                <w:rFonts w:ascii="Times New Roman" w:hAnsi="Times New Roman" w:cs="Times New Roman"/>
                <w:szCs w:val="20"/>
                <w:lang w:val="en-GB" w:eastAsia="en-GB"/>
              </w:rPr>
              <w:tab/>
              <w:t>Party Filing this Summons (e.g. Plaintiff, Defendant, Co-Defendant, etc.)</w:t>
            </w:r>
          </w:p>
          <w:p w14:paraId="00485EDB"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39CA6B" w14:textId="77777777" w:rsidTr="00267633">
        <w:trPr>
          <w:divId w:val="2116439976"/>
        </w:trPr>
        <w:tc>
          <w:tcPr>
            <w:tcW w:w="9198" w:type="dxa"/>
          </w:tcPr>
          <w:p w14:paraId="03EF310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1331FA7" w14:textId="77777777" w:rsidTr="00267633">
        <w:trPr>
          <w:divId w:val="2116439976"/>
        </w:trPr>
        <w:tc>
          <w:tcPr>
            <w:tcW w:w="9198" w:type="dxa"/>
          </w:tcPr>
          <w:p w14:paraId="661726A9"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5C74650" w14:textId="77777777" w:rsidTr="00267633">
        <w:trPr>
          <w:divId w:val="2116439976"/>
        </w:trPr>
        <w:tc>
          <w:tcPr>
            <w:tcW w:w="9198" w:type="dxa"/>
          </w:tcPr>
          <w:p w14:paraId="4151FF9E"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5.</w:t>
            </w:r>
            <w:r w:rsidRPr="00267633">
              <w:rPr>
                <w:rFonts w:ascii="Times New Roman" w:hAnsi="Times New Roman" w:cs="Times New Roman"/>
                <w:szCs w:val="20"/>
                <w:lang w:val="en-GB" w:eastAsia="en-GB"/>
              </w:rPr>
              <w:tab/>
              <w:t xml:space="preserve">Party/Parties* to be Served with this Summons (e.g. Plaintiff, Defendant, Co-Defendant, </w:t>
            </w:r>
            <w:proofErr w:type="gramStart"/>
            <w:r w:rsidRPr="00267633">
              <w:rPr>
                <w:rFonts w:ascii="Times New Roman" w:hAnsi="Times New Roman" w:cs="Times New Roman"/>
                <w:szCs w:val="20"/>
                <w:lang w:val="en-GB" w:eastAsia="en-GB"/>
              </w:rPr>
              <w:t>etc.)*</w:t>
            </w:r>
            <w:proofErr w:type="gramEnd"/>
          </w:p>
          <w:p w14:paraId="01C821DA"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7AF9B715" w14:textId="77777777" w:rsidTr="00267633">
        <w:trPr>
          <w:divId w:val="2116439976"/>
        </w:trPr>
        <w:tc>
          <w:tcPr>
            <w:tcW w:w="9198" w:type="dxa"/>
          </w:tcPr>
          <w:p w14:paraId="78E16C0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121B1EEB" w14:textId="77777777" w:rsidTr="00267633">
        <w:trPr>
          <w:divId w:val="2116439976"/>
        </w:trPr>
        <w:tc>
          <w:tcPr>
            <w:tcW w:w="9198" w:type="dxa"/>
          </w:tcPr>
          <w:p w14:paraId="58F1948B"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6.</w:t>
            </w:r>
            <w:r w:rsidRPr="00267633">
              <w:rPr>
                <w:rFonts w:ascii="Times New Roman" w:hAnsi="Times New Roman" w:cs="Times New Roman"/>
                <w:szCs w:val="20"/>
                <w:lang w:val="en-GB" w:eastAsia="en-GB"/>
              </w:rPr>
              <w:tab/>
              <w:t>Consent*</w:t>
            </w:r>
          </w:p>
          <w:p w14:paraId="46DC725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6B0A748" w14:textId="77777777" w:rsidTr="00267633">
        <w:trPr>
          <w:divId w:val="2116439976"/>
        </w:trPr>
        <w:tc>
          <w:tcPr>
            <w:tcW w:w="9198" w:type="dxa"/>
          </w:tcPr>
          <w:p w14:paraId="357DD06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67DCF69F" w14:textId="77777777" w:rsidTr="00267633">
        <w:trPr>
          <w:divId w:val="2116439976"/>
        </w:trPr>
        <w:tc>
          <w:tcPr>
            <w:tcW w:w="9198" w:type="dxa"/>
          </w:tcPr>
          <w:p w14:paraId="320E40E9"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290D3C83" w14:textId="77777777" w:rsidTr="00267633">
        <w:trPr>
          <w:divId w:val="2116439976"/>
        </w:trPr>
        <w:tc>
          <w:tcPr>
            <w:tcW w:w="9198" w:type="dxa"/>
          </w:tcPr>
          <w:p w14:paraId="22EE12A5"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I/We* hereby consent to this Summons.</w:t>
            </w:r>
          </w:p>
          <w:p w14:paraId="224E187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A5D21D" w14:textId="77777777" w:rsidTr="00267633">
        <w:trPr>
          <w:divId w:val="2116439976"/>
        </w:trPr>
        <w:tc>
          <w:tcPr>
            <w:tcW w:w="9198" w:type="dxa"/>
          </w:tcPr>
          <w:p w14:paraId="7BD738AA"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2138FB4" w14:textId="77777777" w:rsidTr="00267633">
        <w:trPr>
          <w:divId w:val="2116439976"/>
        </w:trPr>
        <w:tc>
          <w:tcPr>
            <w:tcW w:w="9198" w:type="dxa"/>
          </w:tcPr>
          <w:p w14:paraId="167A5BDC"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Signature:</w:t>
            </w:r>
          </w:p>
          <w:p w14:paraId="6F22B8AC"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3A409660" w14:textId="77777777" w:rsidTr="00267633">
        <w:trPr>
          <w:divId w:val="2116439976"/>
        </w:trPr>
        <w:tc>
          <w:tcPr>
            <w:tcW w:w="9198" w:type="dxa"/>
          </w:tcPr>
          <w:p w14:paraId="637CB18C" w14:textId="77777777" w:rsidR="00267633" w:rsidRPr="00267633" w:rsidRDefault="00267633" w:rsidP="00267633">
            <w:pPr>
              <w:spacing w:before="60" w:after="60" w:line="240" w:lineRule="auto"/>
              <w:ind w:left="540" w:hanging="5"/>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Name and NRIC No. of Party Consenting to this Summons/Name of the Solicitor of Party Consenting to this Summons*:</w:t>
            </w:r>
          </w:p>
          <w:p w14:paraId="41B43ACD" w14:textId="77777777" w:rsidR="00267633" w:rsidRPr="00267633" w:rsidRDefault="00267633" w:rsidP="00267633">
            <w:pPr>
              <w:spacing w:before="60" w:after="60" w:line="240" w:lineRule="auto"/>
              <w:ind w:left="950" w:hanging="475"/>
              <w:jc w:val="both"/>
              <w:rPr>
                <w:rFonts w:ascii="Times New Roman" w:hAnsi="Times New Roman" w:cs="Times New Roman"/>
                <w:szCs w:val="20"/>
                <w:lang w:val="en-GB" w:eastAsia="en-GB"/>
              </w:rPr>
            </w:pPr>
          </w:p>
        </w:tc>
      </w:tr>
      <w:tr w:rsidR="00267633" w:rsidRPr="00267633" w14:paraId="424CAB73" w14:textId="77777777" w:rsidTr="00267633">
        <w:trPr>
          <w:divId w:val="2116439976"/>
        </w:trPr>
        <w:tc>
          <w:tcPr>
            <w:tcW w:w="9198" w:type="dxa"/>
          </w:tcPr>
          <w:p w14:paraId="5AD5BACA"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546BB006"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12207755" w14:textId="77777777" w:rsidTr="00267633">
        <w:trPr>
          <w:divId w:val="2116439976"/>
        </w:trPr>
        <w:tc>
          <w:tcPr>
            <w:tcW w:w="9198" w:type="dxa"/>
          </w:tcPr>
          <w:p w14:paraId="125A2961"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This Summons is taken out by [</w:t>
            </w:r>
            <w:r w:rsidRPr="00267633">
              <w:rPr>
                <w:rFonts w:ascii="Times New Roman" w:hAnsi="Times New Roman" w:cs="Times New Roman"/>
                <w:i/>
                <w:szCs w:val="20"/>
                <w:lang w:val="en-GB" w:eastAsia="en-GB"/>
              </w:rPr>
              <w:t>to state name of party taking out this summons</w:t>
            </w:r>
            <w:r w:rsidRPr="00267633">
              <w:rPr>
                <w:rFonts w:ascii="Times New Roman" w:hAnsi="Times New Roman" w:cs="Times New Roman"/>
                <w:szCs w:val="20"/>
                <w:lang w:val="en-GB" w:eastAsia="en-GB"/>
              </w:rPr>
              <w:t>]</w:t>
            </w:r>
          </w:p>
          <w:p w14:paraId="27F23679"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0EFB7F51" w14:textId="77777777" w:rsidTr="00267633">
        <w:trPr>
          <w:divId w:val="2116439976"/>
        </w:trPr>
        <w:tc>
          <w:tcPr>
            <w:tcW w:w="9198" w:type="dxa"/>
          </w:tcPr>
          <w:p w14:paraId="028EB446"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37A6A457"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A1B828C" w14:textId="77777777" w:rsidTr="00267633">
        <w:trPr>
          <w:divId w:val="2116439976"/>
        </w:trPr>
        <w:tc>
          <w:tcPr>
            <w:tcW w:w="9198" w:type="dxa"/>
          </w:tcPr>
          <w:p w14:paraId="61500B82"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Registrar:</w:t>
            </w:r>
          </w:p>
          <w:p w14:paraId="56D66632"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7D03EBF" w14:textId="77777777" w:rsidTr="00267633">
        <w:trPr>
          <w:divId w:val="2116439976"/>
        </w:trPr>
        <w:tc>
          <w:tcPr>
            <w:tcW w:w="9198" w:type="dxa"/>
          </w:tcPr>
          <w:p w14:paraId="0C6C34C4"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2E30F914"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60CE037C" w14:textId="77777777" w:rsidTr="00267633">
        <w:trPr>
          <w:divId w:val="2116439976"/>
        </w:trPr>
        <w:tc>
          <w:tcPr>
            <w:tcW w:w="9198" w:type="dxa"/>
          </w:tcPr>
          <w:p w14:paraId="7B03EDFD"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AE47918" w14:textId="77777777" w:rsidTr="00267633">
        <w:trPr>
          <w:divId w:val="2116439976"/>
        </w:trPr>
        <w:tc>
          <w:tcPr>
            <w:tcW w:w="9198" w:type="dxa"/>
          </w:tcPr>
          <w:p w14:paraId="5A68A08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B165142" w14:textId="77777777" w:rsidTr="00267633">
        <w:trPr>
          <w:divId w:val="2116439976"/>
        </w:trPr>
        <w:tc>
          <w:tcPr>
            <w:tcW w:w="9198" w:type="dxa"/>
          </w:tcPr>
          <w:p w14:paraId="2A06842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 </w:t>
            </w:r>
            <w:r w:rsidRPr="00267633">
              <w:rPr>
                <w:rFonts w:ascii="Times New Roman" w:hAnsi="Times New Roman" w:cs="Times New Roman"/>
                <w:sz w:val="18"/>
                <w:szCs w:val="20"/>
                <w:lang w:val="en-GB" w:eastAsia="en-GB"/>
              </w:rPr>
              <w:t>Delete where inapplicable</w:t>
            </w:r>
          </w:p>
          <w:p w14:paraId="5709B94B"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bl>
    <w:p w14:paraId="123810B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16495EA" w14:textId="77777777" w:rsidTr="00267633">
        <w:trPr>
          <w:divId w:val="2116439976"/>
          <w:jc w:val="center"/>
        </w:trPr>
        <w:tc>
          <w:tcPr>
            <w:tcW w:w="3080" w:type="dxa"/>
          </w:tcPr>
          <w:p w14:paraId="0BE7129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3AC18605"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190</w:t>
            </w:r>
          </w:p>
        </w:tc>
        <w:tc>
          <w:tcPr>
            <w:tcW w:w="3080" w:type="dxa"/>
          </w:tcPr>
          <w:p w14:paraId="2D3F531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AD8210D"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1078D10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LETTER OF INSTRUCTION TO EXPERT WITNESS</w:t>
      </w:r>
    </w:p>
    <w:p w14:paraId="05F8DE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76B7C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180FFB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Dear [</w:t>
      </w:r>
      <w:r w:rsidRPr="00267633">
        <w:rPr>
          <w:rFonts w:ascii="Times New Roman" w:hAnsi="Times New Roman" w:cs="Times New Roman"/>
          <w:i/>
          <w:szCs w:val="20"/>
          <w:lang w:val="en-GB" w:eastAsia="zh-CN"/>
        </w:rPr>
        <w:t>To state name of expert</w:t>
      </w:r>
      <w:r w:rsidRPr="00267633">
        <w:rPr>
          <w:rFonts w:ascii="Times New Roman" w:hAnsi="Times New Roman" w:cs="Times New Roman"/>
          <w:szCs w:val="20"/>
          <w:lang w:val="en-GB" w:eastAsia="zh-CN"/>
        </w:rPr>
        <w:t>]</w:t>
      </w:r>
    </w:p>
    <w:p w14:paraId="3CDDEE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90671F7"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szCs w:val="20"/>
          <w:lang w:val="en-GB" w:eastAsia="zh-CN"/>
        </w:rPr>
        <w:t>Re:</w:t>
      </w:r>
      <w:r w:rsidRPr="00267633">
        <w:rPr>
          <w:rFonts w:ascii="Times New Roman" w:hAnsi="Times New Roman" w:cs="Times New Roman"/>
          <w:b/>
          <w:szCs w:val="20"/>
          <w:lang w:val="en-GB" w:eastAsia="zh-CN"/>
        </w:rPr>
        <w:tab/>
      </w:r>
      <w:r w:rsidRPr="00267633">
        <w:rPr>
          <w:rFonts w:ascii="Times New Roman" w:hAnsi="Times New Roman" w:cs="Times New Roman"/>
          <w:b/>
          <w:i/>
          <w:szCs w:val="20"/>
          <w:lang w:val="en-GB" w:eastAsia="zh-CN"/>
        </w:rPr>
        <w:t>[Name of child/children]</w:t>
      </w:r>
    </w:p>
    <w:p w14:paraId="774EC6C0"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Divorce Suit No. [</w:t>
      </w:r>
      <w:r w:rsidRPr="00267633">
        <w:rPr>
          <w:rFonts w:ascii="Times New Roman" w:hAnsi="Times New Roman" w:cs="Times New Roman"/>
          <w:b/>
          <w:i/>
          <w:szCs w:val="20"/>
          <w:lang w:val="en-GB" w:eastAsia="zh-CN"/>
        </w:rPr>
        <w:t>to state number</w:t>
      </w:r>
      <w:r w:rsidRPr="00267633">
        <w:rPr>
          <w:rFonts w:ascii="Times New Roman" w:hAnsi="Times New Roman" w:cs="Times New Roman"/>
          <w:b/>
          <w:szCs w:val="20"/>
          <w:lang w:val="en-GB" w:eastAsia="zh-CN"/>
        </w:rPr>
        <w:t>]</w:t>
      </w:r>
    </w:p>
    <w:p w14:paraId="242BB28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r w:rsidRPr="00267633">
        <w:rPr>
          <w:rFonts w:ascii="Times New Roman" w:hAnsi="Times New Roman" w:cs="Times New Roman"/>
          <w:b/>
          <w:szCs w:val="20"/>
          <w:lang w:val="en-GB" w:eastAsia="en-GB"/>
        </w:rPr>
        <w:tab/>
        <w:t>Order for Custody/Access Evaluation Report</w:t>
      </w:r>
    </w:p>
    <w:p w14:paraId="3B6CCBC5"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p>
    <w:p w14:paraId="57D21F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by which report has been ordered to be filed in court: [</w:t>
      </w:r>
      <w:r w:rsidRPr="00267633">
        <w:rPr>
          <w:rFonts w:ascii="Times New Roman" w:hAnsi="Times New Roman" w:cs="Times New Roman"/>
          <w:b/>
          <w:i/>
          <w:szCs w:val="20"/>
          <w:lang w:val="en-GB" w:eastAsia="zh-CN"/>
        </w:rPr>
        <w:t>to state date</w:t>
      </w:r>
      <w:r w:rsidRPr="00267633">
        <w:rPr>
          <w:rFonts w:ascii="Times New Roman" w:hAnsi="Times New Roman" w:cs="Times New Roman"/>
          <w:b/>
          <w:szCs w:val="20"/>
          <w:lang w:val="en-GB" w:eastAsia="zh-CN"/>
        </w:rPr>
        <w:t>]</w:t>
      </w:r>
    </w:p>
    <w:p w14:paraId="33106B8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Summary of the proceedings and applications</w:t>
      </w:r>
    </w:p>
    <w:p w14:paraId="17F968E5"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p>
    <w:p w14:paraId="5639C6AC"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particulars of the persons concerned in the above proceedings are listed in Schedule 1 annexed to this letter, with the date(s) of birth of the child/children, and the contact numbers of all the relevant parties.</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The proceedings consist of:</w:t>
      </w:r>
    </w:p>
    <w:p w14:paraId="018798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49E466E2"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Custody and/or access issues in the ancillary matters in the divorce proceedings [</w:t>
      </w:r>
      <w:r w:rsidRPr="00267633">
        <w:rPr>
          <w:rFonts w:ascii="Times New Roman" w:hAnsi="Times New Roman" w:cs="Times New Roman"/>
          <w:i/>
          <w:szCs w:val="20"/>
          <w:lang w:val="en-GB" w:eastAsia="zh-CN"/>
        </w:rPr>
        <w:t>to state the orders sought by each party</w:t>
      </w:r>
      <w:r w:rsidRPr="00267633">
        <w:rPr>
          <w:rFonts w:ascii="Times New Roman" w:hAnsi="Times New Roman" w:cs="Times New Roman"/>
          <w:szCs w:val="20"/>
          <w:lang w:val="en-GB" w:eastAsia="zh-CN"/>
        </w:rPr>
        <w:t>]</w:t>
      </w:r>
    </w:p>
    <w:p w14:paraId="5A4BC2B8"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Applications for custody and/or access in the divorce proceedings [</w:t>
      </w:r>
      <w:r w:rsidRPr="00267633">
        <w:rPr>
          <w:rFonts w:ascii="Times New Roman" w:hAnsi="Times New Roman" w:cs="Times New Roman"/>
          <w:i/>
          <w:szCs w:val="20"/>
          <w:lang w:val="en-GB" w:eastAsia="zh-CN"/>
        </w:rPr>
        <w:t>to state the numbers of the relevant Summonses and the orders sought by each party</w:t>
      </w:r>
      <w:r w:rsidRPr="00267633">
        <w:rPr>
          <w:rFonts w:ascii="Times New Roman" w:hAnsi="Times New Roman" w:cs="Times New Roman"/>
          <w:szCs w:val="20"/>
          <w:lang w:val="en-GB" w:eastAsia="zh-CN"/>
        </w:rPr>
        <w:t>]</w:t>
      </w:r>
    </w:p>
    <w:p w14:paraId="2779F140"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0C28E7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Issues before the Court</w:t>
      </w:r>
    </w:p>
    <w:p w14:paraId="183331DD"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7F0CA1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The issues before the court are: </w:t>
      </w:r>
    </w:p>
    <w:p w14:paraId="22A0AB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8E3E2D4"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state what issues the court </w:t>
      </w:r>
      <w:proofErr w:type="gramStart"/>
      <w:r w:rsidRPr="00267633">
        <w:rPr>
          <w:rFonts w:ascii="Times New Roman" w:hAnsi="Times New Roman" w:cs="Times New Roman"/>
          <w:i/>
          <w:szCs w:val="20"/>
          <w:lang w:val="en-GB" w:eastAsia="zh-CN"/>
        </w:rPr>
        <w:t>has to</w:t>
      </w:r>
      <w:proofErr w:type="gramEnd"/>
      <w:r w:rsidRPr="00267633">
        <w:rPr>
          <w:rFonts w:ascii="Times New Roman" w:hAnsi="Times New Roman" w:cs="Times New Roman"/>
          <w:i/>
          <w:szCs w:val="20"/>
          <w:lang w:val="en-GB" w:eastAsia="zh-CN"/>
        </w:rPr>
        <w:t xml:space="preserve"> decide, for example:</w:t>
      </w:r>
    </w:p>
    <w:p w14:paraId="2981951E"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6B4258EB" w14:textId="77777777" w:rsidR="00E62604"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Whether the mother/father/third party [please specify] should have care and control of the child/children</w:t>
      </w:r>
    </w:p>
    <w:p w14:paraId="6B5A11F9" w14:textId="77777777" w:rsidR="00267633"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sz w:val="20"/>
          <w:szCs w:val="20"/>
          <w:lang w:val="en-GB" w:eastAsia="zh-CN"/>
        </w:rPr>
      </w:pPr>
      <w:r w:rsidRPr="00267633">
        <w:rPr>
          <w:rFonts w:ascii="Times New Roman" w:hAnsi="Times New Roman" w:cs="Times New Roman"/>
          <w:i/>
          <w:szCs w:val="20"/>
          <w:lang w:val="en-GB" w:eastAsia="zh-CN"/>
        </w:rPr>
        <w:t>Whether the mother/father/third party [please specify] should have access/supervised access to the child/children]</w:t>
      </w:r>
    </w:p>
    <w:p w14:paraId="79707F28" w14:textId="77777777" w:rsidR="00267633" w:rsidRPr="00267633" w:rsidRDefault="00267633" w:rsidP="00267633">
      <w:pPr>
        <w:spacing w:before="0" w:after="0" w:line="240" w:lineRule="auto"/>
        <w:ind w:left="720"/>
        <w:jc w:val="both"/>
        <w:divId w:val="2116439976"/>
        <w:rPr>
          <w:rFonts w:ascii="Times New Roman" w:hAnsi="Times New Roman" w:cs="Times New Roman"/>
          <w:sz w:val="20"/>
          <w:szCs w:val="20"/>
          <w:lang w:val="en-GB" w:eastAsia="zh-CN"/>
        </w:rPr>
      </w:pPr>
    </w:p>
    <w:p w14:paraId="6BCB0B8D"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Orders Currently in Force</w:t>
      </w:r>
    </w:p>
    <w:p w14:paraId="678721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1645CB" w14:textId="77777777" w:rsidR="00267633" w:rsidRPr="00267633" w:rsidRDefault="00267633" w:rsidP="006172E9">
      <w:pPr>
        <w:numPr>
          <w:ilvl w:val="0"/>
          <w:numId w:val="37"/>
        </w:num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following orders are currently in force:</w:t>
      </w:r>
    </w:p>
    <w:p w14:paraId="5F8052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58D7320D"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set out the dates and details of all the court orders currently in force in respect of: </w:t>
      </w:r>
    </w:p>
    <w:p w14:paraId="52A80B5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13C7002A"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custody and access </w:t>
      </w:r>
      <w:proofErr w:type="gramStart"/>
      <w:r w:rsidRPr="00267633">
        <w:rPr>
          <w:rFonts w:ascii="Times New Roman" w:hAnsi="Times New Roman" w:cs="Times New Roman"/>
          <w:i/>
          <w:szCs w:val="20"/>
          <w:lang w:val="en-GB" w:eastAsia="zh-CN"/>
        </w:rPr>
        <w:t>issues;</w:t>
      </w:r>
      <w:proofErr w:type="gramEnd"/>
      <w:r w:rsidRPr="00267633">
        <w:rPr>
          <w:rFonts w:ascii="Times New Roman" w:hAnsi="Times New Roman" w:cs="Times New Roman"/>
          <w:i/>
          <w:szCs w:val="20"/>
          <w:lang w:val="en-GB" w:eastAsia="zh-CN"/>
        </w:rPr>
        <w:t xml:space="preserve"> </w:t>
      </w:r>
    </w:p>
    <w:p w14:paraId="545E07A6"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any family violence </w:t>
      </w:r>
      <w:proofErr w:type="gramStart"/>
      <w:r w:rsidRPr="00267633">
        <w:rPr>
          <w:rFonts w:ascii="Times New Roman" w:hAnsi="Times New Roman" w:cs="Times New Roman"/>
          <w:i/>
          <w:szCs w:val="20"/>
          <w:lang w:val="en-GB" w:eastAsia="zh-CN"/>
        </w:rPr>
        <w:t>application;</w:t>
      </w:r>
      <w:proofErr w:type="gramEnd"/>
      <w:r w:rsidRPr="00267633">
        <w:rPr>
          <w:rFonts w:ascii="Times New Roman" w:hAnsi="Times New Roman" w:cs="Times New Roman"/>
          <w:i/>
          <w:szCs w:val="20"/>
          <w:lang w:val="en-GB" w:eastAsia="zh-CN"/>
        </w:rPr>
        <w:t xml:space="preserve"> </w:t>
      </w:r>
    </w:p>
    <w:p w14:paraId="36585494"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any maintenance issues.]</w:t>
      </w:r>
    </w:p>
    <w:p w14:paraId="75B1937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38735D67" w14:textId="77777777" w:rsidR="00267633" w:rsidRPr="00267633" w:rsidRDefault="00267633" w:rsidP="00267633">
      <w:pPr>
        <w:spacing w:before="0" w:after="0" w:line="240" w:lineRule="auto"/>
        <w:jc w:val="both"/>
        <w:divId w:val="2116439976"/>
        <w:rPr>
          <w:rFonts w:ascii="Times New Roman" w:hAnsi="Times New Roman" w:cs="Times New Roman"/>
          <w:b/>
          <w:i/>
          <w:snapToGrid w:val="0"/>
          <w:szCs w:val="20"/>
          <w:lang w:val="en-GB" w:eastAsia="en-GB"/>
        </w:rPr>
      </w:pPr>
      <w:r w:rsidRPr="00267633">
        <w:rPr>
          <w:rFonts w:ascii="Times New Roman" w:hAnsi="Times New Roman" w:cs="Times New Roman"/>
          <w:b/>
          <w:i/>
          <w:snapToGrid w:val="0"/>
          <w:szCs w:val="20"/>
          <w:lang w:val="en-GB" w:eastAsia="en-GB"/>
        </w:rPr>
        <w:t>Documents</w:t>
      </w:r>
    </w:p>
    <w:p w14:paraId="3CD3072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6C6D2C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We enclose with this letter:</w:t>
      </w:r>
    </w:p>
    <w:p w14:paraId="149164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8D7C8E2" w14:textId="77777777" w:rsidR="00267633" w:rsidRPr="00267633" w:rsidRDefault="00267633" w:rsidP="006172E9">
      <w:pPr>
        <w:numPr>
          <w:ilvl w:val="0"/>
          <w:numId w:val="36"/>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Schedule 1 (see paragraph 1 above</w:t>
      </w:r>
      <w:proofErr w:type="gramStart"/>
      <w:r w:rsidRPr="00267633">
        <w:rPr>
          <w:rFonts w:ascii="Times New Roman" w:hAnsi="Times New Roman" w:cs="Times New Roman"/>
          <w:szCs w:val="20"/>
          <w:lang w:val="en-GB" w:eastAsia="en-GB"/>
        </w:rPr>
        <w:t>);</w:t>
      </w:r>
      <w:proofErr w:type="gramEnd"/>
    </w:p>
    <w:p w14:paraId="794241F7"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napToGrid w:val="0"/>
          <w:szCs w:val="20"/>
          <w:lang w:val="en-GB" w:eastAsia="en-GB"/>
        </w:rPr>
        <w:t xml:space="preserve">Schedule 2, which contains a list of the documents which you may wish to consider in preparing your </w:t>
      </w:r>
      <w:proofErr w:type="gramStart"/>
      <w:r w:rsidRPr="00267633">
        <w:rPr>
          <w:rFonts w:ascii="Times New Roman" w:hAnsi="Times New Roman" w:cs="Times New Roman"/>
          <w:snapToGrid w:val="0"/>
          <w:szCs w:val="20"/>
          <w:lang w:val="en-GB" w:eastAsia="en-GB"/>
        </w:rPr>
        <w:t>report;</w:t>
      </w:r>
      <w:proofErr w:type="gramEnd"/>
      <w:r w:rsidRPr="00267633">
        <w:rPr>
          <w:rFonts w:ascii="Times New Roman" w:hAnsi="Times New Roman" w:cs="Times New Roman"/>
          <w:snapToGrid w:val="0"/>
          <w:szCs w:val="20"/>
          <w:lang w:val="en-GB" w:eastAsia="en-GB"/>
        </w:rPr>
        <w:t xml:space="preserve"> </w:t>
      </w:r>
    </w:p>
    <w:p w14:paraId="7DE9A5F3"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A copy of the order giving leave for you to [interview] [examine] the child/children.</w:t>
      </w:r>
    </w:p>
    <w:p w14:paraId="079059FC"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7D8D2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instructions</w:t>
      </w:r>
    </w:p>
    <w:p w14:paraId="63FDC98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A2842D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You have the leave of the court to interview the child/children and any relevant family member[s].</w:t>
      </w:r>
    </w:p>
    <w:p w14:paraId="1598F7F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6C97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Please address the following issues in your report:</w:t>
      </w:r>
    </w:p>
    <w:p w14:paraId="68EE271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35DE13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[Here set out the specific questions approved by the court or agreed with the other parties in an itemised list, for example:</w:t>
      </w:r>
    </w:p>
    <w:p w14:paraId="1394CDC0"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EA5F40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(1)</w:t>
      </w:r>
      <w:r w:rsidRPr="00267633">
        <w:rPr>
          <w:rFonts w:ascii="Times New Roman" w:hAnsi="Times New Roman" w:cs="Times New Roman"/>
          <w:i/>
          <w:szCs w:val="20"/>
          <w:lang w:val="en-GB" w:eastAsia="zh-CN"/>
        </w:rPr>
        <w:tab/>
        <w:t>What is your assessment of the mother’s relationship with the child and her ability to care for the child and meet his emotional needs during his childhood?</w:t>
      </w:r>
    </w:p>
    <w:p w14:paraId="4F8F69A3"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BD47BC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(2)</w:t>
      </w:r>
      <w:r w:rsidRPr="00267633">
        <w:rPr>
          <w:rFonts w:ascii="Times New Roman" w:hAnsi="Times New Roman" w:cs="Times New Roman"/>
          <w:i/>
          <w:szCs w:val="20"/>
          <w:lang w:val="en-GB" w:eastAsia="zh-CN"/>
        </w:rPr>
        <w:tab/>
        <w:t>Would the child be at risk in the father’s care during contact either on daytime visits or overnight stays?]</w:t>
      </w:r>
    </w:p>
    <w:p w14:paraId="319DCB9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D9896E9"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 xml:space="preserve">If there are any other issues which, in your opinion, need to be addressed, please state </w:t>
      </w:r>
      <w:proofErr w:type="gramStart"/>
      <w:r w:rsidRPr="00267633">
        <w:rPr>
          <w:rFonts w:ascii="Times New Roman" w:hAnsi="Times New Roman" w:cs="Times New Roman"/>
          <w:szCs w:val="20"/>
          <w:lang w:val="en-GB" w:eastAsia="zh-CN"/>
        </w:rPr>
        <w:t>them</w:t>
      </w:r>
      <w:proofErr w:type="gramEnd"/>
      <w:r w:rsidRPr="00267633">
        <w:rPr>
          <w:rFonts w:ascii="Times New Roman" w:hAnsi="Times New Roman" w:cs="Times New Roman"/>
          <w:szCs w:val="20"/>
          <w:lang w:val="en-GB" w:eastAsia="zh-CN"/>
        </w:rPr>
        <w:t xml:space="preserve"> and explain why it is necessary for the court to consider these issues.</w:t>
      </w:r>
    </w:p>
    <w:p w14:paraId="31E21275"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8EAD39E"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Contact persons</w:t>
      </w:r>
    </w:p>
    <w:p w14:paraId="73C5285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DA8960C"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contact the parties directly to arrange for interviews. Please keep a careful record of all pertinent discussions with all the parties.  The contact particulars of all the relevant parties are in Schedule 1.</w:t>
      </w:r>
    </w:p>
    <w:p w14:paraId="779136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8E3EAB9"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at any time you anticipate that you will not be able to file your report by the deadline stipulated, please inform us promptly so that we may inform the other parties and the court if appropriate.</w:t>
      </w:r>
    </w:p>
    <w:p w14:paraId="7AB06D2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D5983D5"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Factual issues</w:t>
      </w:r>
    </w:p>
    <w:p w14:paraId="4E2361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E6498B4"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 xml:space="preserve">You should express your opinion regarding your findings on the facts of the case, but you must not seek to resolve disputed facts as this is, of course, to be determined by the judge at the final hearing.  Where appropriate, it will be of assistance if you are able to express your opinion </w:t>
      </w:r>
      <w:proofErr w:type="gramStart"/>
      <w:r w:rsidRPr="00267633">
        <w:rPr>
          <w:rFonts w:ascii="Times New Roman" w:hAnsi="Times New Roman" w:cs="Times New Roman"/>
          <w:szCs w:val="20"/>
          <w:lang w:val="en-GB" w:eastAsia="zh-CN"/>
        </w:rPr>
        <w:t>on the basis of</w:t>
      </w:r>
      <w:proofErr w:type="gramEnd"/>
      <w:r w:rsidRPr="00267633">
        <w:rPr>
          <w:rFonts w:ascii="Times New Roman" w:hAnsi="Times New Roman" w:cs="Times New Roman"/>
          <w:szCs w:val="20"/>
          <w:lang w:val="en-GB" w:eastAsia="zh-CN"/>
        </w:rPr>
        <w:t xml:space="preserve"> alternative findings regarding the factual dispute[s].</w:t>
      </w:r>
    </w:p>
    <w:p w14:paraId="344314F9"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report</w:t>
      </w:r>
    </w:p>
    <w:p w14:paraId="0C88574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589B2FB"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report will be disclosed to the court and to all the other parties.  Once your report has been prepared, please send a copy to:</w:t>
      </w:r>
    </w:p>
    <w:p w14:paraId="6EA4461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F2294D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Plaintiff/Plaintiff’s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t>
      </w:r>
    </w:p>
    <w:p w14:paraId="5CB4A889"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Defendant/Defendant’s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p>
    <w:p w14:paraId="19B284F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court at The Family Justice Courts, No. 3 Havelock Square, Singapore 059725*</w:t>
      </w:r>
    </w:p>
    <w:p w14:paraId="70A38823"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party/parties [</w:t>
      </w:r>
      <w:r w:rsidRPr="00267633">
        <w:rPr>
          <w:rFonts w:ascii="Times New Roman" w:hAnsi="Times New Roman" w:cs="Times New Roman"/>
          <w:i/>
          <w:szCs w:val="20"/>
          <w:lang w:val="en-GB" w:eastAsia="zh-CN"/>
        </w:rPr>
        <w:t>please specify</w:t>
      </w:r>
      <w:r w:rsidRPr="00267633">
        <w:rPr>
          <w:rFonts w:ascii="Times New Roman" w:hAnsi="Times New Roman" w:cs="Times New Roman"/>
          <w:szCs w:val="20"/>
          <w:lang w:val="en-GB" w:eastAsia="zh-CN"/>
        </w:rPr>
        <w:t>]</w:t>
      </w:r>
    </w:p>
    <w:p w14:paraId="4CAA9E73"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szCs w:val="20"/>
          <w:lang w:val="en-GB" w:eastAsia="en-GB"/>
        </w:rPr>
      </w:pPr>
    </w:p>
    <w:p w14:paraId="488D85CE"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state the case number and name of the case, i.e. [</w:t>
      </w:r>
      <w:r w:rsidRPr="00267633">
        <w:rPr>
          <w:rFonts w:ascii="Times New Roman" w:hAnsi="Times New Roman" w:cs="Times New Roman"/>
          <w:i/>
          <w:szCs w:val="20"/>
          <w:lang w:val="en-GB" w:eastAsia="zh-CN"/>
        </w:rPr>
        <w:t>to state the case number and name of the case</w:t>
      </w:r>
      <w:r w:rsidRPr="00267633">
        <w:rPr>
          <w:rFonts w:ascii="Times New Roman" w:hAnsi="Times New Roman" w:cs="Times New Roman"/>
          <w:szCs w:val="20"/>
          <w:lang w:val="en-GB" w:eastAsia="zh-CN"/>
        </w:rPr>
        <w:t>] in the title on the front page of your report.</w:t>
      </w:r>
    </w:p>
    <w:p w14:paraId="78531C7B"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8830F"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Fees</w:t>
      </w:r>
    </w:p>
    <w:p w14:paraId="5548B1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0C816BE"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fees for your report will be borne by [</w:t>
      </w:r>
      <w:r w:rsidRPr="00267633">
        <w:rPr>
          <w:rFonts w:ascii="Times New Roman" w:hAnsi="Times New Roman" w:cs="Times New Roman"/>
          <w:i/>
          <w:szCs w:val="20"/>
          <w:lang w:val="en-GB" w:eastAsia="zh-CN"/>
        </w:rPr>
        <w:t>to state which party will be bearing the fees for the report and any other arrangements for payment</w:t>
      </w:r>
      <w:r w:rsidRPr="00267633">
        <w:rPr>
          <w:rFonts w:ascii="Times New Roman" w:hAnsi="Times New Roman" w:cs="Times New Roman"/>
          <w:szCs w:val="20"/>
          <w:lang w:val="en-GB" w:eastAsia="zh-CN"/>
        </w:rPr>
        <w:t>].</w:t>
      </w:r>
    </w:p>
    <w:p w14:paraId="771D6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D7CDF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Yours etc</w:t>
      </w:r>
    </w:p>
    <w:p w14:paraId="7AA5C86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506E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49B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C74E8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41D26A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60ADA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F3E45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78AFE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44C1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CFD3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1FEFB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F9D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587E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EB42C8" w14:textId="77777777" w:rsidR="00267633" w:rsidRPr="00267633" w:rsidRDefault="00267633" w:rsidP="00267633">
      <w:pPr>
        <w:spacing w:before="0" w:after="0" w:line="240" w:lineRule="auto"/>
        <w:jc w:val="both"/>
        <w:divId w:val="2116439976"/>
        <w:rPr>
          <w:rFonts w:ascii="Times New Roman" w:hAnsi="Times New Roman" w:cs="Times New Roman"/>
          <w:sz w:val="16"/>
          <w:szCs w:val="20"/>
          <w:lang w:val="en-GB" w:eastAsia="zh-CN"/>
        </w:rPr>
      </w:pPr>
    </w:p>
    <w:p w14:paraId="726DAC20"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pPr>
      <w:r w:rsidRPr="00267633">
        <w:rPr>
          <w:rFonts w:ascii="Times New Roman" w:hAnsi="Times New Roman" w:cs="Times New Roman"/>
          <w:sz w:val="20"/>
          <w:szCs w:val="20"/>
          <w:lang w:val="en-GB" w:eastAsia="en-GB"/>
        </w:rPr>
        <w:t>*Delete where inapplicable</w:t>
      </w:r>
    </w:p>
    <w:p w14:paraId="74712DA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9" w:h="16834" w:code="9"/>
          <w:pgMar w:top="1729" w:right="1151" w:bottom="1729" w:left="1298" w:header="720" w:footer="720" w:gutter="0"/>
          <w:paperSrc w:first="15" w:other="15"/>
          <w:cols w:space="720"/>
        </w:sectPr>
      </w:pPr>
    </w:p>
    <w:p w14:paraId="34F22E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A00DA4D"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SCHEDULE 1—Name and Contact Particulars of Relevant Parties</w:t>
      </w:r>
    </w:p>
    <w:p w14:paraId="1DC39FA1"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74CFAD4A"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5E37ECDD"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NAMES AND CURRENT CONTACT PARTICULARS OF THE PARTIES</w:t>
      </w:r>
    </w:p>
    <w:p w14:paraId="2286B33A" w14:textId="77777777" w:rsidR="00267633" w:rsidRPr="00267633" w:rsidRDefault="00267633" w:rsidP="00267633">
      <w:pPr>
        <w:keepNext/>
        <w:tabs>
          <w:tab w:val="left" w:pos="7650"/>
        </w:tabs>
        <w:spacing w:before="240" w:afterLines="60" w:after="144"/>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Plaintiff</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4CFB9D84" w14:textId="77777777" w:rsidTr="00267633">
        <w:trPr>
          <w:divId w:val="2116439976"/>
        </w:trPr>
        <w:tc>
          <w:tcPr>
            <w:tcW w:w="1638" w:type="dxa"/>
          </w:tcPr>
          <w:p w14:paraId="249682D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3D26A350"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0E53FDCC"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473C2465"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694D13C0"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FED6576" w14:textId="77777777" w:rsidTr="00267633">
        <w:trPr>
          <w:divId w:val="2116439976"/>
        </w:trPr>
        <w:tc>
          <w:tcPr>
            <w:tcW w:w="1638" w:type="dxa"/>
          </w:tcPr>
          <w:p w14:paraId="6BD6B8F4"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tc>
        <w:tc>
          <w:tcPr>
            <w:tcW w:w="2970" w:type="dxa"/>
          </w:tcPr>
          <w:p w14:paraId="278246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BE9B2A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5F783FC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2332D6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704ADC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2F85AA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CB9C282"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Tel: </w:t>
            </w:r>
          </w:p>
        </w:tc>
        <w:tc>
          <w:tcPr>
            <w:tcW w:w="2557" w:type="dxa"/>
          </w:tcPr>
          <w:p w14:paraId="4D67BD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715A118B"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Defendant</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1D5E16DF" w14:textId="77777777" w:rsidTr="00267633">
        <w:trPr>
          <w:divId w:val="2116439976"/>
        </w:trPr>
        <w:tc>
          <w:tcPr>
            <w:tcW w:w="1638" w:type="dxa"/>
          </w:tcPr>
          <w:p w14:paraId="275FEBB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25E3C7BE"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2E729732"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7D1F2477"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2EC6D820"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Relationship to the child</w:t>
            </w:r>
          </w:p>
        </w:tc>
      </w:tr>
      <w:tr w:rsidR="00267633" w:rsidRPr="00267633" w14:paraId="5436BD1B" w14:textId="77777777" w:rsidTr="00267633">
        <w:trPr>
          <w:divId w:val="2116439976"/>
        </w:trPr>
        <w:tc>
          <w:tcPr>
            <w:tcW w:w="1638" w:type="dxa"/>
          </w:tcPr>
          <w:p w14:paraId="3DA03B49"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tc>
        <w:tc>
          <w:tcPr>
            <w:tcW w:w="2970" w:type="dxa"/>
          </w:tcPr>
          <w:p w14:paraId="470F23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2AE235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31B35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05DBA06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55A58B4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ADCDFE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1687B60F"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6F6015F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530186B4"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Child/Children for whom the report has been ordered (to be completed by parent having care and control of the child)</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070"/>
        <w:gridCol w:w="1800"/>
        <w:gridCol w:w="1080"/>
        <w:gridCol w:w="6337"/>
      </w:tblGrid>
      <w:tr w:rsidR="00267633" w:rsidRPr="00267633" w14:paraId="7BD3965C" w14:textId="77777777" w:rsidTr="00267633">
        <w:trPr>
          <w:divId w:val="2116439976"/>
        </w:trPr>
        <w:tc>
          <w:tcPr>
            <w:tcW w:w="3168" w:type="dxa"/>
            <w:vAlign w:val="center"/>
          </w:tcPr>
          <w:p w14:paraId="7C9995AF" w14:textId="77777777" w:rsidR="00267633" w:rsidRPr="00267633" w:rsidRDefault="00267633" w:rsidP="00267633">
            <w:pPr>
              <w:spacing w:before="0" w:after="0"/>
              <w:rPr>
                <w:rFonts w:ascii="Times New Roman" w:hAnsi="Times New Roman" w:cs="Times New Roman"/>
                <w:b/>
                <w:sz w:val="20"/>
                <w:szCs w:val="20"/>
                <w:lang w:val="en-GB" w:eastAsia="zh-CN"/>
              </w:rPr>
            </w:pPr>
            <w:r w:rsidRPr="00267633">
              <w:rPr>
                <w:rFonts w:ascii="Times New Roman" w:hAnsi="Times New Roman" w:cs="Times New Roman"/>
                <w:b/>
                <w:szCs w:val="20"/>
                <w:lang w:val="en-GB" w:eastAsia="zh-CN"/>
              </w:rPr>
              <w:t xml:space="preserve">Name of the Child(ren) </w:t>
            </w:r>
          </w:p>
        </w:tc>
        <w:tc>
          <w:tcPr>
            <w:tcW w:w="2070" w:type="dxa"/>
            <w:vAlign w:val="center"/>
          </w:tcPr>
          <w:p w14:paraId="2B1042CD" w14:textId="77777777" w:rsidR="00267633" w:rsidRPr="00267633" w:rsidRDefault="00267633" w:rsidP="00267633">
            <w:pPr>
              <w:spacing w:before="0" w:after="0"/>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Birth Cert. No.</w:t>
            </w:r>
          </w:p>
        </w:tc>
        <w:tc>
          <w:tcPr>
            <w:tcW w:w="1800" w:type="dxa"/>
            <w:vAlign w:val="center"/>
          </w:tcPr>
          <w:p w14:paraId="29DF7F6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of birth</w:t>
            </w:r>
          </w:p>
        </w:tc>
        <w:tc>
          <w:tcPr>
            <w:tcW w:w="1080" w:type="dxa"/>
            <w:vAlign w:val="center"/>
          </w:tcPr>
          <w:p w14:paraId="7E2840FA"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Gender</w:t>
            </w:r>
          </w:p>
        </w:tc>
        <w:tc>
          <w:tcPr>
            <w:tcW w:w="6337" w:type="dxa"/>
            <w:vAlign w:val="center"/>
          </w:tcPr>
          <w:p w14:paraId="6951A27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r>
      <w:tr w:rsidR="00267633" w:rsidRPr="00267633" w14:paraId="36347EE3" w14:textId="77777777" w:rsidTr="00267633">
        <w:trPr>
          <w:divId w:val="2116439976"/>
        </w:trPr>
        <w:tc>
          <w:tcPr>
            <w:tcW w:w="3168" w:type="dxa"/>
          </w:tcPr>
          <w:p w14:paraId="7F3C3869" w14:textId="77777777" w:rsidR="00267633" w:rsidRPr="00267633" w:rsidRDefault="00267633" w:rsidP="00267633">
            <w:pPr>
              <w:spacing w:before="0" w:after="0" w:line="340" w:lineRule="exact"/>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p>
        </w:tc>
        <w:tc>
          <w:tcPr>
            <w:tcW w:w="2070" w:type="dxa"/>
          </w:tcPr>
          <w:p w14:paraId="444D1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5B93F1C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vAlign w:val="center"/>
          </w:tcPr>
          <w:p w14:paraId="55AEE8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3217CA4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55B90653"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4F92092" w14:textId="77777777" w:rsidTr="00267633">
        <w:trPr>
          <w:divId w:val="2116439976"/>
        </w:trPr>
        <w:tc>
          <w:tcPr>
            <w:tcW w:w="3168" w:type="dxa"/>
            <w:vAlign w:val="center"/>
          </w:tcPr>
          <w:p w14:paraId="16F49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p>
          <w:p w14:paraId="3F6D57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60B8D637"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2DFEDD04"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25719E8C"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12DC2E43"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23E78C2B"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BF7E071" w14:textId="77777777" w:rsidTr="00267633">
        <w:trPr>
          <w:divId w:val="2116439976"/>
        </w:trPr>
        <w:tc>
          <w:tcPr>
            <w:tcW w:w="3168" w:type="dxa"/>
            <w:vAlign w:val="center"/>
          </w:tcPr>
          <w:p w14:paraId="646337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p>
          <w:p w14:paraId="4D52989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74B45E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46909A16"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347419EE"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6513946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3B32190D"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bl>
    <w:p w14:paraId="3F6A04ED" w14:textId="77777777" w:rsidR="00267633" w:rsidRPr="00267633" w:rsidRDefault="00267633" w:rsidP="00267633">
      <w:pPr>
        <w:keepNext/>
        <w:tabs>
          <w:tab w:val="left" w:pos="7650"/>
        </w:tabs>
        <w:spacing w:before="240" w:after="60"/>
        <w:jc w:val="both"/>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Other Relevant Persons</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8730"/>
        <w:gridCol w:w="2557"/>
      </w:tblGrid>
      <w:tr w:rsidR="00267633" w:rsidRPr="00267633" w14:paraId="1D5F9BB9" w14:textId="77777777" w:rsidTr="00267633">
        <w:trPr>
          <w:divId w:val="2116439976"/>
          <w:cantSplit/>
        </w:trPr>
        <w:tc>
          <w:tcPr>
            <w:tcW w:w="3168" w:type="dxa"/>
          </w:tcPr>
          <w:p w14:paraId="614BC293"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8730" w:type="dxa"/>
          </w:tcPr>
          <w:p w14:paraId="3274705F"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3807C6BA"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02EB1B3" w14:textId="77777777" w:rsidTr="00267633">
        <w:trPr>
          <w:divId w:val="2116439976"/>
          <w:cantSplit/>
        </w:trPr>
        <w:tc>
          <w:tcPr>
            <w:tcW w:w="3168" w:type="dxa"/>
          </w:tcPr>
          <w:p w14:paraId="77E5CCF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45F5FC5F"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08DFA919"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0766DCB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11E50FF2" w14:textId="77777777" w:rsidTr="00267633">
        <w:trPr>
          <w:divId w:val="2116439976"/>
          <w:cantSplit/>
        </w:trPr>
        <w:tc>
          <w:tcPr>
            <w:tcW w:w="3168" w:type="dxa"/>
          </w:tcPr>
          <w:p w14:paraId="6A63E99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605C763"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76BEDFE7"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13A090F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3430CEB7" w14:textId="77777777" w:rsidTr="00267633">
        <w:trPr>
          <w:divId w:val="2116439976"/>
          <w:cantSplit/>
        </w:trPr>
        <w:tc>
          <w:tcPr>
            <w:tcW w:w="3168" w:type="dxa"/>
          </w:tcPr>
          <w:p w14:paraId="1BA178B4"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CA0574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tcPr>
          <w:p w14:paraId="4E41EA81"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51CE4648" w14:textId="77777777" w:rsidR="00267633" w:rsidRPr="00267633" w:rsidRDefault="00267633" w:rsidP="00267633">
            <w:pPr>
              <w:keepNext/>
              <w:keepLines/>
              <w:spacing w:before="0" w:after="0" w:line="240" w:lineRule="auto"/>
              <w:ind w:left="57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716B15D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bl>
    <w:p w14:paraId="4F77099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B7A7C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Parties must inform the expert if the contact address or telephone number is changed during investigation.</w:t>
      </w:r>
    </w:p>
    <w:p w14:paraId="34ACEA98" w14:textId="77777777" w:rsidR="00267633" w:rsidRPr="00267633" w:rsidRDefault="00267633" w:rsidP="00267633">
      <w:pPr>
        <w:spacing w:before="0" w:after="0" w:line="240" w:lineRule="auto"/>
        <w:jc w:val="both"/>
        <w:divId w:val="2116439976"/>
        <w:rPr>
          <w:rFonts w:ascii="Times New Roman" w:hAnsi="Times New Roman" w:cs="Times New Roman"/>
          <w:b/>
          <w:szCs w:val="20"/>
          <w:u w:val="single"/>
          <w:lang w:val="en-GB" w:eastAsia="zh-CN"/>
        </w:rPr>
      </w:pPr>
    </w:p>
    <w:p w14:paraId="68B08682"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sectPr w:rsidR="00267633" w:rsidRPr="00267633" w:rsidSect="00C63330">
          <w:pgSz w:w="16834" w:h="11909" w:orient="landscape" w:code="9"/>
          <w:pgMar w:top="1296" w:right="1728" w:bottom="1152" w:left="1728" w:header="720" w:footer="720" w:gutter="0"/>
          <w:paperSrc w:first="7" w:other="7"/>
          <w:cols w:space="720"/>
        </w:sectPr>
      </w:pPr>
    </w:p>
    <w:p w14:paraId="57251965"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SCHEDULE 2—List of Documents</w:t>
      </w:r>
    </w:p>
    <w:p w14:paraId="454C0E4F"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11CDC5A4"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1E23EF5C" w14:textId="77777777" w:rsidR="00267633" w:rsidRPr="00267633" w:rsidRDefault="00267633" w:rsidP="00267633">
      <w:pPr>
        <w:keepNext/>
        <w:spacing w:before="0" w:after="0"/>
        <w:ind w:left="2880" w:firstLine="720"/>
        <w:jc w:val="both"/>
        <w:outlineLvl w:val="2"/>
        <w:divId w:val="2116439976"/>
        <w:rPr>
          <w:rFonts w:ascii="Times New Roman" w:hAnsi="Times New Roman" w:cs="Times New Roman"/>
          <w:sz w:val="22"/>
          <w:szCs w:val="20"/>
          <w:lang w:val="en-GB" w:eastAsia="zh-CN"/>
        </w:rPr>
      </w:pPr>
    </w:p>
    <w:p w14:paraId="63A25A89"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4050"/>
        <w:gridCol w:w="2610"/>
        <w:gridCol w:w="1530"/>
      </w:tblGrid>
      <w:tr w:rsidR="00267633" w:rsidRPr="00267633" w14:paraId="57984BA3" w14:textId="77777777" w:rsidTr="00267633">
        <w:trPr>
          <w:divId w:val="2116439976"/>
        </w:trPr>
        <w:tc>
          <w:tcPr>
            <w:tcW w:w="828" w:type="dxa"/>
          </w:tcPr>
          <w:p w14:paraId="667829DC"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050" w:type="dxa"/>
          </w:tcPr>
          <w:p w14:paraId="2AEAD2EF"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610" w:type="dxa"/>
          </w:tcPr>
          <w:p w14:paraId="0DAAF7E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Party who had </w:t>
            </w:r>
            <w:proofErr w:type="gramStart"/>
            <w:r w:rsidRPr="00267633">
              <w:rPr>
                <w:rFonts w:ascii="Times New Roman" w:hAnsi="Times New Roman" w:cs="Times New Roman"/>
                <w:szCs w:val="20"/>
                <w:lang w:val="en-GB" w:eastAsia="zh-CN"/>
              </w:rPr>
              <w:t>furnished  the</w:t>
            </w:r>
            <w:proofErr w:type="gramEnd"/>
            <w:r w:rsidRPr="00267633">
              <w:rPr>
                <w:rFonts w:ascii="Times New Roman" w:hAnsi="Times New Roman" w:cs="Times New Roman"/>
                <w:szCs w:val="20"/>
                <w:lang w:val="en-GB" w:eastAsia="zh-CN"/>
              </w:rPr>
              <w:t xml:space="preserve"> document (i.e. Plaintiff, Defendant or other party)</w:t>
            </w:r>
          </w:p>
        </w:tc>
        <w:tc>
          <w:tcPr>
            <w:tcW w:w="1530" w:type="dxa"/>
          </w:tcPr>
          <w:p w14:paraId="72F489DE"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Date of document</w:t>
            </w:r>
          </w:p>
          <w:p w14:paraId="2A59F1A7" w14:textId="77777777" w:rsidR="00267633" w:rsidRPr="00267633" w:rsidRDefault="00267633" w:rsidP="00267633">
            <w:pPr>
              <w:spacing w:before="0" w:after="120" w:line="240" w:lineRule="auto"/>
              <w:rPr>
                <w:rFonts w:ascii="Times New Roman" w:hAnsi="Times New Roman" w:cs="Times New Roman"/>
                <w:szCs w:val="20"/>
                <w:lang w:val="en-GB" w:eastAsia="zh-CN"/>
              </w:rPr>
            </w:pPr>
          </w:p>
        </w:tc>
      </w:tr>
      <w:tr w:rsidR="00267633" w:rsidRPr="00267633" w14:paraId="01B2ACA6" w14:textId="77777777" w:rsidTr="00267633">
        <w:trPr>
          <w:divId w:val="2116439976"/>
        </w:trPr>
        <w:tc>
          <w:tcPr>
            <w:tcW w:w="828" w:type="dxa"/>
          </w:tcPr>
          <w:p w14:paraId="089AA05B"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2F068B5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291D537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6518C10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751270E3" w14:textId="77777777" w:rsidTr="00267633">
        <w:trPr>
          <w:divId w:val="2116439976"/>
        </w:trPr>
        <w:tc>
          <w:tcPr>
            <w:tcW w:w="828" w:type="dxa"/>
          </w:tcPr>
          <w:p w14:paraId="3E96142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1E8EF5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6D79AD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70046E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5846E6DA" w14:textId="77777777" w:rsidTr="00267633">
        <w:trPr>
          <w:divId w:val="2116439976"/>
        </w:trPr>
        <w:tc>
          <w:tcPr>
            <w:tcW w:w="828" w:type="dxa"/>
          </w:tcPr>
          <w:p w14:paraId="5F81A7E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0C142BD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7CE3349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336582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3B1F740F" w14:textId="77777777" w:rsidTr="00267633">
        <w:trPr>
          <w:divId w:val="2116439976"/>
        </w:trPr>
        <w:tc>
          <w:tcPr>
            <w:tcW w:w="828" w:type="dxa"/>
          </w:tcPr>
          <w:p w14:paraId="33131476"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7E04AF7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14CCFFD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178096A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0B4278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5A5E770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750A59A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91F633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42F254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FB4FF6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B64B7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579C72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DB1D5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00115C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4AC58D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2DA089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189C30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0AF853"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8E53E6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97BC6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122895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4FAA51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E9D4EA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3E060E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1F127E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B956B9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E4C638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3941C2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40998C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F37E1F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E587D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99A2B2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A75AF3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FD0829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D2F978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5D3FAD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04BE9A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5028D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D3C03F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27113B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70F20F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A714FE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812E7B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84F79E5"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C04250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60E3BEA"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B1D51D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ED91958" w14:textId="77777777" w:rsidR="00497891" w:rsidRPr="00BC52EA" w:rsidRDefault="00497891" w:rsidP="00497891">
      <w:pPr>
        <w:spacing w:before="0" w:after="0" w:line="240" w:lineRule="auto"/>
        <w:jc w:val="center"/>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t>FORM 190A</w:t>
      </w:r>
    </w:p>
    <w:p w14:paraId="59AE0B07" w14:textId="77777777" w:rsidR="00497891" w:rsidRPr="00BC52EA" w:rsidRDefault="00497891" w:rsidP="00497891">
      <w:pPr>
        <w:spacing w:before="0" w:after="0" w:line="240" w:lineRule="auto"/>
        <w:divId w:val="2116439976"/>
        <w:rPr>
          <w:rFonts w:ascii="Times New Roman" w:eastAsiaTheme="minorHAnsi" w:hAnsi="Times New Roman" w:cs="Times New Roman"/>
          <w:sz w:val="18"/>
          <w:szCs w:val="18"/>
          <w:lang w:eastAsia="en-US"/>
        </w:rPr>
      </w:pPr>
      <w:r w:rsidRPr="00BC52EA">
        <w:rPr>
          <w:rFonts w:ascii="Times New Roman" w:eastAsiaTheme="minorHAnsi" w:hAnsi="Times New Roman" w:cs="Times New Roman"/>
          <w:sz w:val="18"/>
          <w:szCs w:val="18"/>
          <w:lang w:eastAsia="en-US"/>
        </w:rPr>
        <w:t>Para 10A</w:t>
      </w:r>
    </w:p>
    <w:p w14:paraId="04E9DF04"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8"/>
          <w:szCs w:val="28"/>
          <w:lang w:eastAsia="en-US"/>
        </w:rPr>
      </w:pPr>
    </w:p>
    <w:p w14:paraId="1B1D5D45"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t xml:space="preserve">Case No: </w:t>
      </w:r>
    </w:p>
    <w:p w14:paraId="508FD81D"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p>
    <w:p w14:paraId="3962A54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b/>
          <w:sz w:val="22"/>
          <w:szCs w:val="22"/>
          <w:u w:val="single"/>
          <w:lang w:val="en-US" w:eastAsia="zh-CN"/>
        </w:rPr>
      </w:pPr>
      <w:r w:rsidRPr="00BC52EA">
        <w:rPr>
          <w:rFonts w:ascii="Times New Roman" w:eastAsiaTheme="minorEastAsia" w:hAnsi="Times New Roman" w:cs="Times New Roman"/>
          <w:b/>
          <w:sz w:val="22"/>
          <w:szCs w:val="22"/>
          <w:u w:val="single"/>
          <w:lang w:val="en-US" w:eastAsia="zh-CN"/>
        </w:rPr>
        <w:t>Undertakings given to the Immigration and Checkpoints Authority (“ICA”) for Request for Assistance</w:t>
      </w:r>
    </w:p>
    <w:p w14:paraId="186B7F5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F0111AE"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w:t>
      </w:r>
      <w:r w:rsidRPr="00BC52EA">
        <w:rPr>
          <w:rFonts w:ascii="Times New Roman" w:eastAsiaTheme="minorEastAsia" w:hAnsi="Times New Roman" w:cs="Times New Roman"/>
          <w:sz w:val="22"/>
          <w:szCs w:val="22"/>
          <w:u w:val="single"/>
          <w:lang w:val="en-US" w:eastAsia="zh-CN"/>
        </w:rPr>
        <w:t>Name of requestor)</w:t>
      </w:r>
      <w:r w:rsidRPr="00BC52EA">
        <w:rPr>
          <w:rFonts w:ascii="Times New Roman" w:eastAsiaTheme="minorEastAsia" w:hAnsi="Times New Roman" w:cs="Times New Roman"/>
          <w:sz w:val="22"/>
          <w:szCs w:val="22"/>
          <w:lang w:val="en-US" w:eastAsia="zh-CN"/>
        </w:rPr>
        <w:t>, (</w:t>
      </w:r>
      <w:r w:rsidRPr="00BC52EA">
        <w:rPr>
          <w:rFonts w:ascii="Times New Roman" w:eastAsiaTheme="minorEastAsia" w:hAnsi="Times New Roman" w:cs="Times New Roman"/>
          <w:sz w:val="22"/>
          <w:szCs w:val="22"/>
          <w:u w:val="single"/>
          <w:lang w:val="en-US" w:eastAsia="zh-CN"/>
        </w:rPr>
        <w:t>NRIC/Passport/Other identification documents</w:t>
      </w:r>
      <w:r>
        <w:rPr>
          <w:rFonts w:ascii="Times New Roman" w:eastAsiaTheme="minorEastAsia" w:hAnsi="Times New Roman" w:cs="Times New Roman"/>
          <w:sz w:val="22"/>
          <w:szCs w:val="22"/>
          <w:u w:val="single"/>
          <w:lang w:val="en-US" w:eastAsia="zh-CN"/>
        </w:rPr>
        <w:t xml:space="preserve"> No.</w:t>
      </w:r>
      <w:r w:rsidRPr="00BC52EA">
        <w:rPr>
          <w:rFonts w:ascii="Times New Roman" w:eastAsiaTheme="minorEastAsia" w:hAnsi="Times New Roman" w:cs="Times New Roman"/>
          <w:sz w:val="22"/>
          <w:szCs w:val="22"/>
          <w:lang w:val="en-US" w:eastAsia="zh-CN"/>
        </w:rPr>
        <w:t>), am a plaintiff/defendant* in the abovementioned matter in which there is, in force, an Order of Court from the Family Justice Courts dated (</w:t>
      </w:r>
      <w:r w:rsidRPr="00BC52EA">
        <w:rPr>
          <w:rFonts w:ascii="Times New Roman" w:eastAsiaTheme="minorEastAsia" w:hAnsi="Times New Roman" w:cs="Times New Roman"/>
          <w:sz w:val="22"/>
          <w:szCs w:val="22"/>
          <w:u w:val="single"/>
          <w:lang w:val="en-US" w:eastAsia="zh-CN"/>
        </w:rPr>
        <w:t>date of Court Order</w:t>
      </w:r>
      <w:r w:rsidRPr="00BC52EA">
        <w:rPr>
          <w:rFonts w:ascii="Times New Roman" w:eastAsiaTheme="minorEastAsia" w:hAnsi="Times New Roman" w:cs="Times New Roman"/>
          <w:sz w:val="22"/>
          <w:szCs w:val="22"/>
          <w:lang w:val="en-US" w:eastAsia="zh-CN"/>
        </w:rPr>
        <w:t xml:space="preserve">) </w:t>
      </w:r>
      <w:r w:rsidRPr="00BC52EA">
        <w:rPr>
          <w:rFonts w:ascii="Times New Roman" w:eastAsiaTheme="minorHAnsi" w:hAnsi="Times New Roman" w:cs="Times New Roman"/>
          <w:sz w:val="22"/>
          <w:szCs w:val="22"/>
          <w:lang w:eastAsia="en-US"/>
        </w:rPr>
        <w:t>restraining (____</w:t>
      </w:r>
      <w:r w:rsidRPr="00BC52EA">
        <w:rPr>
          <w:rFonts w:ascii="Times New Roman" w:eastAsiaTheme="minorHAnsi" w:hAnsi="Times New Roman" w:cs="Times New Roman"/>
          <w:sz w:val="22"/>
          <w:szCs w:val="22"/>
          <w:u w:val="single"/>
          <w:lang w:eastAsia="en-US"/>
        </w:rPr>
        <w:t>Details of persons restrained by Court Order (e.g. the plaintiff; the defendant; servants/agents of the plaintiff/defendant)</w:t>
      </w:r>
      <w:r w:rsidRPr="00BC52EA">
        <w:rPr>
          <w:rFonts w:ascii="Times New Roman" w:eastAsiaTheme="minorHAnsi" w:hAnsi="Times New Roman" w:cs="Times New Roman"/>
          <w:sz w:val="22"/>
          <w:szCs w:val="22"/>
          <w:lang w:eastAsia="en-US"/>
        </w:rPr>
        <w:t>____) from taking the below child/children out of Singapore [without an order of Court or the consent of one or both parties to the matter]*</w:t>
      </w:r>
      <w:r w:rsidRPr="00BC52EA">
        <w:rPr>
          <w:rFonts w:ascii="Times New Roman" w:eastAsiaTheme="minorHAnsi" w:hAnsi="Times New Roman" w:cstheme="minorBidi"/>
          <w:sz w:val="22"/>
          <w:szCs w:val="22"/>
          <w:lang w:eastAsia="en-US"/>
        </w:rPr>
        <w:t xml:space="preserve"> </w:t>
      </w:r>
      <w:r w:rsidRPr="00BC52EA">
        <w:rPr>
          <w:rFonts w:ascii="Times New Roman" w:eastAsiaTheme="minorEastAsia" w:hAnsi="Times New Roman" w:cs="Times New Roman"/>
          <w:sz w:val="22"/>
          <w:szCs w:val="22"/>
          <w:lang w:val="en-US" w:eastAsia="zh-CN"/>
        </w:rPr>
        <w:t xml:space="preserve">(hereinafter referred to as “the </w:t>
      </w:r>
      <w:r w:rsidRPr="00BC52EA">
        <w:rPr>
          <w:rFonts w:ascii="Times New Roman" w:eastAsiaTheme="minorHAnsi" w:hAnsi="Times New Roman" w:cstheme="minorBidi"/>
          <w:b/>
          <w:sz w:val="22"/>
          <w:szCs w:val="22"/>
          <w:lang w:val="en-US" w:eastAsia="en-US"/>
        </w:rPr>
        <w:t>Order</w:t>
      </w:r>
      <w:r w:rsidRPr="00BC52EA">
        <w:rPr>
          <w:rFonts w:ascii="Times New Roman" w:eastAsiaTheme="minorEastAsia" w:hAnsi="Times New Roman" w:cs="Times New Roman"/>
          <w:sz w:val="22"/>
          <w:szCs w:val="22"/>
          <w:lang w:val="en-US" w:eastAsia="zh-CN"/>
        </w:rPr>
        <w:t xml:space="preserve">”). </w:t>
      </w:r>
    </w:p>
    <w:p w14:paraId="171041B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5B4D1FB"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Parties</w:t>
      </w:r>
    </w:p>
    <w:p w14:paraId="64E86A3D"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Plaintiff:</w:t>
      </w:r>
    </w:p>
    <w:p w14:paraId="4340A11E"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171D88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278BE08C"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3C323539"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E-mail address: </w:t>
      </w:r>
    </w:p>
    <w:p w14:paraId="6D30A7CB"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p>
    <w:p w14:paraId="7EA1F9A6"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Contact details of solicitors (if any):</w:t>
      </w:r>
    </w:p>
    <w:p w14:paraId="26F34C84"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p>
    <w:p w14:paraId="5ECB3D7E"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Defendant:</w:t>
      </w:r>
    </w:p>
    <w:p w14:paraId="3602E6F0"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86248B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5D8BC7C1"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567B10F4" w14:textId="77777777" w:rsidR="00497891" w:rsidRPr="00BC52EA" w:rsidRDefault="00497891" w:rsidP="00497891">
      <w:pPr>
        <w:spacing w:before="0" w:after="0" w:line="276" w:lineRule="auto"/>
        <w:jc w:val="both"/>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E-mail address:</w:t>
      </w:r>
    </w:p>
    <w:p w14:paraId="4A463250" w14:textId="77777777" w:rsidR="00497891" w:rsidRPr="00BC52EA" w:rsidRDefault="00497891" w:rsidP="00497891">
      <w:pPr>
        <w:spacing w:before="0" w:after="0" w:line="276" w:lineRule="auto"/>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r w:rsidRPr="00BC52EA">
        <w:rPr>
          <w:rFonts w:ascii="Times New Roman" w:eastAsiaTheme="minorHAnsi" w:hAnsi="Times New Roman" w:cs="Times New Roman"/>
          <w:sz w:val="22"/>
          <w:szCs w:val="22"/>
          <w:lang w:val="en-US" w:eastAsia="en-US"/>
        </w:rPr>
        <w:br/>
        <w:t>Contact details of solicitors (if any):</w:t>
      </w:r>
    </w:p>
    <w:p w14:paraId="02050075"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p>
    <w:p w14:paraId="14EF305E"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Child/Children</w:t>
      </w:r>
    </w:p>
    <w:p w14:paraId="371F51E7"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Full name of child/children involved: </w:t>
      </w:r>
    </w:p>
    <w:p w14:paraId="4795EDE6" w14:textId="77777777" w:rsidR="00497891" w:rsidRPr="0071139E"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BC/</w:t>
      </w:r>
      <w:r w:rsidRPr="0071139E">
        <w:rPr>
          <w:rFonts w:ascii="Times New Roman" w:eastAsia="SimSun" w:hAnsi="Times New Roman" w:cs="Times New Roman"/>
          <w:sz w:val="22"/>
          <w:szCs w:val="22"/>
          <w:lang w:val="en-US" w:eastAsia="en-US"/>
        </w:rPr>
        <w:t>NRIC/FIN</w:t>
      </w:r>
      <w:r w:rsidRPr="00BC52EA">
        <w:rPr>
          <w:rFonts w:ascii="Times New Roman" w:eastAsia="SimSun" w:hAnsi="Times New Roman" w:cs="Times New Roman"/>
          <w:sz w:val="22"/>
          <w:szCs w:val="22"/>
          <w:lang w:val="en-US" w:eastAsia="en-US"/>
        </w:rPr>
        <w:t xml:space="preserve"> No</w:t>
      </w:r>
      <w:r w:rsidRPr="0071139E">
        <w:rPr>
          <w:rFonts w:ascii="Times New Roman" w:eastAsia="SimSun" w:hAnsi="Times New Roman" w:cs="Times New Roman"/>
          <w:sz w:val="22"/>
          <w:szCs w:val="22"/>
          <w:lang w:val="en-US" w:eastAsia="en-US"/>
        </w:rPr>
        <w:t>.</w:t>
      </w:r>
      <w:r w:rsidRPr="00BC52EA">
        <w:rPr>
          <w:rFonts w:ascii="Times New Roman" w:eastAsia="SimSun" w:hAnsi="Times New Roman" w:cs="Times New Roman"/>
          <w:sz w:val="22"/>
          <w:szCs w:val="22"/>
          <w:lang w:val="en-US" w:eastAsia="en-US"/>
        </w:rPr>
        <w:t>:</w:t>
      </w:r>
    </w:p>
    <w:p w14:paraId="5DD4685F"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71139E">
        <w:rPr>
          <w:rFonts w:ascii="Times New Roman" w:eastAsia="SimSun" w:hAnsi="Times New Roman" w:cs="Times New Roman"/>
          <w:sz w:val="22"/>
          <w:szCs w:val="22"/>
          <w:lang w:val="en-US" w:eastAsia="en-US"/>
        </w:rPr>
        <w:t>Passport No.:</w:t>
      </w:r>
    </w:p>
    <w:p w14:paraId="38B4D9DB"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0D167C2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u w:val="single"/>
          <w:lang w:val="en-US" w:eastAsia="zh-CN"/>
        </w:rPr>
      </w:pPr>
      <w:r w:rsidRPr="00BC52EA">
        <w:rPr>
          <w:rFonts w:ascii="Times New Roman" w:eastAsiaTheme="minorEastAsia" w:hAnsi="Times New Roman" w:cs="Times New Roman"/>
          <w:sz w:val="22"/>
          <w:szCs w:val="22"/>
          <w:lang w:val="en-US" w:eastAsia="zh-CN"/>
        </w:rPr>
        <w:t>2.</w:t>
      </w:r>
      <w:r w:rsidRPr="00BC52EA">
        <w:rPr>
          <w:rFonts w:ascii="Times New Roman" w:eastAsiaTheme="minorEastAsia" w:hAnsi="Times New Roman" w:cs="Times New Roman"/>
          <w:sz w:val="22"/>
          <w:szCs w:val="22"/>
          <w:lang w:val="en-US" w:eastAsia="zh-CN"/>
        </w:rPr>
        <w:tab/>
      </w:r>
      <w:r w:rsidRPr="00BC52EA">
        <w:rPr>
          <w:rFonts w:ascii="Times New Roman" w:eastAsiaTheme="minorEastAsia" w:hAnsi="Times New Roman" w:cs="Times New Roman"/>
          <w:sz w:val="22"/>
          <w:szCs w:val="22"/>
          <w:u w:val="single"/>
          <w:lang w:val="en-US" w:eastAsia="zh-CN"/>
        </w:rPr>
        <w:t>I hereby undertake as follows:</w:t>
      </w:r>
    </w:p>
    <w:p w14:paraId="32A4C219"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p>
    <w:p w14:paraId="75B71730" w14:textId="77777777" w:rsidR="00497891" w:rsidRPr="00BC52EA" w:rsidRDefault="00497891" w:rsidP="00497891">
      <w:pPr>
        <w:spacing w:before="0" w:after="0" w:line="240" w:lineRule="auto"/>
        <w:ind w:left="567" w:hanging="567"/>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In the event I notify the ICA of the Order:</w:t>
      </w:r>
    </w:p>
    <w:p w14:paraId="0C01920A" w14:textId="77777777" w:rsidR="00497891" w:rsidRPr="00BC52EA" w:rsidRDefault="00497891" w:rsidP="00497891">
      <w:pPr>
        <w:spacing w:before="0" w:after="0" w:line="240" w:lineRule="auto"/>
        <w:ind w:left="567" w:hanging="567"/>
        <w:jc w:val="both"/>
        <w:divId w:val="2116439976"/>
        <w:rPr>
          <w:rFonts w:ascii="Times New Roman" w:eastAsiaTheme="minorEastAsia" w:hAnsi="Times New Roman" w:cs="Times New Roman"/>
          <w:sz w:val="22"/>
          <w:szCs w:val="22"/>
          <w:lang w:val="en-US" w:eastAsia="zh-CN"/>
        </w:rPr>
      </w:pPr>
    </w:p>
    <w:p w14:paraId="334C3804" w14:textId="77777777" w:rsidR="00497891" w:rsidRPr="00BC52EA" w:rsidRDefault="00497891" w:rsidP="006172E9">
      <w:pPr>
        <w:numPr>
          <w:ilvl w:val="0"/>
          <w:numId w:val="127"/>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send </w:t>
      </w:r>
      <w:r w:rsidRPr="00BC52EA">
        <w:rPr>
          <w:rFonts w:ascii="Times New Roman" w:eastAsiaTheme="minorHAnsi" w:hAnsi="Times New Roman" w:cs="Times New Roman"/>
          <w:sz w:val="22"/>
          <w:szCs w:val="22"/>
          <w:lang w:eastAsia="en-US"/>
        </w:rPr>
        <w:t xml:space="preserve">a copy of the Order and this Form to the ICA via </w:t>
      </w:r>
      <w:r w:rsidRPr="00BC52EA">
        <w:rPr>
          <w:rFonts w:ascii="Times New Roman" w:eastAsiaTheme="minorEastAsia" w:hAnsi="Times New Roman" w:cs="Times New Roman"/>
          <w:sz w:val="22"/>
          <w:szCs w:val="22"/>
          <w:lang w:val="en-US" w:eastAsia="zh-CN"/>
        </w:rPr>
        <w:t xml:space="preserve">e-mail to the undermentioned email address, copying the other party, during the ICA’s working hours only. I understand that the documents have to be served at least one working day in advance before the ICA is to act on the </w:t>
      </w:r>
      <w:proofErr w:type="gramStart"/>
      <w:r w:rsidRPr="00BC52EA">
        <w:rPr>
          <w:rFonts w:ascii="Times New Roman" w:eastAsiaTheme="minorEastAsia" w:hAnsi="Times New Roman" w:cs="Times New Roman"/>
          <w:sz w:val="22"/>
          <w:szCs w:val="22"/>
          <w:lang w:val="en-US" w:eastAsia="zh-CN"/>
        </w:rPr>
        <w:t>Order:-</w:t>
      </w:r>
      <w:proofErr w:type="gramEnd"/>
    </w:p>
    <w:p w14:paraId="0E0DB5A4" w14:textId="77777777" w:rsidR="00497891" w:rsidRPr="00BC52EA" w:rsidRDefault="00497891" w:rsidP="00497891">
      <w:pPr>
        <w:spacing w:before="0" w:after="0" w:line="240" w:lineRule="auto"/>
        <w:jc w:val="both"/>
        <w:divId w:val="2116439976"/>
        <w:rPr>
          <w:rFonts w:ascii="Times New Roman" w:eastAsia="SimSun" w:hAnsi="Times New Roman" w:cs="Times New Roman"/>
          <w:sz w:val="22"/>
          <w:szCs w:val="22"/>
          <w:lang w:val="en-US" w:eastAsia="en-US"/>
        </w:rPr>
      </w:pPr>
    </w:p>
    <w:p w14:paraId="3EFE134B" w14:textId="77777777" w:rsidR="00497891"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ICA’s E-mail address: ICA_FJC_Notification@ica.gov.sg</w:t>
      </w:r>
    </w:p>
    <w:p w14:paraId="3436FF5C" w14:textId="77777777" w:rsidR="00497891" w:rsidRPr="00BC52EA"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ICA’s working hours </w:t>
      </w:r>
      <w:proofErr w:type="gramStart"/>
      <w:r w:rsidRPr="00BC52EA">
        <w:rPr>
          <w:rFonts w:ascii="Times New Roman" w:eastAsiaTheme="minorEastAsia" w:hAnsi="Times New Roman" w:cs="Times New Roman"/>
          <w:sz w:val="22"/>
          <w:szCs w:val="22"/>
          <w:lang w:val="en-US" w:eastAsia="zh-CN"/>
        </w:rPr>
        <w:t>are:-</w:t>
      </w:r>
      <w:proofErr w:type="gramEnd"/>
    </w:p>
    <w:p w14:paraId="3CEF4177" w14:textId="77777777" w:rsidR="00497891" w:rsidRPr="00C313A1" w:rsidRDefault="00497891" w:rsidP="006172E9">
      <w:pPr>
        <w:pStyle w:val="ListParagraph"/>
        <w:numPr>
          <w:ilvl w:val="0"/>
          <w:numId w:val="129"/>
        </w:numPr>
        <w:contextualSpacing/>
        <w:jc w:val="both"/>
        <w:divId w:val="2116439976"/>
      </w:pPr>
      <w:r w:rsidRPr="00C313A1">
        <w:t>Mondays to Fridays: 8am to 5pm</w:t>
      </w:r>
    </w:p>
    <w:p w14:paraId="41AF524A" w14:textId="77777777" w:rsidR="00497891" w:rsidRPr="00C313A1" w:rsidRDefault="00497891" w:rsidP="006172E9">
      <w:pPr>
        <w:pStyle w:val="ListParagraph"/>
        <w:numPr>
          <w:ilvl w:val="0"/>
          <w:numId w:val="129"/>
        </w:numPr>
        <w:contextualSpacing/>
        <w:jc w:val="both"/>
        <w:divId w:val="2116439976"/>
      </w:pPr>
      <w:r w:rsidRPr="00C313A1">
        <w:t xml:space="preserve">Public Holiday Eves: 8am to 12pm </w:t>
      </w:r>
    </w:p>
    <w:p w14:paraId="7DF4B579" w14:textId="77777777" w:rsidR="00497891" w:rsidRDefault="00497891" w:rsidP="006172E9">
      <w:pPr>
        <w:pStyle w:val="ListParagraph"/>
        <w:numPr>
          <w:ilvl w:val="0"/>
          <w:numId w:val="129"/>
        </w:numPr>
        <w:contextualSpacing/>
        <w:jc w:val="both"/>
        <w:divId w:val="2116439976"/>
      </w:pPr>
      <w:r w:rsidRPr="00C313A1">
        <w:t xml:space="preserve">Saturdays, </w:t>
      </w:r>
      <w:proofErr w:type="gramStart"/>
      <w:r w:rsidRPr="00C313A1">
        <w:t>Sundays</w:t>
      </w:r>
      <w:proofErr w:type="gramEnd"/>
      <w:r w:rsidRPr="00C313A1">
        <w:t xml:space="preserve"> and Public Holidays: Closed.</w:t>
      </w:r>
    </w:p>
    <w:p w14:paraId="2FE2E5EF" w14:textId="77777777" w:rsidR="00497891" w:rsidRPr="00C313A1" w:rsidRDefault="00497891" w:rsidP="00497891">
      <w:pPr>
        <w:pStyle w:val="ListParagraph"/>
        <w:ind w:left="927"/>
        <w:jc w:val="both"/>
        <w:divId w:val="2116439976"/>
      </w:pPr>
    </w:p>
    <w:p w14:paraId="2E9BC8C8" w14:textId="77777777" w:rsidR="00497891" w:rsidRPr="00BC52EA" w:rsidRDefault="00497891" w:rsidP="00497891">
      <w:pPr>
        <w:spacing w:before="0" w:after="0" w:line="259" w:lineRule="auto"/>
        <w:divId w:val="2116439976"/>
        <w:rPr>
          <w:rFonts w:ascii="Times New Roman" w:eastAsia="SimSun" w:hAnsi="Times New Roman" w:cs="Times New Roman"/>
          <w:sz w:val="22"/>
          <w:szCs w:val="22"/>
          <w:lang w:val="en-US" w:eastAsia="en-US"/>
        </w:rPr>
      </w:pPr>
    </w:p>
    <w:p w14:paraId="29727B05"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I will also provide the ICA with: </w:t>
      </w:r>
    </w:p>
    <w:p w14:paraId="27E64AE8"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copies of the NRIC/Passport of both parties, where </w:t>
      </w:r>
      <w:proofErr w:type="gramStart"/>
      <w:r w:rsidRPr="00BC52EA">
        <w:rPr>
          <w:rFonts w:ascii="Times New Roman" w:eastAsia="SimSun" w:hAnsi="Times New Roman" w:cs="Times New Roman"/>
          <w:sz w:val="22"/>
          <w:szCs w:val="22"/>
          <w:lang w:val="en-US" w:eastAsia="en-US"/>
        </w:rPr>
        <w:t>available;</w:t>
      </w:r>
      <w:proofErr w:type="gramEnd"/>
    </w:p>
    <w:p w14:paraId="48D462D3"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a copy of the birth certificate/NRIC of the child/children, where </w:t>
      </w:r>
      <w:proofErr w:type="gramStart"/>
      <w:r w:rsidRPr="00BC52EA">
        <w:rPr>
          <w:rFonts w:ascii="Times New Roman" w:eastAsia="SimSun" w:hAnsi="Times New Roman" w:cs="Times New Roman"/>
          <w:sz w:val="22"/>
          <w:szCs w:val="22"/>
          <w:lang w:val="en-US" w:eastAsia="en-US"/>
        </w:rPr>
        <w:t>available;</w:t>
      </w:r>
      <w:proofErr w:type="gramEnd"/>
    </w:p>
    <w:p w14:paraId="16E00981"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a copy of the passport of the child/children, where available.</w:t>
      </w:r>
    </w:p>
    <w:p w14:paraId="2BD94CF7"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zh-CN"/>
        </w:rPr>
      </w:pPr>
    </w:p>
    <w:p w14:paraId="4A6A74EC"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zh-CN"/>
        </w:rPr>
      </w:pPr>
      <w:r w:rsidRPr="00BC52EA">
        <w:rPr>
          <w:rFonts w:ascii="Times New Roman" w:eastAsiaTheme="minorHAnsi" w:hAnsi="Times New Roman" w:cs="Times New Roman"/>
          <w:sz w:val="22"/>
          <w:szCs w:val="22"/>
          <w:lang w:val="en-US" w:eastAsia="zh-CN"/>
        </w:rPr>
        <w:t>If there are any changes to the details of the parties/child/children and/or the documents set out paragraph 2(2), I shall inform the ICA immediately.</w:t>
      </w:r>
    </w:p>
    <w:p w14:paraId="71146FBA"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380F2549"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If the Order subsequently ceases to have effect or is varied or, if the Order so permits, consent is given by the relevant party for the other to take the child/children out of Singapore (whether for a specific purpose only or generally), I shall </w:t>
      </w:r>
      <w:r w:rsidRPr="00BC52EA">
        <w:rPr>
          <w:rFonts w:ascii="Times New Roman" w:eastAsiaTheme="minorHAnsi" w:hAnsi="Times New Roman" w:cstheme="minorBidi"/>
          <w:sz w:val="22"/>
          <w:szCs w:val="22"/>
          <w:lang w:val="en-US" w:eastAsia="en-US"/>
        </w:rPr>
        <w:t>immediately</w:t>
      </w:r>
      <w:r w:rsidRPr="00BC52EA">
        <w:rPr>
          <w:rFonts w:ascii="Times New Roman" w:eastAsiaTheme="minorHAnsi" w:hAnsi="Times New Roman" w:cs="Times New Roman"/>
          <w:sz w:val="22"/>
          <w:szCs w:val="22"/>
          <w:lang w:val="en-US" w:eastAsia="en-US"/>
        </w:rPr>
        <w:t xml:space="preserve"> notify the ICA of the same via the e-mail provided in paragraph 2(1) above, copying the other party</w:t>
      </w:r>
      <w:r w:rsidRPr="00BC52EA">
        <w:rPr>
          <w:rFonts w:ascii="Times New Roman" w:eastAsia="SimSun" w:hAnsi="Times New Roman" w:cs="Times New Roman"/>
          <w:sz w:val="22"/>
          <w:szCs w:val="22"/>
          <w:lang w:val="en-US" w:eastAsia="en-US"/>
        </w:rPr>
        <w:t xml:space="preserve">, </w:t>
      </w:r>
      <w:r w:rsidRPr="00BC52EA">
        <w:rPr>
          <w:rFonts w:ascii="Times New Roman" w:eastAsiaTheme="minorHAnsi" w:hAnsi="Times New Roman" w:cs="Times New Roman"/>
          <w:sz w:val="22"/>
          <w:szCs w:val="22"/>
          <w:lang w:val="en-US" w:eastAsia="en-US"/>
        </w:rPr>
        <w:t xml:space="preserve">during the ICA’s working hours only. I understand and agree that </w:t>
      </w:r>
      <w:r>
        <w:rPr>
          <w:rFonts w:ascii="Times New Roman" w:eastAsiaTheme="minorHAnsi" w:hAnsi="Times New Roman" w:cs="Times New Roman"/>
          <w:sz w:val="22"/>
          <w:szCs w:val="22"/>
          <w:lang w:val="en-US" w:eastAsia="en-US"/>
        </w:rPr>
        <w:t xml:space="preserve">the notification to </w:t>
      </w:r>
      <w:r w:rsidRPr="00BC52EA">
        <w:rPr>
          <w:rFonts w:ascii="Times New Roman" w:eastAsiaTheme="minorHAnsi" w:hAnsi="Times New Roman" w:cs="Times New Roman"/>
          <w:sz w:val="22"/>
          <w:szCs w:val="22"/>
          <w:lang w:val="en-US" w:eastAsia="en-US"/>
        </w:rPr>
        <w:t xml:space="preserve">ICA </w:t>
      </w:r>
      <w:r>
        <w:rPr>
          <w:rFonts w:ascii="Times New Roman" w:eastAsiaTheme="minorHAnsi" w:hAnsi="Times New Roman" w:cs="Times New Roman"/>
          <w:sz w:val="22"/>
          <w:szCs w:val="22"/>
          <w:lang w:val="en-US" w:eastAsia="en-US"/>
        </w:rPr>
        <w:t>shall be given at least one working day in advance before ICA is to</w:t>
      </w:r>
      <w:r w:rsidRPr="00BC52EA">
        <w:rPr>
          <w:rFonts w:ascii="Times New Roman" w:eastAsiaTheme="minorHAnsi" w:hAnsi="Times New Roman" w:cs="Times New Roman"/>
          <w:sz w:val="22"/>
          <w:szCs w:val="22"/>
          <w:lang w:val="en-US" w:eastAsia="en-US"/>
        </w:rPr>
        <w:t xml:space="preserve"> stop acting on the Order.</w:t>
      </w:r>
    </w:p>
    <w:p w14:paraId="38163EF5"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487A03E3"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In the email to the ICA referred to in paragraph 2(4) above, I shall attach copies of the necessary documentation evidencing the cessation or variation of the Order, or the relevant party’s consent, whichever is applicable. The consent shall be given in the format below.</w:t>
      </w:r>
    </w:p>
    <w:p w14:paraId="0BF3EEDD"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tbl>
      <w:tblPr>
        <w:tblStyle w:val="TableGrid8"/>
        <w:tblW w:w="0" w:type="auto"/>
        <w:tblInd w:w="562" w:type="dxa"/>
        <w:tblLook w:val="04A0" w:firstRow="1" w:lastRow="0" w:firstColumn="1" w:lastColumn="0" w:noHBand="0" w:noVBand="1"/>
      </w:tblPr>
      <w:tblGrid>
        <w:gridCol w:w="8454"/>
      </w:tblGrid>
      <w:tr w:rsidR="00497891" w:rsidRPr="00BC52EA" w14:paraId="514FDD38" w14:textId="77777777" w:rsidTr="00497891">
        <w:trPr>
          <w:divId w:val="2116439976"/>
        </w:trPr>
        <w:tc>
          <w:tcPr>
            <w:tcW w:w="8454" w:type="dxa"/>
          </w:tcPr>
          <w:p w14:paraId="281F4E22" w14:textId="77777777" w:rsidR="00497891" w:rsidRPr="00BC52EA" w:rsidRDefault="00497891" w:rsidP="00FE36E9">
            <w:pPr>
              <w:spacing w:before="0" w:after="0" w:line="240" w:lineRule="auto"/>
              <w:jc w:val="center"/>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Letter of Consent for International Travel of Child</w:t>
            </w:r>
          </w:p>
          <w:p w14:paraId="54052A85" w14:textId="77777777" w:rsidR="00497891" w:rsidRPr="00BC52EA" w:rsidRDefault="00497891" w:rsidP="00FE36E9">
            <w:pPr>
              <w:spacing w:before="0" w:after="0" w:line="240" w:lineRule="auto"/>
              <w:rPr>
                <w:rFonts w:ascii="Times New Roman" w:hAnsi="Times New Roman" w:cs="Times New Roman"/>
                <w:b/>
                <w:sz w:val="22"/>
                <w:szCs w:val="22"/>
                <w:lang w:eastAsia="zh-CN"/>
              </w:rPr>
            </w:pPr>
          </w:p>
          <w:p w14:paraId="653D04AF" w14:textId="77777777" w:rsidR="00497891" w:rsidRPr="00BC52EA" w:rsidRDefault="00497891" w:rsidP="00FE36E9">
            <w:pPr>
              <w:spacing w:before="0" w:after="0" w:line="240" w:lineRule="auto"/>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[CASE NO.: ____________]</w:t>
            </w:r>
          </w:p>
          <w:p w14:paraId="70E99BA4"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4D04DC43"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ab/>
              <w:t xml:space="preserve">I, </w:t>
            </w:r>
            <w:r w:rsidRPr="00BC52EA">
              <w:rPr>
                <w:rFonts w:ascii="Times New Roman" w:hAnsi="Times New Roman" w:cs="Times New Roman"/>
                <w:sz w:val="22"/>
                <w:szCs w:val="22"/>
                <w:u w:val="single"/>
                <w:lang w:eastAsia="zh-CN"/>
              </w:rPr>
              <w:t>____(full name of consenting parent/</w:t>
            </w:r>
            <w:r>
              <w:rPr>
                <w:rFonts w:ascii="Times New Roman" w:hAnsi="Times New Roman" w:cs="Times New Roman"/>
                <w:sz w:val="22"/>
                <w:szCs w:val="22"/>
                <w:u w:val="single"/>
                <w:lang w:eastAsia="zh-CN"/>
              </w:rPr>
              <w:t>party*</w:t>
            </w:r>
            <w:r w:rsidRPr="00BC52EA">
              <w:rPr>
                <w:rFonts w:ascii="Times New Roman" w:hAnsi="Times New Roman" w:cs="Times New Roman"/>
                <w:sz w:val="22"/>
                <w:szCs w:val="22"/>
                <w:u w:val="single"/>
                <w:lang w:eastAsia="zh-CN"/>
              </w:rPr>
              <w:t>)__</w:t>
            </w:r>
            <w:r w:rsidRPr="00BC52EA">
              <w:rPr>
                <w:rFonts w:ascii="Times New Roman" w:hAnsi="Times New Roman" w:cs="Times New Roman"/>
                <w:sz w:val="22"/>
                <w:szCs w:val="22"/>
                <w:lang w:eastAsia="zh-CN"/>
              </w:rPr>
              <w:t>______________, (NRIC/FIN/Passport No.:_______</w:t>
            </w:r>
            <w:r w:rsidRPr="00BC52EA">
              <w:rPr>
                <w:rFonts w:ascii="Times New Roman" w:hAnsi="Times New Roman" w:cs="Times New Roman"/>
                <w:sz w:val="22"/>
                <w:szCs w:val="22"/>
                <w:lang w:eastAsia="zh-CN"/>
              </w:rPr>
              <w:softHyphen/>
              <w:t>________) do state that under a Court Order dated _______, I am the parent/</w:t>
            </w:r>
            <w:r>
              <w:rPr>
                <w:rFonts w:ascii="Times New Roman" w:hAnsi="Times New Roman" w:cs="Times New Roman"/>
                <w:sz w:val="22"/>
                <w:szCs w:val="22"/>
                <w:lang w:eastAsia="zh-CN"/>
              </w:rPr>
              <w:t>party</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having sole/joint</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custody of the following child/children, which Order prohibits __</w:t>
            </w:r>
            <w:r w:rsidRPr="00BC52EA">
              <w:rPr>
                <w:rFonts w:ascii="Times New Roman" w:hAnsi="Times New Roman" w:cs="Times New Roman"/>
                <w:sz w:val="22"/>
                <w:szCs w:val="22"/>
                <w:u w:val="single"/>
                <w:lang w:eastAsia="zh-CN"/>
              </w:rPr>
              <w:t xml:space="preserve">(person prohibited by Court Order) </w:t>
            </w:r>
            <w:r w:rsidRPr="00BC52EA">
              <w:rPr>
                <w:rFonts w:ascii="Times New Roman" w:hAnsi="Times New Roman" w:cs="Times New Roman"/>
                <w:sz w:val="22"/>
                <w:szCs w:val="22"/>
                <w:lang w:eastAsia="zh-CN"/>
              </w:rPr>
              <w:t>_________ from bringing the child/children out of Singapore without my consent:</w:t>
            </w:r>
          </w:p>
          <w:p w14:paraId="4E82CF94"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0B62476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w:t>
            </w:r>
            <w:r w:rsidRPr="00BC52EA">
              <w:rPr>
                <w:rFonts w:ascii="Times New Roman" w:hAnsi="Times New Roman" w:cs="Times New Roman"/>
                <w:i/>
                <w:sz w:val="22"/>
                <w:szCs w:val="22"/>
                <w:lang w:eastAsia="zh-CN"/>
              </w:rPr>
              <w:t xml:space="preserve">Note: Please insert particulars of child / children </w:t>
            </w:r>
            <w:r w:rsidRPr="00BC52EA">
              <w:rPr>
                <w:rFonts w:ascii="Times New Roman" w:hAnsi="Times New Roman" w:cs="Times New Roman"/>
                <w:b/>
                <w:i/>
                <w:sz w:val="22"/>
                <w:szCs w:val="22"/>
                <w:u w:val="single"/>
                <w:lang w:eastAsia="zh-CN"/>
              </w:rPr>
              <w:t>travelling</w:t>
            </w:r>
            <w:r w:rsidRPr="00BC52EA">
              <w:rPr>
                <w:rFonts w:ascii="Times New Roman" w:hAnsi="Times New Roman" w:cs="Times New Roman"/>
                <w:sz w:val="22"/>
                <w:szCs w:val="22"/>
                <w:lang w:eastAsia="zh-CN"/>
              </w:rPr>
              <w:t>]</w:t>
            </w:r>
          </w:p>
          <w:p w14:paraId="545AA7D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E6BAE1"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1</w:t>
            </w:r>
            <w:r w:rsidRPr="00BC52EA">
              <w:rPr>
                <w:rFonts w:ascii="Times New Roman" w:hAnsi="Times New Roman" w:cs="Times New Roman"/>
                <w:sz w:val="22"/>
                <w:szCs w:val="22"/>
                <w:u w:val="single"/>
                <w:vertAlign w:val="superscript"/>
                <w:lang w:eastAsia="zh-CN"/>
              </w:rPr>
              <w:t>st</w:t>
            </w:r>
            <w:r w:rsidRPr="00BC52EA">
              <w:rPr>
                <w:rFonts w:ascii="Times New Roman" w:hAnsi="Times New Roman" w:cs="Times New Roman"/>
                <w:sz w:val="22"/>
                <w:szCs w:val="22"/>
                <w:u w:val="single"/>
                <w:lang w:eastAsia="zh-CN"/>
              </w:rPr>
              <w:t xml:space="preserve"> Child </w:t>
            </w:r>
          </w:p>
          <w:p w14:paraId="129C0B4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076A605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16FEBB8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56C0BCB"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5D0D52F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6334E755"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F9B8FA7"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0DE2E977"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2</w:t>
            </w:r>
            <w:r w:rsidRPr="00BC52EA">
              <w:rPr>
                <w:rFonts w:ascii="Times New Roman" w:hAnsi="Times New Roman" w:cs="Times New Roman"/>
                <w:sz w:val="22"/>
                <w:szCs w:val="22"/>
                <w:u w:val="single"/>
                <w:vertAlign w:val="superscript"/>
                <w:lang w:eastAsia="zh-CN"/>
              </w:rPr>
              <w:t>nd</w:t>
            </w:r>
            <w:r w:rsidRPr="00BC52EA">
              <w:rPr>
                <w:rFonts w:ascii="Times New Roman" w:hAnsi="Times New Roman" w:cs="Times New Roman"/>
                <w:sz w:val="22"/>
                <w:szCs w:val="22"/>
                <w:u w:val="single"/>
                <w:lang w:eastAsia="zh-CN"/>
              </w:rPr>
              <w:t xml:space="preserve"> Child </w:t>
            </w:r>
          </w:p>
          <w:p w14:paraId="55232E0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41A8C9E9"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0356B88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30F2C8F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6D13CFF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2C1D3D3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8C18F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B23B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2.    I hereby consent for the above child/children</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to be taken out of Singapore by:</w:t>
            </w:r>
          </w:p>
          <w:p w14:paraId="34A8A661"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4503B01A" w14:textId="77777777" w:rsidR="00497891"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Full name:</w:t>
            </w:r>
          </w:p>
          <w:p w14:paraId="3987BF9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G</w:t>
            </w:r>
            <w:r w:rsidRPr="00BC52EA">
              <w:rPr>
                <w:rFonts w:ascii="Times New Roman" w:hAnsi="Times New Roman" w:cs="Times New Roman"/>
                <w:sz w:val="22"/>
                <w:szCs w:val="22"/>
                <w:lang w:eastAsia="zh-CN"/>
              </w:rPr>
              <w:t xml:space="preserve">ender: </w:t>
            </w:r>
          </w:p>
          <w:p w14:paraId="27CEF90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A333E5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2AEBFC3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3A382EB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1865D13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Local Handphone No.:</w:t>
            </w:r>
          </w:p>
          <w:p w14:paraId="1517180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20256A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3.</w:t>
            </w:r>
            <w:r w:rsidRPr="00BC52EA">
              <w:rPr>
                <w:rFonts w:ascii="Times New Roman" w:hAnsi="Times New Roman" w:cs="Times New Roman"/>
                <w:sz w:val="22"/>
                <w:szCs w:val="22"/>
                <w:lang w:eastAsia="zh-CN"/>
              </w:rPr>
              <w:tab/>
              <w:t>This consent [is permanent] / [is for any time during the period __</w:t>
            </w:r>
            <w:r w:rsidRPr="0071139E">
              <w:rPr>
                <w:rFonts w:ascii="Times New Roman" w:hAnsi="Times New Roman" w:cs="Times New Roman"/>
                <w:sz w:val="22"/>
                <w:szCs w:val="22"/>
                <w:u w:val="single"/>
                <w:lang w:eastAsia="zh-CN"/>
              </w:rPr>
              <w:t>(dd/mm/</w:t>
            </w:r>
            <w:proofErr w:type="spellStart"/>
            <w:r w:rsidRPr="0071139E">
              <w:rPr>
                <w:rFonts w:ascii="Times New Roman" w:hAnsi="Times New Roman" w:cs="Times New Roman"/>
                <w:sz w:val="22"/>
                <w:szCs w:val="22"/>
                <w:u w:val="single"/>
                <w:lang w:eastAsia="zh-CN"/>
              </w:rPr>
              <w:t>yyyy</w:t>
            </w:r>
            <w:proofErr w:type="spellEnd"/>
            <w:r w:rsidRPr="0071139E">
              <w:rPr>
                <w:rFonts w:ascii="Times New Roman" w:hAnsi="Times New Roman" w:cs="Times New Roman"/>
                <w:sz w:val="22"/>
                <w:szCs w:val="22"/>
                <w:u w:val="single"/>
                <w:lang w:eastAsia="zh-CN"/>
              </w:rPr>
              <w:t xml:space="preserve">) </w:t>
            </w:r>
            <w:r w:rsidRPr="00BC52EA">
              <w:rPr>
                <w:rFonts w:ascii="Times New Roman" w:hAnsi="Times New Roman" w:cs="Times New Roman"/>
                <w:sz w:val="22"/>
                <w:szCs w:val="22"/>
                <w:lang w:eastAsia="zh-CN"/>
              </w:rPr>
              <w:t xml:space="preserve">to </w:t>
            </w:r>
            <w:r w:rsidRPr="00BC52EA">
              <w:rPr>
                <w:rFonts w:ascii="Times New Roman" w:hAnsi="Times New Roman" w:cs="Times New Roman"/>
                <w:sz w:val="22"/>
                <w:szCs w:val="22"/>
                <w:u w:val="single"/>
                <w:lang w:eastAsia="zh-CN"/>
              </w:rPr>
              <w:t>(dd/mm/</w:t>
            </w:r>
            <w:proofErr w:type="spellStart"/>
            <w:r w:rsidRPr="00BC52EA">
              <w:rPr>
                <w:rFonts w:ascii="Times New Roman" w:hAnsi="Times New Roman" w:cs="Times New Roman"/>
                <w:sz w:val="22"/>
                <w:szCs w:val="22"/>
                <w:u w:val="single"/>
                <w:lang w:eastAsia="zh-CN"/>
              </w:rPr>
              <w:t>yyyy</w:t>
            </w:r>
            <w:proofErr w:type="spellEnd"/>
            <w:r w:rsidRPr="00BC52EA">
              <w:rPr>
                <w:rFonts w:ascii="Times New Roman" w:hAnsi="Times New Roman" w:cs="Times New Roman"/>
                <w:sz w:val="22"/>
                <w:szCs w:val="22"/>
                <w:u w:val="single"/>
                <w:lang w:eastAsia="zh-CN"/>
              </w:rPr>
              <w:t>)</w:t>
            </w:r>
            <w:r w:rsidRPr="00BC52EA">
              <w:rPr>
                <w:rFonts w:ascii="Times New Roman" w:hAnsi="Times New Roman" w:cs="Times New Roman"/>
                <w:sz w:val="22"/>
                <w:szCs w:val="22"/>
                <w:lang w:eastAsia="zh-CN"/>
              </w:rPr>
              <w:t xml:space="preserve"> (both dates inclusive</w:t>
            </w:r>
            <w:proofErr w:type="gramStart"/>
            <w:r w:rsidRPr="00BC52EA">
              <w:rPr>
                <w:rFonts w:ascii="Times New Roman" w:hAnsi="Times New Roman" w:cs="Times New Roman"/>
                <w:sz w:val="22"/>
                <w:szCs w:val="22"/>
                <w:lang w:eastAsia="zh-CN"/>
              </w:rPr>
              <w:t>)]*</w:t>
            </w:r>
            <w:proofErr w:type="gramEnd"/>
            <w:r w:rsidRPr="00BC52EA">
              <w:rPr>
                <w:rFonts w:ascii="Times New Roman" w:hAnsi="Times New Roman" w:cs="Times New Roman"/>
                <w:sz w:val="22"/>
                <w:szCs w:val="22"/>
                <w:lang w:eastAsia="zh-CN"/>
              </w:rPr>
              <w:t>.</w:t>
            </w:r>
          </w:p>
          <w:p w14:paraId="1EC24943"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1E8162F6"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4.</w:t>
            </w:r>
            <w:r w:rsidRPr="00BC52EA">
              <w:rPr>
                <w:rFonts w:ascii="Times New Roman" w:hAnsi="Times New Roman" w:cs="Times New Roman"/>
                <w:sz w:val="22"/>
                <w:szCs w:val="22"/>
                <w:lang w:eastAsia="zh-CN"/>
              </w:rPr>
              <w:tab/>
              <w:t>If there are any questions regarding this consent, I can be contacted at (handphone no. of consenting parent/party).</w:t>
            </w:r>
          </w:p>
          <w:p w14:paraId="64BE461D"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7294C31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5.</w:t>
            </w:r>
            <w:r w:rsidRPr="00BC52EA">
              <w:rPr>
                <w:rFonts w:ascii="Times New Roman" w:hAnsi="Times New Roman" w:cs="Times New Roman"/>
                <w:sz w:val="22"/>
                <w:szCs w:val="22"/>
                <w:lang w:eastAsia="zh-CN"/>
              </w:rPr>
              <w:tab/>
              <w:t xml:space="preserve">I declare that the </w:t>
            </w:r>
            <w:proofErr w:type="gramStart"/>
            <w:r w:rsidRPr="00BC52EA">
              <w:rPr>
                <w:rFonts w:ascii="Times New Roman" w:hAnsi="Times New Roman" w:cs="Times New Roman"/>
                <w:sz w:val="22"/>
                <w:szCs w:val="22"/>
                <w:lang w:eastAsia="zh-CN"/>
              </w:rPr>
              <w:t>particulars and</w:t>
            </w:r>
            <w:proofErr w:type="gramEnd"/>
            <w:r w:rsidRPr="00BC52EA">
              <w:rPr>
                <w:rFonts w:ascii="Times New Roman" w:hAnsi="Times New Roman" w:cs="Times New Roman"/>
                <w:sz w:val="22"/>
                <w:szCs w:val="22"/>
                <w:lang w:eastAsia="zh-CN"/>
              </w:rPr>
              <w:t xml:space="preserve"> information provided are true and correct. I understand that I may be liable for prosecution for any false declarations made herein. </w:t>
            </w:r>
          </w:p>
          <w:p w14:paraId="500C38A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7FE6DBB2"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56874B3A"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_____________________</w:t>
            </w:r>
          </w:p>
          <w:p w14:paraId="1F5DCAD0"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Name and Signature</w:t>
            </w:r>
          </w:p>
          <w:p w14:paraId="6C3A3FC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w:t>
            </w:r>
          </w:p>
          <w:p w14:paraId="11AD1082"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w:t>
            </w:r>
          </w:p>
          <w:p w14:paraId="375EF7A9" w14:textId="77777777" w:rsidR="00497891" w:rsidRPr="00BC52EA" w:rsidRDefault="00497891" w:rsidP="00FE36E9">
            <w:pPr>
              <w:spacing w:before="0" w:after="0" w:line="240" w:lineRule="auto"/>
              <w:rPr>
                <w:rFonts w:ascii="Times New Roman" w:hAnsi="Times New Roman" w:cs="Times New Roman"/>
                <w:i/>
                <w:sz w:val="22"/>
                <w:szCs w:val="22"/>
                <w:lang w:val="en-US" w:eastAsia="zh-CN"/>
              </w:rPr>
            </w:pPr>
            <w:r w:rsidRPr="00BC52EA">
              <w:rPr>
                <w:rFonts w:ascii="Times New Roman" w:hAnsi="Times New Roman" w:cs="Times New Roman"/>
                <w:sz w:val="22"/>
                <w:szCs w:val="22"/>
                <w:lang w:val="en-US" w:eastAsia="zh-CN"/>
              </w:rPr>
              <w:t>*</w:t>
            </w:r>
            <w:r w:rsidRPr="00BC52EA">
              <w:rPr>
                <w:rFonts w:ascii="Times New Roman" w:hAnsi="Times New Roman" w:cs="Times New Roman"/>
                <w:i/>
                <w:sz w:val="22"/>
                <w:szCs w:val="22"/>
                <w:lang w:val="en-US" w:eastAsia="zh-CN"/>
              </w:rPr>
              <w:t>delete where inapplicable</w:t>
            </w:r>
          </w:p>
        </w:tc>
      </w:tr>
    </w:tbl>
    <w:p w14:paraId="7FE68A7A"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4A5B620E" w14:textId="77777777" w:rsidR="00497891" w:rsidRPr="00BC52EA" w:rsidRDefault="00497891" w:rsidP="006172E9">
      <w:pPr>
        <w:numPr>
          <w:ilvl w:val="0"/>
          <w:numId w:val="127"/>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ICA sustains any loss (including any damages and costs that the ICA incurs or which the ICA becomes liable towards any party) as a result of or due </w:t>
      </w:r>
      <w:proofErr w:type="gramStart"/>
      <w:r w:rsidRPr="00BC52EA">
        <w:rPr>
          <w:rFonts w:ascii="Times New Roman" w:eastAsiaTheme="minorEastAsia" w:hAnsi="Times New Roman" w:cs="Times New Roman"/>
          <w:sz w:val="22"/>
          <w:szCs w:val="22"/>
          <w:lang w:val="en-US" w:eastAsia="zh-CN"/>
        </w:rPr>
        <w:t>to:-</w:t>
      </w:r>
      <w:proofErr w:type="gramEnd"/>
    </w:p>
    <w:p w14:paraId="2ECD971E"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The ICA acting on the Order after I notify the ICA of the </w:t>
      </w:r>
      <w:proofErr w:type="gramStart"/>
      <w:r w:rsidRPr="00BC52EA">
        <w:rPr>
          <w:rFonts w:ascii="Times New Roman" w:eastAsia="SimSun" w:hAnsi="Times New Roman" w:cs="Times New Roman"/>
          <w:sz w:val="22"/>
          <w:szCs w:val="22"/>
          <w:lang w:val="en-US" w:eastAsia="en-US"/>
        </w:rPr>
        <w:t>Order;</w:t>
      </w:r>
      <w:proofErr w:type="gramEnd"/>
      <w:r w:rsidRPr="00BC52EA">
        <w:rPr>
          <w:rFonts w:ascii="Times New Roman" w:eastAsia="SimSun" w:hAnsi="Times New Roman" w:cs="Times New Roman"/>
          <w:sz w:val="22"/>
          <w:szCs w:val="22"/>
          <w:lang w:val="en-US" w:eastAsia="en-US"/>
        </w:rPr>
        <w:t xml:space="preserve"> </w:t>
      </w:r>
    </w:p>
    <w:p w14:paraId="202B202F"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The ICA not acting on the Order due to my failure in giving timely notification to the ICA of the Order; and/or</w:t>
      </w:r>
    </w:p>
    <w:p w14:paraId="317E6D16"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my breach of the terms of the Order,</w:t>
      </w:r>
    </w:p>
    <w:p w14:paraId="5A2BBFCE" w14:textId="77777777" w:rsidR="00497891" w:rsidRPr="00BC52EA" w:rsidRDefault="00497891" w:rsidP="00497891">
      <w:pPr>
        <w:spacing w:before="0" w:after="0" w:line="240" w:lineRule="auto"/>
        <w:ind w:left="1701"/>
        <w:contextualSpacing/>
        <w:jc w:val="both"/>
        <w:divId w:val="2116439976"/>
        <w:rPr>
          <w:rFonts w:ascii="Times New Roman" w:eastAsiaTheme="minorEastAsia" w:hAnsi="Times New Roman" w:cs="Times New Roman"/>
          <w:sz w:val="22"/>
          <w:szCs w:val="22"/>
          <w:lang w:val="en-US" w:eastAsia="zh-CN"/>
        </w:rPr>
      </w:pPr>
    </w:p>
    <w:p w14:paraId="5B6A215E" w14:textId="77777777" w:rsidR="00497891" w:rsidRPr="00BC52EA" w:rsidRDefault="00497891" w:rsidP="00497891">
      <w:pPr>
        <w:spacing w:before="0" w:after="0" w:line="259" w:lineRule="auto"/>
        <w:ind w:firstLine="567"/>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w:t>
      </w:r>
      <w:proofErr w:type="gramStart"/>
      <w:r w:rsidRPr="00BC52EA">
        <w:rPr>
          <w:rFonts w:ascii="Times New Roman" w:eastAsiaTheme="minorEastAsia" w:hAnsi="Times New Roman" w:cs="Times New Roman"/>
          <w:sz w:val="22"/>
          <w:szCs w:val="22"/>
          <w:lang w:val="en-US" w:eastAsia="zh-CN"/>
        </w:rPr>
        <w:t>shall indemnify the ICA and keep the ICA indemnified at all times</w:t>
      </w:r>
      <w:proofErr w:type="gramEnd"/>
      <w:r w:rsidRPr="00BC52EA">
        <w:rPr>
          <w:rFonts w:ascii="Times New Roman" w:eastAsiaTheme="minorEastAsia" w:hAnsi="Times New Roman" w:cs="Times New Roman"/>
          <w:sz w:val="22"/>
          <w:szCs w:val="22"/>
          <w:lang w:val="en-US" w:eastAsia="zh-CN"/>
        </w:rPr>
        <w:t xml:space="preserve"> for that loss.</w:t>
      </w:r>
    </w:p>
    <w:p w14:paraId="118F03B2" w14:textId="77777777" w:rsidR="00497891" w:rsidRPr="00BC52EA" w:rsidRDefault="00497891" w:rsidP="00497891">
      <w:pPr>
        <w:spacing w:before="0" w:after="0" w:line="259" w:lineRule="auto"/>
        <w:divId w:val="2116439976"/>
        <w:rPr>
          <w:rFonts w:ascii="Times New Roman" w:eastAsiaTheme="minorEastAsia" w:hAnsi="Times New Roman" w:cs="Times New Roman"/>
          <w:sz w:val="22"/>
          <w:szCs w:val="22"/>
          <w:lang w:val="en-US" w:eastAsia="zh-CN"/>
        </w:rPr>
      </w:pPr>
    </w:p>
    <w:p w14:paraId="368D7066" w14:textId="77777777" w:rsidR="00497891" w:rsidRPr="00BC52EA" w:rsidRDefault="00497891" w:rsidP="00497891">
      <w:pPr>
        <w:spacing w:before="0" w:after="0" w:line="259" w:lineRule="auto"/>
        <w:ind w:left="567" w:hanging="567"/>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(7)</w:t>
      </w:r>
      <w:r w:rsidRPr="00BC52EA">
        <w:rPr>
          <w:rFonts w:ascii="Times New Roman" w:eastAsiaTheme="minorEastAsia" w:hAnsi="Times New Roman" w:cs="Times New Roman"/>
          <w:sz w:val="22"/>
          <w:szCs w:val="22"/>
          <w:lang w:val="en-US" w:eastAsia="zh-CN"/>
        </w:rPr>
        <w:tab/>
        <w:t xml:space="preserve">I understand that </w:t>
      </w:r>
    </w:p>
    <w:p w14:paraId="6B1DBD63"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due to practical limitations, the ICA may only be able to act on the Order, or stop acting on the Order, one working day after </w:t>
      </w:r>
      <w:proofErr w:type="gramStart"/>
      <w:r w:rsidRPr="00BC52EA">
        <w:rPr>
          <w:rFonts w:ascii="Times New Roman" w:eastAsiaTheme="minorEastAsia" w:hAnsi="Times New Roman" w:cs="Times New Roman"/>
          <w:sz w:val="22"/>
          <w:szCs w:val="22"/>
          <w:lang w:val="en-US" w:eastAsia="zh-CN"/>
        </w:rPr>
        <w:t>notification;</w:t>
      </w:r>
      <w:proofErr w:type="gramEnd"/>
    </w:p>
    <w:p w14:paraId="6EF771FA"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I notify the ICA outside of the ICA’s working hours, the ICA may only be able to act on the Order, or stop acting on the Order, after two working </w:t>
      </w:r>
      <w:proofErr w:type="gramStart"/>
      <w:r w:rsidRPr="00BC52EA">
        <w:rPr>
          <w:rFonts w:ascii="Times New Roman" w:eastAsiaTheme="minorEastAsia" w:hAnsi="Times New Roman" w:cs="Times New Roman"/>
          <w:sz w:val="22"/>
          <w:szCs w:val="22"/>
          <w:lang w:val="en-US" w:eastAsia="zh-CN"/>
        </w:rPr>
        <w:t>days;</w:t>
      </w:r>
      <w:proofErr w:type="gramEnd"/>
    </w:p>
    <w:p w14:paraId="25DC7D22"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Order allows </w:t>
      </w:r>
      <w:r w:rsidRPr="00BC52EA">
        <w:rPr>
          <w:rFonts w:ascii="Times New Roman" w:eastAsiaTheme="minorHAnsi" w:hAnsi="Times New Roman" w:cs="Times New Roman"/>
          <w:sz w:val="22"/>
          <w:szCs w:val="22"/>
          <w:lang w:eastAsia="en-US"/>
        </w:rPr>
        <w:t>the child/children to be taken out of Singapore only with the leave of the Court, I cannot withdraw this notification unless the Order has ceased to have effect or is varied; and</w:t>
      </w:r>
    </w:p>
    <w:p w14:paraId="16B937D4"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can consult a solicitor before giving this undertaking.</w:t>
      </w:r>
    </w:p>
    <w:p w14:paraId="5A9F7583"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326C16F4"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77B96BD9"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w:t>
      </w:r>
      <w:r>
        <w:rPr>
          <w:rFonts w:ascii="Times New Roman" w:eastAsiaTheme="minorEastAsia" w:hAnsi="Times New Roman" w:cs="Times New Roman"/>
          <w:sz w:val="22"/>
          <w:szCs w:val="22"/>
          <w:lang w:val="en-US" w:eastAsia="zh-CN"/>
        </w:rPr>
        <w:t>______________________</w:t>
      </w:r>
    </w:p>
    <w:p w14:paraId="1F6B628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Signature of requestor Plaintiff/Defendant*</w:t>
      </w:r>
      <w:r w:rsidRPr="00BC52EA">
        <w:rPr>
          <w:rFonts w:ascii="Times New Roman" w:eastAsiaTheme="minorEastAsia" w:hAnsi="Times New Roman" w:cs="Times New Roman"/>
          <w:sz w:val="22"/>
          <w:szCs w:val="22"/>
          <w:lang w:val="en-US" w:eastAsia="zh-CN"/>
        </w:rPr>
        <w:br/>
      </w:r>
    </w:p>
    <w:p w14:paraId="75B0019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roofErr w:type="gramStart"/>
      <w:r w:rsidRPr="00BC52EA">
        <w:rPr>
          <w:rFonts w:ascii="Times New Roman" w:eastAsiaTheme="minorEastAsia" w:hAnsi="Times New Roman" w:cs="Times New Roman"/>
          <w:sz w:val="22"/>
          <w:szCs w:val="22"/>
          <w:lang w:val="en-US" w:eastAsia="zh-CN"/>
        </w:rPr>
        <w:t>Date:_</w:t>
      </w:r>
      <w:proofErr w:type="gramEnd"/>
      <w:r w:rsidRPr="00BC52EA">
        <w:rPr>
          <w:rFonts w:ascii="Times New Roman" w:eastAsiaTheme="minorEastAsia" w:hAnsi="Times New Roman" w:cs="Times New Roman"/>
          <w:sz w:val="22"/>
          <w:szCs w:val="22"/>
          <w:lang w:val="en-US" w:eastAsia="zh-CN"/>
        </w:rPr>
        <w:t>_______________</w:t>
      </w:r>
    </w:p>
    <w:p w14:paraId="7C3A56F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65285DC2"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br/>
        <w:t>Before me,</w:t>
      </w:r>
    </w:p>
    <w:p w14:paraId="58A1D5A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___________________________________________</w:t>
      </w:r>
    </w:p>
    <w:p w14:paraId="538F7E3A"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r w:rsidRPr="00BC52EA">
        <w:rPr>
          <w:rFonts w:ascii="Times New Roman" w:eastAsiaTheme="minorEastAsia" w:hAnsi="Times New Roman" w:cs="Times New Roman"/>
          <w:sz w:val="22"/>
          <w:szCs w:val="22"/>
          <w:lang w:val="en-US" w:eastAsia="zh-CN"/>
        </w:rPr>
        <w:t>Commissioner for Oaths/Notary Public/Advocate &amp; Solicitor</w:t>
      </w:r>
      <w:r w:rsidRPr="0071139E">
        <w:rPr>
          <w:rFonts w:ascii="Times New Roman" w:eastAsiaTheme="minorEastAsia" w:hAnsi="Times New Roman" w:cs="Times New Roman"/>
          <w:sz w:val="22"/>
          <w:szCs w:val="22"/>
          <w:lang w:val="en-US" w:eastAsia="zh-CN"/>
        </w:rPr>
        <w:t>*</w:t>
      </w:r>
    </w:p>
    <w:p w14:paraId="42EA673D"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p>
    <w:p w14:paraId="358765C7" w14:textId="77777777" w:rsidR="00C63330" w:rsidRDefault="00497891" w:rsidP="00497891">
      <w:pPr>
        <w:spacing w:before="0" w:after="0" w:line="240" w:lineRule="auto"/>
        <w:divId w:val="2116439976"/>
        <w:rPr>
          <w:rFonts w:ascii="Times New Roman" w:hAnsi="Times New Roman" w:cs="Times New Roman"/>
          <w:sz w:val="20"/>
          <w:szCs w:val="20"/>
          <w:lang w:val="en-US" w:eastAsia="zh-CN"/>
        </w:rPr>
      </w:pPr>
      <w:r w:rsidRPr="00BC52EA">
        <w:rPr>
          <w:rFonts w:ascii="Times New Roman" w:eastAsiaTheme="minorHAnsi" w:hAnsi="Times New Roman" w:cs="Times New Roman"/>
          <w:i/>
          <w:sz w:val="22"/>
          <w:szCs w:val="22"/>
          <w:lang w:eastAsia="en-US"/>
        </w:rPr>
        <w:t>*delete where inapplicable</w:t>
      </w:r>
    </w:p>
    <w:p w14:paraId="26585C3C"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p w14:paraId="26D73494"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231341E" w14:textId="77777777" w:rsidTr="00267633">
        <w:trPr>
          <w:divId w:val="2116439976"/>
          <w:jc w:val="center"/>
        </w:trPr>
        <w:tc>
          <w:tcPr>
            <w:tcW w:w="3080" w:type="dxa"/>
          </w:tcPr>
          <w:p w14:paraId="2908CFE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br w:type="page"/>
            </w:r>
            <w:r w:rsidRPr="00267633">
              <w:rPr>
                <w:rFonts w:ascii="Times New Roman" w:hAnsi="Times New Roman" w:cs="Times New Roman"/>
                <w:sz w:val="20"/>
                <w:szCs w:val="20"/>
                <w:lang w:val="en-GB" w:eastAsia="zh-CN"/>
              </w:rPr>
              <w:br w:type="page"/>
            </w:r>
          </w:p>
          <w:p w14:paraId="521BDAD5"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 12</w:t>
            </w:r>
          </w:p>
        </w:tc>
        <w:tc>
          <w:tcPr>
            <w:tcW w:w="3080" w:type="dxa"/>
          </w:tcPr>
          <w:p w14:paraId="11A6ED08" w14:textId="77777777" w:rsidR="00267633" w:rsidRPr="00267633" w:rsidRDefault="00267633" w:rsidP="00497891">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191</w:t>
            </w:r>
          </w:p>
          <w:p w14:paraId="4BE0029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3080" w:type="dxa"/>
          </w:tcPr>
          <w:p w14:paraId="6BD0BEB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4A9413B" w14:textId="77777777" w:rsidR="00267633" w:rsidRPr="00267633" w:rsidRDefault="00267633" w:rsidP="00267633">
      <w:pPr>
        <w:keepNext/>
        <w:tabs>
          <w:tab w:val="left" w:pos="2685"/>
          <w:tab w:val="center" w:pos="4513"/>
        </w:tabs>
        <w:spacing w:before="0" w:after="0" w:line="240" w:lineRule="auto"/>
        <w:ind w:left="720" w:hanging="720"/>
        <w:jc w:val="center"/>
        <w:outlineLvl w:val="1"/>
        <w:divId w:val="2116439976"/>
        <w:rPr>
          <w:rFonts w:ascii="Times New Roman" w:eastAsia="SimSun" w:hAnsi="Times New Roman" w:cs="Times New Roman"/>
          <w:b/>
          <w:iCs/>
          <w:spacing w:val="-3"/>
          <w:sz w:val="22"/>
          <w:szCs w:val="22"/>
          <w:lang w:val="en-GB" w:eastAsia="zh-CN"/>
        </w:rPr>
      </w:pPr>
      <w:r w:rsidRPr="00267633">
        <w:rPr>
          <w:rFonts w:ascii="Times New Roman" w:eastAsia="SimSun" w:hAnsi="Times New Roman" w:cs="Times New Roman"/>
          <w:b/>
          <w:iCs/>
          <w:spacing w:val="-3"/>
          <w:sz w:val="22"/>
          <w:szCs w:val="22"/>
          <w:lang w:val="en-GB" w:eastAsia="zh-CN"/>
        </w:rPr>
        <w:t xml:space="preserve">SUMMARY FOR MEDIATION </w:t>
      </w:r>
    </w:p>
    <w:p w14:paraId="1C386893"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GB" w:eastAsia="zh-CN"/>
        </w:rPr>
      </w:pPr>
    </w:p>
    <w:p w14:paraId="3B1097DC" w14:textId="77777777" w:rsidR="00267633" w:rsidRPr="00267633" w:rsidRDefault="00267633" w:rsidP="00267633">
      <w:pPr>
        <w:spacing w:before="0" w:after="60" w:line="276" w:lineRule="auto"/>
        <w:jc w:val="both"/>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t xml:space="preserve">_______________________ (Plaintiff) vs    ________________________ (Defendant)  </w:t>
      </w:r>
    </w:p>
    <w:p w14:paraId="069E9F34" w14:textId="77777777" w:rsidR="00267633" w:rsidRPr="00267633" w:rsidRDefault="00267633" w:rsidP="00267633">
      <w:pPr>
        <w:spacing w:before="0" w:after="60" w:line="276" w:lineRule="auto"/>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t xml:space="preserve">                                              (Title as in action)</w:t>
      </w:r>
    </w:p>
    <w:p w14:paraId="0E4E3DEC" w14:textId="77777777" w:rsidR="00267633" w:rsidRPr="00267633" w:rsidRDefault="00267633" w:rsidP="00267633">
      <w:pPr>
        <w:spacing w:before="0" w:after="0" w:line="276" w:lineRule="auto"/>
        <w:jc w:val="center"/>
        <w:divId w:val="2116439976"/>
        <w:rPr>
          <w:rFonts w:ascii="Times New Roman" w:eastAsia="SimSun" w:hAnsi="Times New Roman" w:cs="Times New Roman"/>
          <w:sz w:val="22"/>
          <w:szCs w:val="22"/>
          <w:lang w:val="en-GB" w:eastAsia="zh-CN"/>
        </w:rPr>
      </w:pPr>
    </w:p>
    <w:p w14:paraId="6AAA4AC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Party Filing this Summary:  </w:t>
      </w:r>
      <w:r w:rsidRPr="00267633">
        <w:rPr>
          <w:rFonts w:ascii="Times New Roman" w:eastAsia="SimSun" w:hAnsi="Times New Roman" w:cs="Times New Roman"/>
          <w:sz w:val="22"/>
          <w:szCs w:val="22"/>
          <w:lang w:val="en-US" w:eastAsia="zh-CN"/>
        </w:rPr>
        <w:t>Plaintiff / Defendant*</w:t>
      </w:r>
    </w:p>
    <w:p w14:paraId="22033EB6"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7189891B"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A.</w:t>
      </w:r>
      <w:r w:rsidRPr="00267633">
        <w:rPr>
          <w:rFonts w:ascii="Times New Roman" w:eastAsia="SimSun" w:hAnsi="Times New Roman" w:cs="Times New Roman"/>
          <w:b/>
          <w:sz w:val="22"/>
          <w:szCs w:val="22"/>
          <w:lang w:val="en-US" w:eastAsia="zh-CN"/>
        </w:rPr>
        <w:tab/>
      </w:r>
      <w:r w:rsidRPr="00267633">
        <w:rPr>
          <w:rFonts w:ascii="Times New Roman" w:eastAsia="SimSun" w:hAnsi="Times New Roman" w:cs="Times New Roman"/>
          <w:b/>
          <w:sz w:val="22"/>
          <w:szCs w:val="22"/>
          <w:u w:val="single"/>
          <w:lang w:val="en-US" w:eastAsia="zh-CN"/>
        </w:rPr>
        <w:t>CHILDREN ISSUES</w:t>
      </w:r>
      <w:r w:rsidRPr="00267633">
        <w:rPr>
          <w:rFonts w:ascii="Times New Roman" w:eastAsia="SimSun" w:hAnsi="Times New Roman" w:cs="Times New Roman"/>
          <w:b/>
          <w:sz w:val="22"/>
          <w:szCs w:val="22"/>
          <w:lang w:val="en-US" w:eastAsia="zh-CN"/>
        </w:rPr>
        <w:t>:</w:t>
      </w:r>
    </w:p>
    <w:p w14:paraId="445DCB77"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5D537B68"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No of Children:</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t>____________________________________________</w:t>
      </w:r>
    </w:p>
    <w:p w14:paraId="66B2233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Age of Children:</w:t>
      </w:r>
      <w:r w:rsidRPr="00267633">
        <w:rPr>
          <w:rFonts w:ascii="Times New Roman" w:eastAsia="SimSun" w:hAnsi="Times New Roman" w:cs="Times New Roman"/>
          <w:sz w:val="22"/>
          <w:szCs w:val="22"/>
          <w:lang w:val="en-US" w:eastAsia="zh-CN"/>
        </w:rPr>
        <w:tab/>
        <w:t>__________________</w:t>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t>__________________________</w:t>
      </w:r>
    </w:p>
    <w:p w14:paraId="5AFCE3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B2360C"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 xml:space="preserve">(1)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Custody</w:t>
      </w:r>
    </w:p>
    <w:p w14:paraId="79D0291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custody:</w:t>
      </w:r>
      <w:r w:rsidRPr="00267633">
        <w:rPr>
          <w:rFonts w:ascii="Times New Roman" w:eastAsia="SimSun" w:hAnsi="Times New Roman" w:cs="Times New Roman"/>
          <w:sz w:val="22"/>
          <w:szCs w:val="22"/>
          <w:lang w:val="en-US" w:eastAsia="zh-CN"/>
        </w:rPr>
        <w:tab/>
        <w:t xml:space="preserve">Sole / Joint*  </w:t>
      </w:r>
    </w:p>
    <w:p w14:paraId="41C4990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2E2F0380"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Care and Control</w:t>
      </w:r>
    </w:p>
    <w:p w14:paraId="5CA5FF3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which party to be awarded care and control:</w:t>
      </w:r>
      <w:r w:rsidRPr="00267633">
        <w:rPr>
          <w:rFonts w:ascii="Times New Roman" w:eastAsia="SimSun" w:hAnsi="Times New Roman" w:cs="Times New Roman"/>
          <w:sz w:val="22"/>
          <w:szCs w:val="22"/>
          <w:lang w:val="en-US" w:eastAsia="zh-CN"/>
        </w:rPr>
        <w:tab/>
        <w:t xml:space="preserve">Plaintiff / Defendant* </w:t>
      </w:r>
    </w:p>
    <w:p w14:paraId="673BF5C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024FF018"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Access</w:t>
      </w:r>
    </w:p>
    <w:p w14:paraId="4FBA6950" w14:textId="77777777" w:rsidR="00267633" w:rsidRPr="00267633" w:rsidRDefault="00267633" w:rsidP="006172E9">
      <w:pPr>
        <w:numPr>
          <w:ilvl w:val="0"/>
          <w:numId w:val="94"/>
        </w:numPr>
        <w:spacing w:before="0" w:after="0" w:line="276" w:lineRule="auto"/>
        <w:ind w:left="1418" w:hanging="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access if:</w:t>
      </w:r>
    </w:p>
    <w:p w14:paraId="3D66FC6E"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EED4B0" w14:textId="77777777" w:rsidR="00267633" w:rsidRPr="00267633" w:rsidRDefault="00267633" w:rsidP="00267633">
      <w:pPr>
        <w:spacing w:before="0" w:after="0" w:line="240" w:lineRule="auto"/>
        <w:ind w:left="720" w:firstLine="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w:t>
      </w:r>
      <w:proofErr w:type="spellStart"/>
      <w:r w:rsidRPr="00267633">
        <w:rPr>
          <w:rFonts w:ascii="Times New Roman" w:eastAsia="SimSun" w:hAnsi="Times New Roman" w:cs="Times New Roman"/>
          <w:sz w:val="22"/>
          <w:szCs w:val="22"/>
          <w:lang w:val="en-US" w:eastAsia="zh-CN"/>
        </w:rPr>
        <w:t>i</w:t>
      </w:r>
      <w:proofErr w:type="spell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sz w:val="22"/>
          <w:szCs w:val="22"/>
          <w:lang w:val="en-US" w:eastAsia="zh-CN"/>
        </w:rPr>
        <w:tab/>
        <w:t>he / she* is the parent with care and control</w:t>
      </w:r>
    </w:p>
    <w:tbl>
      <w:tblPr>
        <w:tblW w:w="9100" w:type="dxa"/>
        <w:tblInd w:w="720" w:type="dxa"/>
        <w:tblLook w:val="01E0" w:firstRow="1" w:lastRow="1" w:firstColumn="1" w:lastColumn="1" w:noHBand="0" w:noVBand="0"/>
      </w:tblPr>
      <w:tblGrid>
        <w:gridCol w:w="9100"/>
      </w:tblGrid>
      <w:tr w:rsidR="00267633" w:rsidRPr="00267633" w14:paraId="2260E87D" w14:textId="77777777" w:rsidTr="00267633">
        <w:trPr>
          <w:divId w:val="2116439976"/>
          <w:trHeight w:val="1515"/>
        </w:trPr>
        <w:tc>
          <w:tcPr>
            <w:tcW w:w="9100" w:type="dxa"/>
            <w:hideMark/>
          </w:tcPr>
          <w:p w14:paraId="0F623DC8"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46E8CCF7"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6C0BF91E"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tc>
      </w:tr>
    </w:tbl>
    <w:p w14:paraId="7AC3CF29" w14:textId="77777777" w:rsidR="00267633" w:rsidRPr="00267633" w:rsidRDefault="00267633" w:rsidP="00267633">
      <w:pPr>
        <w:spacing w:before="0" w:after="0" w:line="240" w:lineRule="auto"/>
        <w:ind w:left="720" w:firstLine="720"/>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(ii)</w:t>
      </w:r>
      <w:r w:rsidRPr="00267633">
        <w:rPr>
          <w:rFonts w:ascii="Times New Roman" w:eastAsia="SimSun" w:hAnsi="Times New Roman" w:cs="Times New Roman"/>
          <w:sz w:val="22"/>
          <w:szCs w:val="22"/>
          <w:lang w:val="en-US" w:eastAsia="zh-CN"/>
        </w:rPr>
        <w:tab/>
        <w:t>he/she* is not the parent with care and control</w:t>
      </w:r>
    </w:p>
    <w:tbl>
      <w:tblPr>
        <w:tblW w:w="9639" w:type="dxa"/>
        <w:tblInd w:w="108" w:type="dxa"/>
        <w:tblLook w:val="01E0" w:firstRow="1" w:lastRow="1" w:firstColumn="1" w:lastColumn="1" w:noHBand="0" w:noVBand="0"/>
      </w:tblPr>
      <w:tblGrid>
        <w:gridCol w:w="720"/>
        <w:gridCol w:w="8778"/>
        <w:gridCol w:w="141"/>
      </w:tblGrid>
      <w:tr w:rsidR="00267633" w:rsidRPr="00267633" w14:paraId="582A4740" w14:textId="77777777" w:rsidTr="00267633">
        <w:trPr>
          <w:gridBefore w:val="1"/>
          <w:divId w:val="2116439976"/>
          <w:wBefore w:w="720" w:type="dxa"/>
          <w:trHeight w:val="414"/>
        </w:trPr>
        <w:tc>
          <w:tcPr>
            <w:tcW w:w="8919" w:type="dxa"/>
            <w:gridSpan w:val="2"/>
            <w:vMerge w:val="restart"/>
          </w:tcPr>
          <w:p w14:paraId="44EF4A3C"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2AFFC0D5"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30956779"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w:t>
            </w:r>
            <w:r w:rsidRPr="00267633">
              <w:rPr>
                <w:rFonts w:ascii="Times New Roman" w:eastAsia="SimSun" w:hAnsi="Times New Roman" w:cs="Times New Roman"/>
                <w:sz w:val="22"/>
                <w:szCs w:val="22"/>
                <w:lang w:val="en-US" w:eastAsia="zh-CN"/>
              </w:rPr>
              <w:softHyphen/>
              <w:t>___________</w:t>
            </w:r>
          </w:p>
          <w:p w14:paraId="6EAF5A5B"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p>
        </w:tc>
      </w:tr>
      <w:tr w:rsidR="00267633" w:rsidRPr="00267633" w14:paraId="2E919BED" w14:textId="77777777" w:rsidTr="00267633">
        <w:trPr>
          <w:gridBefore w:val="1"/>
          <w:divId w:val="2116439976"/>
          <w:wBefore w:w="720" w:type="dxa"/>
          <w:trHeight w:val="828"/>
        </w:trPr>
        <w:tc>
          <w:tcPr>
            <w:tcW w:w="0" w:type="auto"/>
            <w:gridSpan w:val="2"/>
            <w:vMerge/>
            <w:tcBorders>
              <w:top w:val="nil"/>
              <w:left w:val="nil"/>
              <w:bottom w:val="nil"/>
              <w:right w:val="nil"/>
            </w:tcBorders>
            <w:vAlign w:val="center"/>
            <w:hideMark/>
          </w:tcPr>
          <w:p w14:paraId="68FC3532"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EFF89B5" w14:textId="77777777" w:rsidTr="00267633">
        <w:trPr>
          <w:gridAfter w:val="1"/>
          <w:divId w:val="2116439976"/>
          <w:wAfter w:w="141" w:type="dxa"/>
        </w:trPr>
        <w:tc>
          <w:tcPr>
            <w:tcW w:w="9498" w:type="dxa"/>
            <w:gridSpan w:val="2"/>
          </w:tcPr>
          <w:p w14:paraId="2317A7FE"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b/>
              <w:t xml:space="preserve">(b)      Proposed handover venue and </w:t>
            </w:r>
            <w:r w:rsidRPr="00267633">
              <w:rPr>
                <w:rFonts w:ascii="Times New Roman" w:eastAsia="SimSun" w:hAnsi="Times New Roman" w:cs="Times New Roman"/>
                <w:sz w:val="22"/>
                <w:szCs w:val="22"/>
                <w:lang w:val="en-GB" w:eastAsia="zh-CN"/>
              </w:rPr>
              <w:t>person to hand over the children</w:t>
            </w:r>
            <w:r w:rsidRPr="00267633">
              <w:rPr>
                <w:rFonts w:ascii="Times New Roman" w:eastAsia="SimSun" w:hAnsi="Times New Roman" w:cs="Times New Roman"/>
                <w:sz w:val="22"/>
                <w:szCs w:val="22"/>
                <w:lang w:val="en-US" w:eastAsia="zh-CN"/>
              </w:rPr>
              <w:t xml:space="preserve">: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r>
          </w:p>
          <w:p w14:paraId="5D948D65"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__________________________________________________________________</w:t>
            </w:r>
          </w:p>
          <w:p w14:paraId="27013888" w14:textId="77777777" w:rsidR="00267633" w:rsidRPr="00267633" w:rsidRDefault="00267633" w:rsidP="00267633">
            <w:pPr>
              <w:spacing w:before="0" w:after="0" w:line="240" w:lineRule="auto"/>
              <w:ind w:left="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w:t>
            </w:r>
          </w:p>
          <w:p w14:paraId="74E26EE7" w14:textId="77777777" w:rsidR="00267633" w:rsidRPr="00267633" w:rsidRDefault="00267633" w:rsidP="00267633">
            <w:pPr>
              <w:spacing w:before="0" w:after="0" w:line="276" w:lineRule="auto"/>
              <w:rPr>
                <w:rFonts w:ascii="Times New Roman" w:eastAsia="SimSun" w:hAnsi="Times New Roman" w:cs="Times New Roman"/>
                <w:b/>
                <w:smallCaps/>
                <w:sz w:val="22"/>
                <w:szCs w:val="22"/>
                <w:lang w:val="en-US" w:eastAsia="zh-CN"/>
              </w:rPr>
            </w:pPr>
          </w:p>
          <w:p w14:paraId="2DC58848" w14:textId="77777777" w:rsidR="00267633" w:rsidRPr="00267633" w:rsidRDefault="00267633" w:rsidP="00267633">
            <w:pPr>
              <w:spacing w:before="0" w:after="0" w:line="276" w:lineRule="auto"/>
              <w:ind w:left="601" w:hanging="601"/>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b/>
                <w:smallCaps/>
                <w:sz w:val="22"/>
                <w:szCs w:val="22"/>
                <w:lang w:val="en-US" w:eastAsia="zh-CN"/>
              </w:rPr>
              <w:t>B.</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DIVISION OF MATRIMONIAL ASSETS</w:t>
            </w:r>
            <w:r w:rsidRPr="00267633">
              <w:rPr>
                <w:rFonts w:ascii="Times New Roman" w:eastAsia="SimSun" w:hAnsi="Times New Roman" w:cs="Times New Roman"/>
                <w:b/>
                <w:sz w:val="22"/>
                <w:szCs w:val="22"/>
                <w:lang w:val="en-US" w:eastAsia="zh-CN"/>
              </w:rPr>
              <w:t>:</w:t>
            </w:r>
          </w:p>
          <w:p w14:paraId="0E0A0F72"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32FF415C" w14:textId="77777777" w:rsidR="00267633" w:rsidRPr="00267633" w:rsidRDefault="00267633" w:rsidP="00267633">
            <w:pPr>
              <w:tabs>
                <w:tab w:val="left" w:pos="720"/>
                <w:tab w:val="left" w:pos="1440"/>
                <w:tab w:val="left" w:pos="2160"/>
                <w:tab w:val="left" w:pos="3315"/>
              </w:tabs>
              <w:spacing w:before="0" w:after="0" w:line="276" w:lineRule="auto"/>
              <w:ind w:left="601" w:hanging="601"/>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 xml:space="preserve"> Matrimonial Home </w:t>
            </w:r>
            <w:r w:rsidRPr="00267633">
              <w:rPr>
                <w:rFonts w:ascii="Times New Roman" w:eastAsia="SimSun" w:hAnsi="Times New Roman" w:cs="Times New Roman"/>
                <w:b/>
                <w:sz w:val="22"/>
                <w:szCs w:val="22"/>
                <w:lang w:val="en-US" w:eastAsia="zh-CN"/>
              </w:rPr>
              <w:tab/>
            </w:r>
          </w:p>
          <w:p w14:paraId="057B4210" w14:textId="77777777" w:rsidR="00267633" w:rsidRPr="00267633" w:rsidRDefault="00267633" w:rsidP="00267633">
            <w:pPr>
              <w:spacing w:before="12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Address of matrimonial home: _____________________________________________</w:t>
            </w:r>
          </w:p>
          <w:p w14:paraId="64A218E8"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9A265DB"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Current value: _________________________________________________________</w:t>
            </w:r>
          </w:p>
          <w:p w14:paraId="262A59C7"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C2EB4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(Estimated Value/Valuation Report Value)</w:t>
            </w:r>
          </w:p>
          <w:p w14:paraId="6DC7ECC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Outstanding loan amount: ________________________________________________</w:t>
            </w:r>
          </w:p>
          <w:p w14:paraId="29D3C27F"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BD9562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CPF - Plaintiff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1BCA219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CPF - Defendant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347712B1"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714E7AB" w14:textId="77777777" w:rsidR="00267633" w:rsidRPr="00267633" w:rsidRDefault="00267633" w:rsidP="00267633">
            <w:pPr>
              <w:spacing w:before="0" w:after="0" w:line="240" w:lineRule="auto"/>
              <w:ind w:left="720" w:hanging="720"/>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ab/>
              <w:t>Direct financial contributions towards purchase, mortgage, renovations, property tax, conservancy, maintenance, repairs:</w:t>
            </w:r>
            <w:r w:rsidRPr="00267633">
              <w:rPr>
                <w:rFonts w:ascii="Times New Roman" w:eastAsia="SimSun" w:hAnsi="Times New Roman" w:cs="Times New Roman"/>
                <w:sz w:val="22"/>
                <w:szCs w:val="22"/>
                <w:lang w:val="en-US" w:eastAsia="zh-CN"/>
              </w:rPr>
              <w:t xml:space="preserve">  _____________________________________________________________________</w:t>
            </w:r>
          </w:p>
          <w:p w14:paraId="58085D04"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3E550BF"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ab/>
              <w:t>Indirect contributions:</w:t>
            </w:r>
          </w:p>
          <w:p w14:paraId="1F57979D"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 xml:space="preserve">State other payments made (e.g. towards household bills, groceries,   </w:t>
            </w:r>
          </w:p>
          <w:p w14:paraId="7E602EE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children’s expenses):   </w:t>
            </w:r>
            <w:r w:rsidRPr="00267633">
              <w:rPr>
                <w:rFonts w:ascii="Times New Roman" w:eastAsia="SimSun" w:hAnsi="Times New Roman" w:cs="Times New Roman"/>
                <w:sz w:val="22"/>
                <w:szCs w:val="22"/>
                <w:lang w:val="en-US" w:eastAsia="zh-CN"/>
              </w:rPr>
              <w:t>__________________________________________________</w:t>
            </w:r>
          </w:p>
          <w:p w14:paraId="4AF4886B"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22260BE"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(4)</w:t>
            </w:r>
            <w:r w:rsidRPr="00267633">
              <w:rPr>
                <w:rFonts w:ascii="Times New Roman" w:eastAsia="SimSun" w:hAnsi="Times New Roman" w:cs="Times New Roman"/>
                <w:b/>
                <w:sz w:val="22"/>
                <w:szCs w:val="22"/>
                <w:lang w:val="en-US" w:eastAsia="zh-CN"/>
              </w:rPr>
              <w:tab/>
              <w:t xml:space="preserve">Length of marriage:  </w:t>
            </w:r>
            <w:r w:rsidRPr="00267633">
              <w:rPr>
                <w:rFonts w:ascii="Times New Roman" w:eastAsia="SimSun" w:hAnsi="Times New Roman" w:cs="Times New Roman"/>
                <w:sz w:val="22"/>
                <w:szCs w:val="22"/>
                <w:lang w:val="en-US" w:eastAsia="zh-CN"/>
              </w:rPr>
              <w:t xml:space="preserve">____________ </w:t>
            </w:r>
            <w:proofErr w:type="gramStart"/>
            <w:r w:rsidRPr="00267633">
              <w:rPr>
                <w:rFonts w:ascii="Times New Roman" w:eastAsia="SimSun" w:hAnsi="Times New Roman" w:cs="Times New Roman"/>
                <w:sz w:val="22"/>
                <w:szCs w:val="22"/>
                <w:lang w:val="en-US" w:eastAsia="zh-CN"/>
              </w:rPr>
              <w:t>years  _</w:t>
            </w:r>
            <w:proofErr w:type="gramEnd"/>
            <w:r w:rsidRPr="00267633">
              <w:rPr>
                <w:rFonts w:ascii="Times New Roman" w:eastAsia="SimSun" w:hAnsi="Times New Roman" w:cs="Times New Roman"/>
                <w:sz w:val="22"/>
                <w:szCs w:val="22"/>
                <w:lang w:val="en-US" w:eastAsia="zh-CN"/>
              </w:rPr>
              <w:t>___________ months</w:t>
            </w:r>
          </w:p>
          <w:p w14:paraId="1BE613C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64912FA0"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(5)</w:t>
            </w:r>
            <w:r w:rsidRPr="00267633">
              <w:rPr>
                <w:rFonts w:ascii="Times New Roman" w:eastAsia="SimSun" w:hAnsi="Times New Roman" w:cs="Times New Roman"/>
                <w:b/>
                <w:sz w:val="22"/>
                <w:szCs w:val="22"/>
                <w:lang w:val="en-US" w:eastAsia="zh-CN"/>
              </w:rPr>
              <w:tab/>
              <w:t xml:space="preserve">Proposal for Division: </w:t>
            </w:r>
            <w:r w:rsidRPr="00267633">
              <w:rPr>
                <w:rFonts w:ascii="Times New Roman" w:eastAsia="SimSun" w:hAnsi="Times New Roman" w:cs="Times New Roman"/>
                <w:sz w:val="22"/>
                <w:szCs w:val="22"/>
                <w:lang w:val="en-US" w:eastAsia="zh-CN"/>
              </w:rPr>
              <w:t>_________________________________________________</w:t>
            </w:r>
          </w:p>
          <w:p w14:paraId="30DCFCC5"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8D9DDC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(6)</w:t>
            </w:r>
            <w:r w:rsidRPr="00267633">
              <w:rPr>
                <w:rFonts w:ascii="Times New Roman" w:eastAsia="SimSun" w:hAnsi="Times New Roman" w:cs="Times New Roman"/>
                <w:b/>
                <w:sz w:val="22"/>
                <w:szCs w:val="22"/>
                <w:lang w:val="en-US" w:eastAsia="zh-CN"/>
              </w:rPr>
              <w:tab/>
              <w:t>Other Assets</w:t>
            </w:r>
          </w:p>
          <w:p w14:paraId="491D9DFD" w14:textId="77777777" w:rsidR="00267633" w:rsidRPr="00267633" w:rsidRDefault="00267633" w:rsidP="00267633">
            <w:pPr>
              <w:spacing w:before="0" w:after="0" w:line="240" w:lineRule="auto"/>
              <w:ind w:left="1452" w:hanging="1452"/>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State other assets and nature of claim:  _____________________________________</w:t>
            </w:r>
          </w:p>
          <w:p w14:paraId="1042E16F" w14:textId="77777777" w:rsidR="00267633" w:rsidRPr="00267633" w:rsidRDefault="00267633" w:rsidP="00267633">
            <w:pPr>
              <w:spacing w:before="0" w:after="0" w:line="240" w:lineRule="auto"/>
              <w:ind w:left="743" w:hanging="23"/>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percentage or monetary amount or claim this party wants as regards above assets: ______________________________________________________________</w:t>
            </w:r>
          </w:p>
          <w:p w14:paraId="70CF0FBA"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p>
          <w:p w14:paraId="529B3972" w14:textId="77777777" w:rsidR="00267633" w:rsidRPr="00267633" w:rsidRDefault="00267633" w:rsidP="00267633">
            <w:pPr>
              <w:spacing w:before="0" w:after="0" w:line="480" w:lineRule="auto"/>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C.</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MAINTENANCE</w:t>
            </w:r>
          </w:p>
          <w:p w14:paraId="27F7B364"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occupation: ___________________________</w:t>
            </w:r>
            <w:r w:rsidRPr="00267633">
              <w:rPr>
                <w:rFonts w:ascii="Times New Roman" w:eastAsia="SimSun" w:hAnsi="Times New Roman" w:cs="Times New Roman"/>
                <w:sz w:val="22"/>
                <w:szCs w:val="22"/>
                <w:lang w:val="en-US" w:eastAsia="zh-CN"/>
              </w:rPr>
              <w:softHyphen/>
              <w:t>___________________________</w:t>
            </w:r>
          </w:p>
          <w:p w14:paraId="64A9C92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income (</w:t>
            </w:r>
            <w:proofErr w:type="spellStart"/>
            <w:r w:rsidRPr="00267633">
              <w:rPr>
                <w:rFonts w:ascii="Times New Roman" w:eastAsia="SimSun" w:hAnsi="Times New Roman" w:cs="Times New Roman"/>
                <w:sz w:val="22"/>
                <w:szCs w:val="22"/>
                <w:lang w:val="en-US" w:eastAsia="zh-CN"/>
              </w:rPr>
              <w:t>nett</w:t>
            </w:r>
            <w:proofErr w:type="spellEnd"/>
            <w:r w:rsidRPr="00267633">
              <w:rPr>
                <w:rFonts w:ascii="Times New Roman" w:eastAsia="SimSun" w:hAnsi="Times New Roman" w:cs="Times New Roman"/>
                <w:sz w:val="22"/>
                <w:szCs w:val="22"/>
                <w:lang w:val="en-US" w:eastAsia="zh-CN"/>
              </w:rPr>
              <w:t>): ____________________________________________________</w:t>
            </w:r>
          </w:p>
          <w:p w14:paraId="60970ED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1E2081D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Maintenance of children</w:t>
            </w:r>
          </w:p>
          <w:p w14:paraId="60217F4D"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claimed/proposed: _______________________________</w:t>
            </w:r>
          </w:p>
          <w:p w14:paraId="001D8C49"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089B81CC"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 xml:space="preserve">       Maintenance of wife</w:t>
            </w:r>
          </w:p>
          <w:p w14:paraId="50CF2835"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36464AD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B2039B"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 xml:space="preserve">       Maintenance of incapacitated husband</w:t>
            </w:r>
          </w:p>
          <w:p w14:paraId="6541218E" w14:textId="77777777" w:rsidR="00267633" w:rsidRPr="00267633" w:rsidRDefault="00267633" w:rsidP="00267633">
            <w:pPr>
              <w:spacing w:before="0" w:after="0" w:line="240" w:lineRule="auto"/>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0EB1330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A39237E" w14:textId="77777777" w:rsidTr="00267633">
        <w:trPr>
          <w:gridAfter w:val="1"/>
          <w:divId w:val="2116439976"/>
          <w:wAfter w:w="141" w:type="dxa"/>
        </w:trPr>
        <w:tc>
          <w:tcPr>
            <w:tcW w:w="9498" w:type="dxa"/>
            <w:gridSpan w:val="2"/>
          </w:tcPr>
          <w:p w14:paraId="6C52A963"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p>
        </w:tc>
      </w:tr>
    </w:tbl>
    <w:p w14:paraId="3D135B3C" w14:textId="77777777" w:rsidR="00267633" w:rsidRPr="00267633" w:rsidRDefault="00267633" w:rsidP="00267633">
      <w:pPr>
        <w:spacing w:before="0" w:after="0" w:line="240" w:lineRule="auto"/>
        <w:divId w:val="2116439976"/>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D.</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OTHER ISSUES (IF ANY)</w:t>
      </w:r>
    </w:p>
    <w:p w14:paraId="2A9FEB0F"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u w:val="single"/>
          <w:lang w:val="en-US" w:eastAsia="zh-CN"/>
        </w:rPr>
      </w:pPr>
    </w:p>
    <w:p w14:paraId="54096541"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______________________________________________________________________</w:t>
      </w:r>
    </w:p>
    <w:p w14:paraId="077E6168"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p>
    <w:p w14:paraId="166B90C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79CD1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161F9964" w14:textId="77777777" w:rsidR="00267633" w:rsidRPr="00267633" w:rsidRDefault="00267633" w:rsidP="00267633">
      <w:pPr>
        <w:spacing w:before="0" w:after="0"/>
        <w:divId w:val="2116439976"/>
        <w:rPr>
          <w:rFonts w:ascii="Times New Roman" w:hAnsi="Times New Roman" w:cs="Times New Roman"/>
          <w:b/>
          <w:lang w:val="en-US" w:eastAsia="zh-CN"/>
        </w:rPr>
      </w:pPr>
      <w:r w:rsidRPr="00267633">
        <w:rPr>
          <w:rFonts w:ascii="Times New Roman" w:eastAsia="SimSun" w:hAnsi="Times New Roman" w:cs="Times New Roman"/>
          <w:b/>
          <w:sz w:val="22"/>
          <w:szCs w:val="22"/>
          <w:lang w:val="en-US" w:eastAsia="zh-CN"/>
        </w:rPr>
        <w:t>Family Justice Courts</w:t>
      </w:r>
    </w:p>
    <w:p w14:paraId="554C474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C3200F" w14:textId="77777777" w:rsidTr="00267633">
        <w:trPr>
          <w:divId w:val="2116439976"/>
          <w:jc w:val="center"/>
        </w:trPr>
        <w:tc>
          <w:tcPr>
            <w:tcW w:w="3080" w:type="dxa"/>
          </w:tcPr>
          <w:p w14:paraId="6A57403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30484F02"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192</w:t>
            </w:r>
          </w:p>
        </w:tc>
        <w:tc>
          <w:tcPr>
            <w:tcW w:w="3080" w:type="dxa"/>
          </w:tcPr>
          <w:p w14:paraId="610BDA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EB18FA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14</w:t>
      </w:r>
    </w:p>
    <w:p w14:paraId="3CDFE57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472AEC4"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6EA779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29E598F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829869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C1DCA7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DED0F1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69F49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5DD87CD9"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553A7BA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FA79CCD"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1C372F1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C16CEF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620F91E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A5C5A0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3F5961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4F8C570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55F4BEB4"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CONSENT TO GRANT JUDGMENT ON THREE YEARS’ SEPARATION</w:t>
      </w:r>
    </w:p>
    <w:p w14:paraId="2944DA9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823BC7"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have lived separate and apart from the Plaintiff for a continuous period of at least 3 years immediately preceding the filing of this Writ, i.e. since ______ (date) and I consent to an Interim Judgment being granted.</w:t>
      </w:r>
    </w:p>
    <w:p w14:paraId="0C3C1D3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93A356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91F898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9EB190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2B2B91A9"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417FC6C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5DF8A3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95A66A" w14:textId="77777777" w:rsidR="00267633" w:rsidRPr="00267633" w:rsidRDefault="00267633" w:rsidP="00267633">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p w14:paraId="561DEA0D" w14:textId="77777777" w:rsidR="00267633" w:rsidRPr="00267633" w:rsidRDefault="00267633" w:rsidP="00267633">
      <w:pPr>
        <w:spacing w:before="0" w:after="0" w:line="240" w:lineRule="auto"/>
        <w:jc w:val="center"/>
        <w:divId w:val="2116439976"/>
        <w:rPr>
          <w:rFonts w:ascii="Times New Roman" w:hAnsi="Times New Roman" w:cs="Times New Roman"/>
          <w:lang w:val="en-GB" w:eastAsia="en-GB"/>
        </w:rPr>
      </w:pPr>
      <w:r w:rsidRPr="00267633">
        <w:rPr>
          <w:rFonts w:ascii="Times New Roman" w:hAnsi="Times New Roman" w:cs="Times New Roman"/>
          <w:lang w:val="en-GB" w:eastAsia="en-GB"/>
        </w:rPr>
        <w:t>FORM 193</w:t>
      </w:r>
    </w:p>
    <w:p w14:paraId="54A8E1BE"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en-GB"/>
        </w:rPr>
      </w:pPr>
    </w:p>
    <w:p w14:paraId="6DE91AE0"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w:t>
      </w:r>
    </w:p>
    <w:p w14:paraId="22B8EFF3"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2BD9F8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641B209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p>
    <w:p w14:paraId="7FBE424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100AC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1D553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FDFFBE0"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4ECEBEA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6C7402DF"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99F23C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292CE31C"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3A11842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4D06F9D2"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1FAAD597"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7D0D5B2"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21A317A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08D05E8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DEFENDANT’S CONSENT TO SIMPLIFIED DIVORCE PROCEEDINGS</w:t>
      </w:r>
    </w:p>
    <w:p w14:paraId="3CC7459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3C5CF48"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p>
    <w:p w14:paraId="16ADC8B0"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agree to the following:-</w:t>
      </w:r>
    </w:p>
    <w:p w14:paraId="23F8BF03"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Plaintiff filing a Writ for divorce on the ground as stated in the draft Interim Judgment duly signed by me within ____ (to state period) of the date of this </w:t>
      </w:r>
      <w:proofErr w:type="gramStart"/>
      <w:r w:rsidRPr="00267633">
        <w:rPr>
          <w:rFonts w:ascii="Times New Roman" w:hAnsi="Times New Roman" w:cs="Times New Roman"/>
          <w:lang w:val="en-US" w:eastAsia="zh-CN"/>
        </w:rPr>
        <w:t>Consent;</w:t>
      </w:r>
      <w:proofErr w:type="gramEnd"/>
    </w:p>
    <w:p w14:paraId="18C49CF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divorce being granted by the Court based on the ground as stated in draft Interim Judgment duly signed by me; and </w:t>
      </w:r>
    </w:p>
    <w:p w14:paraId="49C6CFD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dispensation of service of the Writ for Divorce and other commencement documents.</w:t>
      </w:r>
    </w:p>
    <w:p w14:paraId="6B20BE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623557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37BD9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15C5CE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F64194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7E2B7895"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4BDF59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6684BA9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F706E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D1844A" w14:textId="77777777" w:rsidR="00C63330" w:rsidRPr="00267633" w:rsidRDefault="00C63330" w:rsidP="00267633">
      <w:pPr>
        <w:spacing w:before="0" w:after="200" w:line="276" w:lineRule="auto"/>
        <w:divId w:val="2116439976"/>
        <w:rPr>
          <w:rFonts w:ascii="Calibri" w:hAnsi="Calibri" w:cs="Times New Roman"/>
          <w:sz w:val="22"/>
          <w:szCs w:val="22"/>
          <w:lang w:val="en-GB" w:eastAsia="en-GB"/>
        </w:rPr>
      </w:pPr>
    </w:p>
    <w:tbl>
      <w:tblPr>
        <w:tblW w:w="6982" w:type="dxa"/>
        <w:tblLayout w:type="fixed"/>
        <w:tblLook w:val="0000" w:firstRow="0" w:lastRow="0" w:firstColumn="0" w:lastColumn="0" w:noHBand="0" w:noVBand="0"/>
      </w:tblPr>
      <w:tblGrid>
        <w:gridCol w:w="250"/>
        <w:gridCol w:w="3366"/>
        <w:gridCol w:w="3366"/>
      </w:tblGrid>
      <w:tr w:rsidR="00267633" w:rsidRPr="00267633" w14:paraId="6E6822ED" w14:textId="77777777" w:rsidTr="00267633">
        <w:trPr>
          <w:divId w:val="2116439976"/>
        </w:trPr>
        <w:tc>
          <w:tcPr>
            <w:tcW w:w="250" w:type="dxa"/>
          </w:tcPr>
          <w:p w14:paraId="2FCD150D" w14:textId="77777777" w:rsidR="00267633" w:rsidRPr="00267633" w:rsidRDefault="00267633" w:rsidP="00267633">
            <w:pPr>
              <w:spacing w:before="0" w:after="120" w:line="240" w:lineRule="auto"/>
              <w:rPr>
                <w:rFonts w:ascii="Times New Roman" w:hAnsi="Times New Roman" w:cs="Times New Roman"/>
                <w:sz w:val="20"/>
                <w:szCs w:val="20"/>
                <w:lang w:val="en-US" w:eastAsia="zh-CN"/>
              </w:rPr>
            </w:pPr>
            <w:r w:rsidRPr="00267633">
              <w:rPr>
                <w:rFonts w:ascii="Calibri" w:hAnsi="Calibri" w:cs="Times New Roman"/>
                <w:sz w:val="22"/>
                <w:szCs w:val="22"/>
                <w:lang w:val="en-GB" w:eastAsia="en-GB"/>
              </w:rPr>
              <w:br w:type="page"/>
            </w:r>
          </w:p>
        </w:tc>
        <w:tc>
          <w:tcPr>
            <w:tcW w:w="3366" w:type="dxa"/>
          </w:tcPr>
          <w:p w14:paraId="69AD6B76"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p>
          <w:p w14:paraId="3D00829B"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16</w:t>
            </w:r>
          </w:p>
        </w:tc>
        <w:tc>
          <w:tcPr>
            <w:tcW w:w="3366" w:type="dxa"/>
          </w:tcPr>
          <w:p w14:paraId="579F4DFF" w14:textId="77777777" w:rsidR="00267633" w:rsidRPr="00267633" w:rsidRDefault="00267633" w:rsidP="00267633">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194</w:t>
            </w:r>
          </w:p>
          <w:p w14:paraId="158019B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C10D1F0"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CHECKING ELIGIBILITY OF PROPOSED PURCHASER(S)/TRANSFEREE(S) UNDER OPTIONS 4 &amp; 5 OF THE AGREED MATRIMONIAL PROPERTY PLAN</w:t>
      </w:r>
    </w:p>
    <w:tbl>
      <w:tblPr>
        <w:tblW w:w="0" w:type="auto"/>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241"/>
      </w:tblGrid>
      <w:tr w:rsidR="00267633" w:rsidRPr="00267633" w14:paraId="7201DD6D" w14:textId="77777777" w:rsidTr="00267633">
        <w:trPr>
          <w:divId w:val="2116439976"/>
          <w:jc w:val="center"/>
        </w:trPr>
        <w:tc>
          <w:tcPr>
            <w:tcW w:w="9241" w:type="dxa"/>
          </w:tcPr>
          <w:p w14:paraId="1C52B723" w14:textId="77777777" w:rsidR="00267633" w:rsidRPr="00267633" w:rsidRDefault="00267633" w:rsidP="00267633">
            <w:pPr>
              <w:spacing w:before="0" w:after="6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Important:    To be completed by the proposed purchaser/transferee. </w:t>
            </w:r>
          </w:p>
          <w:p w14:paraId="2C48701D" w14:textId="77777777" w:rsidR="00267633" w:rsidRPr="00267633" w:rsidRDefault="00267633" w:rsidP="00267633">
            <w:pPr>
              <w:spacing w:before="0" w:after="60" w:line="240" w:lineRule="auto"/>
              <w:jc w:val="center"/>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No space is to be left blank.  The word “Nil” or “NA” should be filled where appropriate.</w:t>
            </w:r>
          </w:p>
        </w:tc>
      </w:tr>
    </w:tbl>
    <w:p w14:paraId="4C989715" w14:textId="77777777" w:rsidR="00267633" w:rsidRPr="00267633" w:rsidRDefault="00267633" w:rsidP="00267633">
      <w:pPr>
        <w:spacing w:before="120" w:after="12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w:t>
      </w:r>
      <w:r w:rsidRPr="00267633">
        <w:rPr>
          <w:rFonts w:ascii="Times New Roman" w:hAnsi="Times New Roman" w:cs="Times New Roman"/>
          <w:sz w:val="20"/>
          <w:szCs w:val="20"/>
          <w:lang w:val="en-GB" w:eastAsia="zh-CN"/>
        </w:rPr>
        <w:tab/>
        <w:t>ADDRESS OF FLAT: _____________________________________________________</w:t>
      </w:r>
    </w:p>
    <w:tbl>
      <w:tblPr>
        <w:tblW w:w="0" w:type="auto"/>
        <w:tblInd w:w="918" w:type="dxa"/>
        <w:tblLayout w:type="fixed"/>
        <w:tblLook w:val="0000" w:firstRow="0" w:lastRow="0" w:firstColumn="0" w:lastColumn="0" w:noHBand="0" w:noVBand="0"/>
      </w:tblPr>
      <w:tblGrid>
        <w:gridCol w:w="450"/>
        <w:gridCol w:w="540"/>
        <w:gridCol w:w="7332"/>
      </w:tblGrid>
      <w:tr w:rsidR="00267633" w:rsidRPr="00267633" w14:paraId="5E3BC80E"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4E8DD7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4484FA1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3C7B38B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4 of the Agreed Matrimonial Property Plan is selected: </w:t>
            </w:r>
            <w:proofErr w:type="gramStart"/>
            <w:r w:rsidRPr="00267633">
              <w:rPr>
                <w:rFonts w:ascii="Times New Roman" w:hAnsi="Times New Roman" w:cs="Times New Roman"/>
                <w:sz w:val="20"/>
                <w:szCs w:val="20"/>
                <w:lang w:val="en-GB" w:eastAsia="zh-CN"/>
              </w:rPr>
              <w:t>the</w:t>
            </w:r>
            <w:proofErr w:type="gramEnd"/>
            <w:r w:rsidRPr="00267633">
              <w:rPr>
                <w:rFonts w:ascii="Times New Roman" w:hAnsi="Times New Roman" w:cs="Times New Roman"/>
                <w:sz w:val="20"/>
                <w:szCs w:val="20"/>
                <w:lang w:val="en-GB" w:eastAsia="zh-CN"/>
              </w:rPr>
              <w:t xml:space="preserve"> Plaintiff’s share in the flat will be sold/transferred* to the Defendant and/or others.</w:t>
            </w:r>
          </w:p>
        </w:tc>
      </w:tr>
      <w:tr w:rsidR="00267633" w:rsidRPr="00267633" w14:paraId="1AE82640" w14:textId="77777777" w:rsidTr="00C63330">
        <w:trPr>
          <w:divId w:val="2116439976"/>
        </w:trPr>
        <w:tc>
          <w:tcPr>
            <w:tcW w:w="450" w:type="dxa"/>
          </w:tcPr>
          <w:p w14:paraId="3676996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Pr>
          <w:p w14:paraId="7EE8CA5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43A7E42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r>
      <w:tr w:rsidR="00267633" w:rsidRPr="00267633" w14:paraId="00615AC2"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571031A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234E9E2E"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1A170682"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5 of the Agreed Matrimonial Property Plan is selected: </w:t>
            </w:r>
            <w:proofErr w:type="gramStart"/>
            <w:r w:rsidRPr="00267633">
              <w:rPr>
                <w:rFonts w:ascii="Times New Roman" w:hAnsi="Times New Roman" w:cs="Times New Roman"/>
                <w:sz w:val="20"/>
                <w:szCs w:val="20"/>
                <w:lang w:val="en-GB" w:eastAsia="zh-CN"/>
              </w:rPr>
              <w:t>the</w:t>
            </w:r>
            <w:proofErr w:type="gramEnd"/>
            <w:r w:rsidRPr="00267633">
              <w:rPr>
                <w:rFonts w:ascii="Times New Roman" w:hAnsi="Times New Roman" w:cs="Times New Roman"/>
                <w:sz w:val="20"/>
                <w:szCs w:val="20"/>
                <w:lang w:val="en-GB" w:eastAsia="zh-CN"/>
              </w:rPr>
              <w:t xml:space="preserve"> Defendant’s/ share in the flat will be sold/transferred* to the Plaintiff and/or others. </w:t>
            </w:r>
          </w:p>
        </w:tc>
      </w:tr>
    </w:tbl>
    <w:p w14:paraId="31E37A6D" w14:textId="77777777" w:rsidR="00267633" w:rsidRPr="00267633" w:rsidRDefault="00267633" w:rsidP="00267633">
      <w:pPr>
        <w:spacing w:before="120" w:after="120" w:line="240" w:lineRule="auto"/>
        <w:divId w:val="2116439976"/>
        <w:rPr>
          <w:rFonts w:ascii="Times New Roman" w:hAnsi="Times New Roman" w:cs="Times New Roman"/>
          <w:sz w:val="20"/>
          <w:szCs w:val="20"/>
          <w:u w:val="single"/>
          <w:lang w:val="en-GB" w:eastAsia="zh-CN"/>
        </w:rPr>
      </w:pPr>
      <w:r w:rsidRPr="00267633">
        <w:rPr>
          <w:rFonts w:ascii="Times New Roman" w:hAnsi="Times New Roman" w:cs="Times New Roman"/>
          <w:sz w:val="20"/>
          <w:szCs w:val="20"/>
          <w:lang w:val="en-GB" w:eastAsia="zh-CN"/>
        </w:rPr>
        <w:t>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PURCHASER(S)/TRANSFEREE(S)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38"/>
        <w:gridCol w:w="792"/>
        <w:gridCol w:w="900"/>
        <w:gridCol w:w="900"/>
      </w:tblGrid>
      <w:tr w:rsidR="00267633" w:rsidRPr="00267633" w14:paraId="41A98EB4" w14:textId="77777777" w:rsidTr="00267633">
        <w:trPr>
          <w:divId w:val="2116439976"/>
        </w:trPr>
        <w:tc>
          <w:tcPr>
            <w:tcW w:w="360" w:type="dxa"/>
            <w:tcBorders>
              <w:top w:val="double" w:sz="4" w:space="0" w:color="auto"/>
              <w:left w:val="double" w:sz="4" w:space="0" w:color="auto"/>
              <w:bottom w:val="nil"/>
            </w:tcBorders>
          </w:tcPr>
          <w:p w14:paraId="7EDC790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B1C943A"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426F716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485D56E7"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3FDBAC64"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6971555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3BE2C7D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061A2F0C"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38" w:type="dxa"/>
            <w:tcBorders>
              <w:top w:val="double" w:sz="4" w:space="0" w:color="auto"/>
              <w:bottom w:val="double" w:sz="4" w:space="0" w:color="auto"/>
            </w:tcBorders>
          </w:tcPr>
          <w:p w14:paraId="358B96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92" w:type="dxa"/>
            <w:tcBorders>
              <w:top w:val="double" w:sz="4" w:space="0" w:color="auto"/>
              <w:bottom w:val="double" w:sz="4" w:space="0" w:color="auto"/>
            </w:tcBorders>
          </w:tcPr>
          <w:p w14:paraId="472B064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589D94E2"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306584EF"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0BB61BBF" w14:textId="77777777" w:rsidTr="00267633">
        <w:trPr>
          <w:divId w:val="2116439976"/>
        </w:trPr>
        <w:tc>
          <w:tcPr>
            <w:tcW w:w="360" w:type="dxa"/>
            <w:tcBorders>
              <w:top w:val="double" w:sz="4" w:space="0" w:color="auto"/>
              <w:left w:val="double" w:sz="4" w:space="0" w:color="auto"/>
              <w:right w:val="single" w:sz="4" w:space="0" w:color="auto"/>
            </w:tcBorders>
          </w:tcPr>
          <w:p w14:paraId="20D46CF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810" w:type="dxa"/>
            <w:tcBorders>
              <w:top w:val="nil"/>
              <w:left w:val="nil"/>
            </w:tcBorders>
          </w:tcPr>
          <w:p w14:paraId="106587A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1169B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11120BE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Self</w:t>
            </w:r>
          </w:p>
        </w:tc>
        <w:tc>
          <w:tcPr>
            <w:tcW w:w="810" w:type="dxa"/>
            <w:tcBorders>
              <w:top w:val="nil"/>
            </w:tcBorders>
          </w:tcPr>
          <w:p w14:paraId="7C5F055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45BC5F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FC5C6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top w:val="nil"/>
            </w:tcBorders>
          </w:tcPr>
          <w:p w14:paraId="5165CA6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top w:val="nil"/>
            </w:tcBorders>
          </w:tcPr>
          <w:p w14:paraId="49129C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6A07AE4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43B4D7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5BCAE34" w14:textId="77777777" w:rsidTr="00267633">
        <w:trPr>
          <w:divId w:val="2116439976"/>
        </w:trPr>
        <w:tc>
          <w:tcPr>
            <w:tcW w:w="360" w:type="dxa"/>
            <w:tcBorders>
              <w:left w:val="double" w:sz="4" w:space="0" w:color="auto"/>
              <w:right w:val="single" w:sz="4" w:space="0" w:color="auto"/>
            </w:tcBorders>
          </w:tcPr>
          <w:p w14:paraId="64531A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810" w:type="dxa"/>
            <w:tcBorders>
              <w:left w:val="nil"/>
            </w:tcBorders>
          </w:tcPr>
          <w:p w14:paraId="632D39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5908C31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031D9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3606CF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3540FDC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195457B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53B4F5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602A903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EBCE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0070E2E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0B9769E" w14:textId="77777777" w:rsidTr="00267633">
        <w:trPr>
          <w:divId w:val="2116439976"/>
        </w:trPr>
        <w:tc>
          <w:tcPr>
            <w:tcW w:w="360" w:type="dxa"/>
            <w:tcBorders>
              <w:left w:val="double" w:sz="4" w:space="0" w:color="auto"/>
              <w:right w:val="single" w:sz="4" w:space="0" w:color="auto"/>
            </w:tcBorders>
          </w:tcPr>
          <w:p w14:paraId="3273B9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810" w:type="dxa"/>
            <w:tcBorders>
              <w:left w:val="nil"/>
            </w:tcBorders>
          </w:tcPr>
          <w:p w14:paraId="1CB00DC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290C3A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5535EE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10FAC10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7ECB15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00F92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006EEB9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3A5149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7A328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79F0AA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ED650EB" w14:textId="77777777" w:rsidTr="00267633">
        <w:trPr>
          <w:divId w:val="2116439976"/>
        </w:trPr>
        <w:tc>
          <w:tcPr>
            <w:tcW w:w="360" w:type="dxa"/>
            <w:tcBorders>
              <w:left w:val="double" w:sz="4" w:space="0" w:color="auto"/>
              <w:bottom w:val="double" w:sz="4" w:space="0" w:color="auto"/>
              <w:right w:val="single" w:sz="4" w:space="0" w:color="auto"/>
            </w:tcBorders>
          </w:tcPr>
          <w:p w14:paraId="06084B7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810" w:type="dxa"/>
            <w:tcBorders>
              <w:left w:val="nil"/>
              <w:bottom w:val="double" w:sz="4" w:space="0" w:color="auto"/>
            </w:tcBorders>
          </w:tcPr>
          <w:p w14:paraId="0743D35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500EC8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622A180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03E9199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208692A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65B546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bottom w:val="double" w:sz="4" w:space="0" w:color="auto"/>
            </w:tcBorders>
          </w:tcPr>
          <w:p w14:paraId="764DF0D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bottom w:val="double" w:sz="4" w:space="0" w:color="auto"/>
            </w:tcBorders>
          </w:tcPr>
          <w:p w14:paraId="271E1D5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495837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5868FD9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0EEB1BE5" w14:textId="77777777" w:rsidR="00267633" w:rsidRPr="00267633" w:rsidRDefault="00267633" w:rsidP="00267633">
      <w:pPr>
        <w:spacing w:before="120" w:after="12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OCCUPIER(S) IN THE FLAT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47"/>
        <w:gridCol w:w="783"/>
        <w:gridCol w:w="900"/>
        <w:gridCol w:w="900"/>
      </w:tblGrid>
      <w:tr w:rsidR="00267633" w:rsidRPr="00267633" w14:paraId="3E88D97F" w14:textId="77777777" w:rsidTr="00267633">
        <w:trPr>
          <w:divId w:val="2116439976"/>
        </w:trPr>
        <w:tc>
          <w:tcPr>
            <w:tcW w:w="360" w:type="dxa"/>
            <w:tcBorders>
              <w:top w:val="double" w:sz="4" w:space="0" w:color="auto"/>
              <w:left w:val="double" w:sz="4" w:space="0" w:color="auto"/>
              <w:bottom w:val="nil"/>
            </w:tcBorders>
          </w:tcPr>
          <w:p w14:paraId="6C99CF7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3B920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500ED36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63D12A53"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6A51A16B"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58AA7B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1F624A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18BF018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47" w:type="dxa"/>
            <w:tcBorders>
              <w:top w:val="double" w:sz="4" w:space="0" w:color="auto"/>
              <w:bottom w:val="double" w:sz="4" w:space="0" w:color="auto"/>
            </w:tcBorders>
          </w:tcPr>
          <w:p w14:paraId="72AB669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83" w:type="dxa"/>
            <w:tcBorders>
              <w:top w:val="double" w:sz="4" w:space="0" w:color="auto"/>
              <w:bottom w:val="double" w:sz="4" w:space="0" w:color="auto"/>
            </w:tcBorders>
          </w:tcPr>
          <w:p w14:paraId="348BD66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73ACC03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45573B4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68E2BE62" w14:textId="77777777" w:rsidTr="00267633">
        <w:trPr>
          <w:divId w:val="2116439976"/>
        </w:trPr>
        <w:tc>
          <w:tcPr>
            <w:tcW w:w="360" w:type="dxa"/>
            <w:tcBorders>
              <w:top w:val="double" w:sz="4" w:space="0" w:color="auto"/>
              <w:left w:val="double" w:sz="4" w:space="0" w:color="auto"/>
              <w:right w:val="single" w:sz="4" w:space="0" w:color="auto"/>
            </w:tcBorders>
          </w:tcPr>
          <w:p w14:paraId="230CAF6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5</w:t>
            </w:r>
          </w:p>
        </w:tc>
        <w:tc>
          <w:tcPr>
            <w:tcW w:w="810" w:type="dxa"/>
            <w:tcBorders>
              <w:top w:val="nil"/>
              <w:left w:val="nil"/>
            </w:tcBorders>
          </w:tcPr>
          <w:p w14:paraId="38B2138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A5023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2F527A0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0A1F4E8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E148CE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56E37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top w:val="nil"/>
            </w:tcBorders>
          </w:tcPr>
          <w:p w14:paraId="10431CA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top w:val="nil"/>
            </w:tcBorders>
          </w:tcPr>
          <w:p w14:paraId="79B01E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747E70B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31B787D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306EC04" w14:textId="77777777" w:rsidTr="00267633">
        <w:trPr>
          <w:divId w:val="2116439976"/>
        </w:trPr>
        <w:tc>
          <w:tcPr>
            <w:tcW w:w="360" w:type="dxa"/>
            <w:tcBorders>
              <w:left w:val="double" w:sz="4" w:space="0" w:color="auto"/>
              <w:right w:val="single" w:sz="4" w:space="0" w:color="auto"/>
            </w:tcBorders>
          </w:tcPr>
          <w:p w14:paraId="5DAEA4C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6</w:t>
            </w:r>
          </w:p>
        </w:tc>
        <w:tc>
          <w:tcPr>
            <w:tcW w:w="810" w:type="dxa"/>
            <w:tcBorders>
              <w:left w:val="nil"/>
            </w:tcBorders>
          </w:tcPr>
          <w:p w14:paraId="0FF4EED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27C7C7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3CBE9A9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773DA51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2F438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3E39C66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C33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3CD590C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681F6A8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847514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1F994E3F" w14:textId="77777777" w:rsidTr="00267633">
        <w:trPr>
          <w:divId w:val="2116439976"/>
        </w:trPr>
        <w:tc>
          <w:tcPr>
            <w:tcW w:w="360" w:type="dxa"/>
            <w:tcBorders>
              <w:left w:val="double" w:sz="4" w:space="0" w:color="auto"/>
              <w:right w:val="single" w:sz="4" w:space="0" w:color="auto"/>
            </w:tcBorders>
          </w:tcPr>
          <w:p w14:paraId="3B98FE4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7</w:t>
            </w:r>
          </w:p>
        </w:tc>
        <w:tc>
          <w:tcPr>
            <w:tcW w:w="810" w:type="dxa"/>
            <w:tcBorders>
              <w:left w:val="nil"/>
            </w:tcBorders>
          </w:tcPr>
          <w:p w14:paraId="7760367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117A04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26C53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0DBA0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4B3E6A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4A4983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15AD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1CB7B0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4DE9751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03D6D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83EF775" w14:textId="77777777" w:rsidTr="00267633">
        <w:trPr>
          <w:divId w:val="2116439976"/>
        </w:trPr>
        <w:tc>
          <w:tcPr>
            <w:tcW w:w="360" w:type="dxa"/>
            <w:tcBorders>
              <w:left w:val="double" w:sz="4" w:space="0" w:color="auto"/>
              <w:bottom w:val="double" w:sz="4" w:space="0" w:color="auto"/>
              <w:right w:val="single" w:sz="4" w:space="0" w:color="auto"/>
            </w:tcBorders>
          </w:tcPr>
          <w:p w14:paraId="575B88F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8</w:t>
            </w:r>
          </w:p>
        </w:tc>
        <w:tc>
          <w:tcPr>
            <w:tcW w:w="810" w:type="dxa"/>
            <w:tcBorders>
              <w:left w:val="nil"/>
              <w:bottom w:val="double" w:sz="4" w:space="0" w:color="auto"/>
            </w:tcBorders>
          </w:tcPr>
          <w:p w14:paraId="6DA29A3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1203F1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3C575E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7EE2AC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59037FD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764CE9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bottom w:val="double" w:sz="4" w:space="0" w:color="auto"/>
            </w:tcBorders>
          </w:tcPr>
          <w:p w14:paraId="7FA781E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bottom w:val="double" w:sz="4" w:space="0" w:color="auto"/>
            </w:tcBorders>
          </w:tcPr>
          <w:p w14:paraId="582FA5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36E85D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0B4745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32A81853" w14:textId="77777777" w:rsidR="00267633" w:rsidRPr="00267633" w:rsidRDefault="00267633" w:rsidP="00267633">
      <w:pPr>
        <w:spacing w:before="12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IV</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OTHER INFORMATION</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r w:rsidRPr="00267633">
        <w:rPr>
          <w:rFonts w:ascii="Times New Roman" w:hAnsi="Times New Roman" w:cs="Times New Roman"/>
          <w:sz w:val="20"/>
          <w:szCs w:val="20"/>
          <w:lang w:val="en-GB" w:eastAsia="zh-CN"/>
        </w:rPr>
        <w:tab/>
        <w:t>Yes</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No</w:t>
      </w: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0"/>
        <w:gridCol w:w="4026"/>
        <w:gridCol w:w="1734"/>
        <w:gridCol w:w="360"/>
        <w:gridCol w:w="810"/>
        <w:gridCol w:w="270"/>
        <w:gridCol w:w="852"/>
      </w:tblGrid>
      <w:tr w:rsidR="00267633" w:rsidRPr="00267633" w14:paraId="12423A89" w14:textId="77777777" w:rsidTr="00267633">
        <w:trPr>
          <w:divId w:val="2116439976"/>
          <w:cantSplit/>
        </w:trPr>
        <w:tc>
          <w:tcPr>
            <w:tcW w:w="450" w:type="dxa"/>
            <w:tcBorders>
              <w:top w:val="nil"/>
              <w:left w:val="nil"/>
              <w:bottom w:val="nil"/>
            </w:tcBorders>
          </w:tcPr>
          <w:p w14:paraId="75B9F34D"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w:t>
            </w:r>
          </w:p>
        </w:tc>
        <w:tc>
          <w:tcPr>
            <w:tcW w:w="5760" w:type="dxa"/>
            <w:gridSpan w:val="2"/>
            <w:vMerge w:val="restart"/>
            <w:tcBorders>
              <w:top w:val="nil"/>
            </w:tcBorders>
          </w:tcPr>
          <w:p w14:paraId="79B7D84A" w14:textId="77777777" w:rsidR="00267633" w:rsidRPr="00267633" w:rsidRDefault="00267633" w:rsidP="00267633">
            <w:pPr>
              <w:spacing w:before="60" w:after="0" w:line="240" w:lineRule="auto"/>
              <w:jc w:val="both"/>
              <w:rPr>
                <w:rFonts w:ascii="Times New Roman" w:hAnsi="Times New Roman" w:cs="Times New Roman"/>
                <w:b/>
                <w:spacing w:val="-3"/>
                <w:sz w:val="20"/>
                <w:szCs w:val="20"/>
                <w:lang w:val="en-GB" w:eastAsia="en-GB"/>
              </w:rPr>
            </w:pPr>
            <w:r w:rsidRPr="00267633">
              <w:rPr>
                <w:rFonts w:ascii="Times New Roman" w:hAnsi="Times New Roman" w:cs="Times New Roman"/>
                <w:spacing w:val="-3"/>
                <w:sz w:val="20"/>
                <w:szCs w:val="20"/>
                <w:lang w:val="en-GB" w:eastAsia="en-GB"/>
              </w:rPr>
              <w:t xml:space="preserve">Do you have the sole custody of the child, or if joint custody is agreed upon, the care and control of the child?  </w:t>
            </w:r>
          </w:p>
        </w:tc>
        <w:tc>
          <w:tcPr>
            <w:tcW w:w="360" w:type="dxa"/>
            <w:tcBorders>
              <w:top w:val="nil"/>
              <w:right w:val="nil"/>
            </w:tcBorders>
          </w:tcPr>
          <w:p w14:paraId="1CF190E3"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A500DA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top w:val="nil"/>
              <w:left w:val="nil"/>
              <w:right w:val="nil"/>
            </w:tcBorders>
          </w:tcPr>
          <w:p w14:paraId="6C27F06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33E25F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0A669E90" w14:textId="77777777" w:rsidTr="00267633">
        <w:trPr>
          <w:divId w:val="2116439976"/>
          <w:cantSplit/>
        </w:trPr>
        <w:tc>
          <w:tcPr>
            <w:tcW w:w="450" w:type="dxa"/>
            <w:tcBorders>
              <w:top w:val="nil"/>
              <w:left w:val="nil"/>
              <w:bottom w:val="nil"/>
            </w:tcBorders>
          </w:tcPr>
          <w:p w14:paraId="11CC652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6951324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6B03A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bottom w:val="nil"/>
            </w:tcBorders>
          </w:tcPr>
          <w:p w14:paraId="0688E68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4D0016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single" w:sz="4" w:space="0" w:color="auto"/>
              <w:right w:val="nil"/>
            </w:tcBorders>
          </w:tcPr>
          <w:p w14:paraId="177BFB5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9C86ED9" w14:textId="77777777" w:rsidTr="00267633">
        <w:trPr>
          <w:divId w:val="2116439976"/>
          <w:cantSplit/>
        </w:trPr>
        <w:tc>
          <w:tcPr>
            <w:tcW w:w="450" w:type="dxa"/>
            <w:tcBorders>
              <w:top w:val="nil"/>
              <w:left w:val="nil"/>
              <w:bottom w:val="nil"/>
            </w:tcBorders>
          </w:tcPr>
          <w:p w14:paraId="1DDDBF4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b</w:t>
            </w:r>
          </w:p>
        </w:tc>
        <w:tc>
          <w:tcPr>
            <w:tcW w:w="5760" w:type="dxa"/>
            <w:gridSpan w:val="2"/>
            <w:vMerge w:val="restart"/>
          </w:tcPr>
          <w:p w14:paraId="5EFEB1EC" w14:textId="77777777" w:rsidR="00267633" w:rsidRPr="00267633" w:rsidRDefault="00267633" w:rsidP="00267633">
            <w:pPr>
              <w:spacing w:before="6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Do you or any person listed above own or have any share or interest in any HDB flat and/or private property# (whether in Singapore or overseas)? (If so state address, property type, share and value): ________________________________________________________ </w:t>
            </w:r>
          </w:p>
        </w:tc>
        <w:tc>
          <w:tcPr>
            <w:tcW w:w="360" w:type="dxa"/>
            <w:tcBorders>
              <w:right w:val="nil"/>
            </w:tcBorders>
          </w:tcPr>
          <w:p w14:paraId="6BFC82FF"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513A6FC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9DF7BA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nil"/>
              <w:left w:val="single" w:sz="4" w:space="0" w:color="auto"/>
              <w:bottom w:val="nil"/>
            </w:tcBorders>
          </w:tcPr>
          <w:p w14:paraId="1D97F616"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566C9669" w14:textId="77777777" w:rsidTr="00267633">
        <w:trPr>
          <w:divId w:val="2116439976"/>
          <w:cantSplit/>
        </w:trPr>
        <w:tc>
          <w:tcPr>
            <w:tcW w:w="450" w:type="dxa"/>
            <w:tcBorders>
              <w:top w:val="nil"/>
              <w:left w:val="nil"/>
              <w:bottom w:val="nil"/>
            </w:tcBorders>
          </w:tcPr>
          <w:p w14:paraId="4951784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557F7EB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172D7D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4747134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0CBB3F6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single" w:sz="4" w:space="0" w:color="auto"/>
              <w:bottom w:val="nil"/>
              <w:right w:val="nil"/>
            </w:tcBorders>
          </w:tcPr>
          <w:p w14:paraId="067BCCC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1CAF7F" w14:textId="77777777" w:rsidTr="00267633">
        <w:trPr>
          <w:divId w:val="2116439976"/>
          <w:cantSplit/>
        </w:trPr>
        <w:tc>
          <w:tcPr>
            <w:tcW w:w="450" w:type="dxa"/>
            <w:tcBorders>
              <w:top w:val="nil"/>
              <w:left w:val="nil"/>
              <w:bottom w:val="nil"/>
            </w:tcBorders>
          </w:tcPr>
          <w:p w14:paraId="1ED30DFE"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w:t>
            </w:r>
          </w:p>
        </w:tc>
        <w:tc>
          <w:tcPr>
            <w:tcW w:w="5760" w:type="dxa"/>
            <w:gridSpan w:val="2"/>
            <w:vMerge w:val="restart"/>
          </w:tcPr>
          <w:p w14:paraId="21CC8691"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disposed of any private property# (whether in Singapore or overseas) within the last 30 months?</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(If so state address, property type, share and value) ________________________________________________________</w:t>
            </w:r>
          </w:p>
        </w:tc>
        <w:tc>
          <w:tcPr>
            <w:tcW w:w="360" w:type="dxa"/>
            <w:tcBorders>
              <w:right w:val="nil"/>
            </w:tcBorders>
          </w:tcPr>
          <w:p w14:paraId="3E53327B"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18C46F4E"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2EEB5E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AC59CC9"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31DB8289" w14:textId="77777777" w:rsidTr="00267633">
        <w:trPr>
          <w:divId w:val="2116439976"/>
          <w:cantSplit/>
        </w:trPr>
        <w:tc>
          <w:tcPr>
            <w:tcW w:w="450" w:type="dxa"/>
            <w:tcBorders>
              <w:top w:val="nil"/>
              <w:left w:val="nil"/>
              <w:bottom w:val="nil"/>
            </w:tcBorders>
          </w:tcPr>
          <w:p w14:paraId="69858B3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433B261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4F30D0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1EC2E0B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3533416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nil"/>
              <w:right w:val="nil"/>
            </w:tcBorders>
          </w:tcPr>
          <w:p w14:paraId="0A6077A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7280A11" w14:textId="77777777" w:rsidTr="00267633">
        <w:trPr>
          <w:divId w:val="2116439976"/>
          <w:cantSplit/>
          <w:trHeight w:val="263"/>
        </w:trPr>
        <w:tc>
          <w:tcPr>
            <w:tcW w:w="450" w:type="dxa"/>
            <w:vMerge w:val="restart"/>
            <w:tcBorders>
              <w:top w:val="nil"/>
              <w:left w:val="nil"/>
              <w:bottom w:val="nil"/>
              <w:right w:val="nil"/>
            </w:tcBorders>
          </w:tcPr>
          <w:p w14:paraId="4D2B8A13"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w:t>
            </w:r>
          </w:p>
        </w:tc>
        <w:tc>
          <w:tcPr>
            <w:tcW w:w="5760" w:type="dxa"/>
            <w:gridSpan w:val="2"/>
            <w:vMerge w:val="restart"/>
            <w:tcBorders>
              <w:top w:val="nil"/>
              <w:left w:val="nil"/>
              <w:bottom w:val="nil"/>
              <w:right w:val="nil"/>
            </w:tcBorders>
          </w:tcPr>
          <w:p w14:paraId="1A5CDF9C"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previously sold two or more HDB flats in the open market?</w:t>
            </w:r>
          </w:p>
        </w:tc>
        <w:tc>
          <w:tcPr>
            <w:tcW w:w="360" w:type="dxa"/>
            <w:vMerge w:val="restart"/>
            <w:tcBorders>
              <w:top w:val="nil"/>
              <w:left w:val="nil"/>
              <w:bottom w:val="nil"/>
              <w:right w:val="nil"/>
            </w:tcBorders>
          </w:tcPr>
          <w:p w14:paraId="77FB1BF1"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76BD63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vMerge w:val="restart"/>
            <w:tcBorders>
              <w:top w:val="nil"/>
              <w:left w:val="nil"/>
              <w:bottom w:val="nil"/>
              <w:right w:val="nil"/>
            </w:tcBorders>
          </w:tcPr>
          <w:p w14:paraId="7F0540DC"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right w:val="single" w:sz="4" w:space="0" w:color="auto"/>
            </w:tcBorders>
          </w:tcPr>
          <w:p w14:paraId="07962C2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66FF1DE5" w14:textId="77777777" w:rsidTr="00267633">
        <w:trPr>
          <w:divId w:val="2116439976"/>
          <w:cantSplit/>
          <w:trHeight w:val="262"/>
        </w:trPr>
        <w:tc>
          <w:tcPr>
            <w:tcW w:w="450" w:type="dxa"/>
            <w:vMerge/>
            <w:tcBorders>
              <w:top w:val="nil"/>
              <w:left w:val="nil"/>
              <w:bottom w:val="nil"/>
              <w:right w:val="nil"/>
            </w:tcBorders>
          </w:tcPr>
          <w:p w14:paraId="4616EF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Borders>
              <w:top w:val="nil"/>
              <w:left w:val="nil"/>
              <w:bottom w:val="nil"/>
              <w:right w:val="nil"/>
            </w:tcBorders>
          </w:tcPr>
          <w:p w14:paraId="78E99DAC"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vMerge/>
            <w:tcBorders>
              <w:top w:val="nil"/>
              <w:left w:val="nil"/>
              <w:bottom w:val="nil"/>
              <w:right w:val="nil"/>
            </w:tcBorders>
          </w:tcPr>
          <w:p w14:paraId="3552B5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left w:val="nil"/>
              <w:bottom w:val="nil"/>
              <w:right w:val="nil"/>
            </w:tcBorders>
          </w:tcPr>
          <w:p w14:paraId="411C70F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vMerge/>
            <w:tcBorders>
              <w:top w:val="nil"/>
              <w:left w:val="nil"/>
              <w:bottom w:val="nil"/>
              <w:right w:val="nil"/>
            </w:tcBorders>
          </w:tcPr>
          <w:p w14:paraId="7B26AD9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left w:val="nil"/>
              <w:bottom w:val="nil"/>
              <w:right w:val="nil"/>
            </w:tcBorders>
          </w:tcPr>
          <w:p w14:paraId="15DD547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CA3A19" w14:textId="77777777" w:rsidTr="00267633">
        <w:trPr>
          <w:divId w:val="2116439976"/>
          <w:cantSplit/>
          <w:trHeight w:val="260"/>
        </w:trPr>
        <w:tc>
          <w:tcPr>
            <w:tcW w:w="450" w:type="dxa"/>
            <w:tcBorders>
              <w:top w:val="nil"/>
              <w:left w:val="nil"/>
              <w:bottom w:val="nil"/>
              <w:right w:val="nil"/>
            </w:tcBorders>
          </w:tcPr>
          <w:p w14:paraId="642AB5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59145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411E26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CB4D4D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00558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C8709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4026" w:type="dxa"/>
            <w:tcBorders>
              <w:top w:val="nil"/>
              <w:left w:val="nil"/>
              <w:bottom w:val="nil"/>
              <w:right w:val="nil"/>
            </w:tcBorders>
            <w:vAlign w:val="bottom"/>
          </w:tcPr>
          <w:p w14:paraId="1373E0E5"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Includes HUDC and Executive Condominiums</w:t>
            </w:r>
          </w:p>
          <w:p w14:paraId="5F875B86"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16"/>
                <w:szCs w:val="20"/>
                <w:lang w:val="en-GB" w:eastAsia="zh-CN"/>
              </w:rPr>
              <w:t xml:space="preserve">* </w:t>
            </w:r>
            <w:r w:rsidRPr="00267633">
              <w:rPr>
                <w:rFonts w:ascii="Times New Roman" w:hAnsi="Times New Roman" w:cs="Times New Roman"/>
                <w:i/>
                <w:sz w:val="16"/>
                <w:szCs w:val="20"/>
                <w:lang w:val="en-GB" w:eastAsia="zh-CN"/>
              </w:rPr>
              <w:t>Delete where inapplicable</w:t>
            </w:r>
            <w:r w:rsidRPr="00267633">
              <w:rPr>
                <w:rFonts w:ascii="Times New Roman" w:hAnsi="Times New Roman" w:cs="Times New Roman"/>
                <w:sz w:val="16"/>
                <w:szCs w:val="20"/>
                <w:lang w:val="en-GB" w:eastAsia="zh-CN"/>
              </w:rPr>
              <w:t>.</w:t>
            </w:r>
          </w:p>
        </w:tc>
        <w:tc>
          <w:tcPr>
            <w:tcW w:w="4026" w:type="dxa"/>
            <w:gridSpan w:val="5"/>
            <w:tcBorders>
              <w:top w:val="nil"/>
              <w:left w:val="nil"/>
              <w:bottom w:val="nil"/>
              <w:right w:val="nil"/>
            </w:tcBorders>
          </w:tcPr>
          <w:p w14:paraId="66CF159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17B5F7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50A923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197A849"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w:t>
            </w:r>
          </w:p>
          <w:p w14:paraId="121FD8BB"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of Plaintiff/Defendant *</w:t>
            </w:r>
          </w:p>
        </w:tc>
      </w:tr>
    </w:tbl>
    <w:p w14:paraId="6B23CBD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3330">
          <w:pgSz w:w="11906" w:h="16838"/>
          <w:pgMar w:top="1276"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ED12A0" w:rsidRPr="00267633" w14:paraId="282BA3BF" w14:textId="77777777" w:rsidTr="00ED12A0">
        <w:trPr>
          <w:divId w:val="2116439976"/>
          <w:jc w:val="center"/>
        </w:trPr>
        <w:tc>
          <w:tcPr>
            <w:tcW w:w="3080" w:type="dxa"/>
          </w:tcPr>
          <w:p w14:paraId="1BCBA846" w14:textId="77777777" w:rsidR="00ED12A0" w:rsidRPr="00267633" w:rsidRDefault="00ED12A0" w:rsidP="00892A9E">
            <w:pPr>
              <w:spacing w:before="0" w:after="120" w:line="240" w:lineRule="auto"/>
              <w:rPr>
                <w:rFonts w:ascii="Times New Roman" w:hAnsi="Times New Roman" w:cs="Times New Roman"/>
                <w:sz w:val="16"/>
                <w:szCs w:val="20"/>
                <w:lang w:val="en-GB" w:eastAsia="zh-CN"/>
              </w:rPr>
            </w:pPr>
          </w:p>
        </w:tc>
        <w:tc>
          <w:tcPr>
            <w:tcW w:w="3080" w:type="dxa"/>
          </w:tcPr>
          <w:p w14:paraId="6F033DFF" w14:textId="589469D4" w:rsidR="00ED12A0" w:rsidRPr="00267633" w:rsidRDefault="00ED12A0" w:rsidP="00892A9E">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w:t>
            </w:r>
            <w:r>
              <w:rPr>
                <w:rFonts w:ascii="Times New Roman" w:hAnsi="Times New Roman"/>
                <w:bCs/>
                <w:iCs/>
                <w:szCs w:val="28"/>
                <w:lang w:val="en-GB" w:eastAsia="zh-CN"/>
              </w:rPr>
              <w:t>5</w:t>
            </w:r>
          </w:p>
        </w:tc>
        <w:tc>
          <w:tcPr>
            <w:tcW w:w="3080" w:type="dxa"/>
          </w:tcPr>
          <w:p w14:paraId="6A6E6528" w14:textId="77777777" w:rsidR="00ED12A0" w:rsidRPr="00267633" w:rsidRDefault="00ED12A0" w:rsidP="00892A9E">
            <w:pPr>
              <w:spacing w:before="0" w:after="120" w:line="240" w:lineRule="auto"/>
              <w:rPr>
                <w:rFonts w:ascii="Times New Roman" w:hAnsi="Times New Roman" w:cs="Times New Roman"/>
                <w:sz w:val="20"/>
                <w:szCs w:val="20"/>
                <w:lang w:val="en-GB" w:eastAsia="zh-CN"/>
              </w:rPr>
            </w:pPr>
          </w:p>
        </w:tc>
      </w:tr>
    </w:tbl>
    <w:p w14:paraId="2D35A5AA" w14:textId="77777777" w:rsidR="00ED12A0" w:rsidRPr="00267633" w:rsidRDefault="00ED12A0" w:rsidP="00ED12A0">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741FF29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885A17">
          <w:pgSz w:w="11906" w:h="16838"/>
          <w:pgMar w:top="993"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0C6580E" w14:textId="77777777" w:rsidTr="00267633">
        <w:trPr>
          <w:divId w:val="2116439976"/>
          <w:jc w:val="center"/>
        </w:trPr>
        <w:tc>
          <w:tcPr>
            <w:tcW w:w="3080" w:type="dxa"/>
          </w:tcPr>
          <w:p w14:paraId="08A9ADCC"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707D2E2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196</w:t>
            </w:r>
          </w:p>
        </w:tc>
        <w:tc>
          <w:tcPr>
            <w:tcW w:w="3080" w:type="dxa"/>
          </w:tcPr>
          <w:p w14:paraId="0D61174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A4AB5AE" w14:textId="633BFCEA" w:rsidR="00267633" w:rsidRPr="00267633" w:rsidRDefault="001E078F" w:rsidP="001E078F">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4F28C1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0"/>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010215" w:rsidRPr="00BA3C29" w14:paraId="3F8900C6" w14:textId="77777777" w:rsidTr="00010215">
        <w:trPr>
          <w:divId w:val="2116439976"/>
          <w:jc w:val="center"/>
        </w:trPr>
        <w:tc>
          <w:tcPr>
            <w:tcW w:w="3080" w:type="dxa"/>
          </w:tcPr>
          <w:p w14:paraId="6989D949" w14:textId="77777777" w:rsidR="00010215" w:rsidRPr="00BA3C29" w:rsidRDefault="00010215" w:rsidP="005A22FC">
            <w:pPr>
              <w:spacing w:after="120" w:line="240" w:lineRule="auto"/>
              <w:rPr>
                <w:rFonts w:ascii="Times New Roman" w:hAnsi="Times New Roman" w:cs="Times New Roman"/>
                <w:sz w:val="16"/>
                <w:szCs w:val="20"/>
                <w:lang w:eastAsia="zh-CN"/>
              </w:rPr>
            </w:pPr>
          </w:p>
        </w:tc>
        <w:tc>
          <w:tcPr>
            <w:tcW w:w="3080" w:type="dxa"/>
          </w:tcPr>
          <w:p w14:paraId="6861B217" w14:textId="77777777" w:rsidR="00010215" w:rsidRPr="00BA3C29" w:rsidRDefault="00010215" w:rsidP="005A22FC">
            <w:pPr>
              <w:keepNext/>
              <w:spacing w:after="0" w:line="240" w:lineRule="auto"/>
              <w:jc w:val="center"/>
              <w:outlineLvl w:val="1"/>
              <w:rPr>
                <w:rFonts w:ascii="Times New Roman" w:hAnsi="Times New Roman"/>
                <w:bCs/>
                <w:iCs/>
                <w:spacing w:val="-3"/>
                <w:szCs w:val="28"/>
                <w:lang w:eastAsia="zh-CN"/>
              </w:rPr>
            </w:pPr>
            <w:bookmarkStart w:id="51" w:name="Form197"/>
            <w:bookmarkEnd w:id="51"/>
            <w:r w:rsidRPr="00BA3C29">
              <w:rPr>
                <w:rFonts w:ascii="Times New Roman" w:hAnsi="Times New Roman"/>
                <w:bCs/>
                <w:iCs/>
                <w:spacing w:val="-3"/>
                <w:szCs w:val="28"/>
                <w:lang w:eastAsia="zh-CN"/>
              </w:rPr>
              <w:t>FORM 197</w:t>
            </w:r>
          </w:p>
        </w:tc>
        <w:tc>
          <w:tcPr>
            <w:tcW w:w="3080" w:type="dxa"/>
          </w:tcPr>
          <w:p w14:paraId="06F9FDC4" w14:textId="77777777" w:rsidR="00010215" w:rsidRPr="00BA3C29" w:rsidRDefault="00010215" w:rsidP="005A22FC">
            <w:pPr>
              <w:spacing w:after="120" w:line="240" w:lineRule="auto"/>
              <w:rPr>
                <w:rFonts w:ascii="Times New Roman" w:hAnsi="Times New Roman" w:cs="Times New Roman"/>
                <w:sz w:val="20"/>
                <w:szCs w:val="20"/>
                <w:lang w:eastAsia="zh-CN"/>
              </w:rPr>
            </w:pPr>
          </w:p>
        </w:tc>
      </w:tr>
    </w:tbl>
    <w:p w14:paraId="05EF8B18" w14:textId="77777777" w:rsidR="00010215" w:rsidRPr="00BA3C29" w:rsidRDefault="00010215" w:rsidP="00010215">
      <w:pPr>
        <w:keepNext/>
        <w:spacing w:before="240" w:after="60" w:line="240" w:lineRule="auto"/>
        <w:outlineLvl w:val="1"/>
        <w:divId w:val="2116439976"/>
        <w:rPr>
          <w:rFonts w:ascii="Times New Roman" w:hAnsi="Times New Roman"/>
          <w:bCs/>
          <w:iCs/>
          <w:spacing w:val="-3"/>
          <w:lang w:eastAsia="zh-CN"/>
        </w:rPr>
      </w:pPr>
      <w:r w:rsidRPr="00BA3C29">
        <w:rPr>
          <w:rFonts w:ascii="Times New Roman" w:hAnsi="Times New Roman"/>
          <w:bCs/>
          <w:iCs/>
          <w:spacing w:val="-3"/>
          <w:lang w:eastAsia="zh-CN"/>
        </w:rPr>
        <w:t>Para 16</w:t>
      </w:r>
    </w:p>
    <w:p w14:paraId="51B7BF0E" w14:textId="77777777" w:rsidR="00010215" w:rsidRPr="004076E5" w:rsidRDefault="00010215" w:rsidP="00010215">
      <w:pPr>
        <w:keepNext/>
        <w:spacing w:before="240" w:after="60" w:line="240" w:lineRule="auto"/>
        <w:jc w:val="center"/>
        <w:outlineLvl w:val="1"/>
        <w:divId w:val="2116439976"/>
        <w:rPr>
          <w:rFonts w:ascii="Times New Roman" w:hAnsi="Times New Roman"/>
          <w:b/>
          <w:bCs/>
          <w:iCs/>
          <w:snapToGrid w:val="0"/>
          <w:spacing w:val="-3"/>
          <w:szCs w:val="28"/>
        </w:rPr>
      </w:pPr>
      <w:r w:rsidRPr="004076E5">
        <w:rPr>
          <w:rFonts w:ascii="Times New Roman" w:hAnsi="Times New Roman"/>
          <w:b/>
          <w:bCs/>
          <w:iCs/>
          <w:spacing w:val="-3"/>
          <w:szCs w:val="28"/>
          <w:lang w:eastAsia="zh-CN"/>
        </w:rPr>
        <w:t xml:space="preserve">STANDARD QUERY TO THE </w:t>
      </w:r>
      <w:r w:rsidRPr="004076E5">
        <w:rPr>
          <w:rFonts w:ascii="Times New Roman" w:hAnsi="Times New Roman"/>
          <w:b/>
          <w:bCs/>
          <w:iCs/>
          <w:snapToGrid w:val="0"/>
          <w:spacing w:val="-3"/>
          <w:szCs w:val="28"/>
        </w:rPr>
        <w:t>CENTRAL PROVIDENT FUND BOARD</w:t>
      </w:r>
    </w:p>
    <w:p w14:paraId="112963CA" w14:textId="77777777" w:rsidR="00010215" w:rsidRPr="004076E5" w:rsidRDefault="00010215" w:rsidP="00010215">
      <w:pPr>
        <w:spacing w:after="120" w:line="240" w:lineRule="auto"/>
        <w:ind w:left="-720" w:right="-461" w:firstLine="360"/>
        <w:jc w:val="center"/>
        <w:divId w:val="2116439976"/>
        <w:rPr>
          <w:rFonts w:ascii="Times New Roman" w:hAnsi="Times New Roman" w:cs="Times New Roman"/>
          <w:snapToGrid w:val="0"/>
          <w:szCs w:val="20"/>
        </w:rPr>
      </w:pPr>
      <w:r w:rsidRPr="004076E5">
        <w:rPr>
          <w:rFonts w:ascii="Times New Roman" w:hAnsi="Times New Roman" w:cs="Times New Roman"/>
          <w:snapToGrid w:val="0"/>
          <w:szCs w:val="20"/>
        </w:rPr>
        <w:t>(Applicable for CPF Members aged 55 and above only)</w:t>
      </w:r>
    </w:p>
    <w:p w14:paraId="7BE5FED7" w14:textId="77777777" w:rsidR="005A22FC" w:rsidRDefault="005A22FC" w:rsidP="00010215">
      <w:pPr>
        <w:spacing w:after="0"/>
        <w:divId w:val="2116439976"/>
        <w:rPr>
          <w:rFonts w:ascii="Times New Roman" w:hAnsi="Times New Roman" w:cs="Times New Roman"/>
          <w:b/>
          <w:szCs w:val="20"/>
          <w:lang w:eastAsia="zh-CN"/>
        </w:rPr>
      </w:pPr>
    </w:p>
    <w:p w14:paraId="416E82BB" w14:textId="77777777" w:rsidR="00010215" w:rsidRPr="004076E5" w:rsidRDefault="00010215" w:rsidP="00010215">
      <w:pPr>
        <w:spacing w:after="0"/>
        <w:divId w:val="2116439976"/>
        <w:rPr>
          <w:rFonts w:ascii="Times New Roman" w:hAnsi="Times New Roman" w:cs="Times New Roman"/>
          <w:sz w:val="20"/>
          <w:szCs w:val="20"/>
          <w:u w:val="single"/>
          <w:lang w:eastAsia="zh-CN"/>
        </w:rPr>
      </w:pPr>
      <w:r w:rsidRPr="004076E5">
        <w:rPr>
          <w:rFonts w:ascii="Times New Roman" w:hAnsi="Times New Roman" w:cs="Times New Roman"/>
          <w:b/>
          <w:szCs w:val="20"/>
          <w:lang w:eastAsia="zh-CN"/>
        </w:rPr>
        <w:t>Name:</w:t>
      </w:r>
      <w:r w:rsidRPr="004076E5">
        <w:rPr>
          <w:rFonts w:ascii="Times New Roman" w:hAnsi="Times New Roman" w:cs="Times New Roman"/>
          <w:i/>
          <w:sz w:val="20"/>
          <w:szCs w:val="20"/>
          <w:lang w:eastAsia="zh-CN"/>
        </w:rPr>
        <w:tab/>
      </w:r>
      <w:r w:rsidRPr="004076E5">
        <w:rPr>
          <w:rFonts w:ascii="Times New Roman" w:hAnsi="Times New Roman" w:cs="Times New Roman"/>
          <w:i/>
          <w:sz w:val="20"/>
          <w:szCs w:val="20"/>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p>
    <w:p w14:paraId="479A06E4" w14:textId="77777777" w:rsidR="00010215" w:rsidRPr="004076E5" w:rsidRDefault="00010215" w:rsidP="00010215">
      <w:pPr>
        <w:spacing w:after="0" w:line="240" w:lineRule="auto"/>
        <w:divId w:val="2116439976"/>
        <w:rPr>
          <w:rFonts w:ascii="Times New Roman" w:hAnsi="Times New Roman" w:cs="Times New Roman"/>
          <w:szCs w:val="20"/>
          <w:u w:val="single"/>
          <w:lang w:eastAsia="zh-CN"/>
        </w:rPr>
      </w:pPr>
      <w:proofErr w:type="gramStart"/>
      <w:r w:rsidRPr="004076E5">
        <w:rPr>
          <w:rFonts w:ascii="Times New Roman" w:hAnsi="Times New Roman" w:cs="Times New Roman"/>
          <w:b/>
          <w:szCs w:val="20"/>
          <w:lang w:eastAsia="zh-CN"/>
        </w:rPr>
        <w:t>Address :</w:t>
      </w:r>
      <w:proofErr w:type="gramEnd"/>
      <w:r w:rsidRPr="004076E5">
        <w:rPr>
          <w:rFonts w:ascii="Times New Roman" w:hAnsi="Times New Roman" w:cs="Times New Roman"/>
          <w:b/>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7B073330" w14:textId="77777777" w:rsidR="00010215" w:rsidRPr="004076E5" w:rsidRDefault="00010215" w:rsidP="00010215">
      <w:pPr>
        <w:tabs>
          <w:tab w:val="left" w:pos="720"/>
        </w:tabs>
        <w:spacing w:after="0" w:line="240" w:lineRule="auto"/>
        <w:divId w:val="2116439976"/>
        <w:rPr>
          <w:rFonts w:ascii="Times New Roman" w:hAnsi="Times New Roman" w:cs="Times New Roman"/>
          <w:szCs w:val="20"/>
          <w:u w:val="single"/>
          <w:lang w:eastAsia="zh-CN"/>
        </w:rPr>
      </w:pPr>
      <w:r w:rsidRPr="004076E5">
        <w:rPr>
          <w:rFonts w:ascii="Times New Roman" w:hAnsi="Times New Roman" w:cs="Times New Roman"/>
          <w:szCs w:val="20"/>
          <w:lang w:eastAsia="zh-CN"/>
        </w:rPr>
        <w:tab/>
      </w:r>
      <w:r w:rsidRPr="004076E5">
        <w:rPr>
          <w:rFonts w:ascii="Times New Roman" w:hAnsi="Times New Roman" w:cs="Times New Roman"/>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5E43BAE3" w14:textId="77777777" w:rsidR="00010215" w:rsidRPr="004076E5" w:rsidRDefault="00010215" w:rsidP="00010215">
      <w:pPr>
        <w:spacing w:after="0" w:line="240" w:lineRule="auto"/>
        <w:divId w:val="2116439976"/>
        <w:rPr>
          <w:rFonts w:ascii="Times New Roman" w:hAnsi="Times New Roman" w:cs="Times New Roman"/>
          <w:szCs w:val="20"/>
          <w:lang w:eastAsia="zh-CN"/>
        </w:rPr>
      </w:pPr>
    </w:p>
    <w:p w14:paraId="67657971" w14:textId="77777777" w:rsidR="00010215" w:rsidRPr="004076E5" w:rsidRDefault="00010215" w:rsidP="00010215">
      <w:pPr>
        <w:spacing w:after="0" w:line="240" w:lineRule="auto"/>
        <w:ind w:left="1440"/>
        <w:divId w:val="2116439976"/>
        <w:rPr>
          <w:rFonts w:ascii="Times New Roman" w:hAnsi="Times New Roman" w:cs="Times New Roman"/>
          <w:b/>
          <w:szCs w:val="20"/>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i/>
          <w:szCs w:val="20"/>
          <w:lang w:eastAsia="zh-CN"/>
        </w:rPr>
        <w:t>Please specify the name and address of the CPF member or his/her solicitors. The reply from the CPF Board will be sent to this address.</w:t>
      </w:r>
      <w:r w:rsidRPr="004076E5">
        <w:rPr>
          <w:rFonts w:ascii="Times New Roman" w:hAnsi="Times New Roman" w:cs="Times New Roman"/>
          <w:szCs w:val="20"/>
          <w:lang w:eastAsia="zh-CN"/>
        </w:rPr>
        <w:t>)</w:t>
      </w:r>
    </w:p>
    <w:p w14:paraId="3AF0E23B" w14:textId="77777777" w:rsidR="00010215" w:rsidRDefault="00010215" w:rsidP="00010215">
      <w:pPr>
        <w:spacing w:after="0" w:line="240" w:lineRule="auto"/>
        <w:divId w:val="2116439976"/>
        <w:rPr>
          <w:rFonts w:ascii="Times New Roman" w:hAnsi="Times New Roman" w:cs="Times New Roman"/>
          <w:b/>
          <w:szCs w:val="20"/>
          <w:u w:val="single"/>
          <w:lang w:eastAsia="zh-CN"/>
        </w:rPr>
      </w:pPr>
    </w:p>
    <w:p w14:paraId="4623C6C7" w14:textId="77777777" w:rsidR="00010215" w:rsidRPr="004076E5" w:rsidRDefault="00010215" w:rsidP="00010215">
      <w:pPr>
        <w:spacing w:after="0" w:line="240" w:lineRule="auto"/>
        <w:divId w:val="2116439976"/>
        <w:rPr>
          <w:rFonts w:ascii="Times New Roman" w:hAnsi="Times New Roman" w:cs="Times New Roman"/>
          <w:szCs w:val="20"/>
          <w:lang w:eastAsia="zh-CN"/>
        </w:rPr>
      </w:pPr>
      <w:r w:rsidRPr="004076E5">
        <w:rPr>
          <w:rFonts w:ascii="Times New Roman" w:hAnsi="Times New Roman" w:cs="Times New Roman"/>
          <w:b/>
          <w:szCs w:val="20"/>
          <w:u w:val="single"/>
          <w:lang w:eastAsia="zh-CN"/>
        </w:rPr>
        <w:t xml:space="preserve">PART A </w:t>
      </w:r>
      <w:r w:rsidRPr="004076E5">
        <w:rPr>
          <w:rFonts w:ascii="Times New Roman" w:hAnsi="Times New Roman" w:cs="Times New Roman"/>
          <w:szCs w:val="20"/>
          <w:lang w:eastAsia="zh-CN"/>
        </w:rPr>
        <w:t>(</w:t>
      </w:r>
      <w:r w:rsidRPr="004076E5">
        <w:rPr>
          <w:rFonts w:ascii="Times New Roman" w:hAnsi="Times New Roman" w:cs="Times New Roman"/>
          <w:i/>
          <w:szCs w:val="20"/>
          <w:lang w:eastAsia="zh-CN"/>
        </w:rPr>
        <w:t>To be completed by CPF Member or his/her solicitors.</w:t>
      </w:r>
      <w:r w:rsidRPr="004076E5">
        <w:rPr>
          <w:rFonts w:ascii="Times New Roman" w:hAnsi="Times New Roman" w:cs="Times New Roman"/>
          <w:szCs w:val="20"/>
          <w:lang w:eastAsia="zh-CN"/>
        </w:rPr>
        <w:t>)</w:t>
      </w:r>
    </w:p>
    <w:p w14:paraId="658D95DC" w14:textId="77777777" w:rsidR="00010215" w:rsidRDefault="00010215" w:rsidP="00010215">
      <w:pPr>
        <w:spacing w:after="0" w:line="240" w:lineRule="auto"/>
        <w:ind w:hanging="1440"/>
        <w:divId w:val="2116439976"/>
        <w:rPr>
          <w:rFonts w:ascii="Times New Roman" w:hAnsi="Times New Roman" w:cs="Times New Roman"/>
          <w:szCs w:val="20"/>
          <w:lang w:eastAsia="zh-CN"/>
        </w:rPr>
      </w:pPr>
    </w:p>
    <w:p w14:paraId="03BB0366" w14:textId="77777777" w:rsidR="005A22FC" w:rsidRDefault="005A22FC" w:rsidP="00010215">
      <w:pPr>
        <w:spacing w:after="0" w:line="240" w:lineRule="auto"/>
        <w:ind w:hanging="1440"/>
        <w:divId w:val="2116439976"/>
        <w:rPr>
          <w:rFonts w:ascii="Times New Roman" w:hAnsi="Times New Roman" w:cs="Times New Roman"/>
          <w:szCs w:val="20"/>
          <w:lang w:eastAsia="zh-CN"/>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4950"/>
      </w:tblGrid>
      <w:tr w:rsidR="00010215" w:rsidRPr="004076E5" w14:paraId="67EDECC2" w14:textId="77777777" w:rsidTr="00010215">
        <w:trPr>
          <w:divId w:val="2116439976"/>
        </w:trPr>
        <w:tc>
          <w:tcPr>
            <w:tcW w:w="3870" w:type="dxa"/>
          </w:tcPr>
          <w:p w14:paraId="387E17CD" w14:textId="77777777" w:rsidR="00010215" w:rsidRPr="004076E5" w:rsidRDefault="00010215" w:rsidP="005A22FC">
            <w:pPr>
              <w:spacing w:after="0" w:line="240" w:lineRule="auto"/>
              <w:rPr>
                <w:rFonts w:ascii="Times New Roman" w:hAnsi="Times New Roman" w:cs="Times New Roman"/>
                <w:szCs w:val="20"/>
                <w:lang w:eastAsia="zh-CN"/>
              </w:rPr>
            </w:pPr>
          </w:p>
          <w:p w14:paraId="5863F2B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w:t>
            </w:r>
          </w:p>
          <w:p w14:paraId="0D62DE6D"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4FBB8D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00F252E" w14:textId="77777777" w:rsidTr="00010215">
        <w:trPr>
          <w:divId w:val="2116439976"/>
        </w:trPr>
        <w:tc>
          <w:tcPr>
            <w:tcW w:w="3870" w:type="dxa"/>
          </w:tcPr>
          <w:p w14:paraId="2DA0CF94" w14:textId="77777777" w:rsidR="00010215" w:rsidRPr="004076E5" w:rsidRDefault="00010215" w:rsidP="005A22FC">
            <w:pPr>
              <w:spacing w:after="0" w:line="240" w:lineRule="auto"/>
              <w:rPr>
                <w:rFonts w:ascii="Times New Roman" w:hAnsi="Times New Roman" w:cs="Times New Roman"/>
                <w:szCs w:val="20"/>
                <w:lang w:eastAsia="zh-CN"/>
              </w:rPr>
            </w:pPr>
          </w:p>
          <w:p w14:paraId="0D483956" w14:textId="77777777" w:rsidR="00010215" w:rsidRPr="004076E5" w:rsidRDefault="00010215" w:rsidP="005A22FC">
            <w:pPr>
              <w:spacing w:after="0" w:line="240" w:lineRule="auto"/>
              <w:ind w:left="-18" w:firstLine="18"/>
              <w:rPr>
                <w:rFonts w:ascii="Times New Roman" w:hAnsi="Times New Roman" w:cs="Times New Roman"/>
                <w:szCs w:val="20"/>
                <w:lang w:eastAsia="zh-CN"/>
              </w:rPr>
            </w:pPr>
            <w:r w:rsidRPr="004076E5">
              <w:rPr>
                <w:rFonts w:ascii="Times New Roman" w:hAnsi="Times New Roman" w:cs="Times New Roman"/>
                <w:szCs w:val="20"/>
                <w:lang w:eastAsia="zh-CN"/>
              </w:rPr>
              <w:t>CPF Account No:</w:t>
            </w:r>
          </w:p>
          <w:p w14:paraId="26CC402E"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4C6F77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40A2256B" w14:textId="77777777" w:rsidTr="00010215">
        <w:trPr>
          <w:divId w:val="2116439976"/>
        </w:trPr>
        <w:tc>
          <w:tcPr>
            <w:tcW w:w="3870" w:type="dxa"/>
          </w:tcPr>
          <w:p w14:paraId="401236F8" w14:textId="77777777" w:rsidR="00010215" w:rsidRPr="004076E5" w:rsidRDefault="00010215" w:rsidP="005A22FC">
            <w:pPr>
              <w:spacing w:after="0" w:line="240" w:lineRule="auto"/>
              <w:rPr>
                <w:rFonts w:ascii="Times New Roman" w:hAnsi="Times New Roman" w:cs="Times New Roman"/>
                <w:szCs w:val="20"/>
                <w:lang w:eastAsia="zh-CN"/>
              </w:rPr>
            </w:pPr>
          </w:p>
          <w:p w14:paraId="15D39918"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member’s spouse:</w:t>
            </w:r>
          </w:p>
          <w:p w14:paraId="71A4EEC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5F68556D"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3709A80" w14:textId="77777777" w:rsidTr="00010215">
        <w:trPr>
          <w:divId w:val="2116439976"/>
        </w:trPr>
        <w:tc>
          <w:tcPr>
            <w:tcW w:w="3870" w:type="dxa"/>
          </w:tcPr>
          <w:p w14:paraId="27824626" w14:textId="77777777" w:rsidR="00010215" w:rsidRPr="004076E5" w:rsidRDefault="00010215" w:rsidP="005A22FC">
            <w:pPr>
              <w:spacing w:after="0" w:line="240" w:lineRule="auto"/>
              <w:jc w:val="both"/>
              <w:rPr>
                <w:rFonts w:ascii="Times New Roman" w:hAnsi="Times New Roman" w:cs="Times New Roman"/>
                <w:szCs w:val="20"/>
                <w:lang w:eastAsia="zh-CN"/>
              </w:rPr>
            </w:pPr>
          </w:p>
          <w:p w14:paraId="4BC9F632" w14:textId="77777777" w:rsidR="00010215" w:rsidRPr="0083351D" w:rsidRDefault="00010215" w:rsidP="005A22FC">
            <w:pPr>
              <w:spacing w:after="120" w:line="240" w:lineRule="auto"/>
              <w:jc w:val="both"/>
              <w:rPr>
                <w:rFonts w:ascii="Times New Roman" w:hAnsi="Times New Roman" w:cs="Times New Roman"/>
                <w:szCs w:val="20"/>
                <w:lang w:eastAsia="zh-CN"/>
              </w:rPr>
            </w:pPr>
            <w:r w:rsidRPr="0083351D">
              <w:rPr>
                <w:rFonts w:ascii="Times New Roman" w:hAnsi="Times New Roman" w:cs="Times New Roman"/>
                <w:szCs w:val="20"/>
                <w:lang w:eastAsia="zh-CN"/>
              </w:rPr>
              <w:t>CPF Account No. of CPF member’s spouse:</w:t>
            </w:r>
          </w:p>
          <w:p w14:paraId="1DF6C691" w14:textId="77777777" w:rsidR="00010215" w:rsidRPr="004076E5" w:rsidRDefault="00010215" w:rsidP="005A22FC">
            <w:pPr>
              <w:spacing w:after="0" w:line="240" w:lineRule="auto"/>
              <w:jc w:val="both"/>
              <w:rPr>
                <w:rFonts w:ascii="Times New Roman" w:hAnsi="Times New Roman" w:cs="Times New Roman"/>
                <w:szCs w:val="20"/>
                <w:lang w:eastAsia="zh-CN"/>
              </w:rPr>
            </w:pPr>
          </w:p>
        </w:tc>
        <w:tc>
          <w:tcPr>
            <w:tcW w:w="4950" w:type="dxa"/>
          </w:tcPr>
          <w:p w14:paraId="1F2C597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762925D" w14:textId="77777777" w:rsidTr="00010215">
        <w:trPr>
          <w:divId w:val="2116439976"/>
        </w:trPr>
        <w:tc>
          <w:tcPr>
            <w:tcW w:w="3870" w:type="dxa"/>
          </w:tcPr>
          <w:p w14:paraId="11E3CE6F" w14:textId="77777777" w:rsidR="00010215" w:rsidRPr="004076E5" w:rsidRDefault="00010215" w:rsidP="005A22FC">
            <w:pPr>
              <w:spacing w:after="0" w:line="240" w:lineRule="auto"/>
              <w:rPr>
                <w:rFonts w:ascii="Times New Roman" w:hAnsi="Times New Roman" w:cs="Times New Roman"/>
                <w:szCs w:val="20"/>
                <w:lang w:eastAsia="zh-CN"/>
              </w:rPr>
            </w:pPr>
          </w:p>
          <w:p w14:paraId="6B73390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 of Birth of CPF member:</w:t>
            </w:r>
          </w:p>
          <w:p w14:paraId="3E60F24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83A808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F02EAE0" w14:textId="77777777" w:rsidTr="00010215">
        <w:trPr>
          <w:divId w:val="2116439976"/>
        </w:trPr>
        <w:tc>
          <w:tcPr>
            <w:tcW w:w="3870" w:type="dxa"/>
          </w:tcPr>
          <w:p w14:paraId="4B95DE43" w14:textId="77777777" w:rsidR="00010215" w:rsidRPr="004076E5" w:rsidRDefault="00010215" w:rsidP="005A22FC">
            <w:pPr>
              <w:spacing w:after="0" w:line="240" w:lineRule="auto"/>
              <w:rPr>
                <w:rFonts w:ascii="Times New Roman" w:hAnsi="Times New Roman" w:cs="Times New Roman"/>
                <w:szCs w:val="20"/>
                <w:lang w:eastAsia="zh-CN"/>
              </w:rPr>
            </w:pPr>
          </w:p>
          <w:p w14:paraId="4F7CA06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Age of CPF member:</w:t>
            </w:r>
          </w:p>
          <w:p w14:paraId="7B2391F8"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1EA3DA8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74C00960" w14:textId="77777777" w:rsidTr="00010215">
        <w:trPr>
          <w:divId w:val="2116439976"/>
        </w:trPr>
        <w:tc>
          <w:tcPr>
            <w:tcW w:w="3870" w:type="dxa"/>
          </w:tcPr>
          <w:p w14:paraId="7DF93C95" w14:textId="77777777" w:rsidR="0050747D" w:rsidRDefault="0050747D" w:rsidP="005A22FC">
            <w:pPr>
              <w:spacing w:after="0" w:line="240" w:lineRule="auto"/>
              <w:rPr>
                <w:rFonts w:ascii="Times New Roman" w:hAnsi="Times New Roman" w:cs="Times New Roman"/>
                <w:szCs w:val="20"/>
                <w:lang w:eastAsia="zh-CN"/>
              </w:rPr>
            </w:pPr>
          </w:p>
          <w:p w14:paraId="5D961C9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The HDB matrimonial asset (“the flat”)</w:t>
            </w:r>
          </w:p>
          <w:p w14:paraId="62D37517"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653FE1F3" w14:textId="77777777" w:rsidR="0050747D" w:rsidRDefault="0050747D" w:rsidP="005A22FC">
            <w:pPr>
              <w:spacing w:after="120" w:line="240" w:lineRule="auto"/>
              <w:rPr>
                <w:rFonts w:ascii="Times New Roman" w:hAnsi="Times New Roman" w:cs="Times New Roman"/>
                <w:szCs w:val="20"/>
                <w:lang w:eastAsia="zh-CN"/>
              </w:rPr>
            </w:pPr>
          </w:p>
          <w:p w14:paraId="5ECC0503" w14:textId="77777777" w:rsidR="00010215" w:rsidRPr="004076E5" w:rsidRDefault="00010215" w:rsidP="005A22FC">
            <w:pPr>
              <w:spacing w:after="12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proofErr w:type="gramStart"/>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w:t>
            </w:r>
            <w:proofErr w:type="gramEnd"/>
            <w:r w:rsidRPr="004076E5">
              <w:rPr>
                <w:rFonts w:ascii="Times New Roman" w:hAnsi="Times New Roman" w:cs="Times New Roman"/>
                <w:szCs w:val="20"/>
                <w:lang w:eastAsia="zh-CN"/>
              </w:rPr>
              <w:tab/>
            </w:r>
            <w:r w:rsidRPr="004076E5">
              <w:rPr>
                <w:rFonts w:ascii="Times New Roman" w:hAnsi="Times New Roman" w:cs="Times New Roman"/>
                <w:i/>
                <w:szCs w:val="20"/>
                <w:u w:val="single"/>
                <w:lang w:eastAsia="zh-CN"/>
              </w:rPr>
              <w:t>(state address)</w:t>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szCs w:val="20"/>
                <w:lang w:eastAsia="zh-CN"/>
              </w:rPr>
              <w:tab/>
              <w:t>_______________________________</w:t>
            </w:r>
          </w:p>
          <w:p w14:paraId="53E926D8" w14:textId="77777777" w:rsidR="00010215" w:rsidRPr="004076E5" w:rsidRDefault="00010215" w:rsidP="005A22FC">
            <w:pPr>
              <w:spacing w:after="0" w:line="240" w:lineRule="auto"/>
              <w:rPr>
                <w:rFonts w:ascii="Times New Roman" w:hAnsi="Times New Roman" w:cs="Times New Roman"/>
                <w:szCs w:val="20"/>
                <w:lang w:eastAsia="zh-CN"/>
              </w:rPr>
            </w:pPr>
          </w:p>
          <w:p w14:paraId="328415BF" w14:textId="77777777" w:rsidR="00010215" w:rsidRDefault="00010215" w:rsidP="0050747D">
            <w:pPr>
              <w:spacing w:after="0"/>
              <w:ind w:left="619" w:hanging="619"/>
              <w:jc w:val="both"/>
              <w:rPr>
                <w:rFonts w:ascii="Times New Roman" w:hAnsi="Times New Roman" w:cs="Times New Roman"/>
                <w:szCs w:val="20"/>
                <w:lang w:val="en-US"/>
              </w:rPr>
            </w:pPr>
            <w:r w:rsidRPr="004076E5">
              <w:rPr>
                <w:rFonts w:ascii="Times New Roman" w:hAnsi="Times New Roman" w:cs="Times New Roman"/>
                <w:szCs w:val="20"/>
                <w:lang w:val="en-US"/>
              </w:rPr>
              <w:t xml:space="preserve">[   </w:t>
            </w:r>
            <w:proofErr w:type="gramStart"/>
            <w:r w:rsidRPr="004076E5">
              <w:rPr>
                <w:rFonts w:ascii="Times New Roman" w:hAnsi="Times New Roman" w:cs="Times New Roman"/>
                <w:szCs w:val="20"/>
                <w:lang w:val="en-US"/>
              </w:rPr>
              <w:t xml:space="preserve">  ]</w:t>
            </w:r>
            <w:proofErr w:type="gramEnd"/>
            <w:r w:rsidRPr="004076E5">
              <w:rPr>
                <w:rFonts w:ascii="Times New Roman" w:hAnsi="Times New Roman" w:cs="Times New Roman"/>
                <w:szCs w:val="20"/>
                <w:lang w:val="en-US"/>
              </w:rPr>
              <w:tab/>
              <w:t>The CPF member has an agreement for lease with the HDB and has not taken possession of the flat.</w:t>
            </w:r>
          </w:p>
          <w:p w14:paraId="1042FBBC" w14:textId="77777777" w:rsidR="0050747D" w:rsidRPr="004076E5" w:rsidRDefault="0050747D" w:rsidP="0050747D">
            <w:pPr>
              <w:spacing w:after="0"/>
              <w:ind w:left="619" w:hanging="619"/>
              <w:jc w:val="both"/>
              <w:rPr>
                <w:rFonts w:ascii="Times New Roman" w:hAnsi="Times New Roman" w:cs="Times New Roman"/>
                <w:szCs w:val="20"/>
                <w:lang w:eastAsia="zh-CN"/>
              </w:rPr>
            </w:pPr>
          </w:p>
        </w:tc>
      </w:tr>
      <w:tr w:rsidR="00010215" w:rsidRPr="004076E5" w14:paraId="786CD973" w14:textId="77777777" w:rsidTr="00010215">
        <w:trPr>
          <w:divId w:val="2116439976"/>
        </w:trPr>
        <w:tc>
          <w:tcPr>
            <w:tcW w:w="3870" w:type="dxa"/>
            <w:tcBorders>
              <w:bottom w:val="single" w:sz="4" w:space="0" w:color="auto"/>
            </w:tcBorders>
          </w:tcPr>
          <w:p w14:paraId="06349CEB" w14:textId="77777777" w:rsidR="00010215" w:rsidRPr="004076E5" w:rsidRDefault="00010215" w:rsidP="005A22FC">
            <w:pPr>
              <w:spacing w:after="0" w:line="240" w:lineRule="auto"/>
              <w:rPr>
                <w:rFonts w:ascii="Times New Roman" w:hAnsi="Times New Roman" w:cs="Times New Roman"/>
                <w:szCs w:val="20"/>
                <w:lang w:eastAsia="zh-CN"/>
              </w:rPr>
            </w:pPr>
          </w:p>
          <w:p w14:paraId="2B748C5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address of CPF member’s solicitors </w:t>
            </w:r>
          </w:p>
          <w:p w14:paraId="3139669C"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222499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18EE281" w14:textId="77777777" w:rsidTr="00010215">
        <w:trPr>
          <w:divId w:val="2116439976"/>
          <w:trHeight w:val="1258"/>
        </w:trPr>
        <w:tc>
          <w:tcPr>
            <w:tcW w:w="3870" w:type="dxa"/>
            <w:tcBorders>
              <w:right w:val="nil"/>
            </w:tcBorders>
          </w:tcPr>
          <w:p w14:paraId="02DEFD34" w14:textId="77777777" w:rsidR="00010215" w:rsidRPr="004076E5" w:rsidRDefault="00010215" w:rsidP="005A22FC">
            <w:pPr>
              <w:spacing w:after="0" w:line="240" w:lineRule="auto"/>
              <w:rPr>
                <w:rFonts w:ascii="Times New Roman" w:hAnsi="Times New Roman" w:cs="Times New Roman"/>
                <w:szCs w:val="20"/>
                <w:lang w:eastAsia="zh-CN"/>
              </w:rPr>
            </w:pPr>
          </w:p>
          <w:p w14:paraId="3FA47800"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w:t>
            </w:r>
          </w:p>
          <w:p w14:paraId="239C761D"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w:t>
            </w:r>
          </w:p>
        </w:tc>
        <w:tc>
          <w:tcPr>
            <w:tcW w:w="4950" w:type="dxa"/>
            <w:tcBorders>
              <w:left w:val="nil"/>
            </w:tcBorders>
          </w:tcPr>
          <w:p w14:paraId="446C0669" w14:textId="77777777" w:rsidR="00010215" w:rsidRPr="004076E5" w:rsidRDefault="00010215" w:rsidP="005A22FC">
            <w:pPr>
              <w:spacing w:after="0" w:line="240" w:lineRule="auto"/>
              <w:rPr>
                <w:rFonts w:ascii="Times New Roman" w:hAnsi="Times New Roman" w:cs="Times New Roman"/>
                <w:szCs w:val="20"/>
                <w:lang w:eastAsia="zh-CN"/>
              </w:rPr>
            </w:pPr>
          </w:p>
          <w:p w14:paraId="7F3EB5BE"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______________________________________</w:t>
            </w:r>
          </w:p>
          <w:p w14:paraId="23CF44C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Signature of CPF member/solicitors </w:t>
            </w:r>
          </w:p>
        </w:tc>
      </w:tr>
    </w:tbl>
    <w:p w14:paraId="419468FF" w14:textId="77777777" w:rsidR="00010215" w:rsidRDefault="00010215" w:rsidP="00010215">
      <w:pPr>
        <w:spacing w:after="0" w:line="480" w:lineRule="auto"/>
        <w:divId w:val="2116439976"/>
        <w:rPr>
          <w:rFonts w:ascii="Times New Roman" w:hAnsi="Times New Roman" w:cs="Times New Roman"/>
          <w:b/>
          <w:snapToGrid w:val="0"/>
          <w:szCs w:val="20"/>
          <w:u w:val="single"/>
        </w:rPr>
      </w:pPr>
    </w:p>
    <w:p w14:paraId="758CDB52" w14:textId="77777777" w:rsidR="00010215" w:rsidRPr="004076E5" w:rsidRDefault="00010215" w:rsidP="00010215">
      <w:pPr>
        <w:spacing w:after="0" w:line="480" w:lineRule="auto"/>
        <w:divId w:val="2116439976"/>
        <w:rPr>
          <w:rFonts w:ascii="Times New Roman" w:hAnsi="Times New Roman" w:cs="Times New Roman"/>
          <w:i/>
          <w:snapToGrid w:val="0"/>
          <w:szCs w:val="20"/>
        </w:rPr>
      </w:pPr>
      <w:r w:rsidRPr="004076E5">
        <w:rPr>
          <w:rFonts w:ascii="Times New Roman" w:hAnsi="Times New Roman" w:cs="Times New Roman"/>
          <w:b/>
          <w:snapToGrid w:val="0"/>
          <w:szCs w:val="20"/>
          <w:u w:val="single"/>
        </w:rPr>
        <w:t xml:space="preserve">PART B </w:t>
      </w:r>
      <w:r w:rsidRPr="004076E5">
        <w:rPr>
          <w:rFonts w:ascii="Times New Roman" w:hAnsi="Times New Roman" w:cs="Times New Roman"/>
          <w:i/>
          <w:snapToGrid w:val="0"/>
          <w:szCs w:val="20"/>
        </w:rPr>
        <w:t>(To be completed by the CPF Board)</w:t>
      </w:r>
    </w:p>
    <w:p w14:paraId="37C6CD14" w14:textId="77777777" w:rsidR="00010215" w:rsidRPr="004076E5" w:rsidRDefault="00010215" w:rsidP="00010215">
      <w:pPr>
        <w:spacing w:after="0" w:line="240" w:lineRule="auto"/>
        <w:divId w:val="2116439976"/>
        <w:rPr>
          <w:rFonts w:ascii="Times New Roman" w:hAnsi="Times New Roman" w:cs="Times New Roman"/>
          <w:snapToGrid w:val="0"/>
          <w:szCs w:val="20"/>
          <w:u w:val="single"/>
        </w:rPr>
      </w:pPr>
      <w:r w:rsidRPr="004076E5">
        <w:rPr>
          <w:rFonts w:ascii="Times New Roman" w:hAnsi="Times New Roman" w:cs="Times New Roman"/>
          <w:snapToGrid w:val="0"/>
          <w:szCs w:val="20"/>
        </w:rPr>
        <w:t>CPF Account Number:</w:t>
      </w:r>
      <w:r w:rsidRPr="004076E5">
        <w:rPr>
          <w:rFonts w:ascii="Times New Roman" w:hAnsi="Times New Roman" w:cs="Times New Roman"/>
          <w:snapToGrid w:val="0"/>
          <w:szCs w:val="20"/>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p>
    <w:p w14:paraId="60B64E82" w14:textId="77777777" w:rsidR="00010215" w:rsidRDefault="00010215" w:rsidP="00010215">
      <w:pPr>
        <w:spacing w:after="0" w:line="240" w:lineRule="auto"/>
        <w:divId w:val="2116439976"/>
        <w:rPr>
          <w:rFonts w:ascii="Times New Roman" w:hAnsi="Times New Roman" w:cs="Times New Roman"/>
          <w:snapToGrid w:val="0"/>
          <w:szCs w:val="20"/>
          <w:u w:val="single"/>
        </w:rPr>
      </w:pPr>
    </w:p>
    <w:p w14:paraId="4CEEADB0" w14:textId="77777777" w:rsidR="005A22FC" w:rsidRPr="004076E5" w:rsidRDefault="005A22FC" w:rsidP="00010215">
      <w:pPr>
        <w:spacing w:after="0" w:line="240" w:lineRule="auto"/>
        <w:divId w:val="2116439976"/>
        <w:rPr>
          <w:rFonts w:ascii="Times New Roman" w:hAnsi="Times New Roman" w:cs="Times New Roman"/>
          <w:snapToGrid w:val="0"/>
          <w:szCs w:val="20"/>
          <w:u w:val="single"/>
        </w:rPr>
      </w:pPr>
    </w:p>
    <w:tbl>
      <w:tblPr>
        <w:tblW w:w="8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170"/>
        <w:gridCol w:w="4780"/>
        <w:gridCol w:w="2700"/>
      </w:tblGrid>
      <w:tr w:rsidR="00010215" w:rsidRPr="004076E5" w14:paraId="0AEDD208" w14:textId="77777777" w:rsidTr="00010215">
        <w:trPr>
          <w:divId w:val="2116439976"/>
          <w:trHeight w:val="750"/>
        </w:trPr>
        <w:tc>
          <w:tcPr>
            <w:tcW w:w="1268" w:type="dxa"/>
            <w:gridSpan w:val="2"/>
            <w:tcBorders>
              <w:right w:val="nil"/>
            </w:tcBorders>
          </w:tcPr>
          <w:p w14:paraId="7B8A1851"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1</w:t>
            </w:r>
          </w:p>
        </w:tc>
        <w:tc>
          <w:tcPr>
            <w:tcW w:w="7480" w:type="dxa"/>
            <w:gridSpan w:val="2"/>
            <w:tcBorders>
              <w:left w:val="nil"/>
              <w:bottom w:val="single" w:sz="4" w:space="0" w:color="auto"/>
            </w:tcBorders>
          </w:tcPr>
          <w:p w14:paraId="7BD3E464"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Were CPF funds used for the purchase of the flat or for financing the purchase of the flat or for the payment of approved upgrading works carried out by HDB? If yes, what is the principal sum utilised and accrued interest on the principal sum utilised?</w:t>
            </w:r>
          </w:p>
        </w:tc>
      </w:tr>
      <w:tr w:rsidR="00010215" w:rsidRPr="004076E5" w14:paraId="13B7F469" w14:textId="77777777" w:rsidTr="00010215">
        <w:trPr>
          <w:divId w:val="2116439976"/>
          <w:cantSplit/>
          <w:trHeight w:val="732"/>
        </w:trPr>
        <w:tc>
          <w:tcPr>
            <w:tcW w:w="1098" w:type="dxa"/>
            <w:tcBorders>
              <w:bottom w:val="nil"/>
              <w:right w:val="nil"/>
            </w:tcBorders>
          </w:tcPr>
          <w:p w14:paraId="609F4091" w14:textId="77777777" w:rsidR="00010215" w:rsidRPr="004076E5" w:rsidRDefault="003C39EA" w:rsidP="005A22FC">
            <w:pPr>
              <w:spacing w:after="0" w:line="240" w:lineRule="auto"/>
              <w:rPr>
                <w:rFonts w:ascii="Times New Roman" w:hAnsi="Times New Roman" w:cs="Times New Roman"/>
                <w:szCs w:val="20"/>
                <w:lang w:eastAsia="zh-CN"/>
              </w:rPr>
            </w:pPr>
            <w:r>
              <w:rPr>
                <w:noProof/>
              </w:rPr>
              <mc:AlternateContent>
                <mc:Choice Requires="wps">
                  <w:drawing>
                    <wp:anchor distT="0" distB="0" distL="114300" distR="114300" simplePos="0" relativeHeight="251676160" behindDoc="0" locked="0" layoutInCell="0" allowOverlap="1" wp14:anchorId="42B80888" wp14:editId="292C299E">
                      <wp:simplePos x="0" y="0"/>
                      <wp:positionH relativeFrom="column">
                        <wp:posOffset>3840480</wp:posOffset>
                      </wp:positionH>
                      <wp:positionV relativeFrom="paragraph">
                        <wp:posOffset>35560</wp:posOffset>
                      </wp:positionV>
                      <wp:extent cx="247650" cy="238125"/>
                      <wp:effectExtent l="0" t="0" r="19050" b="28575"/>
                      <wp:wrapNone/>
                      <wp:docPr id="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38ED6" id="Rectangle 6" o:spid="_x0000_s1026" style="position:absolute;margin-left:302.4pt;margin-top:2.8pt;width:19.5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YQs9VR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587CD55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48113C34"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583F695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2BB41431" w14:textId="77777777" w:rsidTr="00010215">
        <w:trPr>
          <w:divId w:val="2116439976"/>
          <w:cantSplit/>
        </w:trPr>
        <w:tc>
          <w:tcPr>
            <w:tcW w:w="1098" w:type="dxa"/>
            <w:tcBorders>
              <w:top w:val="nil"/>
              <w:bottom w:val="single" w:sz="6" w:space="0" w:color="auto"/>
              <w:right w:val="nil"/>
            </w:tcBorders>
          </w:tcPr>
          <w:p w14:paraId="13282B87"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7184" behindDoc="0" locked="0" layoutInCell="0" allowOverlap="1" wp14:anchorId="1E454E91" wp14:editId="63E3E50B">
                      <wp:simplePos x="0" y="0"/>
                      <wp:positionH relativeFrom="column">
                        <wp:posOffset>3840480</wp:posOffset>
                      </wp:positionH>
                      <wp:positionV relativeFrom="paragraph">
                        <wp:posOffset>18415</wp:posOffset>
                      </wp:positionV>
                      <wp:extent cx="247650" cy="238125"/>
                      <wp:effectExtent l="0" t="0" r="19050" b="28575"/>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2B035" id="Rectangle 5" o:spid="_x0000_s1026" style="position:absolute;margin-left:302.4pt;margin-top:1.45pt;width:19.5pt;height:1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" o:allowincell="f"/>
                  </w:pict>
                </mc:Fallback>
              </mc:AlternateContent>
            </w:r>
          </w:p>
        </w:tc>
        <w:tc>
          <w:tcPr>
            <w:tcW w:w="4950" w:type="dxa"/>
            <w:gridSpan w:val="2"/>
            <w:tcBorders>
              <w:top w:val="nil"/>
              <w:left w:val="nil"/>
              <w:bottom w:val="single" w:sz="4" w:space="0" w:color="auto"/>
              <w:right w:val="nil"/>
            </w:tcBorders>
          </w:tcPr>
          <w:p w14:paraId="071A832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1F274AD6"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416EC6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1BDAB37" w14:textId="77777777" w:rsidR="00010215" w:rsidRPr="004076E5" w:rsidRDefault="00010215" w:rsidP="005A22FC">
            <w:pPr>
              <w:spacing w:after="0" w:line="240" w:lineRule="auto"/>
              <w:rPr>
                <w:rFonts w:ascii="Times New Roman" w:hAnsi="Times New Roman" w:cs="Times New Roman"/>
                <w:szCs w:val="20"/>
                <w:lang w:eastAsia="zh-CN"/>
              </w:rPr>
            </w:pPr>
          </w:p>
          <w:p w14:paraId="745E425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Principal sum utilised</w:t>
            </w:r>
            <w:r w:rsidRPr="004076E5">
              <w:rPr>
                <w:rFonts w:ascii="Times New Roman" w:hAnsi="Times New Roman" w:cs="Times New Roman"/>
                <w:szCs w:val="20"/>
                <w:lang w:eastAsia="zh-CN"/>
              </w:rPr>
              <w:tab/>
            </w:r>
          </w:p>
          <w:p w14:paraId="5F24940B"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szCs w:val="20"/>
                <w:lang w:eastAsia="zh-CN"/>
              </w:rPr>
              <w:t>Accrued interest on the principal sum utilised</w:t>
            </w:r>
            <w:r w:rsidRPr="004076E5">
              <w:rPr>
                <w:rFonts w:ascii="Times New Roman" w:hAnsi="Times New Roman" w:cs="Times New Roman"/>
                <w:szCs w:val="20"/>
                <w:lang w:eastAsia="zh-CN"/>
              </w:rPr>
              <w:tab/>
            </w:r>
          </w:p>
        </w:tc>
        <w:tc>
          <w:tcPr>
            <w:tcW w:w="2700" w:type="dxa"/>
            <w:tcBorders>
              <w:top w:val="nil"/>
              <w:left w:val="nil"/>
              <w:bottom w:val="single" w:sz="4" w:space="0" w:color="auto"/>
            </w:tcBorders>
          </w:tcPr>
          <w:p w14:paraId="195054EC" w14:textId="77777777" w:rsidR="00010215" w:rsidRPr="004076E5" w:rsidRDefault="00010215" w:rsidP="005A22FC">
            <w:pPr>
              <w:spacing w:after="0" w:line="240" w:lineRule="auto"/>
              <w:rPr>
                <w:rFonts w:ascii="Times New Roman" w:hAnsi="Times New Roman" w:cs="Times New Roman"/>
                <w:i/>
                <w:szCs w:val="20"/>
                <w:lang w:eastAsia="zh-CN"/>
              </w:rPr>
            </w:pPr>
          </w:p>
          <w:p w14:paraId="39D69CEE"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94F1CF7" w14:textId="77777777" w:rsidR="00010215" w:rsidRPr="004076E5" w:rsidRDefault="00010215" w:rsidP="005A22FC">
            <w:pPr>
              <w:spacing w:after="0" w:line="240" w:lineRule="auto"/>
              <w:rPr>
                <w:rFonts w:ascii="Times New Roman" w:hAnsi="Times New Roman" w:cs="Times New Roman"/>
                <w:szCs w:val="20"/>
                <w:lang w:eastAsia="zh-CN"/>
              </w:rPr>
            </w:pPr>
          </w:p>
          <w:p w14:paraId="6B172D02"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i/>
                <w:szCs w:val="20"/>
                <w:u w:val="single"/>
                <w:lang w:eastAsia="zh-CN"/>
              </w:rPr>
              <w:t>Amount</w:t>
            </w:r>
          </w:p>
          <w:p w14:paraId="73269A89"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2B0380DE"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40738B4E"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68C59F49" w14:textId="77777777" w:rsidTr="00010215">
        <w:trPr>
          <w:divId w:val="2116439976"/>
        </w:trPr>
        <w:tc>
          <w:tcPr>
            <w:tcW w:w="1098" w:type="dxa"/>
            <w:tcBorders>
              <w:bottom w:val="single" w:sz="4" w:space="0" w:color="auto"/>
              <w:right w:val="nil"/>
            </w:tcBorders>
          </w:tcPr>
          <w:p w14:paraId="3677620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2</w:t>
            </w:r>
          </w:p>
        </w:tc>
        <w:tc>
          <w:tcPr>
            <w:tcW w:w="7650" w:type="dxa"/>
            <w:gridSpan w:val="3"/>
            <w:tcBorders>
              <w:left w:val="nil"/>
            </w:tcBorders>
          </w:tcPr>
          <w:p w14:paraId="1CF7C823"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 xml:space="preserve">Did the CPF member pledge the flat </w:t>
            </w:r>
            <w:r>
              <w:rPr>
                <w:rFonts w:ascii="Times New Roman" w:hAnsi="Times New Roman" w:cs="Times New Roman"/>
                <w:b/>
                <w:szCs w:val="20"/>
                <w:lang w:eastAsia="zh-CN"/>
              </w:rPr>
              <w:t>to secure withdrawal of any monies from</w:t>
            </w:r>
            <w:r w:rsidRPr="004076E5">
              <w:rPr>
                <w:rFonts w:ascii="Times New Roman" w:hAnsi="Times New Roman" w:cs="Times New Roman"/>
                <w:b/>
                <w:szCs w:val="20"/>
                <w:lang w:eastAsia="zh-CN"/>
              </w:rPr>
              <w:t xml:space="preserve"> his/her CPF Retirement Account? If yes, what is the </w:t>
            </w:r>
            <w:r>
              <w:rPr>
                <w:rFonts w:ascii="Times New Roman" w:hAnsi="Times New Roman" w:cs="Times New Roman"/>
                <w:b/>
                <w:szCs w:val="20"/>
                <w:lang w:eastAsia="zh-CN"/>
              </w:rPr>
              <w:t xml:space="preserve">amount </w:t>
            </w:r>
            <w:r w:rsidRPr="004076E5">
              <w:rPr>
                <w:rFonts w:ascii="Times New Roman" w:hAnsi="Times New Roman" w:cs="Times New Roman"/>
                <w:b/>
                <w:szCs w:val="20"/>
                <w:lang w:eastAsia="zh-CN"/>
              </w:rPr>
              <w:t xml:space="preserve">pledged? </w:t>
            </w:r>
          </w:p>
        </w:tc>
      </w:tr>
      <w:tr w:rsidR="00010215" w:rsidRPr="004076E5" w14:paraId="74B74237" w14:textId="77777777" w:rsidTr="00010215">
        <w:trPr>
          <w:divId w:val="2116439976"/>
          <w:cantSplit/>
          <w:trHeight w:val="732"/>
        </w:trPr>
        <w:tc>
          <w:tcPr>
            <w:tcW w:w="1098" w:type="dxa"/>
            <w:tcBorders>
              <w:top w:val="single" w:sz="4" w:space="0" w:color="auto"/>
              <w:bottom w:val="nil"/>
              <w:right w:val="nil"/>
            </w:tcBorders>
          </w:tcPr>
          <w:p w14:paraId="007C92AF" w14:textId="77777777" w:rsidR="00010215" w:rsidRPr="004076E5" w:rsidRDefault="003C39EA" w:rsidP="005A22FC">
            <w:pPr>
              <w:spacing w:after="0" w:line="240" w:lineRule="auto"/>
              <w:rPr>
                <w:rFonts w:ascii="Times New Roman" w:hAnsi="Times New Roman" w:cs="Times New Roman"/>
                <w:szCs w:val="20"/>
                <w:lang w:eastAsia="zh-CN"/>
              </w:rPr>
            </w:pPr>
            <w:r>
              <w:rPr>
                <w:noProof/>
              </w:rPr>
              <mc:AlternateContent>
                <mc:Choice Requires="wps">
                  <w:drawing>
                    <wp:anchor distT="0" distB="0" distL="114300" distR="114300" simplePos="0" relativeHeight="251672064" behindDoc="0" locked="0" layoutInCell="0" allowOverlap="1" wp14:anchorId="38D6C511" wp14:editId="2252F080">
                      <wp:simplePos x="0" y="0"/>
                      <wp:positionH relativeFrom="column">
                        <wp:posOffset>3840480</wp:posOffset>
                      </wp:positionH>
                      <wp:positionV relativeFrom="paragraph">
                        <wp:posOffset>35560</wp:posOffset>
                      </wp:positionV>
                      <wp:extent cx="247650" cy="238125"/>
                      <wp:effectExtent l="0" t="0" r="19050" b="28575"/>
                      <wp:wrapNone/>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52825" id="Rectangle 4" o:spid="_x0000_s1026" style="position:absolute;margin-left:302.4pt;margin-top:2.8pt;width:19.5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s7rkEx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4613EAE9"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0527D45A"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640A284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1B751BEE" w14:textId="77777777" w:rsidTr="00010215">
        <w:trPr>
          <w:divId w:val="2116439976"/>
          <w:cantSplit/>
        </w:trPr>
        <w:tc>
          <w:tcPr>
            <w:tcW w:w="1098" w:type="dxa"/>
            <w:tcBorders>
              <w:top w:val="nil"/>
              <w:bottom w:val="single" w:sz="4" w:space="0" w:color="auto"/>
              <w:right w:val="nil"/>
            </w:tcBorders>
          </w:tcPr>
          <w:p w14:paraId="35743ACE"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3088" behindDoc="0" locked="0" layoutInCell="0" allowOverlap="1" wp14:anchorId="62E11160" wp14:editId="6F647686">
                      <wp:simplePos x="0" y="0"/>
                      <wp:positionH relativeFrom="column">
                        <wp:posOffset>3840480</wp:posOffset>
                      </wp:positionH>
                      <wp:positionV relativeFrom="paragraph">
                        <wp:posOffset>18415</wp:posOffset>
                      </wp:positionV>
                      <wp:extent cx="247650" cy="238125"/>
                      <wp:effectExtent l="0" t="0" r="19050" b="28575"/>
                      <wp:wrapNone/>
                      <wp:docPr id="4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EEBA7" id="Rectangle 3" o:spid="_x0000_s1026" style="position:absolute;margin-left:302.4pt;margin-top:1.45pt;width:19.5pt;height:18.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" o:allowincell="f"/>
                  </w:pict>
                </mc:Fallback>
              </mc:AlternateContent>
            </w:r>
          </w:p>
        </w:tc>
        <w:tc>
          <w:tcPr>
            <w:tcW w:w="4950" w:type="dxa"/>
            <w:gridSpan w:val="2"/>
            <w:tcBorders>
              <w:top w:val="nil"/>
              <w:left w:val="nil"/>
              <w:bottom w:val="single" w:sz="4" w:space="0" w:color="auto"/>
              <w:right w:val="nil"/>
            </w:tcBorders>
          </w:tcPr>
          <w:p w14:paraId="4700D05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054696B2"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000FD767"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7AC728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56550FB" w14:textId="77777777" w:rsidR="00010215" w:rsidRPr="004076E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Principal amount pledged</w:t>
            </w:r>
            <w:r w:rsidRPr="004076E5">
              <w:rPr>
                <w:rFonts w:ascii="Times New Roman" w:hAnsi="Times New Roman" w:cs="Times New Roman"/>
                <w:szCs w:val="20"/>
                <w:lang w:eastAsia="zh-CN"/>
              </w:rPr>
              <w:tab/>
            </w:r>
          </w:p>
          <w:p w14:paraId="5AE08DC4" w14:textId="77777777" w:rsidR="00010215" w:rsidRDefault="00010215" w:rsidP="005A22FC">
            <w:pPr>
              <w:spacing w:after="0" w:line="240" w:lineRule="auto"/>
              <w:rPr>
                <w:rFonts w:ascii="Times New Roman" w:hAnsi="Times New Roman" w:cs="Times New Roman"/>
                <w:szCs w:val="20"/>
                <w:lang w:eastAsia="zh-CN"/>
              </w:rPr>
            </w:pPr>
          </w:p>
          <w:p w14:paraId="73AB7736" w14:textId="77777777" w:rsidR="00010215" w:rsidRDefault="00010215" w:rsidP="005A22FC">
            <w:pPr>
              <w:spacing w:after="0" w:line="240" w:lineRule="auto"/>
              <w:rPr>
                <w:rFonts w:ascii="Times New Roman" w:hAnsi="Times New Roman" w:cs="Times New Roman"/>
                <w:szCs w:val="20"/>
                <w:lang w:eastAsia="zh-CN"/>
              </w:rPr>
            </w:pPr>
          </w:p>
          <w:p w14:paraId="140938BF" w14:textId="77777777" w:rsidR="00010215" w:rsidRPr="00B06E50" w:rsidRDefault="00010215" w:rsidP="005A22FC">
            <w:pPr>
              <w:spacing w:after="0" w:line="240" w:lineRule="auto"/>
              <w:rPr>
                <w:rFonts w:ascii="Times New Roman" w:hAnsi="Times New Roman" w:cs="Times New Roman"/>
                <w:i/>
                <w:szCs w:val="20"/>
                <w:lang w:eastAsia="zh-CN"/>
              </w:rPr>
            </w:pPr>
            <w:r>
              <w:rPr>
                <w:rFonts w:ascii="Times New Roman" w:hAnsi="Times New Roman" w:cs="Times New Roman"/>
                <w:i/>
                <w:szCs w:val="20"/>
                <w:lang w:eastAsia="zh-CN"/>
              </w:rPr>
              <w:t>[</w:t>
            </w:r>
            <w:r w:rsidRPr="00B06E50">
              <w:rPr>
                <w:rFonts w:ascii="Times New Roman" w:hAnsi="Times New Roman" w:cs="Times New Roman"/>
                <w:b/>
                <w:i/>
                <w:szCs w:val="20"/>
                <w:lang w:eastAsia="zh-CN"/>
              </w:rPr>
              <w:t>Applicable for CPF members who turned age 55 before 1</w:t>
            </w:r>
            <w:r>
              <w:rPr>
                <w:rFonts w:ascii="Times New Roman" w:hAnsi="Times New Roman" w:cs="Times New Roman"/>
                <w:b/>
                <w:i/>
                <w:szCs w:val="20"/>
                <w:lang w:eastAsia="zh-CN"/>
              </w:rPr>
              <w:t xml:space="preserve"> </w:t>
            </w:r>
            <w:r w:rsidRPr="00B06E50">
              <w:rPr>
                <w:rFonts w:ascii="Times New Roman" w:hAnsi="Times New Roman" w:cs="Times New Roman"/>
                <w:b/>
                <w:i/>
                <w:szCs w:val="20"/>
                <w:lang w:eastAsia="zh-CN"/>
              </w:rPr>
              <w:t>July 1995</w:t>
            </w:r>
            <w:r>
              <w:rPr>
                <w:rFonts w:ascii="Times New Roman" w:hAnsi="Times New Roman" w:cs="Times New Roman"/>
                <w:i/>
                <w:szCs w:val="20"/>
                <w:lang w:eastAsia="zh-CN"/>
              </w:rPr>
              <w:t xml:space="preserve">]: </w:t>
            </w:r>
          </w:p>
          <w:p w14:paraId="40D2C10B" w14:textId="77777777" w:rsidR="00010215" w:rsidRPr="00B06E50" w:rsidRDefault="00010215" w:rsidP="005A22FC">
            <w:pPr>
              <w:spacing w:after="0" w:line="240" w:lineRule="auto"/>
              <w:rPr>
                <w:rFonts w:ascii="Times New Roman" w:hAnsi="Times New Roman" w:cs="Times New Roman"/>
                <w:b/>
                <w:i/>
                <w:szCs w:val="20"/>
                <w:u w:val="single"/>
                <w:lang w:eastAsia="zh-CN"/>
              </w:rPr>
            </w:pPr>
            <w:r>
              <w:rPr>
                <w:rFonts w:ascii="Times New Roman" w:hAnsi="Times New Roman" w:cs="Times New Roman"/>
                <w:szCs w:val="20"/>
                <w:lang w:eastAsia="zh-CN"/>
              </w:rPr>
              <w:t>Accrued interest on the principal amount pledged:</w:t>
            </w:r>
            <w:r w:rsidDel="000444A4">
              <w:rPr>
                <w:rFonts w:ascii="Times New Roman" w:hAnsi="Times New Roman" w:cs="Times New Roman"/>
                <w:szCs w:val="20"/>
                <w:lang w:eastAsia="zh-CN"/>
              </w:rPr>
              <w:t xml:space="preserve"> </w:t>
            </w:r>
          </w:p>
        </w:tc>
        <w:tc>
          <w:tcPr>
            <w:tcW w:w="2700" w:type="dxa"/>
            <w:tcBorders>
              <w:top w:val="nil"/>
              <w:left w:val="nil"/>
              <w:bottom w:val="single" w:sz="4" w:space="0" w:color="auto"/>
            </w:tcBorders>
          </w:tcPr>
          <w:p w14:paraId="70448BAD" w14:textId="77777777" w:rsidR="00010215" w:rsidRPr="004076E5" w:rsidRDefault="00010215" w:rsidP="005A22FC">
            <w:pPr>
              <w:spacing w:after="0" w:line="240" w:lineRule="auto"/>
              <w:rPr>
                <w:rFonts w:ascii="Times New Roman" w:hAnsi="Times New Roman" w:cs="Times New Roman"/>
                <w:i/>
                <w:szCs w:val="20"/>
                <w:lang w:eastAsia="zh-CN"/>
              </w:rPr>
            </w:pPr>
          </w:p>
          <w:p w14:paraId="10AF4D08"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302AF603"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B2C9D37"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r>
              <w:rPr>
                <w:rFonts w:ascii="Times New Roman" w:hAnsi="Times New Roman" w:cs="Times New Roman"/>
                <w:i/>
                <w:szCs w:val="20"/>
                <w:u w:val="single"/>
                <w:lang w:eastAsia="zh-CN"/>
              </w:rPr>
              <w:t xml:space="preserve"> </w:t>
            </w:r>
          </w:p>
          <w:p w14:paraId="799835CC"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lang w:eastAsia="zh-CN"/>
              </w:rPr>
              <w:tab/>
            </w:r>
          </w:p>
          <w:p w14:paraId="5F54C5D3" w14:textId="77777777" w:rsidR="00010215" w:rsidRDefault="00010215" w:rsidP="005A22FC">
            <w:pPr>
              <w:spacing w:after="0" w:line="240" w:lineRule="auto"/>
              <w:rPr>
                <w:rFonts w:ascii="Times New Roman" w:hAnsi="Times New Roman" w:cs="Times New Roman"/>
                <w:szCs w:val="20"/>
                <w:lang w:eastAsia="zh-CN"/>
              </w:rPr>
            </w:pPr>
          </w:p>
          <w:p w14:paraId="52360D16" w14:textId="77777777" w:rsidR="00010215" w:rsidRDefault="00010215" w:rsidP="005A22FC">
            <w:pPr>
              <w:spacing w:after="0" w:line="240" w:lineRule="auto"/>
              <w:rPr>
                <w:rFonts w:ascii="Times New Roman" w:hAnsi="Times New Roman" w:cs="Times New Roman"/>
                <w:szCs w:val="20"/>
                <w:lang w:eastAsia="zh-CN"/>
              </w:rPr>
            </w:pPr>
          </w:p>
          <w:p w14:paraId="7EA0F23C" w14:textId="77777777" w:rsidR="00010215" w:rsidRDefault="00010215" w:rsidP="005A22FC">
            <w:pPr>
              <w:spacing w:after="0" w:line="240" w:lineRule="auto"/>
              <w:rPr>
                <w:rFonts w:ascii="Times New Roman" w:hAnsi="Times New Roman" w:cs="Times New Roman"/>
                <w:szCs w:val="20"/>
                <w:lang w:eastAsia="zh-CN"/>
              </w:rPr>
            </w:pPr>
          </w:p>
          <w:p w14:paraId="7F79E18D" w14:textId="77777777" w:rsidR="00010215" w:rsidRDefault="00010215" w:rsidP="005A22FC">
            <w:pPr>
              <w:spacing w:after="0" w:line="240" w:lineRule="auto"/>
              <w:rPr>
                <w:rFonts w:ascii="Times New Roman" w:hAnsi="Times New Roman" w:cs="Times New Roman"/>
                <w:szCs w:val="20"/>
                <w:lang w:eastAsia="zh-CN"/>
              </w:rPr>
            </w:pPr>
          </w:p>
          <w:p w14:paraId="01CEE4DF" w14:textId="77777777" w:rsidR="0001021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____________</w:t>
            </w:r>
          </w:p>
          <w:p w14:paraId="792F0238"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5600A3B6" w14:textId="77777777" w:rsidTr="00010215">
        <w:trPr>
          <w:divId w:val="2116439976"/>
          <w:cantSplit/>
        </w:trPr>
        <w:tc>
          <w:tcPr>
            <w:tcW w:w="1098" w:type="dxa"/>
            <w:tcBorders>
              <w:top w:val="single" w:sz="4" w:space="0" w:color="auto"/>
              <w:bottom w:val="single" w:sz="4" w:space="0" w:color="auto"/>
              <w:right w:val="nil"/>
            </w:tcBorders>
          </w:tcPr>
          <w:p w14:paraId="76BD2E2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3</w:t>
            </w:r>
          </w:p>
        </w:tc>
        <w:tc>
          <w:tcPr>
            <w:tcW w:w="7650" w:type="dxa"/>
            <w:gridSpan w:val="3"/>
            <w:tcBorders>
              <w:top w:val="single" w:sz="4" w:space="0" w:color="auto"/>
              <w:left w:val="nil"/>
              <w:bottom w:val="single" w:sz="4" w:space="0" w:color="auto"/>
            </w:tcBorders>
          </w:tcPr>
          <w:p w14:paraId="529FC2CA" w14:textId="77777777" w:rsidR="00010215" w:rsidRPr="004076E5" w:rsidRDefault="00010215" w:rsidP="007B496E">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noProof/>
                <w:szCs w:val="20"/>
                <w:lang w:val="en-US" w:eastAsia="zh-CN"/>
              </w:rPr>
              <w:t xml:space="preserve">Upon transfer, sale or otherwise disposal of the flat, is there any </w:t>
            </w:r>
            <w:r w:rsidR="007B496E">
              <w:rPr>
                <w:rFonts w:ascii="Times New Roman" w:hAnsi="Times New Roman" w:cs="Times New Roman"/>
                <w:b/>
                <w:noProof/>
                <w:szCs w:val="20"/>
                <w:lang w:val="en-US" w:eastAsia="zh-CN"/>
              </w:rPr>
              <w:t xml:space="preserve">portion of the refunds </w:t>
            </w:r>
            <w:r>
              <w:rPr>
                <w:rFonts w:ascii="Times New Roman" w:hAnsi="Times New Roman" w:cs="Times New Roman"/>
                <w:b/>
                <w:noProof/>
                <w:szCs w:val="20"/>
                <w:lang w:val="en-US" w:eastAsia="zh-CN"/>
              </w:rPr>
              <w:t>that</w:t>
            </w:r>
            <w:r w:rsidR="007B496E">
              <w:rPr>
                <w:rFonts w:ascii="Times New Roman" w:hAnsi="Times New Roman" w:cs="Times New Roman"/>
                <w:b/>
                <w:noProof/>
                <w:szCs w:val="20"/>
                <w:lang w:val="en-US" w:eastAsia="zh-CN"/>
              </w:rPr>
              <w:t xml:space="preserve"> has to be transferred from </w:t>
            </w:r>
            <w:r>
              <w:rPr>
                <w:rFonts w:ascii="Times New Roman" w:hAnsi="Times New Roman" w:cs="Times New Roman"/>
                <w:b/>
                <w:noProof/>
                <w:szCs w:val="20"/>
                <w:lang w:val="en-US" w:eastAsia="zh-CN"/>
              </w:rPr>
              <w:t>the CPF member</w:t>
            </w:r>
            <w:r w:rsidR="007B496E">
              <w:rPr>
                <w:rFonts w:ascii="Times New Roman" w:hAnsi="Times New Roman" w:cs="Times New Roman"/>
                <w:b/>
                <w:noProof/>
                <w:szCs w:val="20"/>
                <w:lang w:val="en-US" w:eastAsia="zh-CN"/>
              </w:rPr>
              <w:t>’s</w:t>
            </w:r>
            <w:r>
              <w:rPr>
                <w:rFonts w:ascii="Times New Roman" w:hAnsi="Times New Roman" w:cs="Times New Roman"/>
                <w:b/>
                <w:noProof/>
                <w:szCs w:val="20"/>
                <w:lang w:val="en-US" w:eastAsia="zh-CN"/>
              </w:rPr>
              <w:t xml:space="preserve"> </w:t>
            </w:r>
            <w:r w:rsidR="007B496E">
              <w:rPr>
                <w:rFonts w:ascii="Times New Roman" w:hAnsi="Times New Roman" w:cs="Times New Roman"/>
                <w:b/>
                <w:noProof/>
                <w:szCs w:val="20"/>
                <w:lang w:val="en-US" w:eastAsia="zh-CN"/>
              </w:rPr>
              <w:t>Ordinary and/or Special Account(s)</w:t>
            </w:r>
            <w:r>
              <w:rPr>
                <w:rFonts w:ascii="Times New Roman" w:hAnsi="Times New Roman" w:cs="Times New Roman"/>
                <w:b/>
                <w:noProof/>
                <w:szCs w:val="20"/>
                <w:lang w:val="en-US" w:eastAsia="zh-CN"/>
              </w:rPr>
              <w:t xml:space="preserve"> to his/her Retirement Account in order to meet the required </w:t>
            </w:r>
            <w:r w:rsidRPr="00C76156">
              <w:rPr>
                <w:rFonts w:ascii="Times New Roman" w:hAnsi="Times New Roman" w:cs="Times New Roman"/>
                <w:b/>
                <w:noProof/>
                <w:szCs w:val="20"/>
                <w:lang w:val="en-US" w:eastAsia="zh-CN"/>
              </w:rPr>
              <w:t>Retirement Sum? If yes, what is the amount required to be set aside or topped up in the CPF member’s Retirement Account to meet the Retirement Sum?</w:t>
            </w:r>
          </w:p>
        </w:tc>
      </w:tr>
      <w:tr w:rsidR="00010215" w:rsidRPr="004076E5" w14:paraId="500FFCC3" w14:textId="77777777" w:rsidTr="00010215">
        <w:trPr>
          <w:divId w:val="2116439976"/>
          <w:cantSplit/>
          <w:trHeight w:val="764"/>
        </w:trPr>
        <w:tc>
          <w:tcPr>
            <w:tcW w:w="1098" w:type="dxa"/>
            <w:tcBorders>
              <w:top w:val="single" w:sz="4" w:space="0" w:color="auto"/>
              <w:bottom w:val="nil"/>
              <w:right w:val="nil"/>
            </w:tcBorders>
          </w:tcPr>
          <w:p w14:paraId="71955F45"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4112" behindDoc="0" locked="0" layoutInCell="0" allowOverlap="1" wp14:anchorId="7C23ED09" wp14:editId="094963F0">
                      <wp:simplePos x="0" y="0"/>
                      <wp:positionH relativeFrom="column">
                        <wp:posOffset>3840480</wp:posOffset>
                      </wp:positionH>
                      <wp:positionV relativeFrom="paragraph">
                        <wp:posOffset>93345</wp:posOffset>
                      </wp:positionV>
                      <wp:extent cx="247650" cy="238125"/>
                      <wp:effectExtent l="0" t="0" r="19050" b="28575"/>
                      <wp:wrapNone/>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8CB01" id="Rectangle 2" o:spid="_x0000_s1026" style="position:absolute;margin-left:302.4pt;margin-top:7.35pt;width:19.5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MVojtgeAgAAPAQAAA4AAAAAAAAAAAAAAAAALgIAAGRycy9lMm9Eb2MueG1sUEsB&#10;Ai0AFAAGAAgAAAAhAP4DVEHeAAAACQEAAA8AAAAAAAAAAAAAAAAAeAQAAGRycy9kb3ducmV2Lnht&#10;bFBLBQYAAAAABAAEAPMAAACDBQ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top w:val="single" w:sz="4" w:space="0" w:color="auto"/>
              <w:left w:val="nil"/>
              <w:bottom w:val="nil"/>
              <w:right w:val="nil"/>
            </w:tcBorders>
          </w:tcPr>
          <w:p w14:paraId="0A74D85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c>
          <w:tcPr>
            <w:tcW w:w="2700" w:type="dxa"/>
            <w:tcBorders>
              <w:top w:val="nil"/>
              <w:left w:val="nil"/>
              <w:bottom w:val="nil"/>
              <w:right w:val="single" w:sz="4" w:space="0" w:color="auto"/>
            </w:tcBorders>
          </w:tcPr>
          <w:p w14:paraId="3F9B9E2D" w14:textId="77777777" w:rsidR="00010215" w:rsidRPr="004076E5" w:rsidRDefault="00010215" w:rsidP="005A22FC">
            <w:pPr>
              <w:spacing w:after="0" w:line="240" w:lineRule="auto"/>
              <w:rPr>
                <w:rFonts w:ascii="Times New Roman" w:hAnsi="Times New Roman" w:cs="Times New Roman"/>
                <w:noProof/>
                <w:szCs w:val="20"/>
                <w:lang w:val="en-US" w:eastAsia="zh-CN"/>
              </w:rPr>
            </w:pPr>
          </w:p>
        </w:tc>
      </w:tr>
      <w:tr w:rsidR="00010215" w:rsidRPr="004076E5" w14:paraId="352A8169" w14:textId="77777777" w:rsidTr="00DD35C5">
        <w:trPr>
          <w:divId w:val="2116439976"/>
          <w:cantSplit/>
          <w:trHeight w:val="1980"/>
        </w:trPr>
        <w:tc>
          <w:tcPr>
            <w:tcW w:w="1098" w:type="dxa"/>
            <w:tcBorders>
              <w:top w:val="nil"/>
              <w:bottom w:val="single" w:sz="4" w:space="0" w:color="auto"/>
              <w:right w:val="nil"/>
            </w:tcBorders>
          </w:tcPr>
          <w:p w14:paraId="1060AB92"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5136" behindDoc="0" locked="0" layoutInCell="0" allowOverlap="1" wp14:anchorId="5F8BB6CB" wp14:editId="0DF063F7">
                      <wp:simplePos x="0" y="0"/>
                      <wp:positionH relativeFrom="column">
                        <wp:posOffset>3840480</wp:posOffset>
                      </wp:positionH>
                      <wp:positionV relativeFrom="paragraph">
                        <wp:posOffset>59055</wp:posOffset>
                      </wp:positionV>
                      <wp:extent cx="247650" cy="238125"/>
                      <wp:effectExtent l="0" t="0" r="19050" b="28575"/>
                      <wp:wrapNone/>
                      <wp:docPr id="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8E24" id="Rectangle 1" o:spid="_x0000_s1026" style="position:absolute;margin-left:302.4pt;margin-top:4.65pt;width:19.5pt;height:18.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4BO70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67A2B4A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7F8BEAF"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CB827E0" w14:textId="77777777" w:rsidR="00010215" w:rsidRPr="004076E5" w:rsidRDefault="00010215" w:rsidP="007B496E">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xml:space="preserve">Amount required to be </w:t>
            </w:r>
            <w:r w:rsidR="007B496E">
              <w:rPr>
                <w:rFonts w:ascii="Times New Roman" w:hAnsi="Times New Roman" w:cs="Times New Roman"/>
                <w:szCs w:val="20"/>
                <w:lang w:eastAsia="zh-CN"/>
              </w:rPr>
              <w:t>transferred to</w:t>
            </w:r>
            <w:r>
              <w:rPr>
                <w:rFonts w:ascii="Times New Roman" w:hAnsi="Times New Roman" w:cs="Times New Roman"/>
                <w:szCs w:val="20"/>
                <w:lang w:eastAsia="zh-CN"/>
              </w:rPr>
              <w:t xml:space="preserve"> the CPF member’s Retirement Account</w:t>
            </w:r>
          </w:p>
        </w:tc>
        <w:tc>
          <w:tcPr>
            <w:tcW w:w="2700" w:type="dxa"/>
            <w:tcBorders>
              <w:top w:val="nil"/>
              <w:left w:val="nil"/>
              <w:bottom w:val="single" w:sz="4" w:space="0" w:color="auto"/>
              <w:right w:val="single" w:sz="4" w:space="0" w:color="auto"/>
            </w:tcBorders>
          </w:tcPr>
          <w:p w14:paraId="4FDE9038" w14:textId="77777777" w:rsidR="00010215" w:rsidRPr="004076E5" w:rsidRDefault="00010215" w:rsidP="005A22FC">
            <w:pPr>
              <w:spacing w:after="0" w:line="240" w:lineRule="auto"/>
              <w:rPr>
                <w:rFonts w:ascii="Times New Roman" w:hAnsi="Times New Roman" w:cs="Times New Roman"/>
                <w:noProof/>
                <w:szCs w:val="20"/>
                <w:lang w:val="en-US" w:eastAsia="zh-CN"/>
              </w:rPr>
            </w:pPr>
          </w:p>
          <w:p w14:paraId="284F9800"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108701CF"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265D1274"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5B99C514"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r w:rsidR="00DD35C5" w:rsidRPr="004076E5" w14:paraId="7EEB6F7F" w14:textId="77777777" w:rsidTr="00C808CA">
        <w:trPr>
          <w:divId w:val="2116439976"/>
          <w:cantSplit/>
          <w:trHeight w:val="1980"/>
        </w:trPr>
        <w:tc>
          <w:tcPr>
            <w:tcW w:w="1098" w:type="dxa"/>
            <w:tcBorders>
              <w:top w:val="single" w:sz="4" w:space="0" w:color="auto"/>
              <w:bottom w:val="nil"/>
              <w:right w:val="nil"/>
            </w:tcBorders>
          </w:tcPr>
          <w:p w14:paraId="3AB35743" w14:textId="77777777" w:rsidR="00DD35C5" w:rsidRDefault="00DD35C5" w:rsidP="005A22FC">
            <w:pPr>
              <w:spacing w:after="0" w:line="240" w:lineRule="auto"/>
              <w:rPr>
                <w:noProof/>
                <w:lang w:eastAsia="zh-CN"/>
              </w:rPr>
            </w:pPr>
            <w:r>
              <w:rPr>
                <w:rFonts w:ascii="Times New Roman" w:hAnsi="Times New Roman" w:cs="Times New Roman"/>
                <w:b/>
                <w:szCs w:val="20"/>
                <w:lang w:eastAsia="zh-CN"/>
              </w:rPr>
              <w:t>Query 4</w:t>
            </w:r>
          </w:p>
        </w:tc>
        <w:tc>
          <w:tcPr>
            <w:tcW w:w="7650" w:type="dxa"/>
            <w:gridSpan w:val="3"/>
            <w:tcBorders>
              <w:top w:val="single" w:sz="4" w:space="0" w:color="auto"/>
              <w:left w:val="nil"/>
              <w:bottom w:val="nil"/>
              <w:right w:val="single" w:sz="4" w:space="0" w:color="auto"/>
            </w:tcBorders>
          </w:tcPr>
          <w:p w14:paraId="0D276F13" w14:textId="77777777" w:rsidR="00DD35C5" w:rsidRDefault="00DD35C5" w:rsidP="00DD35C5">
            <w:pPr>
              <w:spacing w:after="0" w:line="240" w:lineRule="auto"/>
              <w:jc w:val="both"/>
              <w:rPr>
                <w:rFonts w:ascii="Times New Roman" w:hAnsi="Times New Roman" w:cs="Times New Roman"/>
                <w:b/>
                <w:szCs w:val="20"/>
                <w:lang w:eastAsia="zh-CN"/>
              </w:rPr>
            </w:pPr>
            <w:r w:rsidRPr="00DD35C5">
              <w:rPr>
                <w:rFonts w:ascii="Times New Roman" w:hAnsi="Times New Roman" w:cs="Times New Roman"/>
                <w:b/>
                <w:szCs w:val="20"/>
                <w:lang w:eastAsia="zh-CN"/>
              </w:rPr>
              <w:t>Certain CPF members (i.e. those who have received certain housing grants designated by HDB) will have a portion of the refunds credited to their Retirement Account and/or Special Account and Medisave Account directly (“Grant Members”)</w:t>
            </w:r>
          </w:p>
          <w:p w14:paraId="3CDCD530" w14:textId="77777777" w:rsidR="00DD35C5" w:rsidRPr="00DD35C5" w:rsidRDefault="00DD35C5" w:rsidP="00DD35C5">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szCs w:val="20"/>
                <w:lang w:eastAsia="zh-CN"/>
              </w:rPr>
              <w:t>Is the CPF member a Grant Member? If yes, what is the amount that the CPF member is required to set aside or top-up in his/her Retirement Account and Medisave Account?</w:t>
            </w:r>
          </w:p>
        </w:tc>
      </w:tr>
      <w:tr w:rsidR="00DD35C5" w:rsidRPr="004076E5" w14:paraId="5DB72993" w14:textId="77777777" w:rsidTr="00C808CA">
        <w:trPr>
          <w:divId w:val="2116439976"/>
          <w:cantSplit/>
          <w:trHeight w:val="1980"/>
        </w:trPr>
        <w:tc>
          <w:tcPr>
            <w:tcW w:w="1098" w:type="dxa"/>
            <w:tcBorders>
              <w:top w:val="single" w:sz="4" w:space="0" w:color="auto"/>
              <w:bottom w:val="nil"/>
              <w:right w:val="nil"/>
            </w:tcBorders>
          </w:tcPr>
          <w:p w14:paraId="29214BE8" w14:textId="77777777" w:rsidR="00DD35C5" w:rsidRPr="004076E5" w:rsidRDefault="00DD35C5" w:rsidP="00DD35C5">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9232" behindDoc="0" locked="0" layoutInCell="0" allowOverlap="1" wp14:anchorId="5A37A284" wp14:editId="23628D1A">
                      <wp:simplePos x="0" y="0"/>
                      <wp:positionH relativeFrom="column">
                        <wp:posOffset>3840480</wp:posOffset>
                      </wp:positionH>
                      <wp:positionV relativeFrom="paragraph">
                        <wp:posOffset>93345</wp:posOffset>
                      </wp:positionV>
                      <wp:extent cx="247650" cy="238125"/>
                      <wp:effectExtent l="0" t="0" r="19050" b="28575"/>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B0B30" id="Rectangle 2" o:spid="_x0000_s1026" style="position:absolute;margin-left:302.4pt;margin-top:7.35pt;width:19.5pt;height:1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FpCYSIeAgAAPAQAAA4AAAAAAAAAAAAAAAAALgIAAGRycy9lMm9Eb2MueG1sUEsB&#10;Ai0AFAAGAAgAAAAhAP4DVEHeAAAACQEAAA8AAAAAAAAAAAAAAAAAeAQAAGRycy9kb3ducmV2Lnht&#10;bFBLBQYAAAAABAAEAPMAAACDBQAAAAA=&#10;" o:allowincell="f"/>
                  </w:pict>
                </mc:Fallback>
              </mc:AlternateContent>
            </w:r>
            <w:r w:rsidRPr="004076E5">
              <w:rPr>
                <w:rFonts w:ascii="Times New Roman" w:hAnsi="Times New Roman" w:cs="Times New Roman"/>
                <w:szCs w:val="20"/>
                <w:lang w:eastAsia="zh-CN"/>
              </w:rPr>
              <w:t>Answer:</w:t>
            </w:r>
          </w:p>
        </w:tc>
        <w:tc>
          <w:tcPr>
            <w:tcW w:w="7650" w:type="dxa"/>
            <w:gridSpan w:val="3"/>
            <w:tcBorders>
              <w:top w:val="single" w:sz="4" w:space="0" w:color="auto"/>
              <w:left w:val="nil"/>
              <w:bottom w:val="nil"/>
              <w:right w:val="single" w:sz="4" w:space="0" w:color="auto"/>
            </w:tcBorders>
          </w:tcPr>
          <w:p w14:paraId="7D69C4FD"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r>
      <w:tr w:rsidR="00DD35C5" w:rsidRPr="004076E5" w14:paraId="4CF3DB10" w14:textId="77777777" w:rsidTr="00010215">
        <w:trPr>
          <w:divId w:val="2116439976"/>
          <w:cantSplit/>
          <w:trHeight w:val="1980"/>
        </w:trPr>
        <w:tc>
          <w:tcPr>
            <w:tcW w:w="1098" w:type="dxa"/>
            <w:tcBorders>
              <w:top w:val="nil"/>
              <w:bottom w:val="single" w:sz="4" w:space="0" w:color="auto"/>
              <w:right w:val="nil"/>
            </w:tcBorders>
          </w:tcPr>
          <w:p w14:paraId="56C2DC6B" w14:textId="77777777" w:rsidR="00DD35C5" w:rsidRPr="004076E5" w:rsidRDefault="00DD35C5" w:rsidP="00DD35C5">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80256" behindDoc="0" locked="0" layoutInCell="0" allowOverlap="1" wp14:anchorId="16CBEE8C" wp14:editId="288B2B01">
                      <wp:simplePos x="0" y="0"/>
                      <wp:positionH relativeFrom="column">
                        <wp:posOffset>3840480</wp:posOffset>
                      </wp:positionH>
                      <wp:positionV relativeFrom="paragraph">
                        <wp:posOffset>59055</wp:posOffset>
                      </wp:positionV>
                      <wp:extent cx="247650" cy="238125"/>
                      <wp:effectExtent l="0" t="0" r="19050" b="28575"/>
                      <wp:wrapNone/>
                      <wp:docPr id="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DA6B5" id="Rectangle 1" o:spid="_x0000_s1026" style="position:absolute;margin-left:302.4pt;margin-top:4.65pt;width:19.5pt;height:1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S0zsU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0C8EE3EB"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0CA6930" w14:textId="77777777" w:rsidR="00DD35C5" w:rsidRDefault="00DD35C5" w:rsidP="00DD35C5">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03246D4"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3D41E8A"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Retirement Account (up to the Retirement Sum applicable to the CPF member, and any excess amount will be credited to the CPF member’s Special Account)</w:t>
            </w:r>
          </w:p>
          <w:p w14:paraId="6BA460B5" w14:textId="77777777" w:rsidR="00DD35C5" w:rsidRDefault="00DD35C5" w:rsidP="00DD35C5">
            <w:pPr>
              <w:spacing w:after="0" w:line="240" w:lineRule="auto"/>
              <w:jc w:val="both"/>
              <w:rPr>
                <w:rFonts w:ascii="Times New Roman" w:hAnsi="Times New Roman" w:cs="Times New Roman"/>
                <w:szCs w:val="20"/>
                <w:lang w:eastAsia="zh-CN"/>
              </w:rPr>
            </w:pPr>
          </w:p>
          <w:p w14:paraId="1C1EF206"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Medisave Account</w:t>
            </w:r>
          </w:p>
          <w:p w14:paraId="6A3783CE" w14:textId="77777777" w:rsidR="00DD35C5" w:rsidRPr="004076E5" w:rsidRDefault="00DD35C5" w:rsidP="00DD35C5">
            <w:pPr>
              <w:spacing w:after="0" w:line="240" w:lineRule="auto"/>
              <w:rPr>
                <w:rFonts w:ascii="Times New Roman" w:hAnsi="Times New Roman" w:cs="Times New Roman"/>
                <w:szCs w:val="20"/>
                <w:lang w:eastAsia="zh-CN"/>
              </w:rPr>
            </w:pPr>
          </w:p>
        </w:tc>
        <w:tc>
          <w:tcPr>
            <w:tcW w:w="2700" w:type="dxa"/>
            <w:tcBorders>
              <w:top w:val="nil"/>
              <w:left w:val="nil"/>
              <w:bottom w:val="single" w:sz="4" w:space="0" w:color="auto"/>
              <w:right w:val="single" w:sz="4" w:space="0" w:color="auto"/>
            </w:tcBorders>
          </w:tcPr>
          <w:p w14:paraId="6EC85571" w14:textId="77777777" w:rsidR="00DD35C5" w:rsidRPr="004076E5" w:rsidRDefault="00DD35C5" w:rsidP="00DD35C5">
            <w:pPr>
              <w:spacing w:after="0" w:line="240" w:lineRule="auto"/>
              <w:rPr>
                <w:rFonts w:ascii="Times New Roman" w:hAnsi="Times New Roman" w:cs="Times New Roman"/>
                <w:noProof/>
                <w:szCs w:val="20"/>
                <w:lang w:val="en-US" w:eastAsia="zh-CN"/>
              </w:rPr>
            </w:pPr>
          </w:p>
          <w:p w14:paraId="1682C790"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22EAE5D" w14:textId="77777777" w:rsidR="00DD35C5" w:rsidRDefault="00DD35C5" w:rsidP="00DD35C5">
            <w:pPr>
              <w:spacing w:after="0" w:line="240" w:lineRule="auto"/>
              <w:rPr>
                <w:rFonts w:ascii="Times New Roman" w:hAnsi="Times New Roman" w:cs="Times New Roman"/>
                <w:i/>
                <w:szCs w:val="20"/>
                <w:u w:val="single"/>
                <w:lang w:eastAsia="zh-CN"/>
              </w:rPr>
            </w:pPr>
          </w:p>
          <w:p w14:paraId="43E3F176" w14:textId="77777777" w:rsidR="00DD35C5" w:rsidRPr="004076E5" w:rsidRDefault="00DD35C5" w:rsidP="00DD35C5">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1AB3273E" w14:textId="77777777" w:rsidR="00DD35C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65F53429" w14:textId="77777777" w:rsidR="00DD35C5" w:rsidRDefault="00DD35C5" w:rsidP="00DD35C5">
            <w:pPr>
              <w:spacing w:after="0" w:line="240" w:lineRule="auto"/>
              <w:rPr>
                <w:rFonts w:ascii="Times New Roman" w:hAnsi="Times New Roman" w:cs="Times New Roman"/>
                <w:szCs w:val="20"/>
                <w:u w:val="single"/>
                <w:lang w:eastAsia="zh-CN"/>
              </w:rPr>
            </w:pPr>
          </w:p>
          <w:p w14:paraId="0ADF0368" w14:textId="77777777" w:rsidR="00DD35C5" w:rsidRDefault="00DD35C5" w:rsidP="00DD35C5">
            <w:pPr>
              <w:spacing w:after="0" w:line="240" w:lineRule="auto"/>
              <w:rPr>
                <w:rFonts w:ascii="Times New Roman" w:hAnsi="Times New Roman" w:cs="Times New Roman"/>
                <w:szCs w:val="20"/>
                <w:u w:val="single"/>
                <w:lang w:eastAsia="zh-CN"/>
              </w:rPr>
            </w:pPr>
          </w:p>
          <w:p w14:paraId="28925F96" w14:textId="77777777" w:rsidR="00DD35C5" w:rsidRDefault="00DD35C5" w:rsidP="00DD35C5">
            <w:pPr>
              <w:spacing w:after="0" w:line="240" w:lineRule="auto"/>
              <w:rPr>
                <w:rFonts w:ascii="Times New Roman" w:hAnsi="Times New Roman" w:cs="Times New Roman"/>
                <w:szCs w:val="20"/>
                <w:u w:val="single"/>
                <w:lang w:eastAsia="zh-CN"/>
              </w:rPr>
            </w:pPr>
          </w:p>
          <w:p w14:paraId="1269B6D1" w14:textId="77777777" w:rsidR="00DD35C5" w:rsidRDefault="00DD35C5" w:rsidP="00DD35C5">
            <w:pPr>
              <w:spacing w:after="0" w:line="240" w:lineRule="auto"/>
              <w:rPr>
                <w:rFonts w:ascii="Times New Roman" w:hAnsi="Times New Roman" w:cs="Times New Roman"/>
                <w:szCs w:val="20"/>
                <w:u w:val="single"/>
                <w:lang w:eastAsia="zh-CN"/>
              </w:rPr>
            </w:pPr>
          </w:p>
          <w:p w14:paraId="7C9721AD" w14:textId="77777777" w:rsidR="00DD35C5" w:rsidRPr="004076E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bl>
    <w:p w14:paraId="4227E056" w14:textId="77777777" w:rsidR="00010215" w:rsidRPr="004076E5" w:rsidRDefault="00010215" w:rsidP="00010215">
      <w:pPr>
        <w:spacing w:after="0" w:line="240" w:lineRule="auto"/>
        <w:divId w:val="2116439976"/>
        <w:rPr>
          <w:rFonts w:ascii="Times New Roman" w:hAnsi="Times New Roman" w:cs="Times New Roman"/>
          <w:sz w:val="20"/>
          <w:szCs w:val="20"/>
        </w:rPr>
      </w:pPr>
    </w:p>
    <w:p w14:paraId="0ED60FD2" w14:textId="77777777" w:rsidR="00010215" w:rsidRPr="004076E5" w:rsidRDefault="00010215" w:rsidP="00010215">
      <w:pPr>
        <w:tabs>
          <w:tab w:val="center" w:pos="3793"/>
        </w:tabs>
        <w:suppressAutoHyphens/>
        <w:spacing w:after="0" w:line="240" w:lineRule="auto"/>
        <w:jc w:val="both"/>
        <w:divId w:val="2116439976"/>
        <w:rPr>
          <w:rFonts w:ascii="Times New Roman" w:hAnsi="Times New Roman" w:cs="Times New Roman"/>
          <w:szCs w:val="20"/>
          <w:lang w:eastAsia="zh-C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748"/>
      </w:tblGrid>
      <w:tr w:rsidR="00010215" w:rsidRPr="004076E5" w14:paraId="655E0C41" w14:textId="77777777" w:rsidTr="00010215">
        <w:trPr>
          <w:divId w:val="2116439976"/>
          <w:cantSplit/>
        </w:trPr>
        <w:tc>
          <w:tcPr>
            <w:tcW w:w="8748" w:type="dxa"/>
          </w:tcPr>
          <w:p w14:paraId="4529B731" w14:textId="77777777" w:rsidR="00010215" w:rsidRPr="004076E5" w:rsidRDefault="00010215" w:rsidP="005A22FC">
            <w:p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vertAlign w:val="superscript"/>
                <w:lang w:eastAsia="zh-CN"/>
              </w:rPr>
              <w:sym w:font="Symbol" w:char="F0C4"/>
            </w:r>
            <w:r w:rsidRPr="004076E5">
              <w:rPr>
                <w:rFonts w:ascii="Times New Roman" w:hAnsi="Times New Roman" w:cs="Times New Roman"/>
                <w:sz w:val="20"/>
                <w:szCs w:val="20"/>
                <w:lang w:eastAsia="zh-CN"/>
              </w:rPr>
              <w:t xml:space="preserve">Notes: </w:t>
            </w:r>
          </w:p>
          <w:p w14:paraId="6C65ACB6"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Generally, when a CPF member transfers, </w:t>
            </w:r>
            <w:proofErr w:type="gramStart"/>
            <w:r>
              <w:rPr>
                <w:rFonts w:ascii="Times New Roman" w:hAnsi="Times New Roman" w:cs="Times New Roman"/>
                <w:sz w:val="20"/>
                <w:szCs w:val="20"/>
                <w:lang w:eastAsia="zh-CN"/>
              </w:rPr>
              <w:t>sells</w:t>
            </w:r>
            <w:proofErr w:type="gramEnd"/>
            <w:r>
              <w:rPr>
                <w:rFonts w:ascii="Times New Roman" w:hAnsi="Times New Roman" w:cs="Times New Roman"/>
                <w:sz w:val="20"/>
                <w:szCs w:val="20"/>
                <w:lang w:eastAsia="zh-CN"/>
              </w:rPr>
              <w:t xml:space="preserve"> or otherwise disposes of his/her flat bought using CPF savings, he/she is required to refund the principal sum utilised and the accrued interest on the principal sum utilised. </w:t>
            </w:r>
          </w:p>
          <w:p w14:paraId="139FC120"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If the CPF member has pledged the flat to withdraw his/her CPF Retirement </w:t>
            </w:r>
            <w:r w:rsidRPr="00DB19A3">
              <w:rPr>
                <w:rFonts w:ascii="Times New Roman" w:hAnsi="Times New Roman" w:cs="Times New Roman"/>
                <w:sz w:val="20"/>
                <w:szCs w:val="20"/>
                <w:lang w:eastAsia="zh-CN"/>
              </w:rPr>
              <w:t xml:space="preserve">Account savings in cash, he/she will also need to refund the pledged </w:t>
            </w:r>
            <w:r w:rsidRPr="00C76156">
              <w:rPr>
                <w:rFonts w:ascii="Times New Roman" w:hAnsi="Times New Roman" w:cs="Times New Roman"/>
                <w:sz w:val="20"/>
                <w:szCs w:val="20"/>
                <w:lang w:eastAsia="zh-CN"/>
              </w:rPr>
              <w:t xml:space="preserve">amount withdrawn and interest if applicable. </w:t>
            </w:r>
          </w:p>
          <w:p w14:paraId="72C0979A" w14:textId="77777777" w:rsidR="00010215"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76156">
              <w:rPr>
                <w:rFonts w:ascii="Times New Roman" w:hAnsi="Times New Roman" w:cs="Times New Roman"/>
                <w:sz w:val="20"/>
                <w:szCs w:val="20"/>
                <w:lang w:eastAsia="zh-CN"/>
              </w:rPr>
              <w:t>The refunds will be first used to top up the CPF member’s Retirement Account up to the Retirement Sum he/she needs to set aside.  Any remaining balance will then be paid to the CPF member</w:t>
            </w:r>
            <w:r>
              <w:rPr>
                <w:rFonts w:ascii="Times New Roman" w:hAnsi="Times New Roman" w:cs="Times New Roman"/>
                <w:sz w:val="20"/>
                <w:szCs w:val="20"/>
                <w:lang w:eastAsia="zh-CN"/>
              </w:rPr>
              <w:t>.</w:t>
            </w:r>
          </w:p>
          <w:p w14:paraId="6184EAE0" w14:textId="77777777" w:rsidR="00DD35C5" w:rsidRPr="00DD35C5" w:rsidRDefault="00DD35C5" w:rsidP="006172E9">
            <w:pPr>
              <w:numPr>
                <w:ilvl w:val="0"/>
                <w:numId w:val="45"/>
              </w:numPr>
              <w:spacing w:after="0" w:line="240" w:lineRule="auto"/>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Members who received certain types of housing grants may need to refund part of their housing</w:t>
            </w:r>
            <w:r>
              <w:rPr>
                <w:rFonts w:ascii="Times New Roman" w:hAnsi="Times New Roman" w:cs="Times New Roman"/>
                <w:sz w:val="20"/>
                <w:szCs w:val="20"/>
                <w:lang w:eastAsia="zh-CN"/>
              </w:rPr>
              <w:t xml:space="preserve"> </w:t>
            </w:r>
            <w:r w:rsidRPr="00DD35C5">
              <w:rPr>
                <w:rFonts w:ascii="Times New Roman" w:hAnsi="Times New Roman" w:cs="Times New Roman"/>
                <w:sz w:val="20"/>
                <w:szCs w:val="20"/>
                <w:lang w:eastAsia="zh-CN"/>
              </w:rPr>
              <w:t>refund into their Retirement Accounts and/or Special Accounts and Medisave Accounts. The remaining part of the housing refund will be credited into their Ordinary and/or Special Accounts</w:t>
            </w:r>
          </w:p>
          <w:p w14:paraId="43337E00" w14:textId="77777777" w:rsidR="00DD35C5" w:rsidRDefault="00DD35C5" w:rsidP="00DD35C5">
            <w:pPr>
              <w:spacing w:before="0" w:after="0" w:line="240" w:lineRule="auto"/>
              <w:ind w:left="720"/>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in proportion to the amount withdrawn from those accounts.</w:t>
            </w:r>
          </w:p>
          <w:p w14:paraId="29758BAF" w14:textId="77777777" w:rsidR="00010215" w:rsidRPr="0050747D"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54D02">
              <w:rPr>
                <w:rFonts w:ascii="Times New Roman" w:hAnsi="Times New Roman" w:cs="Times New Roman"/>
                <w:sz w:val="20"/>
                <w:szCs w:val="20"/>
                <w:lang w:eastAsia="zh-CN"/>
              </w:rPr>
              <w:t>On the refund requirements upon the sale of HDB flats, please refer to sections 15 and 21B of the Central Provident Fund Act (Cap. 36), the Central Provident Fund (New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31), Central Provident Fund (Revised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2), Central Provident Fund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16) and the relevant regulations of the Central Provident Fund (Approved Housing Schemes)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13).</w:t>
            </w:r>
          </w:p>
          <w:p w14:paraId="1D7C8F92"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lang w:eastAsia="zh-CN"/>
              </w:rPr>
              <w:t>Please obtain fresh statements from the CPF Board on the amount to be refunded into the CPF member’s CPF account when the date of sale/transfer/assignment/otherwise disposal of the flat has been finally determined.</w:t>
            </w:r>
            <w:r>
              <w:rPr>
                <w:rFonts w:ascii="Times New Roman" w:hAnsi="Times New Roman" w:cs="Times New Roman"/>
                <w:sz w:val="20"/>
                <w:szCs w:val="20"/>
                <w:lang w:eastAsia="zh-CN"/>
              </w:rPr>
              <w:t xml:space="preserve"> A CPF member may obtain his/her CPF statements by logging on at </w:t>
            </w:r>
            <w:hyperlink r:id="rId11" w:history="1">
              <w:r w:rsidRPr="0092477A">
                <w:rPr>
                  <w:rStyle w:val="Hyperlink"/>
                  <w:rFonts w:ascii="Times New Roman" w:hAnsi="Times New Roman" w:cs="Times New Roman"/>
                  <w:sz w:val="20"/>
                  <w:szCs w:val="20"/>
                  <w:lang w:eastAsia="zh-CN"/>
                </w:rPr>
                <w:t>www.cpf.gov.sg</w:t>
              </w:r>
            </w:hyperlink>
            <w:r>
              <w:rPr>
                <w:rFonts w:ascii="Times New Roman" w:hAnsi="Times New Roman" w:cs="Times New Roman"/>
                <w:sz w:val="20"/>
                <w:szCs w:val="20"/>
                <w:lang w:eastAsia="zh-CN"/>
              </w:rPr>
              <w:t xml:space="preserve"> using his/her </w:t>
            </w:r>
            <w:proofErr w:type="spellStart"/>
            <w:r>
              <w:rPr>
                <w:rFonts w:ascii="Times New Roman" w:hAnsi="Times New Roman" w:cs="Times New Roman"/>
                <w:sz w:val="20"/>
                <w:szCs w:val="20"/>
                <w:lang w:eastAsia="zh-CN"/>
              </w:rPr>
              <w:t>SingPass</w:t>
            </w:r>
            <w:proofErr w:type="spellEnd"/>
            <w:r>
              <w:rPr>
                <w:rFonts w:ascii="Times New Roman" w:hAnsi="Times New Roman" w:cs="Times New Roman"/>
                <w:sz w:val="20"/>
                <w:szCs w:val="20"/>
                <w:lang w:eastAsia="zh-CN"/>
              </w:rPr>
              <w:t>. Please note the information is correct as at the date it is viewed.</w:t>
            </w:r>
          </w:p>
          <w:p w14:paraId="4E9C8318" w14:textId="77777777" w:rsidR="00010215" w:rsidRPr="00C54D02" w:rsidRDefault="00010215" w:rsidP="005A22FC">
            <w:pPr>
              <w:spacing w:after="0" w:line="240" w:lineRule="auto"/>
              <w:ind w:left="720"/>
              <w:jc w:val="both"/>
              <w:rPr>
                <w:rFonts w:ascii="Times New Roman" w:hAnsi="Times New Roman" w:cs="Times New Roman"/>
                <w:sz w:val="20"/>
                <w:szCs w:val="20"/>
                <w:lang w:eastAsia="zh-CN"/>
              </w:rPr>
            </w:pPr>
          </w:p>
        </w:tc>
      </w:tr>
    </w:tbl>
    <w:p w14:paraId="6408FFF7" w14:textId="77777777" w:rsidR="0001021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p w14:paraId="48508537" w14:textId="77777777" w:rsidR="00010215" w:rsidRPr="004076E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tbl>
      <w:tblPr>
        <w:tblW w:w="0" w:type="auto"/>
        <w:tblLayout w:type="fixed"/>
        <w:tblLook w:val="0000" w:firstRow="0" w:lastRow="0" w:firstColumn="0" w:lastColumn="0" w:noHBand="0" w:noVBand="0"/>
      </w:tblPr>
      <w:tblGrid>
        <w:gridCol w:w="378"/>
        <w:gridCol w:w="8010"/>
        <w:gridCol w:w="236"/>
      </w:tblGrid>
      <w:tr w:rsidR="00010215" w:rsidRPr="004076E5" w14:paraId="33FC2CC6" w14:textId="77777777" w:rsidTr="00010215">
        <w:trPr>
          <w:divId w:val="2116439976"/>
        </w:trPr>
        <w:tc>
          <w:tcPr>
            <w:tcW w:w="378" w:type="dxa"/>
            <w:tcBorders>
              <w:top w:val="single" w:sz="6" w:space="0" w:color="auto"/>
              <w:left w:val="single" w:sz="6" w:space="0" w:color="auto"/>
            </w:tcBorders>
          </w:tcPr>
          <w:p w14:paraId="54136AB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07F0EEBB"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b/>
                <w:szCs w:val="20"/>
                <w:u w:val="single"/>
                <w:lang w:eastAsia="zh-CN"/>
              </w:rPr>
              <w:t>Other comments</w:t>
            </w:r>
          </w:p>
        </w:tc>
        <w:tc>
          <w:tcPr>
            <w:tcW w:w="236" w:type="dxa"/>
            <w:tcBorders>
              <w:top w:val="single" w:sz="6" w:space="0" w:color="auto"/>
              <w:right w:val="single" w:sz="6" w:space="0" w:color="auto"/>
            </w:tcBorders>
          </w:tcPr>
          <w:p w14:paraId="41033B0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6B5795" w14:textId="77777777" w:rsidTr="00010215">
        <w:trPr>
          <w:divId w:val="2116439976"/>
        </w:trPr>
        <w:tc>
          <w:tcPr>
            <w:tcW w:w="378" w:type="dxa"/>
            <w:tcBorders>
              <w:left w:val="single" w:sz="6" w:space="0" w:color="auto"/>
            </w:tcBorders>
          </w:tcPr>
          <w:p w14:paraId="6C4E685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1706C01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903A8B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F2983F2" w14:textId="77777777" w:rsidTr="00010215">
        <w:trPr>
          <w:divId w:val="2116439976"/>
        </w:trPr>
        <w:tc>
          <w:tcPr>
            <w:tcW w:w="378" w:type="dxa"/>
            <w:tcBorders>
              <w:left w:val="single" w:sz="6" w:space="0" w:color="auto"/>
            </w:tcBorders>
          </w:tcPr>
          <w:p w14:paraId="5D0BBB7B"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bottom w:val="single" w:sz="6" w:space="0" w:color="auto"/>
            </w:tcBorders>
          </w:tcPr>
          <w:p w14:paraId="26243B0C"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6F9FB4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0BE69B98" w14:textId="77777777" w:rsidTr="00010215">
        <w:trPr>
          <w:divId w:val="2116439976"/>
        </w:trPr>
        <w:tc>
          <w:tcPr>
            <w:tcW w:w="378" w:type="dxa"/>
            <w:tcBorders>
              <w:left w:val="single" w:sz="6" w:space="0" w:color="auto"/>
            </w:tcBorders>
          </w:tcPr>
          <w:p w14:paraId="06B7BAC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184177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3840CA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562F9A29" w14:textId="77777777" w:rsidTr="00010215">
        <w:trPr>
          <w:divId w:val="2116439976"/>
        </w:trPr>
        <w:tc>
          <w:tcPr>
            <w:tcW w:w="378" w:type="dxa"/>
            <w:tcBorders>
              <w:left w:val="single" w:sz="6" w:space="0" w:color="auto"/>
            </w:tcBorders>
          </w:tcPr>
          <w:p w14:paraId="28EBD4C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7A4EF031"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szCs w:val="20"/>
                <w:lang w:eastAsia="zh-CN"/>
              </w:rPr>
            </w:pPr>
          </w:p>
        </w:tc>
        <w:tc>
          <w:tcPr>
            <w:tcW w:w="236" w:type="dxa"/>
            <w:tcBorders>
              <w:right w:val="single" w:sz="6" w:space="0" w:color="auto"/>
            </w:tcBorders>
          </w:tcPr>
          <w:p w14:paraId="41618B7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3F3956F1" w14:textId="77777777" w:rsidTr="00010215">
        <w:trPr>
          <w:divId w:val="2116439976"/>
        </w:trPr>
        <w:tc>
          <w:tcPr>
            <w:tcW w:w="378" w:type="dxa"/>
            <w:tcBorders>
              <w:left w:val="single" w:sz="6" w:space="0" w:color="auto"/>
            </w:tcBorders>
          </w:tcPr>
          <w:p w14:paraId="7B39F97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bottom w:val="single" w:sz="6" w:space="0" w:color="auto"/>
            </w:tcBorders>
          </w:tcPr>
          <w:p w14:paraId="7A257ED6" w14:textId="77777777" w:rsidR="00010215" w:rsidRPr="004076E5" w:rsidRDefault="00010215" w:rsidP="005A22FC">
            <w:pPr>
              <w:numPr>
                <w:ilvl w:val="12"/>
                <w:numId w:val="0"/>
              </w:numPr>
              <w:spacing w:after="0" w:line="240" w:lineRule="auto"/>
              <w:rPr>
                <w:rFonts w:ascii="Times New Roman" w:hAnsi="Times New Roman" w:cs="Times New Roman"/>
                <w:b/>
                <w:szCs w:val="20"/>
                <w:lang w:eastAsia="zh-CN"/>
              </w:rPr>
            </w:pPr>
          </w:p>
        </w:tc>
        <w:tc>
          <w:tcPr>
            <w:tcW w:w="236" w:type="dxa"/>
            <w:tcBorders>
              <w:right w:val="single" w:sz="6" w:space="0" w:color="auto"/>
            </w:tcBorders>
          </w:tcPr>
          <w:p w14:paraId="0B7FC1C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E2C131B" w14:textId="77777777" w:rsidTr="00010215">
        <w:trPr>
          <w:divId w:val="2116439976"/>
        </w:trPr>
        <w:tc>
          <w:tcPr>
            <w:tcW w:w="378" w:type="dxa"/>
            <w:tcBorders>
              <w:left w:val="single" w:sz="6" w:space="0" w:color="auto"/>
            </w:tcBorders>
          </w:tcPr>
          <w:p w14:paraId="15C9341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62E13132"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429443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673A902" w14:textId="77777777" w:rsidTr="00010215">
        <w:trPr>
          <w:divId w:val="2116439976"/>
        </w:trPr>
        <w:tc>
          <w:tcPr>
            <w:tcW w:w="378" w:type="dxa"/>
            <w:tcBorders>
              <w:left w:val="single" w:sz="6" w:space="0" w:color="auto"/>
            </w:tcBorders>
          </w:tcPr>
          <w:p w14:paraId="2BE5D42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2B08411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6B7062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771CDB2" w14:textId="77777777" w:rsidTr="00010215">
        <w:trPr>
          <w:divId w:val="2116439976"/>
        </w:trPr>
        <w:tc>
          <w:tcPr>
            <w:tcW w:w="378" w:type="dxa"/>
            <w:tcBorders>
              <w:left w:val="single" w:sz="6" w:space="0" w:color="auto"/>
            </w:tcBorders>
          </w:tcPr>
          <w:p w14:paraId="7E279D6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0CE2C9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1090A0B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3547EE" w14:textId="77777777" w:rsidTr="00010215">
        <w:trPr>
          <w:divId w:val="2116439976"/>
          <w:cantSplit/>
        </w:trPr>
        <w:tc>
          <w:tcPr>
            <w:tcW w:w="378" w:type="dxa"/>
            <w:tcBorders>
              <w:left w:val="single" w:sz="6" w:space="0" w:color="auto"/>
              <w:bottom w:val="single" w:sz="6" w:space="0" w:color="auto"/>
            </w:tcBorders>
          </w:tcPr>
          <w:p w14:paraId="03ECD0E7"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c>
          <w:tcPr>
            <w:tcW w:w="8010" w:type="dxa"/>
            <w:tcBorders>
              <w:bottom w:val="single" w:sz="6" w:space="0" w:color="auto"/>
            </w:tcBorders>
          </w:tcPr>
          <w:p w14:paraId="2F16D9FA"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_____________________________</w:t>
            </w:r>
          </w:p>
          <w:p w14:paraId="1AB51E2B"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and designation of CPF Board officer</w:t>
            </w:r>
          </w:p>
          <w:p w14:paraId="31532300"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5D72867F"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0D9EABA1"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1B2AEBC6" w14:textId="77777777" w:rsidR="00010215" w:rsidRPr="004076E5" w:rsidRDefault="00010215" w:rsidP="005A22FC">
            <w:pPr>
              <w:numPr>
                <w:ilvl w:val="12"/>
                <w:numId w:val="0"/>
              </w:numPr>
              <w:tabs>
                <w:tab w:val="left" w:pos="4122"/>
              </w:tabs>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w:t>
            </w:r>
            <w:r w:rsidRPr="004076E5">
              <w:rPr>
                <w:rFonts w:ascii="Times New Roman" w:hAnsi="Times New Roman" w:cs="Times New Roman"/>
                <w:sz w:val="20"/>
                <w:szCs w:val="20"/>
                <w:lang w:eastAsia="zh-CN"/>
              </w:rPr>
              <w:tab/>
              <w:t>___________________________</w:t>
            </w:r>
          </w:p>
          <w:p w14:paraId="58A3CBD1" w14:textId="77777777" w:rsidR="00010215" w:rsidRPr="004076E5" w:rsidRDefault="00010215" w:rsidP="005A22FC">
            <w:pPr>
              <w:numPr>
                <w:ilvl w:val="12"/>
                <w:numId w:val="0"/>
              </w:numPr>
              <w:tabs>
                <w:tab w:val="left" w:pos="522"/>
                <w:tab w:val="left" w:pos="4122"/>
              </w:tabs>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b/>
              <w:t>Date</w:t>
            </w:r>
            <w:r w:rsidRPr="004076E5">
              <w:rPr>
                <w:rFonts w:ascii="Times New Roman" w:hAnsi="Times New Roman" w:cs="Times New Roman"/>
                <w:szCs w:val="20"/>
                <w:lang w:eastAsia="zh-CN"/>
              </w:rPr>
              <w:tab/>
              <w:t>Signature of CPF Board officer</w:t>
            </w:r>
          </w:p>
          <w:p w14:paraId="1ECEF64E"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p>
        </w:tc>
        <w:tc>
          <w:tcPr>
            <w:tcW w:w="236" w:type="dxa"/>
            <w:tcBorders>
              <w:bottom w:val="single" w:sz="6" w:space="0" w:color="auto"/>
              <w:right w:val="single" w:sz="6" w:space="0" w:color="auto"/>
            </w:tcBorders>
          </w:tcPr>
          <w:p w14:paraId="04CBDEF6"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r>
    </w:tbl>
    <w:p w14:paraId="431530A8" w14:textId="77777777" w:rsidR="00267633" w:rsidRDefault="00267633"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EF8638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A0F7C0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F16CD2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C9F1A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64806B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436175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A29FFF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84D190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0C5A57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968A49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E7FD63A"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94A5BF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4B60377"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5AFE10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75943A8"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68543A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180F2F2"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AF51E3A" w14:textId="77777777" w:rsidR="00DD35C5" w:rsidRPr="00267633"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95A210"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F77178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6CF70F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F2D670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4BD76E2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22AAE2B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0C8073C"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4CA353A"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C68E742"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F7CAC1D"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CE3A5E9"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460992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8E0989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3B4B3C9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05F3A6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04F5B73"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F743E2B"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1981C6F9"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2BAFFA6"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AEE37D3" w14:textId="77777777" w:rsidR="00DD35C5" w:rsidRDefault="00DD35C5" w:rsidP="00DD35C5">
      <w:pPr>
        <w:spacing w:before="0" w:after="0" w:line="240" w:lineRule="auto"/>
        <w:jc w:val="center"/>
        <w:divId w:val="2116439976"/>
        <w:rPr>
          <w:rFonts w:ascii="Times New Roman" w:hAnsi="Times New Roman" w:cs="Times New Roman"/>
          <w:color w:val="000000"/>
          <w:sz w:val="22"/>
          <w:szCs w:val="22"/>
          <w:lang w:val="en-US" w:eastAsia="zh-CN"/>
        </w:rPr>
      </w:pPr>
      <w:r w:rsidRPr="00267633">
        <w:rPr>
          <w:rFonts w:ascii="Times New Roman" w:hAnsi="Times New Roman"/>
          <w:bCs/>
          <w:iCs/>
          <w:spacing w:val="-3"/>
          <w:szCs w:val="28"/>
          <w:lang w:val="en-GB" w:eastAsia="zh-CN"/>
        </w:rPr>
        <w:t>FORM 198</w:t>
      </w:r>
    </w:p>
    <w:p w14:paraId="1FE0A68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861026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0CA4F059"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2EA54725"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FIRST STATUS CONFERENCE NOTICE TO PLAINTIFF</w:t>
      </w:r>
    </w:p>
    <w:p w14:paraId="15A734D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A363F0"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793DD8BB"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54B08960"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93031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09E958D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801729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95DFD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72B87A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A49A3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61B65E5"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420F30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F1868E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1. </w:t>
      </w:r>
      <w:r w:rsidRPr="00267633">
        <w:rPr>
          <w:rFonts w:ascii="Times New Roman" w:hAnsi="Times New Roman" w:cs="Times New Roman"/>
          <w:color w:val="000000"/>
          <w:lang w:val="en-US" w:eastAsia="zh-CN"/>
        </w:rPr>
        <w:tab/>
        <w:t xml:space="preserve">You are directed to set down the above case for hearing by </w:t>
      </w:r>
      <w:r w:rsidRPr="00267633">
        <w:rPr>
          <w:rFonts w:ascii="Times New Roman" w:hAnsi="Times New Roman" w:cs="Times New Roman"/>
          <w:i/>
          <w:color w:val="000000"/>
          <w:lang w:val="en-US" w:eastAsia="zh-CN"/>
        </w:rPr>
        <w:t xml:space="preserve">[date] </w:t>
      </w:r>
      <w:r w:rsidRPr="00267633">
        <w:rPr>
          <w:rFonts w:ascii="Times New Roman" w:hAnsi="Times New Roman" w:cs="Times New Roman"/>
          <w:color w:val="000000"/>
          <w:lang w:val="en-US" w:eastAsia="zh-CN"/>
        </w:rPr>
        <w:t>if pleadings are closed</w:t>
      </w:r>
      <w:r w:rsidRPr="00267633">
        <w:rPr>
          <w:rFonts w:ascii="Times New Roman" w:hAnsi="Times New Roman" w:cs="Times New Roman"/>
          <w:color w:val="000000"/>
          <w:sz w:val="20"/>
          <w:vertAlign w:val="superscript"/>
          <w:lang w:val="en-US" w:eastAsia="zh-CN"/>
        </w:rPr>
        <w:footnoteReference w:id="2"/>
      </w:r>
      <w:r w:rsidRPr="00267633">
        <w:rPr>
          <w:rFonts w:ascii="Times New Roman" w:hAnsi="Times New Roman" w:cs="Times New Roman"/>
          <w:color w:val="000000"/>
          <w:lang w:val="en-US" w:eastAsia="zh-CN"/>
        </w:rPr>
        <w:t xml:space="preserve"> by then.   </w:t>
      </w:r>
    </w:p>
    <w:p w14:paraId="267C3397"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5D3F60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t xml:space="preserve">If pleadings are not likely to be closed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you must inform the Court of the status of the case within 7 days of this Registrar’s Notice. Please use the standard status form as prescribed in Form 199 of the Family Justice Courts Practice Directions.  </w:t>
      </w:r>
    </w:p>
    <w:p w14:paraId="2F916F8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796FC4A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FD9747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455117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2E8B796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7BCBA8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roofErr w:type="gramStart"/>
      <w:r w:rsidRPr="00267633">
        <w:rPr>
          <w:rFonts w:ascii="Times New Roman" w:hAnsi="Times New Roman" w:cs="Times New Roman"/>
          <w:color w:val="000000"/>
          <w:lang w:val="en-US" w:eastAsia="zh-CN"/>
        </w:rPr>
        <w:t xml:space="preserve">cc  </w:t>
      </w:r>
      <w:r w:rsidRPr="00267633">
        <w:rPr>
          <w:rFonts w:ascii="Times New Roman" w:hAnsi="Times New Roman" w:cs="Times New Roman"/>
          <w:color w:val="000000"/>
          <w:lang w:val="en-US" w:eastAsia="zh-CN"/>
        </w:rPr>
        <w:tab/>
      </w:r>
      <w:proofErr w:type="gramEnd"/>
      <w:r w:rsidRPr="00267633">
        <w:rPr>
          <w:rFonts w:ascii="Times New Roman" w:hAnsi="Times New Roman" w:cs="Times New Roman"/>
          <w:color w:val="000000"/>
          <w:lang w:val="en-US" w:eastAsia="zh-CN"/>
        </w:rPr>
        <w:t>Defendant /Defendant’s counsel</w:t>
      </w:r>
    </w:p>
    <w:p w14:paraId="5E4CDF00"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4613FCE9"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7DA3E6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5A99B5E3"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55E39A95"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7AE2D28"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007280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7D968B59"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36CBF2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4DED411C" w14:textId="77777777" w:rsidR="00C63330" w:rsidRDefault="00C63330"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29C1BD0" w14:textId="77777777" w:rsidTr="00267633">
        <w:trPr>
          <w:divId w:val="2116439976"/>
          <w:jc w:val="center"/>
        </w:trPr>
        <w:tc>
          <w:tcPr>
            <w:tcW w:w="3080" w:type="dxa"/>
          </w:tcPr>
          <w:p w14:paraId="21E7AD2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4FE9C2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199</w:t>
            </w:r>
          </w:p>
        </w:tc>
        <w:tc>
          <w:tcPr>
            <w:tcW w:w="3080" w:type="dxa"/>
          </w:tcPr>
          <w:p w14:paraId="55DD373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9E3C471"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r w:rsidRPr="00267633">
        <w:rPr>
          <w:rFonts w:ascii="Times New Roman" w:hAnsi="Times New Roman" w:cs="Times New Roman"/>
          <w:color w:val="000000"/>
          <w:sz w:val="20"/>
          <w:szCs w:val="20"/>
          <w:lang w:val="en-US" w:eastAsia="zh-CN"/>
        </w:rPr>
        <w:t>Para 17</w:t>
      </w:r>
    </w:p>
    <w:p w14:paraId="11F400A4"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INFORMATION FROM PLAINTIFF TO FAMILY JUSTICE COURTS </w:t>
      </w:r>
    </w:p>
    <w:p w14:paraId="58C94208"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ON STATUS OF WRIT</w:t>
      </w:r>
    </w:p>
    <w:p w14:paraId="3BF71E6C"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 </w:t>
      </w:r>
    </w:p>
    <w:p w14:paraId="1256F632"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To: </w:t>
      </w:r>
      <w:r w:rsidRPr="00267633">
        <w:rPr>
          <w:rFonts w:ascii="Times New Roman" w:hAnsi="Times New Roman" w:cs="Times New Roman"/>
          <w:color w:val="000000"/>
          <w:sz w:val="22"/>
          <w:szCs w:val="22"/>
          <w:lang w:val="en-US" w:eastAsia="zh-CN"/>
        </w:rPr>
        <w:tab/>
        <w:t xml:space="preserve">Registrar </w:t>
      </w:r>
    </w:p>
    <w:p w14:paraId="2D2F914A" w14:textId="77777777" w:rsidR="00267633" w:rsidRPr="00267633" w:rsidRDefault="00267633" w:rsidP="00267633">
      <w:pPr>
        <w:spacing w:before="0" w:after="120" w:line="240" w:lineRule="auto"/>
        <w:ind w:firstLine="72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Family Justice Courts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761"/>
      </w:tblGrid>
      <w:tr w:rsidR="00267633" w:rsidRPr="00267633" w14:paraId="46A1823C" w14:textId="77777777" w:rsidTr="00267633">
        <w:trPr>
          <w:divId w:val="2116439976"/>
        </w:trPr>
        <w:tc>
          <w:tcPr>
            <w:tcW w:w="8669" w:type="dxa"/>
            <w:gridSpan w:val="2"/>
          </w:tcPr>
          <w:p w14:paraId="14E59568" w14:textId="77777777" w:rsidR="00267633" w:rsidRPr="00267633" w:rsidRDefault="00267633" w:rsidP="00267633">
            <w:pPr>
              <w:spacing w:before="120" w:after="120" w:line="240" w:lineRule="auto"/>
              <w:jc w:val="center"/>
              <w:rPr>
                <w:rFonts w:ascii="Times New Roman" w:hAnsi="Times New Roman" w:cs="Times New Roman"/>
                <w:color w:val="000000"/>
                <w:sz w:val="22"/>
                <w:szCs w:val="22"/>
                <w:lang w:val="en-US" w:eastAsia="zh-CN"/>
              </w:rPr>
            </w:pPr>
            <w:r w:rsidRPr="00267633">
              <w:rPr>
                <w:rFonts w:ascii="Times New Roman" w:hAnsi="Times New Roman" w:cs="Times New Roman"/>
                <w:b/>
                <w:color w:val="000000"/>
                <w:sz w:val="22"/>
                <w:szCs w:val="22"/>
                <w:lang w:val="en-US" w:eastAsia="zh-CN"/>
              </w:rPr>
              <w:t>INFORMATION ON STATUS OF WRIT</w:t>
            </w:r>
          </w:p>
        </w:tc>
      </w:tr>
      <w:tr w:rsidR="00267633" w:rsidRPr="00267633" w14:paraId="1E221FC7" w14:textId="77777777" w:rsidTr="00267633">
        <w:trPr>
          <w:divId w:val="2116439976"/>
        </w:trPr>
        <w:tc>
          <w:tcPr>
            <w:tcW w:w="1908" w:type="dxa"/>
          </w:tcPr>
          <w:p w14:paraId="3D0E0E44"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lang w:val="en-US" w:eastAsia="zh-CN"/>
              </w:rPr>
              <w:t xml:space="preserve">Case Number: </w:t>
            </w:r>
          </w:p>
        </w:tc>
        <w:tc>
          <w:tcPr>
            <w:tcW w:w="6761" w:type="dxa"/>
          </w:tcPr>
          <w:p w14:paraId="5F4611B4"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D No. </w:t>
            </w:r>
          </w:p>
        </w:tc>
      </w:tr>
      <w:tr w:rsidR="00267633" w:rsidRPr="00267633" w14:paraId="5E263A1E" w14:textId="77777777" w:rsidTr="00267633">
        <w:trPr>
          <w:divId w:val="2116439976"/>
        </w:trPr>
        <w:tc>
          <w:tcPr>
            <w:tcW w:w="1908" w:type="dxa"/>
          </w:tcPr>
          <w:p w14:paraId="1E29D2A9"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Date:</w:t>
            </w:r>
          </w:p>
        </w:tc>
        <w:tc>
          <w:tcPr>
            <w:tcW w:w="6761" w:type="dxa"/>
          </w:tcPr>
          <w:p w14:paraId="45836E2B"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p>
        </w:tc>
      </w:tr>
      <w:tr w:rsidR="00267633" w:rsidRPr="00267633" w14:paraId="470380DC" w14:textId="77777777" w:rsidTr="00267633">
        <w:trPr>
          <w:divId w:val="2116439976"/>
        </w:trPr>
        <w:tc>
          <w:tcPr>
            <w:tcW w:w="8669" w:type="dxa"/>
            <w:gridSpan w:val="2"/>
          </w:tcPr>
          <w:p w14:paraId="7B906A36" w14:textId="77777777" w:rsidR="00267633" w:rsidRPr="00267633" w:rsidRDefault="00267633" w:rsidP="00267633">
            <w:pPr>
              <w:spacing w:before="120" w:after="120" w:line="240" w:lineRule="auto"/>
              <w:ind w:left="360"/>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status of the case is as follows:</w:t>
            </w:r>
          </w:p>
          <w:p w14:paraId="6E47873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are attempting personal service of the papers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name)</w:t>
            </w:r>
            <w:r w:rsidRPr="00267633">
              <w:rPr>
                <w:rFonts w:ascii="Times New Roman" w:hAnsi="Times New Roman" w:cs="Times New Roman"/>
                <w:color w:val="000000"/>
                <w:sz w:val="22"/>
                <w:szCs w:val="22"/>
                <w:lang w:val="en-US" w:eastAsia="zh-CN"/>
              </w:rPr>
              <w:t xml:space="preserve">.  We will complete our service attempts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r w:rsidRPr="00267633">
              <w:rPr>
                <w:rFonts w:ascii="Times New Roman" w:hAnsi="Times New Roman" w:cs="Times New Roman"/>
                <w:color w:val="000000"/>
                <w:sz w:val="22"/>
                <w:szCs w:val="22"/>
                <w:lang w:val="en-US" w:eastAsia="zh-CN"/>
              </w:rPr>
              <w:t>.</w:t>
            </w:r>
          </w:p>
          <w:p w14:paraId="491BFF1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will file our application for substituted service/dispensation of service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5216A7D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Our application for substituted service/dispensation of service has been fixed for hearing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4A30E42D"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are negotiating a settlement.</w:t>
            </w:r>
          </w:p>
          <w:p w14:paraId="50AE77BA"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seek a mediation / counselling / joint conference* date.  We have exchanged settlement proposals and the parties agree to attend mediation / counselling / joint conference *.</w:t>
            </w:r>
          </w:p>
          <w:p w14:paraId="5033EB3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parties are attempting reconciliation.</w:t>
            </w:r>
          </w:p>
          <w:p w14:paraId="72D2A1B8"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Others (please specify details):</w:t>
            </w:r>
          </w:p>
          <w:p w14:paraId="159317C4" w14:textId="77777777" w:rsidR="00267633" w:rsidRPr="00267633" w:rsidRDefault="00267633" w:rsidP="00267633">
            <w:pPr>
              <w:spacing w:before="0" w:after="0"/>
              <w:ind w:left="720"/>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tc>
      </w:tr>
    </w:tbl>
    <w:p w14:paraId="6C735CC6"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20BB0481"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p w14:paraId="41A883FB"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Signature of solicitor</w:t>
      </w:r>
    </w:p>
    <w:p w14:paraId="78DC1A15"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Solicitor for Plaintiff:</w:t>
      </w:r>
    </w:p>
    <w:p w14:paraId="2EE19908"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Law Firm:</w:t>
      </w:r>
    </w:p>
    <w:p w14:paraId="1FB8960F"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0761823D"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cc Defendant / Defendant’s solicitors </w:t>
      </w:r>
    </w:p>
    <w:p w14:paraId="42CE07E5"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p>
    <w:p w14:paraId="7511BCB2"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r w:rsidRPr="00267633">
        <w:rPr>
          <w:rFonts w:ascii="Times New Roman" w:hAnsi="Times New Roman" w:cs="Times New Roman"/>
          <w:i/>
          <w:color w:val="000000"/>
          <w:sz w:val="20"/>
          <w:szCs w:val="20"/>
          <w:lang w:val="en-US" w:eastAsia="zh-CN"/>
        </w:rPr>
        <w:t>* Delete where inapplicable</w:t>
      </w:r>
    </w:p>
    <w:p w14:paraId="4480F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293318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5A22FC">
          <w:footerReference w:type="default" r:id="rId12"/>
          <w:pgSz w:w="11906" w:h="16838"/>
          <w:pgMar w:top="1701"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173F425" w14:textId="77777777" w:rsidTr="00267633">
        <w:trPr>
          <w:divId w:val="2116439976"/>
          <w:jc w:val="center"/>
        </w:trPr>
        <w:tc>
          <w:tcPr>
            <w:tcW w:w="3080" w:type="dxa"/>
          </w:tcPr>
          <w:p w14:paraId="03DECBA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15386CF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200</w:t>
            </w:r>
          </w:p>
        </w:tc>
        <w:tc>
          <w:tcPr>
            <w:tcW w:w="3080" w:type="dxa"/>
          </w:tcPr>
          <w:p w14:paraId="30B8E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869F52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33EDA39E"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EAAB9D1"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SECOND STATUS CONFERENCE NOTICE TO PLAINTIFF </w:t>
      </w:r>
    </w:p>
    <w:p w14:paraId="36A76377" w14:textId="77777777" w:rsidR="00267633" w:rsidRPr="00267633" w:rsidRDefault="00267633" w:rsidP="00267633">
      <w:pPr>
        <w:spacing w:before="0" w:after="0" w:line="240" w:lineRule="auto"/>
        <w:jc w:val="center"/>
        <w:divId w:val="2116439976"/>
        <w:rPr>
          <w:rFonts w:ascii="Times New Roman" w:hAnsi="Times New Roman" w:cs="Times New Roman"/>
          <w:color w:val="000000"/>
          <w:lang w:val="en-US" w:eastAsia="zh-CN"/>
        </w:rPr>
      </w:pPr>
      <w:r w:rsidRPr="00267633">
        <w:rPr>
          <w:rFonts w:ascii="Times New Roman" w:hAnsi="Times New Roman" w:cs="Times New Roman"/>
          <w:b/>
          <w:color w:val="000000"/>
          <w:lang w:val="en-US" w:eastAsia="zh-CN"/>
        </w:rPr>
        <w:t>(WHERE THERE IS NO REPLY FROM PLAINTIFF)</w:t>
      </w:r>
    </w:p>
    <w:p w14:paraId="4E9F8C3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9D31ED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5286BB"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00773F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18F9E3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589C0F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0BBEAB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5428506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9A1B57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BBC8B73"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B3E8B1A"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96B337F"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60A35AD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1.</w:t>
      </w:r>
      <w:r w:rsidRPr="00267633">
        <w:rPr>
          <w:rFonts w:ascii="Times New Roman" w:hAnsi="Times New Roman" w:cs="Times New Roman"/>
          <w:color w:val="000000"/>
          <w:lang w:val="en-US" w:eastAsia="zh-CN"/>
        </w:rPr>
        <w:tab/>
        <w:t xml:space="preserve">We refer to the Registrar’s Notice dated </w:t>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lang w:val="en-US" w:eastAsia="zh-CN"/>
        </w:rPr>
        <w:t xml:space="preserve"> where you were directed to set down the above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w:t>
      </w:r>
    </w:p>
    <w:p w14:paraId="75DFC8EF"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252C5DD4" w14:textId="77777777" w:rsidR="00267633" w:rsidRPr="00267633" w:rsidRDefault="00267633" w:rsidP="00267633">
      <w:pPr>
        <w:spacing w:before="0" w:after="0" w:line="240" w:lineRule="auto"/>
        <w:ind w:left="360" w:hanging="36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r>
      <w:r w:rsidRPr="00267633">
        <w:rPr>
          <w:rFonts w:ascii="Times New Roman" w:hAnsi="Times New Roman" w:cs="Times New Roman"/>
          <w:color w:val="000000"/>
          <w:lang w:val="en-US" w:eastAsia="zh-CN"/>
        </w:rPr>
        <w:tab/>
        <w:t xml:space="preserve">We note that the case has not been set down for hearing and you have also not </w:t>
      </w:r>
      <w:r w:rsidRPr="00267633">
        <w:rPr>
          <w:rFonts w:ascii="Times New Roman" w:hAnsi="Times New Roman" w:cs="Times New Roman"/>
          <w:color w:val="000000"/>
          <w:lang w:val="en-US" w:eastAsia="zh-CN"/>
        </w:rPr>
        <w:tab/>
        <w:t xml:space="preserve">replied to us in the form as directed by the Registrar’s Notice.  </w:t>
      </w:r>
      <w:r w:rsidRPr="00267633">
        <w:rPr>
          <w:rFonts w:ascii="Times New Roman" w:hAnsi="Times New Roman" w:cs="Times New Roman"/>
          <w:i/>
          <w:color w:val="000000"/>
          <w:lang w:val="en-US" w:eastAsia="zh-CN"/>
        </w:rPr>
        <w:t xml:space="preserve"> </w:t>
      </w:r>
    </w:p>
    <w:p w14:paraId="32186229"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6C7A980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3.</w:t>
      </w:r>
      <w:r w:rsidRPr="00267633">
        <w:rPr>
          <w:rFonts w:ascii="Times New Roman" w:hAnsi="Times New Roman" w:cs="Times New Roman"/>
          <w:color w:val="000000"/>
          <w:lang w:val="en-US" w:eastAsia="zh-CN"/>
        </w:rPr>
        <w:tab/>
        <w:t xml:space="preserve">You are directed to set down the said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b/>
          <w:i/>
          <w:color w:val="000000"/>
          <w:lang w:val="en-US" w:eastAsia="zh-CN"/>
        </w:rPr>
        <w:t xml:space="preserve">, </w:t>
      </w:r>
      <w:r w:rsidRPr="00267633">
        <w:rPr>
          <w:rFonts w:ascii="Times New Roman" w:hAnsi="Times New Roman" w:cs="Times New Roman"/>
          <w:color w:val="000000"/>
          <w:lang w:val="en-US" w:eastAsia="zh-CN"/>
        </w:rPr>
        <w:t xml:space="preserve">failing which you are required to attend a Status Conference on </w:t>
      </w:r>
      <w:r w:rsidRPr="00267633">
        <w:rPr>
          <w:rFonts w:ascii="Times New Roman" w:hAnsi="Times New Roman" w:cs="Times New Roman"/>
          <w:i/>
          <w:color w:val="000000"/>
          <w:lang w:val="en-US" w:eastAsia="zh-CN"/>
        </w:rPr>
        <w:t>[date, time, chamber]</w:t>
      </w:r>
      <w:r w:rsidRPr="00267633">
        <w:rPr>
          <w:rFonts w:ascii="Times New Roman" w:hAnsi="Times New Roman" w:cs="Times New Roman"/>
          <w:color w:val="000000"/>
          <w:lang w:val="en-US" w:eastAsia="zh-CN"/>
        </w:rPr>
        <w:t>.</w:t>
      </w:r>
    </w:p>
    <w:p w14:paraId="3628572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4A38B8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12D255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BFD7BC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568161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C76C896"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3F9E76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cc   Defendant / Defendant’s counsel</w:t>
      </w:r>
    </w:p>
    <w:p w14:paraId="15301EA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214051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51528B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7C6CB3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06EF0A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B13BB5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F06F60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91993C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5482C3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D40BE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DDA3872"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050A03" w14:textId="77777777" w:rsidTr="00267633">
        <w:trPr>
          <w:divId w:val="2116439976"/>
          <w:jc w:val="center"/>
        </w:trPr>
        <w:tc>
          <w:tcPr>
            <w:tcW w:w="3080" w:type="dxa"/>
          </w:tcPr>
          <w:p w14:paraId="17B453D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7C01448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201</w:t>
            </w:r>
          </w:p>
        </w:tc>
        <w:tc>
          <w:tcPr>
            <w:tcW w:w="3080" w:type="dxa"/>
          </w:tcPr>
          <w:p w14:paraId="57AFF98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D5DD79F" w14:textId="77777777" w:rsidR="00267633" w:rsidRPr="00267633" w:rsidRDefault="00267633" w:rsidP="00267633">
      <w:pPr>
        <w:tabs>
          <w:tab w:val="left" w:pos="709"/>
        </w:tabs>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r w:rsidRPr="00267633">
        <w:rPr>
          <w:rFonts w:ascii="Times New Roman" w:hAnsi="Times New Roman" w:cs="Times New Roman"/>
          <w:b/>
          <w:lang w:val="en-US" w:eastAsia="zh-CN"/>
        </w:rPr>
        <w:tab/>
      </w:r>
    </w:p>
    <w:p w14:paraId="1425FA5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100237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024470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4AC6E72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PLAINTIFF PROCEEDING ON THE STATEMENT OF CLAIM IN UNCONTESTED MATRIMONIAL PROCEEDINGS)</w:t>
      </w:r>
    </w:p>
    <w:p w14:paraId="4B9DF7A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63224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BB68C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AE6D2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5A9D93F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6A41F95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00768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3742E3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C1616E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Plaintiff in this action.</w:t>
      </w:r>
    </w:p>
    <w:p w14:paraId="16786F1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5496A9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0C8A078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64FB17E"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Statement of Claim and Statement of Particulars filed in this action.</w:t>
      </w:r>
    </w:p>
    <w:p w14:paraId="5A58F46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1A423A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Statement of Claim and Statement of Particulars are true and correct.</w:t>
      </w:r>
    </w:p>
    <w:p w14:paraId="30F78AA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38F77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51F85C3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3FF7A99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06218FA" w14:textId="77777777" w:rsidTr="00267633">
        <w:trPr>
          <w:divId w:val="2116439976"/>
          <w:jc w:val="center"/>
        </w:trPr>
        <w:tc>
          <w:tcPr>
            <w:tcW w:w="3080" w:type="dxa"/>
          </w:tcPr>
          <w:p w14:paraId="1B32C5E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05DDF40D"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202</w:t>
            </w:r>
          </w:p>
        </w:tc>
        <w:tc>
          <w:tcPr>
            <w:tcW w:w="3080" w:type="dxa"/>
          </w:tcPr>
          <w:p w14:paraId="2EE849C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E64FA92"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32EDA56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EE5B4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1030488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DEFENDANT PROCEEDING ON THE COUNTERCLAIM IN UNCONTESTED MATRIMONIAL PROCEEDINGS)</w:t>
      </w:r>
    </w:p>
    <w:p w14:paraId="275B0A1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A9E937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08BC27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CAF9289"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6958D0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525017B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5AB917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01F859F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FA073D5"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Defendant in this action.</w:t>
      </w:r>
    </w:p>
    <w:p w14:paraId="39888C1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6726947"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2E3DA15C"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0D6414B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Counterclaim filed in this action.</w:t>
      </w:r>
    </w:p>
    <w:p w14:paraId="537BCFED"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FE4A55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Counterclaim are true and correct.</w:t>
      </w:r>
    </w:p>
    <w:p w14:paraId="11A6F5B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D2C0B9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i/>
          <w:lang w:val="en-US" w:eastAsia="zh-CN"/>
        </w:rPr>
      </w:pPr>
      <w:r w:rsidRPr="00267633">
        <w:rPr>
          <w:rFonts w:ascii="Times New Roman" w:hAnsi="Times New Roman" w:cs="Times New Roman"/>
          <w:lang w:val="en-US" w:eastAsia="zh-CN"/>
        </w:rPr>
        <w:t>5.</w:t>
      </w:r>
      <w:r w:rsidRPr="00267633">
        <w:rPr>
          <w:rFonts w:ascii="Times New Roman" w:hAnsi="Times New Roman" w:cs="Times New Roman"/>
          <w:lang w:val="en-US" w:eastAsia="zh-CN"/>
        </w:rPr>
        <w:tab/>
        <w:t>Annexed hereto as “A” is a copy of the Marriage Certificate. (</w:t>
      </w:r>
      <w:r w:rsidRPr="00267633">
        <w:rPr>
          <w:rFonts w:ascii="Times New Roman" w:hAnsi="Times New Roman" w:cs="Times New Roman"/>
          <w:i/>
          <w:lang w:val="en-US" w:eastAsia="zh-CN"/>
        </w:rPr>
        <w:t>only applicable if proceeding on the Counterclaim solely)</w:t>
      </w:r>
    </w:p>
    <w:p w14:paraId="2DC4C77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7124070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0E2D79BF"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01A459D9"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19179BE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B84906D" w14:textId="77777777" w:rsidTr="00267633">
        <w:trPr>
          <w:divId w:val="2116439976"/>
          <w:jc w:val="center"/>
        </w:trPr>
        <w:tc>
          <w:tcPr>
            <w:tcW w:w="3080" w:type="dxa"/>
          </w:tcPr>
          <w:p w14:paraId="39C5682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6539871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203</w:t>
            </w:r>
          </w:p>
        </w:tc>
        <w:tc>
          <w:tcPr>
            <w:tcW w:w="3080" w:type="dxa"/>
          </w:tcPr>
          <w:p w14:paraId="6B0009C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7A5A42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w:t>
      </w:r>
    </w:p>
    <w:p w14:paraId="18973E1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7D34DA1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A026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DDFF43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43A8F72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1ED29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288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43A981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CDBFA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83EC3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4AE126E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3A9D6F1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BB87A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69507B7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F9C937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D207E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863AA7" w14:textId="77777777" w:rsidR="00267633" w:rsidRPr="00267633" w:rsidRDefault="00267633" w:rsidP="006172E9">
      <w:pPr>
        <w:numPr>
          <w:ilvl w:val="0"/>
          <w:numId w:val="74"/>
        </w:numPr>
        <w:tabs>
          <w:tab w:val="left" w:pos="1418"/>
        </w:tabs>
        <w:spacing w:before="0" w:after="0" w:line="240" w:lineRule="auto"/>
        <w:ind w:left="1418" w:hanging="141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We act for the Plaintiff in the above proceedings. M/s ______ acts for the Defendant or Defendant acts in person*. We write to confirm that the above divorce will proceed on an uncontested basis as (</w:t>
      </w:r>
      <w:r w:rsidRPr="00267633">
        <w:rPr>
          <w:rFonts w:ascii="Times New Roman" w:hAnsi="Times New Roman" w:cs="Times New Roman"/>
          <w:i/>
          <w:lang w:val="en-US" w:eastAsia="zh-CN"/>
        </w:rPr>
        <w:t>please tick all the applicable paragraphs</w:t>
      </w:r>
      <w:r w:rsidRPr="00267633">
        <w:rPr>
          <w:rFonts w:ascii="Times New Roman" w:hAnsi="Times New Roman" w:cs="Times New Roman"/>
          <w:lang w:val="en-US" w:eastAsia="zh-CN"/>
        </w:rPr>
        <w:t>)</w:t>
      </w:r>
    </w:p>
    <w:p w14:paraId="6084FDAB"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Defendant has filed </w:t>
      </w:r>
      <w:proofErr w:type="gramStart"/>
      <w:r w:rsidRPr="00267633">
        <w:rPr>
          <w:rFonts w:ascii="Times New Roman" w:hAnsi="Times New Roman" w:cs="Times New Roman"/>
          <w:lang w:val="en-US" w:eastAsia="zh-CN"/>
        </w:rPr>
        <w:t>an</w:t>
      </w:r>
      <w:proofErr w:type="gramEnd"/>
      <w:r w:rsidRPr="00267633">
        <w:rPr>
          <w:rFonts w:ascii="Times New Roman" w:hAnsi="Times New Roman" w:cs="Times New Roman"/>
          <w:lang w:val="en-US" w:eastAsia="zh-CN"/>
        </w:rPr>
        <w:t xml:space="preserve"> Memorandum of Appearance indicating the Defendant is not contesting the divorce; or</w:t>
      </w:r>
    </w:p>
    <w:p w14:paraId="690483A0"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an Order for Dispensation of Service on the Defendant was granted on _________; or</w:t>
      </w:r>
    </w:p>
    <w:p w14:paraId="6D3A90A7"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Acknowledgment of Service/Affidavit of Service* has been filed on ______ and Defendant did not enter appearance; or</w:t>
      </w:r>
    </w:p>
    <w:p w14:paraId="7ACC3659"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Defendant had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within the timelines stated in the Family Justice Rules; or </w:t>
      </w:r>
    </w:p>
    <w:p w14:paraId="074DF2E4"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Claim/and Counterclaim*.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&amp; Counterclaim/Reply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w:t>
      </w:r>
    </w:p>
    <w:p w14:paraId="546BC05C"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44BF77B7"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to use the following paragraph if proceeding on the Counterclaim only</w:t>
      </w:r>
      <w:r w:rsidRPr="00267633">
        <w:rPr>
          <w:rFonts w:ascii="Times New Roman" w:hAnsi="Times New Roman" w:cs="Times New Roman"/>
          <w:lang w:val="en-US" w:eastAsia="zh-CN"/>
        </w:rPr>
        <w:t>)</w:t>
      </w:r>
    </w:p>
    <w:p w14:paraId="00608FB6" w14:textId="77777777" w:rsidR="00267633" w:rsidRPr="00267633" w:rsidRDefault="00267633" w:rsidP="00267633">
      <w:pPr>
        <w:tabs>
          <w:tab w:val="left" w:pos="1440"/>
        </w:tabs>
        <w:spacing w:before="0" w:after="0" w:line="240" w:lineRule="auto"/>
        <w:ind w:left="1418"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We act for the Defendant in the above proceedings. M/s ______acts for the Plaintiff or Plaintiff acts in person*. We write to confirm that the above divorce shall proceed on an uncontested basis </w:t>
      </w:r>
      <w:proofErr w:type="gramStart"/>
      <w:r w:rsidRPr="00267633">
        <w:rPr>
          <w:rFonts w:ascii="Times New Roman" w:hAnsi="Times New Roman" w:cs="Times New Roman"/>
          <w:lang w:val="en-US" w:eastAsia="zh-CN"/>
        </w:rPr>
        <w:t>as:-</w:t>
      </w:r>
      <w:proofErr w:type="gramEnd"/>
    </w:p>
    <w:p w14:paraId="1375DFA2" w14:textId="77777777" w:rsidR="00267633" w:rsidRPr="00267633" w:rsidRDefault="00267633" w:rsidP="00267633">
      <w:pPr>
        <w:tabs>
          <w:tab w:val="left" w:pos="1418"/>
          <w:tab w:val="left" w:pos="2127"/>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Counterclaim. The Statement of Particulars/</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 or</w:t>
      </w:r>
    </w:p>
    <w:p w14:paraId="2C110B44" w14:textId="77777777" w:rsidR="00267633" w:rsidRPr="00267633" w:rsidRDefault="00267633" w:rsidP="00267633">
      <w:pPr>
        <w:tabs>
          <w:tab w:val="left" w:pos="1418"/>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Plaintiff has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within the timelines stated in the Family Justice Rules </w:t>
      </w:r>
    </w:p>
    <w:p w14:paraId="24EA0781" w14:textId="77777777" w:rsidR="00267633" w:rsidRDefault="00267633" w:rsidP="00267633">
      <w:pPr>
        <w:spacing w:before="0" w:after="0" w:line="240" w:lineRule="auto"/>
        <w:divId w:val="2116439976"/>
        <w:rPr>
          <w:rFonts w:ascii="Times New Roman" w:hAnsi="Times New Roman" w:cs="Times New Roman"/>
          <w:lang w:val="en-US" w:eastAsia="zh-CN"/>
        </w:rPr>
      </w:pPr>
    </w:p>
    <w:p w14:paraId="412E96B6" w14:textId="77777777" w:rsidR="000A451C" w:rsidRPr="00267633" w:rsidRDefault="000A451C" w:rsidP="00267633">
      <w:pPr>
        <w:spacing w:before="0" w:after="0" w:line="240" w:lineRule="auto"/>
        <w:divId w:val="2116439976"/>
        <w:rPr>
          <w:rFonts w:ascii="Times New Roman" w:hAnsi="Times New Roman" w:cs="Times New Roman"/>
          <w:lang w:val="en-US" w:eastAsia="zh-CN"/>
        </w:rPr>
      </w:pPr>
    </w:p>
    <w:p w14:paraId="33589C75" w14:textId="77777777" w:rsidR="00267633" w:rsidRPr="00267633" w:rsidRDefault="00267633" w:rsidP="006172E9">
      <w:pPr>
        <w:numPr>
          <w:ilvl w:val="0"/>
          <w:numId w:val="74"/>
        </w:num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as follows:</w:t>
      </w:r>
    </w:p>
    <w:p w14:paraId="69771443"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(a)</w:t>
      </w:r>
      <w:r w:rsidRPr="00267633">
        <w:rPr>
          <w:rFonts w:ascii="Times New Roman" w:hAnsi="Times New Roman" w:cs="Times New Roman"/>
          <w:u w:val="single"/>
          <w:lang w:val="en-US" w:eastAsia="zh-CN"/>
        </w:rPr>
        <w:tab/>
        <w:t>Grounds of Divorce:</w:t>
      </w:r>
    </w:p>
    <w:p w14:paraId="18512D6D"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adultery by Plaintiff and/or Defendant*</w:t>
      </w:r>
      <w:r w:rsidRPr="00267633">
        <w:rPr>
          <w:rFonts w:ascii="Times New Roman" w:hAnsi="Times New Roman" w:cs="Times New Roman"/>
          <w:lang w:val="en-US" w:eastAsia="zh-CN"/>
        </w:rPr>
        <w:tab/>
      </w:r>
    </w:p>
    <w:p w14:paraId="7D487554" w14:textId="77777777" w:rsidR="00267633" w:rsidRPr="00267633" w:rsidRDefault="00267633" w:rsidP="00267633">
      <w:pPr>
        <w:tabs>
          <w:tab w:val="left" w:pos="1134"/>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unreasonable </w:t>
      </w:r>
      <w:proofErr w:type="spellStart"/>
      <w:r w:rsidRPr="00267633">
        <w:rPr>
          <w:rFonts w:ascii="Times New Roman" w:hAnsi="Times New Roman" w:cs="Times New Roman"/>
          <w:lang w:val="en-US" w:eastAsia="zh-CN"/>
        </w:rPr>
        <w:t>behaviour</w:t>
      </w:r>
      <w:proofErr w:type="spellEnd"/>
      <w:r w:rsidRPr="00267633">
        <w:rPr>
          <w:rFonts w:ascii="Times New Roman" w:hAnsi="Times New Roman" w:cs="Times New Roman"/>
          <w:lang w:val="en-US" w:eastAsia="zh-CN"/>
        </w:rPr>
        <w:t xml:space="preserve"> by Plaintiff and/or Defendant*</w:t>
      </w:r>
    </w:p>
    <w:p w14:paraId="5FCA0356"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2 years’ desertion by Plaintiff/Defendant*</w:t>
      </w:r>
    </w:p>
    <w:p w14:paraId="63EEE2C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3 years’ separation with consent</w:t>
      </w:r>
    </w:p>
    <w:p w14:paraId="5E7E61F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4 years’ separation. </w:t>
      </w:r>
    </w:p>
    <w:p w14:paraId="3180A4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2F442FC1"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65E8CB2A"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Ancillary Matters</w:t>
      </w:r>
    </w:p>
    <w:p w14:paraId="2EC6F21C"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 (</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3"/>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There are no ancillary matters to be adjourned to be heard in Chambers. </w:t>
      </w:r>
    </w:p>
    <w:p w14:paraId="2142EC92"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All of the ancillary matters have been agreed and the Draft Consent Order has been filed on ________(date).</w:t>
      </w:r>
    </w:p>
    <w:p w14:paraId="1F7A730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(iii) </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Some of the ancillary matters have been agreed and the Draft Consent Order has been filed on ________(date)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379CCE0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1597E81D"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7FB05BA6" w14:textId="77777777" w:rsidR="00267633" w:rsidRPr="00267633" w:rsidRDefault="00267633" w:rsidP="00267633">
      <w:pPr>
        <w:tabs>
          <w:tab w:val="left" w:pos="993"/>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(iv)</w:t>
      </w:r>
      <w:r w:rsidRPr="00267633">
        <w:rPr>
          <w:rFonts w:ascii="Times New Roman" w:hAnsi="Times New Roman" w:cs="Times New Roman"/>
          <w:lang w:val="en-US" w:eastAsia="zh-CN"/>
        </w:rPr>
        <w:fldChar w:fldCharType="begin">
          <w:ffData>
            <w:name w:val="Check5"/>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973BFC">
        <w:rPr>
          <w:rFonts w:ascii="Times New Roman" w:hAnsi="Times New Roman" w:cs="Times New Roman"/>
          <w:lang w:val="en-US" w:eastAsia="zh-CN"/>
        </w:rPr>
      </w:r>
      <w:r w:rsidR="00973BFC">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ancillary matters have not been agreed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2BB8FB9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7297EB13"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49222C57"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3F0BE9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471A57FB"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We confirm that parties will not be making any further applications (e.g. abridgment of time, cost, </w:t>
      </w:r>
      <w:proofErr w:type="gramStart"/>
      <w:r w:rsidRPr="00267633">
        <w:rPr>
          <w:rFonts w:ascii="Times New Roman" w:hAnsi="Times New Roman" w:cs="Times New Roman"/>
          <w:lang w:val="en-US" w:eastAsia="zh-CN"/>
        </w:rPr>
        <w:t>withdrawal</w:t>
      </w:r>
      <w:proofErr w:type="gramEnd"/>
      <w:r w:rsidRPr="00267633">
        <w:rPr>
          <w:rFonts w:ascii="Times New Roman" w:hAnsi="Times New Roman" w:cs="Times New Roman"/>
          <w:lang w:val="en-US" w:eastAsia="zh-CN"/>
        </w:rPr>
        <w:t xml:space="preserve"> or amendment of pleadings etc.).</w:t>
      </w:r>
    </w:p>
    <w:p w14:paraId="58AE101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8AB853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22606D"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Parties understand that the Court may not make the required orders as requested if any of the papers are not in order, in which case a further hearing (in open court or in chambers with </w:t>
      </w:r>
      <w:proofErr w:type="gramStart"/>
      <w:r w:rsidRPr="00267633">
        <w:rPr>
          <w:rFonts w:ascii="Times New Roman" w:hAnsi="Times New Roman" w:cs="Times New Roman"/>
          <w:lang w:val="en-US" w:eastAsia="zh-CN"/>
        </w:rPr>
        <w:t>counsels</w:t>
      </w:r>
      <w:proofErr w:type="gramEnd"/>
      <w:r w:rsidRPr="00267633">
        <w:rPr>
          <w:rFonts w:ascii="Times New Roman" w:hAnsi="Times New Roman" w:cs="Times New Roman"/>
          <w:lang w:val="en-US" w:eastAsia="zh-CN"/>
        </w:rPr>
        <w:t xml:space="preserve"> present) will be scheduled.</w:t>
      </w:r>
    </w:p>
    <w:p w14:paraId="5CDA207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1B90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7040F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687A26D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312FF1E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175FD37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23FED3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97D572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84B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7778AE6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EE2DDB" w14:textId="77777777" w:rsidTr="00267633">
        <w:trPr>
          <w:divId w:val="2116439976"/>
          <w:jc w:val="center"/>
        </w:trPr>
        <w:tc>
          <w:tcPr>
            <w:tcW w:w="3080" w:type="dxa"/>
          </w:tcPr>
          <w:p w14:paraId="6BC89BE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0A120D7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204</w:t>
            </w:r>
          </w:p>
        </w:tc>
        <w:tc>
          <w:tcPr>
            <w:tcW w:w="3080" w:type="dxa"/>
          </w:tcPr>
          <w:p w14:paraId="719C582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D61D6D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5D7BDD5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UNCONTESTED DIVORCE HEARING</w:t>
      </w:r>
    </w:p>
    <w:p w14:paraId="73E7D19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IN OPEN COURT </w:t>
      </w:r>
    </w:p>
    <w:p w14:paraId="1F60460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6C438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1368687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77C7AD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078B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74A5028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95F4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86B2C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6585C3D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57B66AB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C27D78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SETTING DOWN ACTION FOR TRIAL ON AN UNCONTESTED BASIS (FOR HEARING IN OPEN COURT) </w:t>
      </w:r>
    </w:p>
    <w:p w14:paraId="6F8323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14E6F2A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AF8499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22BD390" w14:textId="77777777" w:rsidR="00267633" w:rsidRPr="00267633" w:rsidRDefault="00267633" w:rsidP="006172E9">
      <w:pPr>
        <w:numPr>
          <w:ilvl w:val="0"/>
          <w:numId w:val="70"/>
        </w:numPr>
        <w:spacing w:before="0" w:after="0" w:line="240" w:lineRule="auto"/>
        <w:ind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We refer to the above divorce which will be heard on an uncontested basis. </w:t>
      </w:r>
    </w:p>
    <w:p w14:paraId="06600DA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DF8D7C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Parties are proceeding with a nullity hearing in Open Court*/wish to apply for an exemption pursuant to Paragraph 18 of the Family Justice Courts Practice Directions.</w:t>
      </w:r>
      <w:r w:rsidRPr="00267633" w:rsidDel="006506EA">
        <w:rPr>
          <w:rFonts w:ascii="Times New Roman" w:hAnsi="Times New Roman" w:cs="Times New Roman"/>
          <w:lang w:val="en-US" w:eastAsia="zh-CN"/>
        </w:rPr>
        <w:t xml:space="preserve"> </w:t>
      </w:r>
    </w:p>
    <w:p w14:paraId="3E7A966E"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 xml:space="preserve">The special grounds in support of our client’s application for exemption are as </w:t>
      </w:r>
      <w:proofErr w:type="gramStart"/>
      <w:r w:rsidRPr="00267633">
        <w:rPr>
          <w:rFonts w:ascii="Times New Roman" w:hAnsi="Times New Roman" w:cs="Times New Roman"/>
          <w:lang w:val="en-US" w:eastAsia="zh-CN"/>
        </w:rPr>
        <w:t>follows:-</w:t>
      </w:r>
      <w:proofErr w:type="gramEnd"/>
    </w:p>
    <w:p w14:paraId="7FE9C915"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46D423A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The supporting documents (if any) are as follows and attached </w:t>
      </w:r>
      <w:proofErr w:type="gramStart"/>
      <w:r w:rsidRPr="00267633">
        <w:rPr>
          <w:rFonts w:ascii="Times New Roman" w:hAnsi="Times New Roman" w:cs="Times New Roman"/>
          <w:lang w:val="en-US" w:eastAsia="zh-CN"/>
        </w:rPr>
        <w:t>herein:-</w:t>
      </w:r>
      <w:proofErr w:type="gramEnd"/>
    </w:p>
    <w:p w14:paraId="53680B8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98F997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Please approve the aforesaid application and fix the matter for Hearing in Open Court.</w:t>
      </w:r>
    </w:p>
    <w:p w14:paraId="74FFD02F"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lang w:val="en-US" w:eastAsia="zh-CN"/>
        </w:rPr>
      </w:pPr>
    </w:p>
    <w:p w14:paraId="14E2866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49C88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169F7B2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7F43536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54E3ECB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6FCEED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06377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2DC5DA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4B02E2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8BA55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For official use:</w:t>
      </w:r>
      <w:r w:rsidRPr="00267633">
        <w:rPr>
          <w:rFonts w:ascii="Times New Roman" w:hAnsi="Times New Roman" w:cs="Times New Roman"/>
          <w:lang w:val="en-US" w:eastAsia="zh-CN"/>
        </w:rPr>
        <w:tab/>
        <w:t>Approved/Not approved</w:t>
      </w:r>
    </w:p>
    <w:p w14:paraId="2F71C92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w:t>
      </w:r>
    </w:p>
    <w:p w14:paraId="3B3E0A4C" w14:textId="77777777" w:rsidR="00267633" w:rsidRPr="00267633" w:rsidRDefault="00267633" w:rsidP="00267633">
      <w:pPr>
        <w:spacing w:before="0" w:after="0" w:line="240" w:lineRule="auto"/>
        <w:jc w:val="both"/>
        <w:divId w:val="2116439976"/>
        <w:rPr>
          <w:rFonts w:ascii="Times New Roman" w:eastAsia="SimSun" w:hAnsi="Times New Roman" w:cs="Times New Roman"/>
          <w:bCs/>
          <w:sz w:val="20"/>
          <w:szCs w:val="20"/>
          <w:lang w:val="en-US" w:eastAsia="zh-CN"/>
        </w:rPr>
      </w:pPr>
      <w:r w:rsidRPr="00267633">
        <w:rPr>
          <w:rFonts w:ascii="Times New Roman" w:hAnsi="Times New Roman" w:cs="Times New Roman"/>
          <w:lang w:val="en-US" w:eastAsia="zh-CN"/>
        </w:rPr>
        <w:t>Date:</w:t>
      </w:r>
    </w:p>
    <w:p w14:paraId="561DE37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625"/>
        <w:gridCol w:w="2455"/>
        <w:gridCol w:w="145"/>
        <w:gridCol w:w="2600"/>
        <w:gridCol w:w="335"/>
        <w:gridCol w:w="2265"/>
        <w:gridCol w:w="815"/>
      </w:tblGrid>
      <w:tr w:rsidR="00267633" w:rsidRPr="00267633" w14:paraId="1C2678B1" w14:textId="77777777" w:rsidTr="00267633">
        <w:trPr>
          <w:divId w:val="2116439976"/>
          <w:jc w:val="center"/>
        </w:trPr>
        <w:tc>
          <w:tcPr>
            <w:tcW w:w="3080" w:type="dxa"/>
            <w:gridSpan w:val="2"/>
          </w:tcPr>
          <w:p w14:paraId="53AD4977" w14:textId="77777777" w:rsidR="001A0CCB" w:rsidRDefault="00267633" w:rsidP="00267633">
            <w:pPr>
              <w:spacing w:before="0" w:after="120" w:line="240" w:lineRule="auto"/>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p w14:paraId="39E83B43" w14:textId="77777777" w:rsidR="001A0CCB" w:rsidRDefault="001A0CCB" w:rsidP="00267633">
            <w:pPr>
              <w:spacing w:before="0" w:after="120" w:line="240" w:lineRule="auto"/>
              <w:rPr>
                <w:rFonts w:ascii="Calibri" w:hAnsi="Calibri" w:cs="Times New Roman"/>
                <w:sz w:val="22"/>
                <w:szCs w:val="22"/>
                <w:lang w:val="en-GB" w:eastAsia="en-GB"/>
              </w:rPr>
            </w:pPr>
          </w:p>
          <w:p w14:paraId="1D365BCC" w14:textId="77777777" w:rsidR="001A0CCB" w:rsidRDefault="001A0CCB" w:rsidP="00267633">
            <w:pPr>
              <w:spacing w:before="0" w:after="120" w:line="240" w:lineRule="auto"/>
              <w:rPr>
                <w:rFonts w:ascii="Calibri" w:hAnsi="Calibri" w:cs="Times New Roman"/>
                <w:sz w:val="22"/>
                <w:szCs w:val="22"/>
                <w:lang w:val="en-GB" w:eastAsia="en-GB"/>
              </w:rPr>
            </w:pPr>
          </w:p>
          <w:p w14:paraId="496C6E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gridSpan w:val="3"/>
          </w:tcPr>
          <w:p w14:paraId="5FD8636A"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p>
        </w:tc>
        <w:tc>
          <w:tcPr>
            <w:tcW w:w="3080" w:type="dxa"/>
            <w:gridSpan w:val="2"/>
          </w:tcPr>
          <w:p w14:paraId="0B6AD2D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121D1F1B" w14:textId="77777777" w:rsidTr="00267633">
        <w:tblPrEx>
          <w:jc w:val="left"/>
        </w:tblPrEx>
        <w:trPr>
          <w:gridBefore w:val="1"/>
          <w:gridAfter w:val="1"/>
          <w:divId w:val="2116439976"/>
          <w:wBefore w:w="625" w:type="dxa"/>
          <w:wAfter w:w="815" w:type="dxa"/>
        </w:trPr>
        <w:tc>
          <w:tcPr>
            <w:tcW w:w="2600" w:type="dxa"/>
            <w:gridSpan w:val="2"/>
          </w:tcPr>
          <w:p w14:paraId="0AF0CCD6"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52EED980"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52" w:name="form9"/>
            <w:bookmarkStart w:id="53" w:name="_Toc66445315"/>
            <w:bookmarkStart w:id="54" w:name="_Toc81709870"/>
            <w:bookmarkStart w:id="55" w:name="_Toc81710595"/>
            <w:bookmarkStart w:id="56" w:name="_Toc81717504"/>
            <w:bookmarkStart w:id="57" w:name="_Toc122854355"/>
            <w:bookmarkStart w:id="58" w:name="_Toc122854729"/>
            <w:bookmarkStart w:id="59" w:name="_Toc243995803"/>
            <w:bookmarkEnd w:id="52"/>
            <w:r w:rsidRPr="00267633">
              <w:rPr>
                <w:rFonts w:ascii="Times New Roman" w:hAnsi="Times New Roman"/>
                <w:bCs/>
                <w:iCs/>
                <w:szCs w:val="28"/>
                <w:lang w:val="en-GB" w:eastAsia="zh-CN"/>
              </w:rPr>
              <w:t xml:space="preserve">FORM </w:t>
            </w:r>
            <w:bookmarkEnd w:id="53"/>
            <w:bookmarkEnd w:id="54"/>
            <w:bookmarkEnd w:id="55"/>
            <w:bookmarkEnd w:id="56"/>
            <w:bookmarkEnd w:id="57"/>
            <w:bookmarkEnd w:id="58"/>
            <w:bookmarkEnd w:id="59"/>
            <w:r w:rsidRPr="00267633">
              <w:rPr>
                <w:rFonts w:ascii="Times New Roman" w:hAnsi="Times New Roman"/>
                <w:bCs/>
                <w:iCs/>
                <w:szCs w:val="28"/>
                <w:lang w:val="en-GB" w:eastAsia="zh-CN"/>
              </w:rPr>
              <w:t>205</w:t>
            </w:r>
          </w:p>
        </w:tc>
        <w:tc>
          <w:tcPr>
            <w:tcW w:w="2600" w:type="dxa"/>
            <w:gridSpan w:val="2"/>
          </w:tcPr>
          <w:p w14:paraId="301AE0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23F1CD0"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20, 90</w:t>
      </w:r>
    </w:p>
    <w:p w14:paraId="4A410E69"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CD2AA7D" w14:textId="77777777" w:rsidR="00267633" w:rsidRPr="00267633" w:rsidRDefault="00267633" w:rsidP="00267633">
      <w:pPr>
        <w:keepNext/>
        <w:spacing w:before="240" w:after="60"/>
        <w:jc w:val="center"/>
        <w:outlineLvl w:val="1"/>
        <w:divId w:val="2116439976"/>
        <w:rPr>
          <w:rFonts w:ascii="Times New Roman" w:hAnsi="Times New Roman"/>
          <w:b/>
          <w:bCs/>
          <w:iCs/>
          <w:szCs w:val="28"/>
          <w:lang w:val="en-GB" w:eastAsia="zh-CN"/>
        </w:rPr>
      </w:pPr>
      <w:bookmarkStart w:id="60" w:name="_Toc66445316"/>
      <w:bookmarkStart w:id="61" w:name="_Toc81709871"/>
      <w:bookmarkStart w:id="62" w:name="_Toc81710596"/>
      <w:bookmarkStart w:id="63" w:name="_Toc81717505"/>
      <w:bookmarkStart w:id="64" w:name="_Toc122854356"/>
      <w:bookmarkStart w:id="65" w:name="_Toc122854730"/>
      <w:bookmarkStart w:id="66" w:name="_Toc243995804"/>
      <w:r w:rsidRPr="00267633">
        <w:rPr>
          <w:rFonts w:ascii="Times New Roman" w:hAnsi="Times New Roman"/>
          <w:b/>
          <w:bCs/>
          <w:iCs/>
          <w:szCs w:val="28"/>
          <w:lang w:val="en-GB" w:eastAsia="zh-CN"/>
        </w:rPr>
        <w:t>INDEX TO AGREED BUNDLE OF DOCUMENTS</w:t>
      </w:r>
      <w:bookmarkEnd w:id="60"/>
      <w:bookmarkEnd w:id="61"/>
      <w:bookmarkEnd w:id="62"/>
      <w:bookmarkEnd w:id="63"/>
      <w:bookmarkEnd w:id="64"/>
      <w:bookmarkEnd w:id="65"/>
      <w:bookmarkEnd w:id="66"/>
    </w:p>
    <w:p w14:paraId="78E34DC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2CD43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50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278"/>
        <w:gridCol w:w="2980"/>
        <w:gridCol w:w="1228"/>
        <w:gridCol w:w="1402"/>
        <w:gridCol w:w="1140"/>
      </w:tblGrid>
      <w:tr w:rsidR="00267633" w:rsidRPr="00267633" w14:paraId="7A850AC3" w14:textId="77777777" w:rsidTr="00267633">
        <w:trPr>
          <w:divId w:val="2116439976"/>
        </w:trPr>
        <w:tc>
          <w:tcPr>
            <w:tcW w:w="1278" w:type="dxa"/>
          </w:tcPr>
          <w:p w14:paraId="29D62FE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No.</w:t>
            </w:r>
          </w:p>
          <w:p w14:paraId="18F8764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 be numbered serially)</w:t>
            </w:r>
          </w:p>
        </w:tc>
        <w:tc>
          <w:tcPr>
            <w:tcW w:w="2980" w:type="dxa"/>
          </w:tcPr>
          <w:p w14:paraId="0EDF497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Description</w:t>
            </w:r>
          </w:p>
        </w:tc>
        <w:tc>
          <w:tcPr>
            <w:tcW w:w="1228" w:type="dxa"/>
          </w:tcPr>
          <w:p w14:paraId="2711CD0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Original/</w:t>
            </w:r>
          </w:p>
          <w:p w14:paraId="70F3FA0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Copy</w:t>
            </w:r>
          </w:p>
        </w:tc>
        <w:tc>
          <w:tcPr>
            <w:tcW w:w="1402" w:type="dxa"/>
          </w:tcPr>
          <w:p w14:paraId="5ACBF95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Scope of agreement</w:t>
            </w:r>
          </w:p>
        </w:tc>
        <w:tc>
          <w:tcPr>
            <w:tcW w:w="1140" w:type="dxa"/>
          </w:tcPr>
          <w:p w14:paraId="5E29894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Page</w:t>
            </w:r>
          </w:p>
        </w:tc>
      </w:tr>
      <w:tr w:rsidR="00267633" w:rsidRPr="00267633" w14:paraId="66B2F2A1" w14:textId="77777777" w:rsidTr="00267633">
        <w:trPr>
          <w:divId w:val="2116439976"/>
        </w:trPr>
        <w:tc>
          <w:tcPr>
            <w:tcW w:w="1278" w:type="dxa"/>
          </w:tcPr>
          <w:p w14:paraId="5CFAD9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E674A1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B92C63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8CB5F6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D19005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32FBDD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993851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660AA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4B412E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45ADA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25124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3A0EE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5950F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83BFF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8673A7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3AF7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02623F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23EA92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ECF32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538BD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CC85A3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D39B25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97C979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D054B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24F010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BE6DF0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307E5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0F9F33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FF49D0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38449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7AD668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2980" w:type="dxa"/>
          </w:tcPr>
          <w:p w14:paraId="42426A2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228" w:type="dxa"/>
          </w:tcPr>
          <w:p w14:paraId="08F0689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402" w:type="dxa"/>
          </w:tcPr>
          <w:p w14:paraId="09E82DD7"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140" w:type="dxa"/>
          </w:tcPr>
          <w:p w14:paraId="2B33363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r>
    </w:tbl>
    <w:p w14:paraId="7A12FBD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554D394"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6245B87E" w14:textId="77777777" w:rsidR="001A0CCB" w:rsidRDefault="001A0CCB" w:rsidP="00267633">
      <w:pPr>
        <w:spacing w:before="0" w:after="200" w:line="276" w:lineRule="auto"/>
        <w:divId w:val="2116439976"/>
        <w:rPr>
          <w:rFonts w:ascii="Calibri" w:hAnsi="Calibri" w:cs="Times New Roman"/>
          <w:sz w:val="22"/>
          <w:szCs w:val="22"/>
          <w:lang w:val="en-GB" w:eastAsia="en-GB"/>
        </w:rPr>
      </w:pPr>
    </w:p>
    <w:p w14:paraId="27C3B0E9" w14:textId="77777777" w:rsidR="001A0CCB" w:rsidRPr="00267633"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12CEE26" w14:textId="77777777" w:rsidTr="00267633">
        <w:trPr>
          <w:divId w:val="2116439976"/>
          <w:jc w:val="center"/>
        </w:trPr>
        <w:tc>
          <w:tcPr>
            <w:tcW w:w="3080" w:type="dxa"/>
          </w:tcPr>
          <w:p w14:paraId="1966AD25"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30D176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67" w:name="_Toc122854404"/>
            <w:bookmarkStart w:id="68" w:name="_Toc122854783"/>
            <w:bookmarkStart w:id="69" w:name="_Toc122864026"/>
            <w:r w:rsidRPr="00267633">
              <w:rPr>
                <w:rFonts w:ascii="Times New Roman" w:hAnsi="Times New Roman"/>
                <w:bCs/>
                <w:iCs/>
                <w:szCs w:val="28"/>
                <w:lang w:val="en-GB" w:eastAsia="zh-CN"/>
              </w:rPr>
              <w:t xml:space="preserve">FORM </w:t>
            </w:r>
            <w:bookmarkEnd w:id="67"/>
            <w:bookmarkEnd w:id="68"/>
            <w:bookmarkEnd w:id="69"/>
            <w:r w:rsidRPr="00267633">
              <w:rPr>
                <w:rFonts w:ascii="Times New Roman" w:hAnsi="Times New Roman"/>
                <w:bCs/>
                <w:iCs/>
                <w:szCs w:val="28"/>
                <w:lang w:val="en-GB" w:eastAsia="zh-CN"/>
              </w:rPr>
              <w:t>206</w:t>
            </w:r>
          </w:p>
        </w:tc>
        <w:tc>
          <w:tcPr>
            <w:tcW w:w="3080" w:type="dxa"/>
          </w:tcPr>
          <w:p w14:paraId="784744F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3B919EC" w14:textId="77777777" w:rsidR="00267633" w:rsidRPr="00267633" w:rsidRDefault="00267633" w:rsidP="00267633">
      <w:pPr>
        <w:keepNext/>
        <w:spacing w:before="0" w:after="0" w:line="240" w:lineRule="auto"/>
        <w:ind w:left="720" w:hanging="720"/>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21</w:t>
      </w:r>
    </w:p>
    <w:p w14:paraId="3F243EB6"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AFFIDAVIT OF ASSETS AND MEANS</w:t>
      </w:r>
    </w:p>
    <w:p w14:paraId="6C86ACFF"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5A7AD8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0CB89CF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16A5473"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7367368" w14:textId="77777777" w:rsidR="00267633" w:rsidRPr="00267633" w:rsidRDefault="00267633" w:rsidP="00267633">
      <w:pPr>
        <w:spacing w:before="0" w:after="0" w:line="240" w:lineRule="auto"/>
        <w:jc w:val="center"/>
        <w:divId w:val="2116439976"/>
        <w:rPr>
          <w:rFonts w:ascii="Times New Roman" w:hAnsi="Times New Roman" w:cs="Times New Roman"/>
          <w:b/>
          <w:sz w:val="26"/>
          <w:szCs w:val="20"/>
          <w:lang w:val="en-GB" w:eastAsia="zh-CN"/>
        </w:rPr>
      </w:pPr>
    </w:p>
    <w:p w14:paraId="4EF6160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w:t>
      </w:r>
      <w:r w:rsidRPr="00267633">
        <w:rPr>
          <w:rFonts w:ascii="Times New Roman" w:hAnsi="Times New Roman" w:cs="Times New Roman"/>
          <w:b/>
          <w:szCs w:val="20"/>
          <w:lang w:val="en-GB" w:eastAsia="zh-CN"/>
        </w:rPr>
        <w:tab/>
        <w:t xml:space="preserve">Party Swearing or Affirming this Affidavit: </w:t>
      </w:r>
    </w:p>
    <w:p w14:paraId="51B7DBB1"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p>
    <w:p w14:paraId="1573E447"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w:t>
      </w:r>
    </w:p>
    <w:p w14:paraId="1A093C81"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Age:</w:t>
      </w:r>
    </w:p>
    <w:p w14:paraId="6F62E9FE"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w:t>
      </w:r>
    </w:p>
    <w:p w14:paraId="40B799E7"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Contact Number:</w:t>
      </w:r>
    </w:p>
    <w:p w14:paraId="5E980AA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09DDC3C6" w14:textId="77777777" w:rsidR="00267633" w:rsidRPr="00267633" w:rsidRDefault="00267633" w:rsidP="00267633">
      <w:pPr>
        <w:spacing w:before="0" w:after="12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 the Plaintiff/Defendant* in the above matter. I </w:t>
      </w:r>
      <w:r w:rsidRPr="00267633">
        <w:rPr>
          <w:rFonts w:ascii="Times New Roman" w:hAnsi="Times New Roman" w:cs="Times New Roman"/>
          <w:i/>
          <w:szCs w:val="20"/>
          <w:lang w:val="en-GB" w:eastAsia="zh-CN"/>
        </w:rPr>
        <w:t>[make oath and say/affirm that*]</w:t>
      </w:r>
      <w:r w:rsidRPr="00267633">
        <w:rPr>
          <w:rFonts w:ascii="Times New Roman" w:hAnsi="Times New Roman" w:cs="Times New Roman"/>
          <w:szCs w:val="20"/>
          <w:lang w:val="en-GB" w:eastAsia="zh-CN"/>
        </w:rPr>
        <w:t xml:space="preserve"> the contents of this Affidavit of Assets and Means are true and correct to the best of my knowledge, </w:t>
      </w:r>
      <w:proofErr w:type="gramStart"/>
      <w:r w:rsidRPr="00267633">
        <w:rPr>
          <w:rFonts w:ascii="Times New Roman" w:hAnsi="Times New Roman" w:cs="Times New Roman"/>
          <w:szCs w:val="20"/>
          <w:lang w:val="en-GB" w:eastAsia="zh-CN"/>
        </w:rPr>
        <w:t>information</w:t>
      </w:r>
      <w:proofErr w:type="gramEnd"/>
      <w:r w:rsidRPr="00267633">
        <w:rPr>
          <w:rFonts w:ascii="Times New Roman" w:hAnsi="Times New Roman" w:cs="Times New Roman"/>
          <w:szCs w:val="20"/>
          <w:lang w:val="en-GB" w:eastAsia="zh-CN"/>
        </w:rPr>
        <w:t xml:space="preserve"> and belief. All the information stated in this Affidavit of Assets and Means is accurate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 have made full and frank disclosure of my assets and means in this Affidavit of Assets and Means, to the best of my knowledge, information and belief, and have no other assets and means aside from what has been disclosed in this Affidavit.</w:t>
      </w:r>
    </w:p>
    <w:p w14:paraId="1BAC3642"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Summary of Relevant Information on Ancillary Matters</w:t>
      </w:r>
    </w:p>
    <w:p w14:paraId="38AA45B6"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 xml:space="preserve">Minor Child(ren) – </w:t>
      </w:r>
      <w:r w:rsidRPr="00267633">
        <w:rPr>
          <w:rFonts w:ascii="Times New Roman" w:hAnsi="Times New Roman" w:cs="Times New Roman"/>
          <w:i/>
          <w:u w:val="single"/>
          <w:lang w:val="en-US" w:eastAsia="zh-CN"/>
        </w:rPr>
        <w:t>Please list down the names and ages of all your minor child(ren)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1"/>
        <w:gridCol w:w="4351"/>
      </w:tblGrid>
      <w:tr w:rsidR="00267633" w:rsidRPr="00267633" w14:paraId="45A7ED37" w14:textId="77777777" w:rsidTr="00267633">
        <w:trPr>
          <w:divId w:val="2116439976"/>
        </w:trPr>
        <w:tc>
          <w:tcPr>
            <w:tcW w:w="4621" w:type="dxa"/>
          </w:tcPr>
          <w:p w14:paraId="774138BF"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Name of Child(ren) </w:t>
            </w:r>
          </w:p>
          <w:p w14:paraId="1C2AEB3A"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621" w:type="dxa"/>
          </w:tcPr>
          <w:p w14:paraId="358EE304"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Age of Child(ren) </w:t>
            </w:r>
          </w:p>
        </w:tc>
      </w:tr>
      <w:tr w:rsidR="00267633" w:rsidRPr="00267633" w14:paraId="01F09EFA" w14:textId="77777777" w:rsidTr="00267633">
        <w:trPr>
          <w:divId w:val="2116439976"/>
        </w:trPr>
        <w:tc>
          <w:tcPr>
            <w:tcW w:w="4621" w:type="dxa"/>
          </w:tcPr>
          <w:p w14:paraId="56442BE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1054028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4B63697" w14:textId="77777777" w:rsidTr="00267633">
        <w:trPr>
          <w:divId w:val="2116439976"/>
        </w:trPr>
        <w:tc>
          <w:tcPr>
            <w:tcW w:w="4621" w:type="dxa"/>
          </w:tcPr>
          <w:p w14:paraId="070F92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B6D21C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D58FEEA" w14:textId="77777777" w:rsidR="00267633" w:rsidRP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5A3862D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Income and Occupation –</w:t>
      </w:r>
      <w:r w:rsidRPr="00267633">
        <w:rPr>
          <w:rFonts w:ascii="Times New Roman" w:hAnsi="Times New Roman" w:cs="Times New Roman"/>
          <w:i/>
          <w:u w:val="single"/>
          <w:lang w:val="en-US" w:eastAsia="zh-CN"/>
        </w:rPr>
        <w:t>Please state your occupation and average monthly income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3"/>
        <w:gridCol w:w="4309"/>
      </w:tblGrid>
      <w:tr w:rsidR="00267633" w:rsidRPr="00267633" w14:paraId="0F254263" w14:textId="77777777" w:rsidTr="00267633">
        <w:trPr>
          <w:divId w:val="2116439976"/>
        </w:trPr>
        <w:tc>
          <w:tcPr>
            <w:tcW w:w="4469" w:type="dxa"/>
          </w:tcPr>
          <w:p w14:paraId="40341065"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Occupation</w:t>
            </w:r>
          </w:p>
          <w:p w14:paraId="2865C111"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62AC82D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33A9E5" w14:textId="77777777" w:rsidTr="00267633">
        <w:trPr>
          <w:divId w:val="2116439976"/>
        </w:trPr>
        <w:tc>
          <w:tcPr>
            <w:tcW w:w="4469" w:type="dxa"/>
          </w:tcPr>
          <w:p w14:paraId="23708B3C"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Average monthly income </w:t>
            </w:r>
          </w:p>
          <w:p w14:paraId="2F9A4A46"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4D20323A"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p>
        </w:tc>
      </w:tr>
    </w:tbl>
    <w:p w14:paraId="44099354"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p>
    <w:p w14:paraId="3E65CEE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Assets – </w:t>
      </w:r>
      <w:r w:rsidRPr="00267633">
        <w:rPr>
          <w:rFonts w:ascii="Times New Roman" w:hAnsi="Times New Roman" w:cs="Times New Roman"/>
          <w:i/>
          <w:u w:val="single"/>
          <w:lang w:val="en-US" w:eastAsia="zh-CN"/>
        </w:rPr>
        <w:t xml:space="preserve">Please list all your assets and their value (in Singapore dollars). If you do not know the value, please provide an estimate of the value.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6"/>
        <w:gridCol w:w="4366"/>
      </w:tblGrid>
      <w:tr w:rsidR="00267633" w:rsidRPr="00267633" w14:paraId="6DBB2176" w14:textId="77777777" w:rsidTr="00267633">
        <w:trPr>
          <w:divId w:val="2116439976"/>
        </w:trPr>
        <w:tc>
          <w:tcPr>
            <w:tcW w:w="4621" w:type="dxa"/>
          </w:tcPr>
          <w:p w14:paraId="62BEBE58"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Assets </w:t>
            </w:r>
          </w:p>
        </w:tc>
        <w:tc>
          <w:tcPr>
            <w:tcW w:w="4621" w:type="dxa"/>
          </w:tcPr>
          <w:p w14:paraId="4A9914A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Value (in Singapore dollars)</w:t>
            </w:r>
          </w:p>
        </w:tc>
      </w:tr>
      <w:tr w:rsidR="00267633" w:rsidRPr="00267633" w14:paraId="14E2EE6C" w14:textId="77777777" w:rsidTr="00267633">
        <w:trPr>
          <w:divId w:val="2116439976"/>
        </w:trPr>
        <w:tc>
          <w:tcPr>
            <w:tcW w:w="4621" w:type="dxa"/>
          </w:tcPr>
          <w:p w14:paraId="3EFFAC4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1819FF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BA8C4E8" w14:textId="77777777" w:rsidTr="00267633">
        <w:trPr>
          <w:divId w:val="2116439976"/>
        </w:trPr>
        <w:tc>
          <w:tcPr>
            <w:tcW w:w="4621" w:type="dxa"/>
          </w:tcPr>
          <w:p w14:paraId="60E16C7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30BEDA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49BCCC" w14:textId="77777777" w:rsidTr="00267633">
        <w:trPr>
          <w:divId w:val="2116439976"/>
        </w:trPr>
        <w:tc>
          <w:tcPr>
            <w:tcW w:w="4621" w:type="dxa"/>
          </w:tcPr>
          <w:p w14:paraId="5496DCA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A9D0EB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45DCBACC" w14:textId="77777777" w:rsid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3FF6F209" w14:textId="77777777" w:rsidR="000A451C" w:rsidRPr="00267633" w:rsidRDefault="000A451C" w:rsidP="00267633">
      <w:pPr>
        <w:spacing w:before="0" w:after="0" w:line="240" w:lineRule="auto"/>
        <w:ind w:left="360"/>
        <w:jc w:val="both"/>
        <w:divId w:val="2116439976"/>
        <w:rPr>
          <w:rFonts w:ascii="Times New Roman" w:hAnsi="Times New Roman" w:cs="Times New Roman"/>
          <w:lang w:val="en-US" w:eastAsia="zh-CN"/>
        </w:rPr>
      </w:pPr>
    </w:p>
    <w:p w14:paraId="7FB01982"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Liabilities – </w:t>
      </w:r>
      <w:r w:rsidRPr="00267633">
        <w:rPr>
          <w:rFonts w:ascii="Times New Roman" w:hAnsi="Times New Roman" w:cs="Times New Roman"/>
          <w:i/>
          <w:u w:val="single"/>
          <w:lang w:val="en-US" w:eastAsia="zh-CN"/>
        </w:rPr>
        <w:t xml:space="preserve">Please list all your liabilities and the amount (in Singapore dollars). If you do not know the amount, please provide an estimate of the amount.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2"/>
      </w:tblGrid>
      <w:tr w:rsidR="00267633" w:rsidRPr="00267633" w14:paraId="1B266328" w14:textId="77777777" w:rsidTr="00267633">
        <w:trPr>
          <w:divId w:val="2116439976"/>
        </w:trPr>
        <w:tc>
          <w:tcPr>
            <w:tcW w:w="4621" w:type="dxa"/>
          </w:tcPr>
          <w:p w14:paraId="21CF930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Liabilities</w:t>
            </w:r>
          </w:p>
        </w:tc>
        <w:tc>
          <w:tcPr>
            <w:tcW w:w="4621" w:type="dxa"/>
          </w:tcPr>
          <w:p w14:paraId="33493942"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Amount (in Singapore dollars)</w:t>
            </w:r>
          </w:p>
        </w:tc>
      </w:tr>
      <w:tr w:rsidR="00267633" w:rsidRPr="00267633" w14:paraId="2496474E" w14:textId="77777777" w:rsidTr="00267633">
        <w:trPr>
          <w:divId w:val="2116439976"/>
        </w:trPr>
        <w:tc>
          <w:tcPr>
            <w:tcW w:w="4621" w:type="dxa"/>
          </w:tcPr>
          <w:p w14:paraId="2AB6C8A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13B8CD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22E60" w14:textId="77777777" w:rsidTr="00267633">
        <w:trPr>
          <w:divId w:val="2116439976"/>
        </w:trPr>
        <w:tc>
          <w:tcPr>
            <w:tcW w:w="4621" w:type="dxa"/>
          </w:tcPr>
          <w:p w14:paraId="343A4E3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BD71D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2598D5E" w14:textId="77777777" w:rsidTr="00267633">
        <w:trPr>
          <w:divId w:val="2116439976"/>
        </w:trPr>
        <w:tc>
          <w:tcPr>
            <w:tcW w:w="4621" w:type="dxa"/>
          </w:tcPr>
          <w:p w14:paraId="0B39EAA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7EAB61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10911B47"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p>
    <w:p w14:paraId="29D03B40"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47DD2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w:t>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Financial Issues</w:t>
      </w:r>
    </w:p>
    <w:p w14:paraId="5A025B6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A9BB9" w14:textId="77777777" w:rsidR="00267633" w:rsidRPr="00267633" w:rsidRDefault="00267633" w:rsidP="00267633">
      <w:pPr>
        <w:spacing w:before="240" w:after="60" w:line="240" w:lineRule="auto"/>
        <w:ind w:firstLine="72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I.</w:t>
      </w:r>
      <w:r w:rsidRPr="00267633">
        <w:rPr>
          <w:rFonts w:ascii="Times New Roman" w:hAnsi="Times New Roman" w:cs="Times New Roman"/>
          <w:b/>
          <w:bCs/>
          <w:iCs/>
          <w:szCs w:val="26"/>
          <w:lang w:val="en-GB" w:eastAsia="zh-CN"/>
        </w:rPr>
        <w:tab/>
        <w:t>Assets and Means</w:t>
      </w:r>
    </w:p>
    <w:p w14:paraId="25B4DF5A"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6E93CB0" w14:textId="77777777" w:rsidR="00267633" w:rsidRPr="00267633" w:rsidRDefault="00267633" w:rsidP="006172E9">
      <w:pPr>
        <w:numPr>
          <w:ilvl w:val="0"/>
          <w:numId w:val="46"/>
        </w:num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am/am not* an undischarged bankrupt. </w:t>
      </w:r>
    </w:p>
    <w:p w14:paraId="5CCA00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C77BE8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[If you are an undischarged bankrupt, state the date of the bankruptcy order, and the bankruptcy number.]</w:t>
      </w:r>
    </w:p>
    <w:p w14:paraId="28D5653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98A17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Work Particulars</w:t>
      </w:r>
    </w:p>
    <w:p w14:paraId="0377D5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541B29" w14:textId="77777777" w:rsidR="00267633" w:rsidRPr="00267633" w:rsidRDefault="00267633" w:rsidP="006172E9">
      <w:pPr>
        <w:numPr>
          <w:ilvl w:val="0"/>
          <w:numId w:val="46"/>
        </w:num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occupation is:</w:t>
      </w:r>
    </w:p>
    <w:p w14:paraId="60A2BD3F" w14:textId="77777777" w:rsidR="00267633" w:rsidRPr="00267633" w:rsidRDefault="00267633" w:rsidP="00267633">
      <w:pPr>
        <w:tabs>
          <w:tab w:val="left" w:pos="1440"/>
          <w:tab w:val="num" w:pos="1530"/>
        </w:tabs>
        <w:spacing w:before="0" w:after="0" w:line="240" w:lineRule="auto"/>
        <w:ind w:left="1440"/>
        <w:jc w:val="both"/>
        <w:divId w:val="2116439976"/>
        <w:rPr>
          <w:rFonts w:ascii="Times New Roman" w:hAnsi="Times New Roman" w:cs="Times New Roman"/>
          <w:szCs w:val="20"/>
          <w:lang w:val="en-GB" w:eastAsia="zh-CN"/>
        </w:rPr>
      </w:pPr>
    </w:p>
    <w:p w14:paraId="5E43136B" w14:textId="77777777" w:rsidR="00267633" w:rsidRPr="00267633" w:rsidRDefault="00267633" w:rsidP="00267633">
      <w:pPr>
        <w:tabs>
          <w:tab w:val="left" w:pos="1440"/>
          <w:tab w:val="num" w:pos="1530"/>
        </w:tabs>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I am an employee*.</w:t>
      </w:r>
    </w:p>
    <w:p w14:paraId="4E4CE1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7533A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employer.</w:t>
      </w:r>
      <w:r w:rsidRPr="00267633">
        <w:rPr>
          <w:rFonts w:ascii="Times New Roman" w:hAnsi="Times New Roman" w:cs="Times New Roman"/>
          <w:szCs w:val="20"/>
          <w:lang w:val="en-GB" w:eastAsia="zh-CN"/>
        </w:rPr>
        <w:t xml:space="preserve">] </w:t>
      </w:r>
    </w:p>
    <w:p w14:paraId="094BD40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p>
    <w:p w14:paraId="3D10FCB6" w14:textId="77777777" w:rsidR="00267633" w:rsidRPr="00267633" w:rsidRDefault="00267633" w:rsidP="006172E9">
      <w:pPr>
        <w:numPr>
          <w:ilvl w:val="0"/>
          <w:numId w:val="47"/>
        </w:numPr>
        <w:spacing w:before="0" w:after="0" w:line="240" w:lineRule="auto"/>
        <w:ind w:left="1418" w:firstLine="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employer is:</w:t>
      </w:r>
    </w:p>
    <w:p w14:paraId="4FBB9D7F"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6B95E0A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My designation is:</w:t>
      </w:r>
    </w:p>
    <w:p w14:paraId="6FD79C56"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3D958840"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(c)</w:t>
      </w:r>
      <w:r w:rsidRPr="00267633">
        <w:rPr>
          <w:rFonts w:ascii="Times New Roman" w:hAnsi="Times New Roman" w:cs="Times New Roman"/>
          <w:szCs w:val="16"/>
          <w:lang w:val="en-GB" w:eastAsia="zh-CN"/>
        </w:rPr>
        <w:tab/>
        <w:t xml:space="preserve">My gross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 </w:t>
      </w:r>
    </w:p>
    <w:p w14:paraId="2C98E694"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p>
    <w:p w14:paraId="00D281C1"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(d)</w:t>
      </w:r>
      <w:r w:rsidRPr="00267633">
        <w:rPr>
          <w:rFonts w:ascii="Times New Roman" w:hAnsi="Times New Roman" w:cs="Times New Roman"/>
          <w:szCs w:val="16"/>
          <w:lang w:val="en-GB" w:eastAsia="zh-CN"/>
        </w:rPr>
        <w:tab/>
        <w:t xml:space="preserve">My take-home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w:t>
      </w:r>
    </w:p>
    <w:p w14:paraId="26C86F4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260D58C"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 xml:space="preserve">I am self-employed*. </w:t>
      </w:r>
    </w:p>
    <w:p w14:paraId="07ED456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8C1AB8"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of your businesses.</w:t>
      </w:r>
      <w:r w:rsidRPr="00267633">
        <w:rPr>
          <w:rFonts w:ascii="Times New Roman" w:hAnsi="Times New Roman" w:cs="Times New Roman"/>
          <w:szCs w:val="20"/>
          <w:lang w:val="en-GB" w:eastAsia="zh-CN"/>
        </w:rPr>
        <w:t xml:space="preserve">] </w:t>
      </w:r>
    </w:p>
    <w:p w14:paraId="7DE9D5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A9616A"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is:</w:t>
      </w:r>
    </w:p>
    <w:p w14:paraId="130AE305"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3B4038C"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sole proprietorship/partnership*.</w:t>
      </w:r>
    </w:p>
    <w:p w14:paraId="4BF8C55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1B745EB"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business:</w:t>
      </w:r>
    </w:p>
    <w:p w14:paraId="0F01FB6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164647"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monthly income is:</w:t>
      </w:r>
    </w:p>
    <w:p w14:paraId="239303E9"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09CD9F"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estimated value of my business is:</w:t>
      </w:r>
    </w:p>
    <w:p w14:paraId="45222DA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3DE776" w14:textId="77777777" w:rsidR="00267633" w:rsidRPr="00267633" w:rsidRDefault="00267633" w:rsidP="00267633">
      <w:pPr>
        <w:tabs>
          <w:tab w:val="num" w:pos="1440"/>
        </w:tabs>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I am unemployed*.</w:t>
      </w:r>
    </w:p>
    <w:p w14:paraId="20E56F83"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1CF3BFAC" w14:textId="77777777" w:rsidR="00267633" w:rsidRPr="00267633" w:rsidRDefault="00267633" w:rsidP="00267633">
      <w:pPr>
        <w:spacing w:before="0" w:after="0" w:line="240" w:lineRule="auto"/>
        <w:ind w:firstLine="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Before becoming unemployed, I was an employee.</w:t>
      </w:r>
    </w:p>
    <w:p w14:paraId="4E0CDD1C"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5E8B5AC7" w14:textId="77777777" w:rsidR="00267633" w:rsidRPr="00267633" w:rsidRDefault="00267633" w:rsidP="00267633">
      <w:pPr>
        <w:tabs>
          <w:tab w:val="num" w:pos="2127"/>
        </w:tabs>
        <w:spacing w:before="0" w:after="0" w:line="240" w:lineRule="auto"/>
        <w:ind w:left="2977" w:hanging="297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My last drawn gross monthly income (including salary, allowances, commissions, </w:t>
      </w:r>
      <w:proofErr w:type="gramStart"/>
      <w:r w:rsidRPr="00267633">
        <w:rPr>
          <w:rFonts w:ascii="Times New Roman" w:hAnsi="Times New Roman" w:cs="Times New Roman"/>
          <w:szCs w:val="20"/>
          <w:lang w:val="en-GB" w:eastAsia="zh-CN"/>
        </w:rPr>
        <w:t>benefits</w:t>
      </w:r>
      <w:proofErr w:type="gramEnd"/>
      <w:r w:rsidRPr="00267633">
        <w:rPr>
          <w:rFonts w:ascii="Times New Roman" w:hAnsi="Times New Roman" w:cs="Times New Roman"/>
          <w:szCs w:val="20"/>
          <w:lang w:val="en-GB" w:eastAsia="zh-CN"/>
        </w:rPr>
        <w:t xml:space="preserve"> and bonuses)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23267BCE" w14:textId="77777777" w:rsidR="00267633" w:rsidRPr="00267633" w:rsidRDefault="00267633" w:rsidP="00267633">
      <w:pPr>
        <w:tabs>
          <w:tab w:val="num" w:pos="2127"/>
          <w:tab w:val="num" w:pos="3600"/>
        </w:tabs>
        <w:spacing w:before="0" w:after="0" w:line="240" w:lineRule="auto"/>
        <w:ind w:left="2977" w:hanging="2977"/>
        <w:jc w:val="both"/>
        <w:divId w:val="2116439976"/>
        <w:rPr>
          <w:rFonts w:ascii="Times New Roman" w:hAnsi="Times New Roman" w:cs="Times New Roman"/>
          <w:szCs w:val="20"/>
          <w:lang w:val="en-GB" w:eastAsia="zh-CN"/>
        </w:rPr>
      </w:pPr>
    </w:p>
    <w:p w14:paraId="16685CD0" w14:textId="77777777" w:rsidR="00267633" w:rsidRPr="00267633" w:rsidRDefault="00267633" w:rsidP="006172E9">
      <w:pPr>
        <w:numPr>
          <w:ilvl w:val="0"/>
          <w:numId w:val="58"/>
        </w:numPr>
        <w:tabs>
          <w:tab w:val="num" w:pos="2127"/>
          <w:tab w:val="num" w:pos="3600"/>
        </w:tabs>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previous employer is:</w:t>
      </w:r>
    </w:p>
    <w:p w14:paraId="3CBD5C46" w14:textId="77777777" w:rsidR="00267633" w:rsidRPr="00267633" w:rsidRDefault="00267633" w:rsidP="00267633">
      <w:pPr>
        <w:tabs>
          <w:tab w:val="num" w:pos="3600"/>
        </w:tabs>
        <w:spacing w:before="0" w:after="0" w:line="240" w:lineRule="auto"/>
        <w:ind w:left="3600" w:hanging="720"/>
        <w:jc w:val="both"/>
        <w:divId w:val="2116439976"/>
        <w:rPr>
          <w:rFonts w:ascii="Times New Roman" w:hAnsi="Times New Roman" w:cs="Times New Roman"/>
          <w:szCs w:val="20"/>
          <w:lang w:val="en-GB" w:eastAsia="zh-CN"/>
        </w:rPr>
      </w:pPr>
    </w:p>
    <w:p w14:paraId="4789B28F"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Before becoming unemployed, I was self-employed*.</w:t>
      </w:r>
    </w:p>
    <w:p w14:paraId="0893FC95"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04D916F"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was:</w:t>
      </w:r>
    </w:p>
    <w:p w14:paraId="2AD116BC"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was a sole proprietorship/partnership*.</w:t>
      </w:r>
    </w:p>
    <w:p w14:paraId="3261E1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Nature of business:</w:t>
      </w:r>
    </w:p>
    <w:p w14:paraId="701E1F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p>
    <w:p w14:paraId="4EB4C78A"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Status of business </w:t>
      </w:r>
      <w:r w:rsidRPr="00267633">
        <w:rPr>
          <w:rFonts w:ascii="Times New Roman" w:hAnsi="Times New Roman" w:cs="Times New Roman"/>
          <w:i/>
          <w:szCs w:val="20"/>
          <w:lang w:val="en-GB" w:eastAsia="zh-CN"/>
        </w:rPr>
        <w:t>[e.g. whether business terminated at Accounting and Corporate Regulatory Authority (ACRA), and if so, to state date of termination]</w:t>
      </w:r>
      <w:r w:rsidRPr="00267633">
        <w:rPr>
          <w:rFonts w:ascii="Times New Roman" w:hAnsi="Times New Roman" w:cs="Times New Roman"/>
          <w:szCs w:val="20"/>
          <w:lang w:val="en-GB" w:eastAsia="zh-CN"/>
        </w:rPr>
        <w:t>:</w:t>
      </w:r>
    </w:p>
    <w:p w14:paraId="0857DB5E" w14:textId="77777777" w:rsidR="00267633" w:rsidRPr="00267633" w:rsidRDefault="00267633" w:rsidP="00267633">
      <w:pPr>
        <w:spacing w:before="0" w:after="0" w:line="240" w:lineRule="auto"/>
        <w:ind w:left="360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p>
    <w:p w14:paraId="2D875DA5"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w:t>
      </w:r>
      <w:r w:rsidRPr="00267633">
        <w:rPr>
          <w:rFonts w:ascii="Times New Roman" w:hAnsi="Times New Roman" w:cs="Times New Roman"/>
          <w:szCs w:val="20"/>
          <w:lang w:val="en-GB" w:eastAsia="zh-CN"/>
        </w:rPr>
        <w:tab/>
        <w:t>My monthly income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3D205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54F92D" w14:textId="77777777" w:rsidR="00267633" w:rsidRPr="00267633" w:rsidRDefault="00267633" w:rsidP="00267633">
      <w:pPr>
        <w:tabs>
          <w:tab w:val="left" w:pos="1276"/>
        </w:tabs>
        <w:spacing w:before="0" w:after="0" w:line="240" w:lineRule="auto"/>
        <w:ind w:left="1276" w:hanging="567"/>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Aside from my income from my employment/business*, I have the following/I do not have any additional* sources of income</w:t>
      </w:r>
      <w:r w:rsidRPr="00267633">
        <w:rPr>
          <w:rFonts w:ascii="Times New Roman" w:hAnsi="Times New Roman" w:cs="Times New Roman"/>
          <w:szCs w:val="20"/>
          <w:vertAlign w:val="superscript"/>
          <w:lang w:val="en-GB" w:eastAsia="zh-CN"/>
        </w:rPr>
        <w:footnoteReference w:id="3"/>
      </w:r>
      <w:r w:rsidRPr="00267633">
        <w:rPr>
          <w:rFonts w:ascii="Times New Roman" w:hAnsi="Times New Roman" w:cs="Times New Roman"/>
          <w:szCs w:val="20"/>
          <w:lang w:val="en-GB" w:eastAsia="zh-CN"/>
        </w:rPr>
        <w:t>:</w:t>
      </w:r>
    </w:p>
    <w:tbl>
      <w:tblPr>
        <w:tblpPr w:leftFromText="180" w:rightFromText="180" w:vertAnchor="text" w:horzAnchor="margin" w:tblpXSpec="center"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510"/>
        <w:gridCol w:w="2268"/>
      </w:tblGrid>
      <w:tr w:rsidR="00267633" w:rsidRPr="00267633" w14:paraId="579AFA38" w14:textId="77777777" w:rsidTr="00267633">
        <w:trPr>
          <w:divId w:val="2116439976"/>
          <w:cantSplit/>
        </w:trPr>
        <w:tc>
          <w:tcPr>
            <w:tcW w:w="810" w:type="dxa"/>
          </w:tcPr>
          <w:p w14:paraId="5FE7F44F"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S/No.</w:t>
            </w:r>
          </w:p>
        </w:tc>
        <w:tc>
          <w:tcPr>
            <w:tcW w:w="3510" w:type="dxa"/>
          </w:tcPr>
          <w:p w14:paraId="6094670B"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Source of Income</w:t>
            </w:r>
          </w:p>
        </w:tc>
        <w:tc>
          <w:tcPr>
            <w:tcW w:w="2268" w:type="dxa"/>
          </w:tcPr>
          <w:p w14:paraId="384203DD"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(S$)</w:t>
            </w:r>
          </w:p>
        </w:tc>
      </w:tr>
      <w:tr w:rsidR="00267633" w:rsidRPr="00267633" w14:paraId="43BC8F9D" w14:textId="77777777" w:rsidTr="00267633">
        <w:trPr>
          <w:divId w:val="2116439976"/>
          <w:cantSplit/>
        </w:trPr>
        <w:tc>
          <w:tcPr>
            <w:tcW w:w="810" w:type="dxa"/>
          </w:tcPr>
          <w:p w14:paraId="6F7E14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52E0A5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F3A1EC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1005BD9" w14:textId="77777777" w:rsidTr="00267633">
        <w:trPr>
          <w:divId w:val="2116439976"/>
          <w:cantSplit/>
        </w:trPr>
        <w:tc>
          <w:tcPr>
            <w:tcW w:w="810" w:type="dxa"/>
          </w:tcPr>
          <w:p w14:paraId="33DE5E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74DCB7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527F843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21AFF60" w14:textId="77777777" w:rsidTr="00267633">
        <w:trPr>
          <w:divId w:val="2116439976"/>
          <w:cantSplit/>
        </w:trPr>
        <w:tc>
          <w:tcPr>
            <w:tcW w:w="810" w:type="dxa"/>
          </w:tcPr>
          <w:p w14:paraId="05D03E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2107A1F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3CDE2AC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BCECD42" w14:textId="77777777" w:rsidTr="00267633">
        <w:trPr>
          <w:divId w:val="2116439976"/>
          <w:cantSplit/>
        </w:trPr>
        <w:tc>
          <w:tcPr>
            <w:tcW w:w="810" w:type="dxa"/>
          </w:tcPr>
          <w:p w14:paraId="50C3CC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027C02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6A88591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413E1BE" w14:textId="77777777" w:rsidTr="00267633">
        <w:trPr>
          <w:divId w:val="2116439976"/>
          <w:cantSplit/>
        </w:trPr>
        <w:tc>
          <w:tcPr>
            <w:tcW w:w="810" w:type="dxa"/>
          </w:tcPr>
          <w:p w14:paraId="17A517C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338EB7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514A5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9C7DB91" w14:textId="77777777" w:rsidR="00267633" w:rsidRPr="00267633" w:rsidRDefault="00267633" w:rsidP="00267633">
      <w:pPr>
        <w:spacing w:before="0" w:after="0" w:line="240" w:lineRule="auto"/>
        <w:ind w:left="2160" w:hanging="720"/>
        <w:divId w:val="2116439976"/>
        <w:rPr>
          <w:rFonts w:ascii="Times New Roman" w:hAnsi="Times New Roman" w:cs="Times New Roman"/>
          <w:szCs w:val="20"/>
          <w:lang w:val="en-GB" w:eastAsia="zh-CN"/>
        </w:rPr>
      </w:pPr>
    </w:p>
    <w:p w14:paraId="533EFD3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328572B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448E8563"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immovable properties situated in Singapore or overseas.</w:t>
      </w:r>
    </w:p>
    <w:p w14:paraId="2A9FF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C83E8"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7.</w:t>
      </w:r>
      <w:r w:rsidRPr="00267633">
        <w:rPr>
          <w:rFonts w:ascii="Times New Roman" w:hAnsi="Times New Roman" w:cs="Times New Roman"/>
          <w:szCs w:val="20"/>
          <w:lang w:val="en-GB" w:eastAsia="zh-CN"/>
        </w:rPr>
        <w:tab/>
        <w:t>I own the following/do not own any* immovable properties:</w:t>
      </w:r>
    </w:p>
    <w:p w14:paraId="707D3904" w14:textId="77777777" w:rsidR="00267633" w:rsidRPr="00267633" w:rsidRDefault="00267633" w:rsidP="00267633">
      <w:pPr>
        <w:spacing w:before="0" w:after="0" w:line="240" w:lineRule="auto"/>
        <w:ind w:firstLine="2160"/>
        <w:jc w:val="both"/>
        <w:divId w:val="2116439976"/>
        <w:rPr>
          <w:rFonts w:ascii="Times New Roman" w:hAnsi="Times New Roman" w:cs="Times New Roman"/>
          <w:i/>
          <w:szCs w:val="20"/>
          <w:lang w:val="en-GB" w:eastAsia="zh-CN"/>
        </w:rPr>
      </w:pPr>
    </w:p>
    <w:p w14:paraId="0F013136" w14:textId="77777777" w:rsidR="00267633" w:rsidRPr="00267633" w:rsidRDefault="00267633" w:rsidP="00267633">
      <w:pPr>
        <w:spacing w:before="0" w:after="0" w:line="240" w:lineRule="auto"/>
        <w:ind w:firstLine="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property]</w:t>
      </w:r>
    </w:p>
    <w:p w14:paraId="3BC9A7AE"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232877E" w14:textId="77777777" w:rsidR="00267633" w:rsidRPr="00267633" w:rsidRDefault="00267633" w:rsidP="00267633">
      <w:pPr>
        <w:spacing w:before="0" w:after="120" w:line="240" w:lineRule="auto"/>
        <w:ind w:firstLine="1418"/>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property owned:</w:t>
      </w:r>
    </w:p>
    <w:p w14:paraId="2784B8FA"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p>
    <w:p w14:paraId="29B91E3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Whether title to the land is registered or unregistered, and if registered, the Certificate of Title (CT/SSCT/SCT*) number</w:t>
      </w:r>
    </w:p>
    <w:p w14:paraId="3DCA1F0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0E15BFC4"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 xml:space="preserve">Names of joint-owners (if any) and the </w:t>
      </w:r>
      <w:proofErr w:type="gramStart"/>
      <w:r w:rsidRPr="00267633">
        <w:rPr>
          <w:rFonts w:ascii="Times New Roman" w:hAnsi="Times New Roman" w:cs="Times New Roman"/>
          <w:szCs w:val="20"/>
          <w:lang w:val="en-GB" w:eastAsia="zh-CN"/>
        </w:rPr>
        <w:t>manner in which</w:t>
      </w:r>
      <w:proofErr w:type="gramEnd"/>
      <w:r w:rsidRPr="00267633">
        <w:rPr>
          <w:rFonts w:ascii="Times New Roman" w:hAnsi="Times New Roman" w:cs="Times New Roman"/>
          <w:szCs w:val="20"/>
          <w:lang w:val="en-GB" w:eastAsia="zh-CN"/>
        </w:rPr>
        <w:t xml:space="preserve"> the property is held, i.e. whether as joint tenants or tenants in common:</w:t>
      </w:r>
    </w:p>
    <w:p w14:paraId="736A82B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8258F61"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Names of mortgagee/</w:t>
      </w:r>
      <w:proofErr w:type="spellStart"/>
      <w:r w:rsidRPr="00267633">
        <w:rPr>
          <w:rFonts w:ascii="Times New Roman" w:hAnsi="Times New Roman" w:cs="Times New Roman"/>
          <w:szCs w:val="20"/>
          <w:lang w:val="en-GB" w:eastAsia="zh-CN"/>
        </w:rPr>
        <w:t>chargee</w:t>
      </w:r>
      <w:proofErr w:type="spellEnd"/>
      <w:r w:rsidRPr="00267633">
        <w:rPr>
          <w:rFonts w:ascii="Times New Roman" w:hAnsi="Times New Roman" w:cs="Times New Roman"/>
          <w:szCs w:val="20"/>
          <w:lang w:val="en-GB" w:eastAsia="zh-CN"/>
        </w:rPr>
        <w:t xml:space="preserve"> (if any), and amounts outstanding to each mortgagee/</w:t>
      </w:r>
      <w:proofErr w:type="spellStart"/>
      <w:r w:rsidRPr="00267633">
        <w:rPr>
          <w:rFonts w:ascii="Times New Roman" w:hAnsi="Times New Roman" w:cs="Times New Roman"/>
          <w:szCs w:val="20"/>
          <w:lang w:val="en-GB" w:eastAsia="zh-CN"/>
        </w:rPr>
        <w:t>chargee</w:t>
      </w:r>
      <w:proofErr w:type="spellEnd"/>
    </w:p>
    <w:p w14:paraId="33FA617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779FB4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Value/Estimated value* of property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DA9C5F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451C28D0" w14:textId="77777777" w:rsidR="00267633" w:rsidRPr="00267633" w:rsidRDefault="00267633" w:rsidP="006172E9">
      <w:pPr>
        <w:numPr>
          <w:ilvl w:val="0"/>
          <w:numId w:val="48"/>
        </w:numPr>
        <w:spacing w:before="0" w:after="0" w:line="240" w:lineRule="auto"/>
        <w:ind w:left="2127" w:right="-69" w:hanging="709"/>
        <w:contextualSpacing/>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Amount of monthly mortgage payment and how payment is made (i.e. CPF or cash):</w:t>
      </w:r>
    </w:p>
    <w:p w14:paraId="6456811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65A40F4C"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motor vehicles in Singapore or overseas*</w:t>
      </w:r>
    </w:p>
    <w:p w14:paraId="61EBC7AD" w14:textId="77777777" w:rsidR="00267633" w:rsidRPr="00267633" w:rsidRDefault="00267633" w:rsidP="00267633">
      <w:pPr>
        <w:tabs>
          <w:tab w:val="left" w:pos="1276"/>
        </w:tabs>
        <w:spacing w:before="240" w:after="60" w:line="240" w:lineRule="auto"/>
        <w:ind w:left="1276" w:hanging="567"/>
        <w:outlineLvl w:val="4"/>
        <w:divId w:val="2116439976"/>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8.</w:t>
      </w:r>
      <w:r w:rsidRPr="00267633">
        <w:rPr>
          <w:rFonts w:ascii="Times New Roman" w:hAnsi="Times New Roman" w:cs="Times New Roman"/>
          <w:bCs/>
          <w:iCs/>
          <w:szCs w:val="26"/>
          <w:lang w:val="en-GB" w:eastAsia="zh-CN"/>
        </w:rPr>
        <w:tab/>
        <w:t>I own a/do not own any* motor vehicle/more than one motor vehicle.  The particulars of the motor vehicle(s) are as follows:</w:t>
      </w:r>
    </w:p>
    <w:p w14:paraId="2D58155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383846" w14:textId="77777777" w:rsidR="00267633" w:rsidRPr="00267633" w:rsidRDefault="00267633" w:rsidP="00267633">
      <w:pPr>
        <w:spacing w:before="0" w:after="0" w:line="240" w:lineRule="auto"/>
        <w:ind w:left="1440" w:hanging="164"/>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motor vehicle.]</w:t>
      </w:r>
    </w:p>
    <w:p w14:paraId="32D3A4B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i/>
          <w:szCs w:val="20"/>
          <w:lang w:val="en-GB" w:eastAsia="zh-CN"/>
        </w:rPr>
      </w:pPr>
    </w:p>
    <w:p w14:paraId="7C626DF8"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i/>
          <w:szCs w:val="20"/>
          <w:lang w:val="en-GB" w:eastAsia="zh-CN"/>
        </w:rPr>
        <w:tab/>
      </w:r>
      <w:r w:rsidRPr="00267633">
        <w:rPr>
          <w:rFonts w:ascii="Times New Roman" w:hAnsi="Times New Roman" w:cs="Times New Roman"/>
          <w:szCs w:val="20"/>
          <w:lang w:val="en-GB" w:eastAsia="zh-CN"/>
        </w:rPr>
        <w:t>The registration number and make of the motor vehicle is:</w:t>
      </w:r>
    </w:p>
    <w:p w14:paraId="6721C877"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p>
    <w:p w14:paraId="1614635C"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The motor vehicle(s) is/are* on hire purchase.</w:t>
      </w:r>
    </w:p>
    <w:p w14:paraId="27348A01"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259F0A1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The name of the hire purchase company is:</w:t>
      </w:r>
    </w:p>
    <w:p w14:paraId="6152603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30419AE9"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The estimated value of the motor vehicle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is:</w:t>
      </w:r>
    </w:p>
    <w:p w14:paraId="5FE0A553"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48334256"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amount outstanding on the hire purchase agreement is:</w:t>
      </w:r>
    </w:p>
    <w:p w14:paraId="7184A7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11ED98" w14:textId="77777777" w:rsidR="00267633" w:rsidRPr="00267633" w:rsidRDefault="00267633" w:rsidP="00267633">
      <w:pPr>
        <w:tabs>
          <w:tab w:val="left" w:pos="1418"/>
        </w:tabs>
        <w:spacing w:before="0" w:after="12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motor vehicle is no longer in my possession*. The reason is that:</w:t>
      </w:r>
    </w:p>
    <w:p w14:paraId="0FD4868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38FC1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insurance policies in Singapore or overseas*</w:t>
      </w:r>
    </w:p>
    <w:p w14:paraId="102C20E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7F60A6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have the following/do not have any* insurance policies:</w:t>
      </w:r>
    </w:p>
    <w:p w14:paraId="04F97014" w14:textId="77777777" w:rsidR="00267633" w:rsidRPr="00267633" w:rsidRDefault="00267633" w:rsidP="00267633">
      <w:pPr>
        <w:spacing w:before="0" w:after="0" w:line="240" w:lineRule="auto"/>
        <w:jc w:val="both"/>
        <w:divId w:val="2116439976"/>
        <w:rPr>
          <w:rFonts w:ascii="Times New Roman" w:hAnsi="Times New Roman" w:cs="Times New Roman"/>
          <w:i/>
          <w:szCs w:val="20"/>
          <w:lang w:val="en-GB" w:eastAsia="zh-CN"/>
        </w:rPr>
      </w:pPr>
    </w:p>
    <w:p w14:paraId="704D694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insurance policy.]</w:t>
      </w:r>
    </w:p>
    <w:p w14:paraId="64CBF97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002D569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insurer:</w:t>
      </w:r>
    </w:p>
    <w:p w14:paraId="6660BAD2"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Type of policy:</w:t>
      </w:r>
    </w:p>
    <w:p w14:paraId="27EBF8D0"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Policy Number:</w:t>
      </w:r>
    </w:p>
    <w:p w14:paraId="22B5025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insured:</w:t>
      </w:r>
    </w:p>
    <w:p w14:paraId="152818C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beneficiary or beneficiaries under the insurance policy is/are*:</w:t>
      </w:r>
    </w:p>
    <w:p w14:paraId="3E4B5B3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Surrender value (if any)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BF72D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960C9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shares, unit trusts, etc. in Singapore or overseas*:</w:t>
      </w:r>
    </w:p>
    <w:p w14:paraId="0B6D784A" w14:textId="77777777" w:rsid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
    <w:p w14:paraId="01AC5F4A" w14:textId="77777777" w:rsidR="000A451C"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4CD05A65" w14:textId="77777777" w:rsidR="000A451C" w:rsidRPr="00267633"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7028BD97"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11.</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own/do not own* shares, warrants, bonds, stock options, and/or* unit trusts.</w:t>
      </w:r>
    </w:p>
    <w:p w14:paraId="65FE4616" w14:textId="77777777" w:rsidR="00267633" w:rsidRPr="00267633" w:rsidRDefault="00267633" w:rsidP="00267633">
      <w:pPr>
        <w:spacing w:before="240" w:after="120" w:line="240" w:lineRule="auto"/>
        <w:ind w:left="2160" w:hanging="720"/>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(a)</w:t>
      </w:r>
      <w:r w:rsidRPr="00267633">
        <w:rPr>
          <w:rFonts w:ascii="Times New Roman" w:hAnsi="Times New Roman" w:cs="Times New Roman"/>
          <w:szCs w:val="16"/>
          <w:lang w:val="en-GB" w:eastAsia="zh-CN"/>
        </w:rPr>
        <w:tab/>
        <w:t>Shares (including shares purchased with Central Provident Fund monies), warrants, bonds, stock options, etc.</w:t>
      </w:r>
    </w:p>
    <w:p w14:paraId="66D39A20"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5ECC9930" w14:textId="77777777" w:rsidR="00267633" w:rsidRPr="00267633" w:rsidRDefault="00267633" w:rsidP="00267633">
      <w:pPr>
        <w:spacing w:before="0" w:after="0" w:line="240" w:lineRule="auto"/>
        <w:ind w:left="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name(s) of the company/companies* in which I hold shares, warrants, bonds or stock options, and the </w:t>
      </w:r>
      <w:proofErr w:type="gramStart"/>
      <w:r w:rsidRPr="00267633">
        <w:rPr>
          <w:rFonts w:ascii="Times New Roman" w:hAnsi="Times New Roman" w:cs="Times New Roman"/>
          <w:szCs w:val="20"/>
          <w:lang w:val="en-GB" w:eastAsia="zh-CN"/>
        </w:rPr>
        <w:t>amount</w:t>
      </w:r>
      <w:proofErr w:type="gramEnd"/>
      <w:r w:rsidRPr="00267633">
        <w:rPr>
          <w:rFonts w:ascii="Times New Roman" w:hAnsi="Times New Roman" w:cs="Times New Roman"/>
          <w:szCs w:val="20"/>
          <w:lang w:val="en-GB" w:eastAsia="zh-CN"/>
        </w:rPr>
        <w:t xml:space="preserve"> of shares, warrants, bonds or stock options which I hold are as follows:</w:t>
      </w:r>
    </w:p>
    <w:p w14:paraId="6A1D9EED"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0D66D7CC"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3D715D97"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41203156"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800"/>
        <w:gridCol w:w="1980"/>
        <w:gridCol w:w="1656"/>
      </w:tblGrid>
      <w:tr w:rsidR="00267633" w:rsidRPr="00267633" w14:paraId="450F50B7" w14:textId="77777777" w:rsidTr="00267633">
        <w:trPr>
          <w:divId w:val="2116439976"/>
          <w:cantSplit/>
        </w:trPr>
        <w:tc>
          <w:tcPr>
            <w:tcW w:w="810" w:type="dxa"/>
          </w:tcPr>
          <w:p w14:paraId="0B11950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800" w:type="dxa"/>
          </w:tcPr>
          <w:p w14:paraId="3C8EC6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Company Name</w:t>
            </w:r>
          </w:p>
        </w:tc>
        <w:tc>
          <w:tcPr>
            <w:tcW w:w="1980" w:type="dxa"/>
          </w:tcPr>
          <w:p w14:paraId="4C5EDC6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Shares, warrants, bonds, stock options, etc.</w:t>
            </w:r>
          </w:p>
        </w:tc>
        <w:tc>
          <w:tcPr>
            <w:tcW w:w="1656" w:type="dxa"/>
          </w:tcPr>
          <w:p w14:paraId="6E3A139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Estimated value as at: </w:t>
            </w:r>
            <w:r w:rsidRPr="00267633">
              <w:rPr>
                <w:rFonts w:ascii="Times New Roman" w:hAnsi="Times New Roman" w:cs="Times New Roman"/>
                <w:i/>
                <w:szCs w:val="20"/>
                <w:lang w:val="en-GB" w:eastAsia="zh-CN"/>
              </w:rPr>
              <w:t>[to state date]</w:t>
            </w:r>
          </w:p>
        </w:tc>
      </w:tr>
      <w:tr w:rsidR="00267633" w:rsidRPr="00267633" w14:paraId="254DADB6" w14:textId="77777777" w:rsidTr="00267633">
        <w:trPr>
          <w:divId w:val="2116439976"/>
          <w:cantSplit/>
        </w:trPr>
        <w:tc>
          <w:tcPr>
            <w:tcW w:w="810" w:type="dxa"/>
          </w:tcPr>
          <w:p w14:paraId="77985ED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B7C0AB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50B404C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528B25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3A838EA" w14:textId="77777777" w:rsidTr="00267633">
        <w:trPr>
          <w:divId w:val="2116439976"/>
          <w:cantSplit/>
        </w:trPr>
        <w:tc>
          <w:tcPr>
            <w:tcW w:w="810" w:type="dxa"/>
          </w:tcPr>
          <w:p w14:paraId="300DE2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FADA7D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640D91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78E92F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6E25841" w14:textId="77777777" w:rsidTr="00267633">
        <w:trPr>
          <w:divId w:val="2116439976"/>
          <w:cantSplit/>
        </w:trPr>
        <w:tc>
          <w:tcPr>
            <w:tcW w:w="810" w:type="dxa"/>
          </w:tcPr>
          <w:p w14:paraId="579C2B2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D30F9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DB88C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31C11C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3770ACF" w14:textId="77777777" w:rsidTr="00267633">
        <w:trPr>
          <w:divId w:val="2116439976"/>
          <w:cantSplit/>
        </w:trPr>
        <w:tc>
          <w:tcPr>
            <w:tcW w:w="810" w:type="dxa"/>
          </w:tcPr>
          <w:p w14:paraId="64609D7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985AEC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488EEC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E0A129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B568CF" w14:textId="77777777" w:rsidTr="00267633">
        <w:trPr>
          <w:divId w:val="2116439976"/>
          <w:cantSplit/>
        </w:trPr>
        <w:tc>
          <w:tcPr>
            <w:tcW w:w="810" w:type="dxa"/>
          </w:tcPr>
          <w:p w14:paraId="18E681A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E082D4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BD8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51E12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382DA84"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E05C39C"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7E2E0059"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Unit Trusts</w:t>
      </w:r>
    </w:p>
    <w:p w14:paraId="45D05DE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65AE4AD7"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of the unit trusts, the financial institution managing them and the number of units I hold are as follows:</w:t>
      </w:r>
    </w:p>
    <w:p w14:paraId="6A7A0C98"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p>
    <w:tbl>
      <w:tblPr>
        <w:tblW w:w="6966"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530"/>
        <w:gridCol w:w="1890"/>
        <w:gridCol w:w="1440"/>
        <w:gridCol w:w="1296"/>
      </w:tblGrid>
      <w:tr w:rsidR="00267633" w:rsidRPr="00267633" w14:paraId="589BD796" w14:textId="77777777" w:rsidTr="00267633">
        <w:trPr>
          <w:divId w:val="2116439976"/>
          <w:cantSplit/>
        </w:trPr>
        <w:tc>
          <w:tcPr>
            <w:tcW w:w="810" w:type="dxa"/>
          </w:tcPr>
          <w:p w14:paraId="67421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530" w:type="dxa"/>
          </w:tcPr>
          <w:p w14:paraId="6CBAD5E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Unit Trust</w:t>
            </w:r>
          </w:p>
        </w:tc>
        <w:tc>
          <w:tcPr>
            <w:tcW w:w="1890" w:type="dxa"/>
          </w:tcPr>
          <w:p w14:paraId="56AD2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Financial Institution</w:t>
            </w:r>
          </w:p>
        </w:tc>
        <w:tc>
          <w:tcPr>
            <w:tcW w:w="1440" w:type="dxa"/>
          </w:tcPr>
          <w:p w14:paraId="4AFF9DB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Units</w:t>
            </w:r>
          </w:p>
        </w:tc>
        <w:tc>
          <w:tcPr>
            <w:tcW w:w="1296" w:type="dxa"/>
          </w:tcPr>
          <w:p w14:paraId="4B53602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Estimated value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tc>
      </w:tr>
      <w:tr w:rsidR="00267633" w:rsidRPr="00267633" w14:paraId="4E69BA6E" w14:textId="77777777" w:rsidTr="00267633">
        <w:trPr>
          <w:divId w:val="2116439976"/>
          <w:cantSplit/>
        </w:trPr>
        <w:tc>
          <w:tcPr>
            <w:tcW w:w="810" w:type="dxa"/>
          </w:tcPr>
          <w:p w14:paraId="6DAA6A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DB78A7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45482D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CFC122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D50C3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F238E47" w14:textId="77777777" w:rsidTr="00267633">
        <w:trPr>
          <w:divId w:val="2116439976"/>
          <w:cantSplit/>
        </w:trPr>
        <w:tc>
          <w:tcPr>
            <w:tcW w:w="810" w:type="dxa"/>
          </w:tcPr>
          <w:p w14:paraId="4921E4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43C7B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F550B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C96E0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33DA65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B8531E" w14:textId="77777777" w:rsidTr="00267633">
        <w:trPr>
          <w:divId w:val="2116439976"/>
          <w:cantSplit/>
        </w:trPr>
        <w:tc>
          <w:tcPr>
            <w:tcW w:w="810" w:type="dxa"/>
          </w:tcPr>
          <w:p w14:paraId="121633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D007F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5FCF4DE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EED4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0F694D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174D2FB" w14:textId="77777777" w:rsidTr="00267633">
        <w:trPr>
          <w:divId w:val="2116439976"/>
          <w:cantSplit/>
        </w:trPr>
        <w:tc>
          <w:tcPr>
            <w:tcW w:w="810" w:type="dxa"/>
          </w:tcPr>
          <w:p w14:paraId="305998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37FCC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16E9774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159275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2EA52B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1CD0DA5" w14:textId="77777777" w:rsidTr="00267633">
        <w:trPr>
          <w:divId w:val="2116439976"/>
          <w:cantSplit/>
        </w:trPr>
        <w:tc>
          <w:tcPr>
            <w:tcW w:w="810" w:type="dxa"/>
          </w:tcPr>
          <w:p w14:paraId="49CEA4E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1799E5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6006B9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2C34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0FEDD33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83ECD1D" w14:textId="77777777" w:rsidTr="00267633">
        <w:trPr>
          <w:divId w:val="2116439976"/>
          <w:cantSplit/>
        </w:trPr>
        <w:tc>
          <w:tcPr>
            <w:tcW w:w="810" w:type="dxa"/>
          </w:tcPr>
          <w:p w14:paraId="229147E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A808EB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70F09B0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779E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D01C71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C4FA7A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DE9A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C74CB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bank accounts in Singapore or overseas*</w:t>
      </w:r>
    </w:p>
    <w:p w14:paraId="6CD6EA5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szCs w:val="20"/>
          <w:lang w:val="en-GB" w:eastAsia="zh-CN"/>
        </w:rPr>
      </w:pPr>
    </w:p>
    <w:p w14:paraId="0BE8C7A0" w14:textId="77777777" w:rsid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r w:rsidRPr="00267633">
        <w:rPr>
          <w:rFonts w:ascii="Times New Roman" w:hAnsi="Times New Roman" w:cs="Times New Roman"/>
          <w:szCs w:val="20"/>
          <w:lang w:val="en-GB" w:eastAsia="zh-CN"/>
        </w:rPr>
        <w:tab/>
        <w:t>I have the following/do not have any* bank accounts (held solely and/or jointly) and/or* safe deposit boxes:</w:t>
      </w:r>
    </w:p>
    <w:p w14:paraId="7C3F0BA1" w14:textId="77777777" w:rsidR="000A451C" w:rsidRPr="00267633" w:rsidRDefault="000A451C"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19AE1C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440"/>
        <w:gridCol w:w="1800"/>
        <w:gridCol w:w="1260"/>
        <w:gridCol w:w="1656"/>
      </w:tblGrid>
      <w:tr w:rsidR="00267633" w:rsidRPr="00267633" w14:paraId="731D0E12" w14:textId="77777777" w:rsidTr="00267633">
        <w:trPr>
          <w:divId w:val="2116439976"/>
          <w:cantSplit/>
        </w:trPr>
        <w:tc>
          <w:tcPr>
            <w:tcW w:w="810" w:type="dxa"/>
          </w:tcPr>
          <w:p w14:paraId="479280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440" w:type="dxa"/>
          </w:tcPr>
          <w:p w14:paraId="5A45FA1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Bank Name</w:t>
            </w:r>
          </w:p>
          <w:p w14:paraId="4998EA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and Account Number</w:t>
            </w:r>
          </w:p>
        </w:tc>
        <w:tc>
          <w:tcPr>
            <w:tcW w:w="1800" w:type="dxa"/>
          </w:tcPr>
          <w:p w14:paraId="0A5B95D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Account Type</w:t>
            </w:r>
            <w:r w:rsidRPr="00267633">
              <w:rPr>
                <w:rFonts w:ascii="Times New Roman" w:hAnsi="Times New Roman" w:cs="Times New Roman"/>
                <w:szCs w:val="20"/>
                <w:vertAlign w:val="superscript"/>
                <w:lang w:val="en-GB" w:eastAsia="zh-CN"/>
              </w:rPr>
              <w:footnoteReference w:customMarkFollows="1" w:id="4"/>
              <w:sym w:font="Symbol" w:char="F032"/>
            </w:r>
          </w:p>
        </w:tc>
        <w:tc>
          <w:tcPr>
            <w:tcW w:w="1260" w:type="dxa"/>
          </w:tcPr>
          <w:p w14:paraId="768F168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Balance as at </w:t>
            </w:r>
            <w:r w:rsidRPr="00267633">
              <w:rPr>
                <w:rFonts w:ascii="Times New Roman" w:hAnsi="Times New Roman" w:cs="Times New Roman"/>
                <w:i/>
                <w:szCs w:val="20"/>
                <w:lang w:val="en-GB" w:eastAsia="zh-CN"/>
              </w:rPr>
              <w:t>[to state date]</w:t>
            </w:r>
          </w:p>
        </w:tc>
        <w:tc>
          <w:tcPr>
            <w:tcW w:w="1656" w:type="dxa"/>
          </w:tcPr>
          <w:p w14:paraId="6A5FAA8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Joint Account Holder’s Name (if any)</w:t>
            </w:r>
          </w:p>
        </w:tc>
      </w:tr>
      <w:tr w:rsidR="00267633" w:rsidRPr="00267633" w14:paraId="6FC4B51B" w14:textId="77777777" w:rsidTr="00267633">
        <w:trPr>
          <w:divId w:val="2116439976"/>
          <w:cantSplit/>
        </w:trPr>
        <w:tc>
          <w:tcPr>
            <w:tcW w:w="810" w:type="dxa"/>
          </w:tcPr>
          <w:p w14:paraId="3CB1C85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B60937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3071E5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323DA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1720F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A846EC3" w14:textId="77777777" w:rsidTr="00267633">
        <w:trPr>
          <w:divId w:val="2116439976"/>
          <w:cantSplit/>
        </w:trPr>
        <w:tc>
          <w:tcPr>
            <w:tcW w:w="810" w:type="dxa"/>
          </w:tcPr>
          <w:p w14:paraId="6864C7D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D5366D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039CF0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6C3CA9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04036D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9F1D07F" w14:textId="77777777" w:rsidTr="00267633">
        <w:trPr>
          <w:divId w:val="2116439976"/>
          <w:cantSplit/>
        </w:trPr>
        <w:tc>
          <w:tcPr>
            <w:tcW w:w="810" w:type="dxa"/>
          </w:tcPr>
          <w:p w14:paraId="1599D91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A2A7F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B572AE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A1666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85D2F7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7E58C5" w14:textId="77777777" w:rsidTr="00267633">
        <w:trPr>
          <w:divId w:val="2116439976"/>
          <w:cantSplit/>
        </w:trPr>
        <w:tc>
          <w:tcPr>
            <w:tcW w:w="810" w:type="dxa"/>
          </w:tcPr>
          <w:p w14:paraId="4CD89F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D5EA7A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352C7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9CE83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298DDB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CC735C0" w14:textId="77777777" w:rsidTr="00267633">
        <w:trPr>
          <w:divId w:val="2116439976"/>
          <w:cantSplit/>
        </w:trPr>
        <w:tc>
          <w:tcPr>
            <w:tcW w:w="810" w:type="dxa"/>
          </w:tcPr>
          <w:p w14:paraId="73206C9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DF37E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135C46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46BC8DA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A93A2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5AFD0A8" w14:textId="77777777" w:rsidTr="00267633">
        <w:trPr>
          <w:divId w:val="2116439976"/>
          <w:cantSplit/>
        </w:trPr>
        <w:tc>
          <w:tcPr>
            <w:tcW w:w="810" w:type="dxa"/>
          </w:tcPr>
          <w:p w14:paraId="2165DA4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B745D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A2F9F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00B45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B76BFF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F205F99" w14:textId="77777777" w:rsidTr="00267633">
        <w:trPr>
          <w:divId w:val="2116439976"/>
          <w:cantSplit/>
        </w:trPr>
        <w:tc>
          <w:tcPr>
            <w:tcW w:w="810" w:type="dxa"/>
          </w:tcPr>
          <w:p w14:paraId="54E49A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60F5754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3A0045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6CD48E7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16A89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122643" w14:textId="77777777" w:rsidTr="00267633">
        <w:trPr>
          <w:divId w:val="2116439976"/>
          <w:cantSplit/>
        </w:trPr>
        <w:tc>
          <w:tcPr>
            <w:tcW w:w="810" w:type="dxa"/>
          </w:tcPr>
          <w:p w14:paraId="78005A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098275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82AD2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0DD8AAC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C1C205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E536563" w14:textId="77777777" w:rsidTr="00267633">
        <w:trPr>
          <w:divId w:val="2116439976"/>
          <w:cantSplit/>
        </w:trPr>
        <w:tc>
          <w:tcPr>
            <w:tcW w:w="810" w:type="dxa"/>
          </w:tcPr>
          <w:p w14:paraId="4952C5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75EBF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8F385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14E037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8E8997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06538A5"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363AD5D4"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0A29EF39"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Central Provident Fund (“CPF”) monies</w:t>
      </w:r>
    </w:p>
    <w:p w14:paraId="05CB22F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D084B18"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 xml:space="preserve">I have the following/do not have any* amounts in my CPF account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2235C5DE"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03F48994"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Ordinary account:</w:t>
      </w:r>
    </w:p>
    <w:p w14:paraId="574EA185"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Medisave account:</w:t>
      </w:r>
    </w:p>
    <w:p w14:paraId="7E9752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Special account:</w:t>
      </w:r>
    </w:p>
    <w:p w14:paraId="0E3ECA72"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19E92E30"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14.</w:t>
      </w:r>
      <w:r w:rsidRPr="00267633">
        <w:rPr>
          <w:rFonts w:ascii="Times New Roman" w:hAnsi="Times New Roman" w:cs="Times New Roman"/>
          <w:szCs w:val="20"/>
          <w:lang w:val="en-GB" w:eastAsia="zh-CN"/>
        </w:rPr>
        <w:tab/>
        <w:t>The details of the amount utilised from my CPF account towards the purchase of immovable property are as follows:</w:t>
      </w:r>
    </w:p>
    <w:p w14:paraId="219DB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C7C114"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immovable property:</w:t>
      </w:r>
    </w:p>
    <w:p w14:paraId="1C46FAF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A17131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withdrawn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124399F8"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6767F4F"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Principal:</w:t>
      </w:r>
    </w:p>
    <w:p w14:paraId="4AFEC6BA"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Interest:</w:t>
      </w:r>
    </w:p>
    <w:p w14:paraId="2B1A9CEC" w14:textId="77777777" w:rsidR="00267633" w:rsidRPr="00267633" w:rsidRDefault="00267633" w:rsidP="00267633">
      <w:pPr>
        <w:spacing w:before="0" w:after="0" w:line="240" w:lineRule="auto"/>
        <w:ind w:left="3600"/>
        <w:jc w:val="both"/>
        <w:divId w:val="2116439976"/>
        <w:rPr>
          <w:rFonts w:ascii="Times New Roman" w:hAnsi="Times New Roman" w:cs="Times New Roman"/>
          <w:szCs w:val="20"/>
          <w:lang w:val="en-GB" w:eastAsia="zh-CN"/>
        </w:rPr>
      </w:pPr>
    </w:p>
    <w:p w14:paraId="3702CAE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Other Assets</w:t>
      </w:r>
    </w:p>
    <w:p w14:paraId="012F9A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A4BAC44" w14:textId="77777777" w:rsidR="00267633" w:rsidRPr="00267633" w:rsidRDefault="00267633" w:rsidP="00267633">
      <w:pPr>
        <w:tabs>
          <w:tab w:val="left" w:pos="1276"/>
        </w:tabs>
        <w:spacing w:before="0" w:after="0" w:line="240" w:lineRule="auto"/>
        <w:ind w:left="1276" w:hanging="56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15.</w:t>
      </w:r>
      <w:r w:rsidRPr="00267633">
        <w:rPr>
          <w:rFonts w:ascii="Times New Roman" w:hAnsi="Times New Roman" w:cs="Times New Roman"/>
          <w:szCs w:val="20"/>
          <w:lang w:val="en-GB" w:eastAsia="zh-CN"/>
        </w:rPr>
        <w:tab/>
        <w:t>I own the following/do not own any* other assets:</w:t>
      </w:r>
    </w:p>
    <w:p w14:paraId="641C72C3"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326B81D0" w14:textId="77777777" w:rsidR="00267633" w:rsidRPr="00267633" w:rsidRDefault="00267633" w:rsidP="00267633">
      <w:pPr>
        <w:spacing w:before="0" w:after="12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[(a)</w:t>
      </w:r>
      <w:r w:rsidRPr="00267633">
        <w:rPr>
          <w:rFonts w:ascii="Times New Roman" w:hAnsi="Times New Roman" w:cs="Times New Roman"/>
          <w:i/>
          <w:szCs w:val="20"/>
          <w:lang w:val="en-GB" w:eastAsia="zh-CN"/>
        </w:rPr>
        <w:tab/>
        <w:t xml:space="preserve">If you own any other assets, savings or investments not listed thus far (e.g. </w:t>
      </w:r>
      <w:r w:rsidRPr="00267633">
        <w:rPr>
          <w:rFonts w:ascii="Times New Roman" w:hAnsi="Times New Roman"/>
          <w:bCs/>
          <w:i/>
          <w:iCs/>
          <w:lang w:val="en-US" w:eastAsia="zh-CN"/>
        </w:rPr>
        <w:t>retirement/superannuation/gratuity benefits that you did or are likely to receive</w:t>
      </w:r>
      <w:r w:rsidRPr="00267633">
        <w:rPr>
          <w:rFonts w:ascii="Times New Roman" w:hAnsi="Times New Roman"/>
          <w:i/>
          <w:iCs/>
          <w:lang w:val="en-US" w:eastAsia="zh-CN"/>
        </w:rPr>
        <w:t xml:space="preserve">, </w:t>
      </w:r>
      <w:r w:rsidRPr="00267633">
        <w:rPr>
          <w:rFonts w:ascii="Times New Roman" w:hAnsi="Times New Roman" w:cs="Times New Roman"/>
          <w:i/>
          <w:szCs w:val="20"/>
          <w:lang w:val="en-GB" w:eastAsia="zh-CN"/>
        </w:rPr>
        <w:t xml:space="preserve">antiques, collectibles, jewellery, paintings), please state the same and the estimated value. </w:t>
      </w:r>
    </w:p>
    <w:p w14:paraId="615FD7FC"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zCs w:val="20"/>
          <w:lang w:val="en-GB" w:eastAsia="zh-CN"/>
        </w:rPr>
      </w:pPr>
    </w:p>
    <w:p w14:paraId="34EDCD11"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(b)</w:t>
      </w:r>
      <w:r w:rsidRPr="00267633">
        <w:rPr>
          <w:rFonts w:ascii="Times New Roman" w:hAnsi="Times New Roman" w:cs="Times New Roman"/>
          <w:i/>
          <w:szCs w:val="20"/>
          <w:lang w:val="en-GB" w:eastAsia="zh-CN"/>
        </w:rPr>
        <w:tab/>
        <w:t>If you are a member (whether in Singapore or overseas) of any golf, social or recreational clubs of value, please state the same and the estimated value.]</w:t>
      </w:r>
    </w:p>
    <w:p w14:paraId="21E0DBF2"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My Monthly Expenses</w:t>
      </w:r>
    </w:p>
    <w:p w14:paraId="4A62936D" w14:textId="77777777" w:rsidR="00267633" w:rsidRPr="00267633" w:rsidRDefault="00267633" w:rsidP="00267633">
      <w:pPr>
        <w:tabs>
          <w:tab w:val="left" w:pos="1418"/>
        </w:tabs>
        <w:spacing w:before="240" w:after="60" w:line="240" w:lineRule="auto"/>
        <w:ind w:left="1418" w:hanging="709"/>
        <w:jc w:val="both"/>
        <w:outlineLvl w:val="5"/>
        <w:divId w:val="2116439976"/>
        <w:rPr>
          <w:rFonts w:ascii="Times New Roman" w:hAnsi="Times New Roman" w:cs="Times New Roman"/>
          <w:bCs/>
          <w:szCs w:val="22"/>
          <w:lang w:val="en-GB" w:eastAsia="zh-CN"/>
        </w:rPr>
      </w:pPr>
      <w:r w:rsidRPr="00267633">
        <w:rPr>
          <w:rFonts w:ascii="Times New Roman" w:hAnsi="Times New Roman" w:cs="Times New Roman"/>
          <w:bCs/>
          <w:szCs w:val="22"/>
          <w:lang w:val="en-GB" w:eastAsia="zh-CN"/>
        </w:rPr>
        <w:t>16.</w:t>
      </w:r>
      <w:r w:rsidRPr="00267633">
        <w:rPr>
          <w:rFonts w:ascii="Times New Roman" w:hAnsi="Times New Roman" w:cs="Times New Roman"/>
          <w:bCs/>
          <w:szCs w:val="22"/>
          <w:lang w:val="en-GB" w:eastAsia="zh-CN"/>
        </w:rPr>
        <w:tab/>
        <w:t>I have the following personal expenses each month (for example):</w:t>
      </w:r>
    </w:p>
    <w:p w14:paraId="42BEA57F"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26DFDE5E"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Food:</w:t>
      </w:r>
    </w:p>
    <w:p w14:paraId="75627ED5" w14:textId="77777777" w:rsidR="00267633" w:rsidRPr="00267633" w:rsidRDefault="00267633" w:rsidP="00267633">
      <w:pPr>
        <w:spacing w:before="0" w:after="0" w:line="240" w:lineRule="auto"/>
        <w:ind w:left="2268"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Transport:</w:t>
      </w:r>
    </w:p>
    <w:p w14:paraId="5EA8A48B"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 xml:space="preserve">Utilities (water, </w:t>
      </w:r>
      <w:proofErr w:type="gramStart"/>
      <w:r w:rsidRPr="00267633">
        <w:rPr>
          <w:rFonts w:ascii="Times New Roman" w:hAnsi="Times New Roman" w:cs="Times New Roman"/>
          <w:szCs w:val="20"/>
          <w:lang w:val="en-GB" w:eastAsia="zh-CN"/>
        </w:rPr>
        <w:t>gas</w:t>
      </w:r>
      <w:proofErr w:type="gramEnd"/>
      <w:r w:rsidRPr="00267633">
        <w:rPr>
          <w:rFonts w:ascii="Times New Roman" w:hAnsi="Times New Roman" w:cs="Times New Roman"/>
          <w:szCs w:val="20"/>
          <w:lang w:val="en-GB" w:eastAsia="zh-CN"/>
        </w:rPr>
        <w:t xml:space="preserve"> and electricity):</w:t>
      </w:r>
    </w:p>
    <w:p w14:paraId="06BD496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Telephone/Internet/mobile phone/pager charges:</w:t>
      </w:r>
    </w:p>
    <w:p w14:paraId="26B4E2C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Rent:</w:t>
      </w:r>
    </w:p>
    <w:p w14:paraId="046C0220"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3E9A2A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p>
    <w:p w14:paraId="3B572598"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17.</w:t>
      </w:r>
      <w:r w:rsidRPr="00267633">
        <w:rPr>
          <w:rFonts w:ascii="Times New Roman" w:hAnsi="Times New Roman" w:cs="Times New Roman"/>
          <w:szCs w:val="20"/>
          <w:lang w:val="en-GB" w:eastAsia="zh-CN"/>
        </w:rPr>
        <w:tab/>
        <w:t>My monthly expenses for the children who are dependent on me are as follows:</w:t>
      </w:r>
    </w:p>
    <w:p w14:paraId="194A17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A80F12A"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child.]</w:t>
      </w:r>
    </w:p>
    <w:p w14:paraId="4FB0A73B" w14:textId="77777777" w:rsidR="00267633" w:rsidRPr="00267633" w:rsidRDefault="00267633" w:rsidP="00267633">
      <w:pPr>
        <w:spacing w:before="0" w:after="0" w:line="240" w:lineRule="auto"/>
        <w:ind w:firstLine="2880"/>
        <w:jc w:val="both"/>
        <w:divId w:val="2116439976"/>
        <w:rPr>
          <w:rFonts w:ascii="Times New Roman" w:hAnsi="Times New Roman" w:cs="Times New Roman"/>
          <w:szCs w:val="20"/>
          <w:lang w:val="en-GB" w:eastAsia="zh-CN"/>
        </w:rPr>
      </w:pPr>
    </w:p>
    <w:p w14:paraId="470C6D8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 xml:space="preserve">Name of Child: </w:t>
      </w:r>
    </w:p>
    <w:p w14:paraId="42D1DD5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 of Child:</w:t>
      </w:r>
    </w:p>
    <w:p w14:paraId="0825D0B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Food:</w:t>
      </w:r>
    </w:p>
    <w:p w14:paraId="2DC3C79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School Fees:</w:t>
      </w:r>
    </w:p>
    <w:p w14:paraId="4ACD4CB7"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Transport:</w:t>
      </w:r>
    </w:p>
    <w:p w14:paraId="4104E64A"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74038E9B"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782B576"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18.</w:t>
      </w:r>
      <w:r w:rsidRPr="00267633">
        <w:rPr>
          <w:rFonts w:ascii="Times New Roman" w:hAnsi="Times New Roman" w:cs="Times New Roman"/>
          <w:szCs w:val="20"/>
          <w:lang w:val="en-GB" w:eastAsia="zh-CN"/>
        </w:rPr>
        <w:tab/>
        <w:t>I have the following persons who are financially dependent on me (excluding my children):</w:t>
      </w:r>
    </w:p>
    <w:p w14:paraId="7C785218"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2EF267F1"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dependent.]</w:t>
      </w:r>
    </w:p>
    <w:p w14:paraId="248A60E5"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6BB3EA96"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dependent:</w:t>
      </w:r>
    </w:p>
    <w:p w14:paraId="703B5B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w:t>
      </w:r>
    </w:p>
    <w:p w14:paraId="303503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Relationship:</w:t>
      </w:r>
    </w:p>
    <w:p w14:paraId="7CD6EAE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set aside each month for dependent:</w:t>
      </w:r>
    </w:p>
    <w:p w14:paraId="5BFE8B3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Reason for dependency:</w:t>
      </w:r>
    </w:p>
    <w:p w14:paraId="4F2F9B04"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Names of other persons supporting my dependents:</w:t>
      </w:r>
    </w:p>
    <w:p w14:paraId="705AC0B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4A02BA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FB6C92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Creditors (i.e. people whom I owe money to)</w:t>
      </w:r>
    </w:p>
    <w:p w14:paraId="524EEA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88DDA12" w14:textId="77777777" w:rsidR="00267633" w:rsidRPr="00267633" w:rsidRDefault="00267633" w:rsidP="00267633">
      <w:pPr>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19.</w:t>
      </w:r>
      <w:r w:rsidRPr="00267633">
        <w:rPr>
          <w:rFonts w:ascii="Times New Roman" w:hAnsi="Times New Roman" w:cs="Times New Roman"/>
          <w:szCs w:val="20"/>
          <w:lang w:val="en-GB" w:eastAsia="zh-CN"/>
        </w:rPr>
        <w:tab/>
        <w:t>My creditors</w:t>
      </w:r>
      <w:r w:rsidRPr="00267633">
        <w:rPr>
          <w:rFonts w:ascii="Times New Roman" w:hAnsi="Times New Roman" w:cs="Times New Roman"/>
          <w:szCs w:val="20"/>
          <w:vertAlign w:val="superscript"/>
          <w:lang w:val="en-GB" w:eastAsia="zh-CN"/>
        </w:rPr>
        <w:footnoteReference w:customMarkFollows="1" w:id="5"/>
        <w:t>3</w:t>
      </w:r>
      <w:r w:rsidRPr="00267633">
        <w:rPr>
          <w:rFonts w:ascii="Times New Roman" w:hAnsi="Times New Roman" w:cs="Times New Roman"/>
          <w:szCs w:val="20"/>
          <w:lang w:val="en-GB" w:eastAsia="zh-CN"/>
        </w:rPr>
        <w:t xml:space="preserve"> are as follows/I do not have any creditors*:</w:t>
      </w:r>
    </w:p>
    <w:p w14:paraId="34F3BB9B"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057105B3"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5BF4561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79723FE"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0C4CA23D"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owed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72F8C54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CB4AA01" w14:textId="77777777" w:rsidR="00267633" w:rsidRPr="00267633" w:rsidRDefault="00267633" w:rsidP="00267633">
      <w:pPr>
        <w:spacing w:before="0" w:after="120" w:line="240" w:lineRule="auto"/>
        <w:ind w:left="1418"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20.</w:t>
      </w:r>
      <w:r w:rsidRPr="00267633">
        <w:rPr>
          <w:rFonts w:ascii="Times New Roman" w:hAnsi="Times New Roman" w:cs="Times New Roman"/>
          <w:szCs w:val="16"/>
          <w:lang w:val="en-GB" w:eastAsia="zh-CN"/>
        </w:rPr>
        <w:tab/>
        <w:t xml:space="preserve">Legal proceedings have been commenced against me by the following creditors: </w:t>
      </w:r>
    </w:p>
    <w:p w14:paraId="49EABC3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4320E8"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2352547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7E9665"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1B5C79A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Suit No.:</w:t>
      </w:r>
    </w:p>
    <w:p w14:paraId="45B306A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Status of action:</w:t>
      </w:r>
    </w:p>
    <w:p w14:paraId="001232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553A1DD2"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w:t>
      </w:r>
      <w:r w:rsidRPr="00267633">
        <w:rPr>
          <w:rFonts w:ascii="Times New Roman" w:hAnsi="Times New Roman" w:cs="Times New Roman"/>
          <w:b/>
          <w:szCs w:val="20"/>
          <w:lang w:val="en-GB" w:eastAsia="zh-CN"/>
        </w:rPr>
        <w:tab/>
        <w:t>Contributions to the Matrimonial Assets</w:t>
      </w:r>
    </w:p>
    <w:p w14:paraId="3196F74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br/>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Direct financial contributions</w:t>
      </w:r>
    </w:p>
    <w:p w14:paraId="079A2F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123A623" w14:textId="77777777" w:rsidR="00267633" w:rsidRPr="00267633" w:rsidRDefault="00267633" w:rsidP="00267633">
      <w:pPr>
        <w:tabs>
          <w:tab w:val="left" w:pos="1418"/>
        </w:tabs>
        <w:spacing w:before="0" w:after="12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r w:rsidRPr="00267633">
        <w:rPr>
          <w:rFonts w:ascii="Times New Roman" w:hAnsi="Times New Roman" w:cs="Times New Roman"/>
          <w:szCs w:val="20"/>
          <w:lang w:val="en-GB" w:eastAsia="zh-CN"/>
        </w:rPr>
        <w:tab/>
        <w:t>I have made the following/I have not made any* direct financial contributions towards the acquisition or improvement of the matrimonial asset(s)</w:t>
      </w:r>
      <w:r w:rsidRPr="00267633" w:rsidDel="0002288E">
        <w:rPr>
          <w:rFonts w:ascii="Times New Roman" w:hAnsi="Times New Roman" w:cs="Times New Roman"/>
          <w:szCs w:val="20"/>
          <w:lang w:val="en-GB" w:eastAsia="zh-CN"/>
        </w:rPr>
        <w:t>:</w:t>
      </w:r>
    </w:p>
    <w:p w14:paraId="0FA95F97"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p>
    <w:p w14:paraId="6FC4D348"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[State in relation to each matrimonial asset.] </w:t>
      </w:r>
    </w:p>
    <w:p w14:paraId="6CEA70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EC0983"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1235ED6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Indirect contributions</w:t>
      </w:r>
    </w:p>
    <w:p w14:paraId="39E0C01D" w14:textId="77777777" w:rsidR="00267633" w:rsidRPr="00267633" w:rsidRDefault="00267633" w:rsidP="00267633">
      <w:pPr>
        <w:spacing w:before="0" w:after="120" w:line="240" w:lineRule="auto"/>
        <w:divId w:val="2116439976"/>
        <w:rPr>
          <w:rFonts w:ascii="Times New Roman" w:hAnsi="Times New Roman" w:cs="Times New Roman"/>
          <w:b/>
          <w:sz w:val="20"/>
          <w:szCs w:val="20"/>
          <w:lang w:val="en-GB" w:eastAsia="zh-CN"/>
        </w:rPr>
      </w:pPr>
    </w:p>
    <w:p w14:paraId="7E36E78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r w:rsidRPr="00267633">
        <w:rPr>
          <w:rFonts w:ascii="Times New Roman" w:hAnsi="Times New Roman" w:cs="Times New Roman"/>
          <w:szCs w:val="20"/>
          <w:lang w:val="en-GB" w:eastAsia="zh-CN"/>
        </w:rPr>
        <w:tab/>
        <w:t xml:space="preserve">I have made the following/I have not made any* indirect financial and non-financial contributions towards the family </w:t>
      </w:r>
      <w:proofErr w:type="gramStart"/>
      <w:r w:rsidRPr="00267633">
        <w:rPr>
          <w:rFonts w:ascii="Times New Roman" w:hAnsi="Times New Roman" w:cs="Times New Roman"/>
          <w:szCs w:val="20"/>
          <w:lang w:val="en-GB" w:eastAsia="zh-CN"/>
        </w:rPr>
        <w:t>during the course of</w:t>
      </w:r>
      <w:proofErr w:type="gramEnd"/>
      <w:r w:rsidRPr="00267633">
        <w:rPr>
          <w:rFonts w:ascii="Times New Roman" w:hAnsi="Times New Roman" w:cs="Times New Roman"/>
          <w:szCs w:val="20"/>
          <w:lang w:val="en-GB" w:eastAsia="zh-CN"/>
        </w:rPr>
        <w:t xml:space="preserve"> the marriage:</w:t>
      </w:r>
    </w:p>
    <w:p w14:paraId="1B5C514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FA7C02E"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the nature of the indirect financial and non-financial contributions made.]</w:t>
      </w:r>
    </w:p>
    <w:p w14:paraId="21846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FE13C75"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III.</w:t>
      </w:r>
      <w:r w:rsidRPr="00267633">
        <w:rPr>
          <w:rFonts w:ascii="Times New Roman" w:hAnsi="Times New Roman" w:cs="Times New Roman"/>
          <w:b/>
          <w:szCs w:val="20"/>
          <w:lang w:val="en-GB" w:eastAsia="zh-CN"/>
        </w:rPr>
        <w:tab/>
        <w:t>Proposal Regarding the Division of Matrimonial Assets and Maintenance</w:t>
      </w:r>
    </w:p>
    <w:p w14:paraId="2ED942A6"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FDEB4BE"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Division of Housing Development Board Flat (if applicable) (only to be filled in if you have not filed a Proposed Property Plan, or if you would like to change your proposal from what you have originally set out in your Proposed Property Plan.)</w:t>
      </w:r>
    </w:p>
    <w:p w14:paraId="7DC8C01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97D9E0D" w14:textId="77777777" w:rsidR="00267633" w:rsidRPr="00267633" w:rsidRDefault="00267633" w:rsidP="00267633">
      <w:pPr>
        <w:tabs>
          <w:tab w:val="left" w:pos="1418"/>
        </w:tabs>
        <w:spacing w:before="0" w:after="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r w:rsidRPr="00267633">
        <w:rPr>
          <w:rFonts w:ascii="Times New Roman" w:hAnsi="Times New Roman" w:cs="Times New Roman"/>
          <w:szCs w:val="20"/>
          <w:lang w:val="en-GB" w:eastAsia="zh-CN"/>
        </w:rPr>
        <w:tab/>
        <w:t>My proposal for the division of the matrimonial HDB flat is as follows:</w:t>
      </w:r>
    </w:p>
    <w:p w14:paraId="03252A0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C9DEBA" w14:textId="77777777" w:rsidR="00267633" w:rsidRPr="00267633" w:rsidRDefault="00267633" w:rsidP="006172E9">
      <w:pPr>
        <w:numPr>
          <w:ilvl w:val="0"/>
          <w:numId w:val="50"/>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1: The flat will be surrendered to the HDB.</w:t>
      </w:r>
    </w:p>
    <w:p w14:paraId="32726867" w14:textId="77777777" w:rsidR="00267633" w:rsidRPr="00267633" w:rsidRDefault="00267633" w:rsidP="006172E9">
      <w:pPr>
        <w:numPr>
          <w:ilvl w:val="0"/>
          <w:numId w:val="51"/>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2: The Agreement for Lease with the HDB will be terminated.</w:t>
      </w:r>
    </w:p>
    <w:p w14:paraId="6A1C184C" w14:textId="77777777" w:rsidR="00267633" w:rsidRPr="00267633" w:rsidRDefault="00267633" w:rsidP="006172E9">
      <w:pPr>
        <w:numPr>
          <w:ilvl w:val="0"/>
          <w:numId w:val="52"/>
        </w:numPr>
        <w:tabs>
          <w:tab w:val="num" w:pos="108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3: The flat will be sold in the open market.</w:t>
      </w:r>
    </w:p>
    <w:p w14:paraId="52DD167E" w14:textId="77777777" w:rsidR="00267633" w:rsidRPr="00267633" w:rsidRDefault="00267633" w:rsidP="006172E9">
      <w:pPr>
        <w:numPr>
          <w:ilvl w:val="0"/>
          <w:numId w:val="53"/>
        </w:numPr>
        <w:tabs>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4: The other party’s share in the flat will be sold/transferred* to:</w:t>
      </w:r>
    </w:p>
    <w:p w14:paraId="06B4B56C"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w:t>
      </w:r>
    </w:p>
    <w:p w14:paraId="5DA094F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 and [</w:t>
      </w:r>
      <w:r w:rsidRPr="00267633">
        <w:rPr>
          <w:rFonts w:ascii="Times New Roman" w:hAnsi="Times New Roman" w:cs="Times New Roman"/>
          <w:i/>
          <w:szCs w:val="20"/>
          <w:lang w:val="en-GB" w:eastAsia="zh-CN"/>
        </w:rPr>
        <w:t>state name and relationship with yourself</w:t>
      </w:r>
      <w:r w:rsidRPr="00267633">
        <w:rPr>
          <w:rFonts w:ascii="Times New Roman" w:hAnsi="Times New Roman" w:cs="Times New Roman"/>
          <w:szCs w:val="20"/>
          <w:lang w:val="en-GB" w:eastAsia="zh-CN"/>
        </w:rPr>
        <w:t>]:</w:t>
      </w:r>
    </w:p>
    <w:p w14:paraId="747F084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yourself/the other party</w:t>
      </w:r>
      <w:r w:rsidRPr="00267633">
        <w:rPr>
          <w:rFonts w:ascii="Times New Roman" w:hAnsi="Times New Roman" w:cs="Times New Roman"/>
          <w:szCs w:val="20"/>
          <w:lang w:val="en-GB" w:eastAsia="zh-CN"/>
        </w:rPr>
        <w:t>]:</w:t>
      </w:r>
    </w:p>
    <w:p w14:paraId="486CF850" w14:textId="77777777" w:rsidR="00267633" w:rsidRPr="00267633" w:rsidRDefault="00267633" w:rsidP="006172E9">
      <w:pPr>
        <w:numPr>
          <w:ilvl w:val="0"/>
          <w:numId w:val="54"/>
        </w:numPr>
        <w:tabs>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5: My share in the flat will be sold/transferred* to:</w:t>
      </w:r>
    </w:p>
    <w:p w14:paraId="177EE636"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w:t>
      </w:r>
      <w:bookmarkStart w:id="70" w:name="_Toc122854785"/>
    </w:p>
    <w:p w14:paraId="7A527497"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 and [state name and relationship with the other party]:</w:t>
      </w:r>
      <w:bookmarkEnd w:id="70"/>
    </w:p>
    <w:p w14:paraId="484FAFEE"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the other party/yourself</w:t>
      </w:r>
      <w:r w:rsidRPr="00267633">
        <w:rPr>
          <w:rFonts w:ascii="Times New Roman" w:hAnsi="Times New Roman" w:cs="Times New Roman"/>
          <w:szCs w:val="20"/>
          <w:lang w:val="en-GB" w:eastAsia="zh-CN"/>
        </w:rPr>
        <w:t>]:</w:t>
      </w:r>
    </w:p>
    <w:p w14:paraId="341D06AB" w14:textId="77777777" w:rsidR="00267633" w:rsidRPr="00267633" w:rsidRDefault="00267633" w:rsidP="006172E9">
      <w:pPr>
        <w:numPr>
          <w:ilvl w:val="0"/>
          <w:numId w:val="56"/>
        </w:numPr>
        <w:tabs>
          <w:tab w:val="num" w:pos="1701"/>
          <w:tab w:val="left" w:pos="2160"/>
          <w:tab w:val="num" w:pos="2520"/>
        </w:tabs>
        <w:spacing w:before="0" w:after="120" w:line="240" w:lineRule="auto"/>
        <w:ind w:left="1701" w:hanging="28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6: Others (please state brief details)</w:t>
      </w:r>
    </w:p>
    <w:p w14:paraId="589593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42DD9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Particulars of</w:t>
      </w:r>
      <w:proofErr w:type="gramEnd"/>
      <w:r w:rsidRPr="00267633">
        <w:rPr>
          <w:rFonts w:ascii="Times New Roman" w:hAnsi="Times New Roman" w:cs="Times New Roman"/>
          <w:szCs w:val="20"/>
          <w:lang w:val="en-GB" w:eastAsia="zh-CN"/>
        </w:rPr>
        <w:t xml:space="preserve"> my proposal are attached to this Affidavit of Means.</w:t>
      </w:r>
    </w:p>
    <w:p w14:paraId="093C4B18"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69198BCB"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[To fill in Option 1, 2, 3, 4, 5 and/or 6 as set out in Form 13 of Appendix A of Practice Directions*, and to remove the relevant pages and attach the same to this Affidavit of Means.]</w:t>
      </w:r>
    </w:p>
    <w:p w14:paraId="1414CDC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7D28104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504853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Division of the matrimonial assets </w:t>
      </w:r>
    </w:p>
    <w:p w14:paraId="1976CB7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68A18B"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r w:rsidRPr="00267633">
        <w:rPr>
          <w:rFonts w:ascii="Times New Roman" w:hAnsi="Times New Roman" w:cs="Times New Roman"/>
          <w:szCs w:val="20"/>
          <w:lang w:val="en-GB" w:eastAsia="zh-CN"/>
        </w:rPr>
        <w:tab/>
        <w:t>My proposal on the division of the matrimonial assets is as follows/There are no matrimonial assets:</w:t>
      </w:r>
    </w:p>
    <w:p w14:paraId="320A415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4E7A6DF7" w14:textId="77777777" w:rsidR="00267633" w:rsidRPr="00267633" w:rsidRDefault="00267633" w:rsidP="00267633">
      <w:pPr>
        <w:spacing w:before="0" w:after="0" w:line="240" w:lineRule="auto"/>
        <w:ind w:left="1418"/>
        <w:jc w:val="both"/>
        <w:divId w:val="2116439976"/>
        <w:rPr>
          <w:rFonts w:ascii="Times New Roman" w:hAnsi="Times New Roman" w:cs="Times New Roman"/>
          <w:i/>
          <w:lang w:val="en-GB" w:eastAsia="zh-CN"/>
        </w:rPr>
      </w:pPr>
      <w:r w:rsidRPr="00267633">
        <w:rPr>
          <w:rFonts w:ascii="Times New Roman" w:hAnsi="Times New Roman" w:cs="Times New Roman"/>
          <w:i/>
          <w:szCs w:val="20"/>
          <w:lang w:val="en-GB" w:eastAsia="zh-CN"/>
        </w:rPr>
        <w:t xml:space="preserve">[State proposal on the division of the matrimonial assets, </w:t>
      </w:r>
      <w:r w:rsidRPr="00267633">
        <w:rPr>
          <w:rFonts w:ascii="Times New Roman" w:hAnsi="Times New Roman" w:cs="Times New Roman"/>
          <w:i/>
          <w:lang w:val="en-GB" w:eastAsia="zh-CN"/>
        </w:rPr>
        <w:t>giving reasons, if any.]</w:t>
      </w:r>
    </w:p>
    <w:p w14:paraId="49D98D1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07C9C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7D4F09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Proposal on Maintenance</w:t>
      </w:r>
    </w:p>
    <w:p w14:paraId="1F1EE97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FF013F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r w:rsidRPr="00267633">
        <w:rPr>
          <w:rFonts w:ascii="Times New Roman" w:hAnsi="Times New Roman" w:cs="Times New Roman"/>
          <w:szCs w:val="20"/>
          <w:lang w:val="en-GB" w:eastAsia="zh-CN"/>
        </w:rPr>
        <w:tab/>
        <w:t>My proposal on maintenance is as follows:</w:t>
      </w:r>
    </w:p>
    <w:p w14:paraId="383A9D0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3BA62B1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proposal on maintenance for wife/incapacitated husband and/or children, giving reasons, if any.]</w:t>
      </w:r>
    </w:p>
    <w:p w14:paraId="70CF271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1C21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35A558"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IV.</w:t>
      </w:r>
      <w:r w:rsidRPr="00267633">
        <w:rPr>
          <w:rFonts w:ascii="Times New Roman" w:hAnsi="Times New Roman" w:cs="Times New Roman"/>
          <w:b/>
          <w:szCs w:val="20"/>
          <w:lang w:val="en-GB" w:eastAsia="zh-CN"/>
        </w:rPr>
        <w:tab/>
        <w:t xml:space="preserve">Any Other Issues/Information </w:t>
      </w:r>
    </w:p>
    <w:p w14:paraId="7514E0CE"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3D0135BF" w14:textId="77777777" w:rsidR="00267633" w:rsidRPr="00267633" w:rsidRDefault="00267633" w:rsidP="00267633">
      <w:pPr>
        <w:spacing w:before="0" w:after="0" w:line="240" w:lineRule="auto"/>
        <w:ind w:left="1418" w:hanging="709"/>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26.</w:t>
      </w:r>
      <w:r w:rsidRPr="00267633">
        <w:rPr>
          <w:rFonts w:ascii="Times New Roman" w:hAnsi="Times New Roman" w:cs="Times New Roman"/>
          <w:i/>
          <w:szCs w:val="20"/>
          <w:lang w:val="en-GB" w:eastAsia="zh-CN"/>
        </w:rPr>
        <w:tab/>
        <w:t>[State any further issues and information.]</w:t>
      </w:r>
    </w:p>
    <w:p w14:paraId="7277C46A"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77B7032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300D7B1"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C.</w:t>
      </w:r>
      <w:r w:rsidRPr="00267633">
        <w:rPr>
          <w:rFonts w:ascii="Times New Roman" w:hAnsi="Times New Roman" w:cs="Times New Roman"/>
          <w:b/>
          <w:lang w:val="en-GB" w:eastAsia="zh-CN"/>
        </w:rPr>
        <w:tab/>
        <w:t xml:space="preserve">Children’s Issues </w:t>
      </w:r>
    </w:p>
    <w:p w14:paraId="125F8A21" w14:textId="77777777" w:rsidR="00267633" w:rsidRPr="00267633" w:rsidRDefault="00267633" w:rsidP="00267633">
      <w:pPr>
        <w:keepNext/>
        <w:tabs>
          <w:tab w:val="left" w:pos="-720"/>
        </w:tabs>
        <w:suppressAutoHyphens/>
        <w:spacing w:before="0" w:after="0"/>
        <w:jc w:val="both"/>
        <w:outlineLvl w:val="6"/>
        <w:divId w:val="2116439976"/>
        <w:rPr>
          <w:rFonts w:ascii="Times New Roman" w:hAnsi="Times New Roman" w:cs="Times New Roman"/>
          <w:i/>
          <w:lang w:val="en-GB" w:eastAsia="zh-CN"/>
        </w:rPr>
      </w:pPr>
    </w:p>
    <w:p w14:paraId="7642CBE2" w14:textId="77777777" w:rsidR="00267633" w:rsidRPr="00267633" w:rsidRDefault="00267633" w:rsidP="00267633">
      <w:pPr>
        <w:keepNext/>
        <w:tabs>
          <w:tab w:val="left" w:pos="-720"/>
        </w:tabs>
        <w:suppressAutoHyphens/>
        <w:spacing w:before="0" w:after="0"/>
        <w:ind w:left="1418" w:hanging="709"/>
        <w:jc w:val="both"/>
        <w:outlineLvl w:val="6"/>
        <w:divId w:val="2116439976"/>
        <w:rPr>
          <w:rFonts w:ascii="Times New Roman" w:hAnsi="Times New Roman" w:cs="Times New Roman"/>
          <w:lang w:val="en-GB" w:eastAsia="zh-CN"/>
        </w:rPr>
      </w:pPr>
      <w:r w:rsidRPr="00267633">
        <w:rPr>
          <w:rFonts w:ascii="Times New Roman" w:hAnsi="Times New Roman" w:cs="Times New Roman"/>
          <w:lang w:val="en-GB" w:eastAsia="zh-CN"/>
        </w:rPr>
        <w:t>27.</w:t>
      </w:r>
      <w:r w:rsidRPr="00267633">
        <w:rPr>
          <w:rFonts w:ascii="Times New Roman" w:hAnsi="Times New Roman" w:cs="Times New Roman"/>
          <w:lang w:val="en-GB" w:eastAsia="zh-CN"/>
        </w:rPr>
        <w:tab/>
      </w:r>
      <w:r w:rsidRPr="00267633">
        <w:rPr>
          <w:rFonts w:ascii="Times New Roman" w:hAnsi="Times New Roman" w:cs="Times New Roman"/>
          <w:i/>
          <w:lang w:val="en-GB" w:eastAsia="zh-CN"/>
        </w:rPr>
        <w:t xml:space="preserve">[State issues and information on custody, </w:t>
      </w:r>
      <w:proofErr w:type="gramStart"/>
      <w:r w:rsidRPr="00267633">
        <w:rPr>
          <w:rFonts w:ascii="Times New Roman" w:hAnsi="Times New Roman" w:cs="Times New Roman"/>
          <w:i/>
          <w:lang w:val="en-GB" w:eastAsia="zh-CN"/>
        </w:rPr>
        <w:t>care</w:t>
      </w:r>
      <w:proofErr w:type="gramEnd"/>
      <w:r w:rsidRPr="00267633">
        <w:rPr>
          <w:rFonts w:ascii="Times New Roman" w:hAnsi="Times New Roman" w:cs="Times New Roman"/>
          <w:i/>
          <w:lang w:val="en-GB" w:eastAsia="zh-CN"/>
        </w:rPr>
        <w:t xml:space="preserve"> and control of and access to the child/children.]</w:t>
      </w:r>
    </w:p>
    <w:p w14:paraId="7B948A45" w14:textId="77777777" w:rsidR="00267633" w:rsidRPr="00267633" w:rsidRDefault="00267633" w:rsidP="00267633">
      <w:pPr>
        <w:keepNext/>
        <w:tabs>
          <w:tab w:val="left" w:pos="-720"/>
        </w:tabs>
        <w:suppressAutoHyphens/>
        <w:spacing w:before="0" w:after="0"/>
        <w:ind w:left="1440"/>
        <w:jc w:val="both"/>
        <w:outlineLvl w:val="6"/>
        <w:divId w:val="2116439976"/>
        <w:rPr>
          <w:rFonts w:ascii="Times New Roman" w:hAnsi="Times New Roman" w:cs="Times New Roman"/>
          <w:b/>
          <w:szCs w:val="20"/>
          <w:lang w:val="en-GB" w:eastAsia="zh-CN"/>
        </w:rPr>
      </w:pPr>
    </w:p>
    <w:p w14:paraId="0C896BEF"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D.</w:t>
      </w:r>
      <w:r w:rsidRPr="00267633">
        <w:rPr>
          <w:rFonts w:ascii="Times New Roman" w:hAnsi="Times New Roman" w:cs="Times New Roman"/>
          <w:b/>
          <w:lang w:val="en-GB" w:eastAsia="zh-CN"/>
        </w:rPr>
        <w:tab/>
        <w:t xml:space="preserve">Supporting Documents </w:t>
      </w:r>
    </w:p>
    <w:p w14:paraId="0EFE74D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2D4F46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28.</w:t>
      </w:r>
      <w:r w:rsidRPr="00267633">
        <w:rPr>
          <w:rFonts w:ascii="Times New Roman" w:hAnsi="Times New Roman" w:cs="Times New Roman"/>
          <w:szCs w:val="20"/>
          <w:lang w:val="en-GB" w:eastAsia="zh-CN"/>
        </w:rPr>
        <w:tab/>
        <w:t>I am exhibiting the following documents in support of my affidavit</w:t>
      </w:r>
      <w:r w:rsidRPr="00267633">
        <w:rPr>
          <w:rFonts w:ascii="Times New Roman" w:hAnsi="Times New Roman" w:cs="Times New Roman"/>
          <w:szCs w:val="20"/>
          <w:vertAlign w:val="superscript"/>
          <w:lang w:val="en-GB" w:eastAsia="zh-CN"/>
        </w:rPr>
        <w:footnoteReference w:customMarkFollows="1" w:id="6"/>
        <w:t>4</w:t>
      </w:r>
      <w:r w:rsidRPr="00267633">
        <w:rPr>
          <w:rFonts w:ascii="Times New Roman" w:hAnsi="Times New Roman" w:cs="Times New Roman"/>
          <w:szCs w:val="20"/>
          <w:lang w:val="en-GB" w:eastAsia="zh-CN"/>
        </w:rPr>
        <w:t>:</w:t>
      </w:r>
    </w:p>
    <w:p w14:paraId="4EB027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F1A38D"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[Circle the relevant items and state the relevant exhibit number for each item.]</w:t>
      </w:r>
    </w:p>
    <w:p w14:paraId="0F1C37E9"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 w:val="20"/>
          <w:szCs w:val="20"/>
          <w:lang w:val="en-GB" w:eastAsia="zh-CN"/>
        </w:rPr>
      </w:pPr>
      <w:r w:rsidRPr="00267633">
        <w:rPr>
          <w:rFonts w:ascii="Times New Roman" w:hAnsi="Times New Roman" w:cs="Times New Roman"/>
          <w:szCs w:val="20"/>
          <w:lang w:val="en-GB" w:eastAsia="zh-CN"/>
        </w:rPr>
        <w:t>Pay-slips for [</w:t>
      </w:r>
      <w:r w:rsidRPr="00267633">
        <w:rPr>
          <w:rFonts w:ascii="Times New Roman" w:hAnsi="Times New Roman" w:cs="Times New Roman"/>
          <w:i/>
          <w:szCs w:val="20"/>
          <w:lang w:val="en-GB" w:eastAsia="zh-CN"/>
        </w:rPr>
        <w:t>state time frame</w:t>
      </w:r>
      <w:r w:rsidRPr="00267633">
        <w:rPr>
          <w:rFonts w:ascii="Times New Roman" w:hAnsi="Times New Roman" w:cs="Times New Roman"/>
          <w:szCs w:val="20"/>
          <w:lang w:val="en-GB" w:eastAsia="zh-CN"/>
        </w:rPr>
        <w:t xml:space="preserve">] </w:t>
      </w:r>
    </w:p>
    <w:p w14:paraId="48999766"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Contract of employment/Letter from employer confirming salary</w:t>
      </w:r>
    </w:p>
    <w:p w14:paraId="4751EEE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Notices of Assessment from the Inland Revenue Authority of Singapore (IRAS) dated </w:t>
      </w:r>
      <w:r w:rsidRPr="00267633">
        <w:rPr>
          <w:rFonts w:ascii="Times New Roman" w:hAnsi="Times New Roman" w:cs="Times New Roman"/>
          <w:i/>
          <w:szCs w:val="20"/>
          <w:lang w:val="en-GB" w:eastAsia="zh-CN"/>
        </w:rPr>
        <w:t xml:space="preserve">[to state date] </w:t>
      </w:r>
    </w:p>
    <w:p w14:paraId="2D4725B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ACRA search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(in respect of the business(es) I own)</w:t>
      </w:r>
    </w:p>
    <w:p w14:paraId="1D7F3C8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Valuation report(s) for immovable property/properties (in respect of properties listed in paragraph 7 above)</w:t>
      </w:r>
    </w:p>
    <w:p w14:paraId="35427085"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Tenancy agreement(s) </w:t>
      </w:r>
    </w:p>
    <w:p w14:paraId="50E377D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Hire purchase agreement(s) (in respect of the vehicles listed in paragraph 8 above)</w:t>
      </w:r>
    </w:p>
    <w:p w14:paraId="4179E8B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Insurance policies/letters from insurance companies showing the surrender values of the insurance policies (in respect of insurance policies listed in paragraph 10 above)</w:t>
      </w:r>
    </w:p>
    <w:p w14:paraId="7CE1C4B7"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Depository (Pte) Ltd (CDP) statement(s) dated </w:t>
      </w:r>
      <w:r w:rsidRPr="00267633">
        <w:rPr>
          <w:rFonts w:ascii="Times New Roman" w:hAnsi="Times New Roman" w:cs="Times New Roman"/>
          <w:i/>
          <w:szCs w:val="20"/>
          <w:lang w:val="en-GB" w:eastAsia="zh-CN"/>
        </w:rPr>
        <w:t>[to state date]</w:t>
      </w:r>
    </w:p>
    <w:p w14:paraId="7C44939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Provident Fund (CPF) Investment account statement(s) dated </w:t>
      </w:r>
      <w:r w:rsidRPr="00267633">
        <w:rPr>
          <w:rFonts w:ascii="Times New Roman" w:hAnsi="Times New Roman" w:cs="Times New Roman"/>
          <w:i/>
          <w:szCs w:val="20"/>
          <w:lang w:val="en-GB" w:eastAsia="zh-CN"/>
        </w:rPr>
        <w:t>[to state date]</w:t>
      </w:r>
    </w:p>
    <w:p w14:paraId="6DDE21E0"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Bank statement(s) for </w:t>
      </w:r>
      <w:r w:rsidRPr="00267633">
        <w:rPr>
          <w:rFonts w:ascii="Times New Roman" w:hAnsi="Times New Roman" w:cs="Times New Roman"/>
          <w:i/>
          <w:szCs w:val="20"/>
          <w:lang w:val="en-GB" w:eastAsia="zh-CN"/>
        </w:rPr>
        <w:t>[state time frame]</w:t>
      </w:r>
    </w:p>
    <w:p w14:paraId="7DC686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contribution to purchase of immovable property</w:t>
      </w:r>
    </w:p>
    <w:p w14:paraId="442223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balances in Special, Medisave and Ordinary Accounts</w:t>
      </w:r>
    </w:p>
    <w:p w14:paraId="6CB7F6D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Renovation receipt(s)</w:t>
      </w:r>
    </w:p>
    <w:p w14:paraId="6885185A"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evidencing payment for furnishings</w:t>
      </w:r>
    </w:p>
    <w:p w14:paraId="55041FE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supporting expenses, e.g. utilities bills, telephone bills, conservancy charges, school fees, etc.</w:t>
      </w:r>
    </w:p>
    <w:p w14:paraId="1A49517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case of a maintenance claim by an incapacitated husband] Medical report required under rule 87A of the Family Justice Rules.</w:t>
      </w:r>
    </w:p>
    <w:p w14:paraId="09C6121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 (please specify)</w:t>
      </w:r>
    </w:p>
    <w:p w14:paraId="0EB03B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9E07928" w14:textId="77777777" w:rsidR="00267633" w:rsidRPr="00267633" w:rsidRDefault="00267633" w:rsidP="00267633">
      <w:pPr>
        <w:spacing w:before="0" w:after="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VI.</w:t>
      </w:r>
      <w:r w:rsidRPr="00267633">
        <w:rPr>
          <w:rFonts w:ascii="Times New Roman" w:hAnsi="Times New Roman" w:cs="Times New Roman"/>
          <w:b/>
          <w:szCs w:val="20"/>
          <w:lang w:val="en-GB" w:eastAsia="zh-CN"/>
        </w:rPr>
        <w:tab/>
        <w:t>Affidavit**</w:t>
      </w:r>
    </w:p>
    <w:p w14:paraId="5394A82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02E77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Sworn/Affirmed* at Singapore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by </w:t>
      </w:r>
      <w:r w:rsidRPr="00267633">
        <w:rPr>
          <w:rFonts w:ascii="Times New Roman" w:hAnsi="Times New Roman" w:cs="Times New Roman"/>
          <w:i/>
          <w:szCs w:val="20"/>
          <w:lang w:val="en-GB" w:eastAsia="zh-CN"/>
        </w:rPr>
        <w:t xml:space="preserve">[to state name and NRIC Number] </w:t>
      </w:r>
      <w:r w:rsidRPr="00267633">
        <w:rPr>
          <w:rFonts w:ascii="Times New Roman" w:hAnsi="Times New Roman" w:cs="Times New Roman"/>
          <w:szCs w:val="20"/>
          <w:lang w:val="en-GB" w:eastAsia="zh-CN"/>
        </w:rPr>
        <w:t xml:space="preserve">through the interpretation of*: </w:t>
      </w:r>
      <w:r w:rsidRPr="00267633">
        <w:rPr>
          <w:rFonts w:ascii="Times New Roman" w:hAnsi="Times New Roman" w:cs="Times New Roman"/>
          <w:i/>
          <w:szCs w:val="20"/>
          <w:lang w:val="en-GB" w:eastAsia="zh-CN"/>
        </w:rPr>
        <w:t>[to state name]</w:t>
      </w:r>
      <w:r w:rsidRPr="00267633">
        <w:rPr>
          <w:rFonts w:ascii="Times New Roman" w:hAnsi="Times New Roman" w:cs="Times New Roman"/>
          <w:szCs w:val="20"/>
          <w:lang w:val="en-GB" w:eastAsia="zh-CN"/>
        </w:rPr>
        <w:t xml:space="preserve"> in </w:t>
      </w:r>
      <w:r w:rsidRPr="00267633">
        <w:rPr>
          <w:rFonts w:ascii="Times New Roman" w:hAnsi="Times New Roman" w:cs="Times New Roman"/>
          <w:i/>
          <w:szCs w:val="20"/>
          <w:lang w:val="en-GB" w:eastAsia="zh-CN"/>
        </w:rPr>
        <w:t>[to state language]</w:t>
      </w:r>
    </w:p>
    <w:p w14:paraId="4F765BC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0AACC1AF"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Before me,</w:t>
      </w:r>
    </w:p>
    <w:p w14:paraId="208F13D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2BF9F574"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2F4A39C2"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Commissioner for Oaths</w:t>
      </w:r>
    </w:p>
    <w:p w14:paraId="4D96A06A" w14:textId="77777777" w:rsidR="00267633" w:rsidRPr="00267633" w:rsidRDefault="00267633" w:rsidP="00267633">
      <w:pPr>
        <w:spacing w:before="0" w:after="0" w:line="240" w:lineRule="auto"/>
        <w:ind w:firstLine="283"/>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94F3A7" w14:textId="77777777" w:rsidR="00267633" w:rsidRPr="00267633" w:rsidRDefault="00267633" w:rsidP="00267633">
      <w:pPr>
        <w:spacing w:before="0" w:after="0" w:line="240" w:lineRule="auto"/>
        <w:ind w:firstLine="283"/>
        <w:jc w:val="both"/>
        <w:divId w:val="2116439976"/>
        <w:rPr>
          <w:rFonts w:ascii="Calibri" w:hAnsi="Calibri" w:cs="Times New Roman"/>
          <w:sz w:val="22"/>
          <w:szCs w:val="22"/>
          <w:lang w:val="en-GB" w:eastAsia="en-GB"/>
        </w:rPr>
      </w:pPr>
      <w:r w:rsidRPr="00267633">
        <w:rPr>
          <w:rFonts w:ascii="Times New Roman" w:hAnsi="Times New Roman" w:cs="Times New Roman"/>
          <w:sz w:val="20"/>
          <w:szCs w:val="20"/>
          <w:lang w:val="en-GB" w:eastAsia="zh-CN"/>
        </w:rPr>
        <w:t>** The form of the jurat should follow the appropriate form in Form 132 of Appendix A of the Practice Directions</w:t>
      </w:r>
      <w:r w:rsidRPr="00267633">
        <w:rPr>
          <w:rFonts w:ascii="Calibri" w:hAnsi="Calibri" w:cs="Times New Roman"/>
          <w:sz w:val="22"/>
          <w:szCs w:val="22"/>
          <w:lang w:val="en-GB" w:eastAsia="en-GB"/>
        </w:rPr>
        <w:t xml:space="preserve"> </w:t>
      </w:r>
    </w:p>
    <w:p w14:paraId="3B540BC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0F77E1CF" w14:textId="0F122D06" w:rsidR="00B22AB7" w:rsidRDefault="00B22AB7" w:rsidP="00AB46CB">
      <w:pPr>
        <w:divId w:val="2116439976"/>
        <w:rPr>
          <w:rFonts w:ascii="Calibri" w:hAnsi="Calibri" w:cs="Times New Roman"/>
          <w:sz w:val="22"/>
          <w:szCs w:val="22"/>
          <w:lang w:val="en-GB" w:eastAsia="en-GB"/>
        </w:rPr>
      </w:pPr>
    </w:p>
    <w:p w14:paraId="4755F4FA" w14:textId="77777777" w:rsidR="00B22AB7" w:rsidRDefault="00B22AB7" w:rsidP="00AB46CB">
      <w:pPr>
        <w:divId w:val="2116439976"/>
      </w:pPr>
    </w:p>
    <w:p w14:paraId="6AB2DAFD" w14:textId="77777777" w:rsidR="00B22AB7" w:rsidRPr="00B22AB7" w:rsidRDefault="00B22AB7" w:rsidP="00B22AB7">
      <w:pPr>
        <w:spacing w:after="0" w:line="240" w:lineRule="auto"/>
        <w:jc w:val="center"/>
        <w:divId w:val="2116439976"/>
        <w:rPr>
          <w:rFonts w:ascii="Times New Roman" w:hAnsi="Times New Roman" w:cs="Times New Roman"/>
          <w:sz w:val="22"/>
          <w:szCs w:val="22"/>
        </w:rPr>
      </w:pPr>
      <w:r w:rsidRPr="00B22AB7">
        <w:rPr>
          <w:rFonts w:ascii="Times New Roman" w:hAnsi="Times New Roman" w:cs="Times New Roman"/>
        </w:rPr>
        <w:t>FORM 207</w:t>
      </w:r>
    </w:p>
    <w:p w14:paraId="6A87F97E"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R. 131A(5)(a)</w:t>
      </w:r>
    </w:p>
    <w:p w14:paraId="7D7B51F4"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Para 24A</w:t>
      </w:r>
    </w:p>
    <w:p w14:paraId="7F03EF27" w14:textId="77777777" w:rsidR="00B22AB7" w:rsidRPr="00B22AB7" w:rsidRDefault="00B22AB7" w:rsidP="00B22AB7">
      <w:pPr>
        <w:divId w:val="2116439976"/>
        <w:rPr>
          <w:rFonts w:asciiTheme="minorHAnsi" w:hAnsiTheme="minorHAnsi" w:cstheme="minorBidi"/>
          <w:b/>
          <w:sz w:val="20"/>
          <w:szCs w:val="22"/>
          <w:lang w:val="en-GB"/>
        </w:rPr>
      </w:pPr>
    </w:p>
    <w:p w14:paraId="54FAB29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B22AB7">
        <w:rPr>
          <w:rFonts w:ascii="Times New Roman" w:hAnsi="Times New Roman" w:cs="Times New Roman"/>
          <w:b/>
          <w:lang w:val="en-GB"/>
        </w:rPr>
        <w:t>CONSENT FOR SERVICE BY WAY OF EMAIL OR MOBILE PHONE NUMBER FOR SUMMONSES MADE UNDER SECTION 71 AND SECTION 72 OF THE WOMEN’S CHARTER (CAP. 353)</w:t>
      </w:r>
    </w:p>
    <w:p w14:paraId="30A120D8"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075D2D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r w:rsidRPr="00B22AB7">
        <w:rPr>
          <w:rFonts w:ascii="Times New Roman" w:hAnsi="Times New Roman" w:cs="Times New Roman"/>
        </w:rPr>
        <w:t xml:space="preserve">To: </w:t>
      </w:r>
      <w:r w:rsidRPr="00B22AB7">
        <w:rPr>
          <w:rFonts w:ascii="Times New Roman" w:hAnsi="Times New Roman" w:cs="Times New Roman"/>
        </w:rPr>
        <w:tab/>
        <w:t xml:space="preserve">The Registrar, Family Justice Courts </w:t>
      </w:r>
    </w:p>
    <w:p w14:paraId="332649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p>
    <w:p w14:paraId="5EEA83E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5D24E5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A maintenance order has been made in __________ [state case number] dated _____ [insert date]. </w:t>
      </w:r>
    </w:p>
    <w:p w14:paraId="5014464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4D825F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I hereby consent to receiving any summons filed against me under section 71 (for enforcement of the maintenance order) or section 72 (for rescission or variation of the maintenance order) (“the Summons”) in the following manner:</w:t>
      </w:r>
      <w:r w:rsidRPr="00B22AB7">
        <w:rPr>
          <w:rFonts w:ascii="Times New Roman" w:hAnsi="Times New Roman" w:cs="Times New Roman"/>
          <w:bCs/>
          <w:vertAlign w:val="superscript"/>
        </w:rPr>
        <w:footnoteReference w:id="7"/>
      </w:r>
      <w:r w:rsidRPr="00B22AB7">
        <w:rPr>
          <w:rFonts w:ascii="Times New Roman" w:hAnsi="Times New Roman" w:cs="Times New Roman"/>
          <w:bCs/>
        </w:rPr>
        <w:t xml:space="preserve"> </w:t>
      </w:r>
    </w:p>
    <w:p w14:paraId="63358CAF"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862FD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*(a)</w:t>
      </w:r>
      <w:r w:rsidRPr="00B22AB7">
        <w:rPr>
          <w:rFonts w:ascii="Times New Roman" w:hAnsi="Times New Roman" w:cs="Times New Roman"/>
          <w:bCs/>
        </w:rPr>
        <w:tab/>
        <w:t>by way of email to my email address at _________ [insert email address]; *and/or</w:t>
      </w:r>
    </w:p>
    <w:p w14:paraId="28A3EEDE"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*(b)</w:t>
      </w:r>
      <w:r w:rsidRPr="00B22AB7">
        <w:rPr>
          <w:rFonts w:ascii="Times New Roman" w:hAnsi="Times New Roman" w:cs="Times New Roman"/>
          <w:bCs/>
        </w:rPr>
        <w:tab/>
        <w:t>by way of multimedia messaging service or other messaging communication at my mobile telephone number at ___________ [insert mobile telephone number].</w:t>
      </w:r>
    </w:p>
    <w:p w14:paraId="340F8C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538F9ECA"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(*to delete if not applicable)</w:t>
      </w:r>
    </w:p>
    <w:p w14:paraId="47CB939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7EA94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Service in the above manner shall constitute good and sufficient service of the Summons on me. In this regard, I understand that the Court is at liberty to effect service of any summons under section 71 or section 72 on me in accordance with the modes of service permitted at law, and is not limited to effecting service by email and/or messaging communication at my mobile phone number. </w:t>
      </w:r>
    </w:p>
    <w:p w14:paraId="2D51A6A3"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07284A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r w:rsidRPr="00B22AB7">
        <w:rPr>
          <w:rFonts w:ascii="Times New Roman" w:hAnsi="Times New Roman" w:cs="Times New Roman"/>
          <w:bCs/>
        </w:rPr>
        <w:t>I further acknowledge that:</w:t>
      </w:r>
      <w:r w:rsidRPr="00B22AB7">
        <w:t xml:space="preserve"> </w:t>
      </w:r>
    </w:p>
    <w:p w14:paraId="3457881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p>
    <w:p w14:paraId="1D0C54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eastAsiaTheme="minorHAnsi" w:hAnsi="Times New Roman" w:cs="Times New Roman"/>
          <w:bCs/>
          <w:sz w:val="22"/>
          <w:szCs w:val="22"/>
          <w:lang w:eastAsia="en-US"/>
        </w:rPr>
      </w:pPr>
      <w:r w:rsidRPr="00B22AB7">
        <w:rPr>
          <w:rFonts w:ascii="Times New Roman" w:hAnsi="Times New Roman" w:cs="Times New Roman"/>
          <w:bCs/>
        </w:rPr>
        <w:t>1)</w:t>
      </w:r>
      <w:r w:rsidRPr="00B22AB7">
        <w:rPr>
          <w:rFonts w:ascii="Times New Roman" w:hAnsi="Times New Roman" w:cs="Times New Roman"/>
          <w:bCs/>
        </w:rPr>
        <w:tab/>
        <w:t xml:space="preserve">It is my responsibility to inform the Court of any changes in my contact details. </w:t>
      </w:r>
      <w:proofErr w:type="gramStart"/>
      <w:r w:rsidRPr="00B22AB7">
        <w:rPr>
          <w:rFonts w:ascii="Times New Roman" w:hAnsi="Times New Roman" w:cs="Times New Roman"/>
          <w:bCs/>
        </w:rPr>
        <w:t>In the event that</w:t>
      </w:r>
      <w:proofErr w:type="gramEnd"/>
      <w:r w:rsidRPr="00B22AB7">
        <w:rPr>
          <w:rFonts w:ascii="Times New Roman" w:hAnsi="Times New Roman" w:cs="Times New Roman"/>
          <w:bCs/>
        </w:rPr>
        <w:t xml:space="preserve"> there is a change to my email address or my mobile telephone number, I will notify the Court within seven (7) days of such change by writing in to FJCOURTS_MAINTPOS@FJCourts.gov.sg.</w:t>
      </w:r>
    </w:p>
    <w:p w14:paraId="7D1E787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500635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2)</w:t>
      </w:r>
      <w:r w:rsidRPr="00B22AB7">
        <w:rPr>
          <w:rFonts w:ascii="Times New Roman" w:hAnsi="Times New Roman" w:cs="Times New Roman"/>
          <w:bCs/>
        </w:rPr>
        <w:tab/>
        <w:t xml:space="preserve">I understand that this consent continues to be valid until and unless it is revoked. If I wish to revoke my consent, I will inform the Court by writing in to FJCOURTS_MAINTPOS@FJCourts.gov.sg. </w:t>
      </w:r>
      <w:r w:rsidRPr="00B22AB7">
        <w:rPr>
          <w:rFonts w:ascii="Times New Roman" w:eastAsia="Calibri" w:hAnsi="Times New Roman" w:cs="Times New Roman"/>
          <w:bCs/>
        </w:rPr>
        <w:t>If there is revocation of consent, the date of revocation shall be taken to be the date of the email unless it is otherwise specified to take effect on a later date</w:t>
      </w:r>
      <w:r w:rsidRPr="00B22AB7">
        <w:rPr>
          <w:rFonts w:ascii="Times New Roman" w:hAnsi="Times New Roman" w:cs="Times New Roman"/>
          <w:bCs/>
        </w:rPr>
        <w:t>. Unless my consent is revoked in the manner provided, the Court is entitled to rely on this consent for purposes of serving the Summons on me.</w:t>
      </w:r>
    </w:p>
    <w:p w14:paraId="4AEEFE74"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4DA494C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DECCB6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Name of consenting party:</w:t>
      </w:r>
    </w:p>
    <w:p w14:paraId="4043BC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01A3806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Signature of consenting party:</w:t>
      </w:r>
    </w:p>
    <w:p w14:paraId="7881933B"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DFA37E5"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Date: </w:t>
      </w:r>
    </w:p>
    <w:p w14:paraId="233F1C24"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Interpreted by (if required): [State Name of court interpreter or consenting party’s solicitor] </w:t>
      </w:r>
    </w:p>
    <w:p w14:paraId="472763A6" w14:textId="77777777" w:rsid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5FF0FDD2" w14:textId="3B463A28" w:rsidR="00B22AB7" w:rsidRPr="00B22AB7" w:rsidRDefault="00B22AB7" w:rsidP="00AB46CB">
      <w:pPr>
        <w:divId w:val="2116439976"/>
      </w:pPr>
    </w:p>
    <w:p w14:paraId="1031D458" w14:textId="62ABF634" w:rsidR="00B22AB7" w:rsidRDefault="00B22AB7" w:rsidP="00AB46CB">
      <w:pPr>
        <w:divId w:val="2116439976"/>
      </w:pPr>
    </w:p>
    <w:p w14:paraId="7A11189B" w14:textId="7CE9EBD7" w:rsidR="00B22AB7" w:rsidRDefault="00B22AB7" w:rsidP="00AB46CB">
      <w:pPr>
        <w:divId w:val="2116439976"/>
      </w:pPr>
    </w:p>
    <w:p w14:paraId="350988EC" w14:textId="60B5F481" w:rsidR="00B22AB7" w:rsidRDefault="00B22AB7" w:rsidP="00AB46CB">
      <w:pPr>
        <w:divId w:val="2116439976"/>
      </w:pPr>
    </w:p>
    <w:p w14:paraId="3F71E955" w14:textId="10112E02" w:rsidR="00B22AB7" w:rsidRDefault="00B22AB7" w:rsidP="00AB46CB">
      <w:pPr>
        <w:divId w:val="2116439976"/>
      </w:pPr>
    </w:p>
    <w:p w14:paraId="7E1ECB2E" w14:textId="7E659659" w:rsidR="00B22AB7" w:rsidRDefault="00B22AB7" w:rsidP="00AB46CB">
      <w:pPr>
        <w:divId w:val="2116439976"/>
      </w:pPr>
    </w:p>
    <w:p w14:paraId="1A45D13D" w14:textId="0378E336" w:rsidR="00B22AB7" w:rsidRDefault="00B22AB7" w:rsidP="00AB46CB">
      <w:pPr>
        <w:divId w:val="2116439976"/>
      </w:pPr>
    </w:p>
    <w:p w14:paraId="4FB13E1F" w14:textId="5DA90B3E" w:rsidR="00B22AB7" w:rsidRDefault="00B22AB7" w:rsidP="00AB46CB">
      <w:pPr>
        <w:divId w:val="2116439976"/>
      </w:pPr>
    </w:p>
    <w:p w14:paraId="39213D83" w14:textId="4B41AB52" w:rsidR="00B22AB7" w:rsidRDefault="00B22AB7" w:rsidP="00AB46CB">
      <w:pPr>
        <w:divId w:val="2116439976"/>
      </w:pPr>
    </w:p>
    <w:p w14:paraId="315655BC" w14:textId="5823EB2E" w:rsidR="00B22AB7" w:rsidRDefault="00B22AB7" w:rsidP="00AB46CB">
      <w:pPr>
        <w:divId w:val="2116439976"/>
      </w:pPr>
    </w:p>
    <w:p w14:paraId="75023466" w14:textId="77777777" w:rsidR="00B22AB7" w:rsidRDefault="00B22AB7" w:rsidP="00AB46CB">
      <w:pPr>
        <w:divId w:val="2116439976"/>
      </w:pPr>
    </w:p>
    <w:p w14:paraId="46609B86" w14:textId="2232377F" w:rsidR="00267633" w:rsidRPr="00AB46CB" w:rsidRDefault="00267633" w:rsidP="00AB46CB">
      <w:pPr>
        <w:divId w:val="2116439976"/>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8FFA73B" w14:textId="77777777" w:rsidTr="00267633">
        <w:trPr>
          <w:divId w:val="2116439976"/>
          <w:jc w:val="center"/>
        </w:trPr>
        <w:tc>
          <w:tcPr>
            <w:tcW w:w="3080" w:type="dxa"/>
          </w:tcPr>
          <w:p w14:paraId="033B2BF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0134741" w14:textId="77777777" w:rsid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208</w:t>
            </w:r>
          </w:p>
          <w:p w14:paraId="4EA140E3" w14:textId="77777777" w:rsidR="002C7D0B" w:rsidRPr="00267633" w:rsidRDefault="002C7D0B" w:rsidP="00267633">
            <w:pPr>
              <w:keepNext/>
              <w:spacing w:before="0" w:after="0"/>
              <w:ind w:left="720" w:hanging="720"/>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14:paraId="1B431EC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2BF6977" w14:textId="77777777" w:rsidR="00267633" w:rsidRPr="00267633" w:rsidRDefault="002C7D0B" w:rsidP="00267633">
      <w:pPr>
        <w:spacing w:before="0" w:after="200" w:line="276" w:lineRule="auto"/>
        <w:jc w:val="center"/>
        <w:divId w:val="2116439976"/>
        <w:rPr>
          <w:rFonts w:ascii="Times New Roman" w:hAnsi="Times New Roman" w:cs="Times New Roman"/>
          <w:lang w:val="en-GB" w:eastAsia="en-GB"/>
        </w:rPr>
      </w:pPr>
      <w:r>
        <w:rPr>
          <w:rFonts w:ascii="Calibri" w:hAnsi="Calibri" w:cs="Times New Roman"/>
          <w:sz w:val="22"/>
          <w:szCs w:val="22"/>
          <w:lang w:val="en-GB" w:eastAsia="en-GB"/>
        </w:rPr>
        <w:br w:type="page"/>
      </w:r>
      <w:r w:rsidR="00267633" w:rsidRPr="00267633">
        <w:rPr>
          <w:rFonts w:ascii="Times New Roman" w:hAnsi="Times New Roman" w:cs="Times New Roman"/>
          <w:lang w:val="en-GB" w:eastAsia="en-GB"/>
        </w:rPr>
        <w:t>FORM 209</w:t>
      </w:r>
    </w:p>
    <w:p w14:paraId="043DA46B"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25</w:t>
      </w:r>
    </w:p>
    <w:p w14:paraId="4BD95A77"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[For applications under section 65 of the Women’s Charter]</w:t>
      </w:r>
    </w:p>
    <w:p w14:paraId="6C705D8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FAMILY JUSTICE COURTS OF THE REPUBLIC OF SINGAPORE</w:t>
      </w:r>
    </w:p>
    <w:p w14:paraId="2DC14B47"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Summons </w:t>
      </w:r>
      <w:proofErr w:type="gramStart"/>
      <w:r w:rsidRPr="00267633">
        <w:rPr>
          <w:rFonts w:ascii="Times New Roman" w:eastAsia="Calibri" w:hAnsi="Times New Roman" w:cs="Times New Roman"/>
          <w:lang w:val="en-GB" w:eastAsia="en-GB"/>
        </w:rPr>
        <w:t>No .</w:t>
      </w:r>
      <w:proofErr w:type="gramEnd"/>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SS  _</w:t>
      </w:r>
      <w:proofErr w:type="gramEnd"/>
      <w:r w:rsidRPr="00267633">
        <w:rPr>
          <w:rFonts w:ascii="Times New Roman" w:eastAsia="Calibri" w:hAnsi="Times New Roman" w:cs="Times New Roman"/>
          <w:lang w:val="en-GB" w:eastAsia="en-GB"/>
        </w:rPr>
        <w:t>___ of 20__</w:t>
      </w:r>
    </w:p>
    <w:p w14:paraId="6B71BC08"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547659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1F0FF31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41EDB8E2"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7DA95C9"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AFFIDAVIT</w:t>
      </w:r>
    </w:p>
    <w:p w14:paraId="77B11822"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bookmarkStart w:id="71" w:name="Text1"/>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bookmarkEnd w:id="71"/>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5FF7C19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 </w:t>
      </w:r>
      <w:r w:rsidRPr="00267633">
        <w:rPr>
          <w:rFonts w:ascii="Times New Roman" w:eastAsia="Calibri" w:hAnsi="Times New Roman" w:cs="Times New Roman"/>
          <w:lang w:val="en-GB" w:eastAsia="en-GB"/>
        </w:rPr>
        <w:tab/>
        <w:t xml:space="preserve">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lodged a Magistrate Complaint against the Respondent for family violence for the purpose of obtaining a Personal Protection Order and Domestic Exclusion Order* against the Respondent in favour of:</w:t>
      </w:r>
    </w:p>
    <w:p w14:paraId="3EC9C333"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myself</w:t>
      </w:r>
    </w:p>
    <w:p w14:paraId="5D52481A"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 child or children of the marriage, namely</w:t>
      </w:r>
    </w:p>
    <w:p w14:paraId="38A4FFB6"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2CF2C308"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830E28B"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c)   </w:t>
      </w:r>
      <w:proofErr w:type="spellStart"/>
      <w:r w:rsidRPr="00267633">
        <w:rPr>
          <w:rFonts w:ascii="Times New Roman" w:eastAsia="Calibri" w:hAnsi="Times New Roman" w:cs="Times New Roman"/>
          <w:lang w:val="en-GB" w:eastAsia="en-GB"/>
        </w:rPr>
        <w:t>others:</w:t>
      </w:r>
      <w:bookmarkStart w:id="72" w:name="Text4"/>
      <w:r w:rsidRPr="00267633">
        <w:rPr>
          <w:rFonts w:ascii="Times New Roman" w:eastAsia="Calibri" w:hAnsi="Times New Roman" w:cs="Times New Roman"/>
          <w:lang w:val="en-GB" w:eastAsia="en-GB"/>
        </w:rPr>
        <w:fldChar w:fldCharType="begin">
          <w:ffData>
            <w:name w:val="Text4"/>
            <w:enabled/>
            <w:calcOnExit w:val="0"/>
            <w:textInput>
              <w:default w:val="Indicate relationship"/>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Indicate</w:t>
      </w:r>
      <w:proofErr w:type="spellEnd"/>
      <w:r w:rsidRPr="00267633">
        <w:rPr>
          <w:rFonts w:ascii="Times New Roman" w:eastAsia="Calibri" w:hAnsi="Times New Roman" w:cs="Times New Roman"/>
          <w:noProof/>
          <w:lang w:val="en-GB" w:eastAsia="en-GB"/>
        </w:rPr>
        <w:t xml:space="preserve"> relationship</w:t>
      </w:r>
      <w:r w:rsidRPr="00267633">
        <w:rPr>
          <w:rFonts w:ascii="Times New Roman" w:eastAsia="Calibri" w:hAnsi="Times New Roman" w:cs="Times New Roman"/>
          <w:lang w:val="en-GB" w:eastAsia="en-GB"/>
        </w:rPr>
        <w:fldChar w:fldCharType="end"/>
      </w:r>
      <w:bookmarkEnd w:id="72"/>
      <w:r w:rsidRPr="00267633">
        <w:rPr>
          <w:rFonts w:ascii="Times New Roman" w:eastAsia="Calibri" w:hAnsi="Times New Roman" w:cs="Times New Roman"/>
          <w:lang w:val="en-GB" w:eastAsia="en-GB"/>
        </w:rPr>
        <w:t xml:space="preserve"> </w:t>
      </w:r>
    </w:p>
    <w:p w14:paraId="066FEA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t xml:space="preserve">The Respondent was married to me at </w:t>
      </w:r>
      <w:bookmarkStart w:id="73" w:name="Text2"/>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bookmarkEnd w:id="73"/>
      <w:r w:rsidRPr="00267633">
        <w:rPr>
          <w:rFonts w:ascii="Times New Roman" w:eastAsia="Calibri" w:hAnsi="Times New Roman" w:cs="Times New Roman"/>
          <w:lang w:val="en-GB" w:eastAsia="en-GB"/>
        </w:rPr>
        <w:t xml:space="preserve">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E75C2B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3b*</w:t>
      </w:r>
      <w:r w:rsidRPr="00267633">
        <w:rPr>
          <w:rFonts w:ascii="Times New Roman" w:eastAsia="Calibri" w:hAnsi="Times New Roman" w:cs="Times New Roman"/>
          <w:lang w:val="en-GB" w:eastAsia="en-GB"/>
        </w:rPr>
        <w:tab/>
        <w:t xml:space="preserve">The Respondent is related to me. </w:t>
      </w:r>
      <w:r w:rsidRPr="00267633">
        <w:rPr>
          <w:rFonts w:ascii="Times New Roman" w:eastAsia="Calibri" w:hAnsi="Times New Roman" w:cs="Times New Roman"/>
          <w:i/>
          <w:lang w:val="en-GB" w:eastAsia="en-GB"/>
        </w:rPr>
        <w:t>[Please explain relationship between the respondent and the “others” seeking protection (if any</w:t>
      </w:r>
      <w:proofErr w:type="gramStart"/>
      <w:r w:rsidRPr="00267633">
        <w:rPr>
          <w:rFonts w:ascii="Times New Roman" w:eastAsia="Calibri" w:hAnsi="Times New Roman" w:cs="Times New Roman"/>
          <w:i/>
          <w:lang w:val="en-GB" w:eastAsia="en-GB"/>
        </w:rPr>
        <w:t>)]*</w:t>
      </w:r>
      <w:proofErr w:type="gramEnd"/>
    </w:p>
    <w:p w14:paraId="56BCA2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 xml:space="preserve">The respondent and I are currently living/not living* together. </w:t>
      </w:r>
    </w:p>
    <w:p w14:paraId="1DBF7483"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54E582BB"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Incidents relied upon in support of application</w:t>
      </w:r>
    </w:p>
    <w:p w14:paraId="03D5222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the date/time and the sequence of events of the latest incident you are relying on in support of your application)</w:t>
      </w:r>
    </w:p>
    <w:p w14:paraId="228C841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03B54B18"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t>6</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 xml:space="preserve">(Please set out the </w:t>
      </w:r>
      <w:proofErr w:type="gramStart"/>
      <w:r w:rsidRPr="00267633">
        <w:rPr>
          <w:rFonts w:ascii="Times New Roman" w:eastAsia="Calibri" w:hAnsi="Times New Roman" w:cs="Times New Roman"/>
          <w:i/>
          <w:lang w:val="en-GB" w:eastAsia="en-GB"/>
        </w:rPr>
        <w:t>past history</w:t>
      </w:r>
      <w:proofErr w:type="gramEnd"/>
      <w:r w:rsidRPr="00267633">
        <w:rPr>
          <w:rFonts w:ascii="Times New Roman" w:eastAsia="Calibri" w:hAnsi="Times New Roman" w:cs="Times New Roman"/>
          <w:i/>
          <w:lang w:val="en-GB" w:eastAsia="en-GB"/>
        </w:rPr>
        <w:t xml:space="preserve"> of family violence and narrate them according to the date/time the incident occurred, as well as the sequence of events)</w:t>
      </w:r>
      <w:r w:rsidRPr="00267633">
        <w:rPr>
          <w:rFonts w:ascii="Times New Roman" w:eastAsia="Calibri" w:hAnsi="Times New Roman" w:cs="Times New Roman"/>
          <w:i/>
          <w:vertAlign w:val="superscript"/>
          <w:lang w:val="en-GB" w:eastAsia="en-GB"/>
        </w:rPr>
        <w:footnoteReference w:id="8"/>
      </w:r>
    </w:p>
    <w:p w14:paraId="5D0E832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7</w:t>
      </w:r>
      <w:r w:rsidRPr="00267633">
        <w:rPr>
          <w:rFonts w:ascii="Times New Roman" w:eastAsia="Calibri" w:hAnsi="Times New Roman" w:cs="Times New Roman"/>
          <w:lang w:val="en-GB" w:eastAsia="en-GB"/>
        </w:rPr>
        <w:tab/>
        <w:t xml:space="preserve"> I ask that a Personal Protection Order and a Domestic Exclusion Order* be issued against the Respondent.</w:t>
      </w:r>
    </w:p>
    <w:p w14:paraId="10CB3CA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5FE37E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35857DE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5D3B0C09"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3D49934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AA4EF9A"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3488BFBD"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7D307280" w14:textId="77777777" w:rsidR="00267633" w:rsidRPr="00267633" w:rsidRDefault="00267633" w:rsidP="00267633">
      <w:pPr>
        <w:spacing w:before="0" w:after="200" w:line="276" w:lineRule="auto"/>
        <w:jc w:val="both"/>
        <w:divId w:val="2116439976"/>
        <w:rPr>
          <w:rFonts w:ascii="Times New Roman" w:eastAsia="Calibri" w:hAnsi="Times New Roman" w:cs="Times New Roman"/>
          <w:b/>
          <w:sz w:val="22"/>
          <w:szCs w:val="22"/>
          <w:lang w:val="en-GB" w:eastAsia="en-GB"/>
        </w:rPr>
      </w:pPr>
    </w:p>
    <w:p w14:paraId="46A58539"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[For applications under section 69 of the Women’s Charter]</w:t>
      </w:r>
    </w:p>
    <w:p w14:paraId="56F4A4C3"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0261AA81"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77D6CC4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667F9EC"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5DEB7E6B"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2E5DA4BE"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985C6A4"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7C227590"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 xml:space="preserve">COMPLAINANT’S STATEMENT (1) </w:t>
      </w:r>
    </w:p>
    <w:p w14:paraId="51051C68"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4C1FAEC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2a* </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w:t>
      </w:r>
    </w:p>
    <w:p w14:paraId="7681D3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2b*</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and the child/children* namely: </w:t>
      </w:r>
    </w:p>
    <w:bookmarkStart w:id="74" w:name="Text3"/>
    <w:p w14:paraId="6D9503B9"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bookmarkEnd w:id="74"/>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8BCB1B1"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9F992E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2c*</w:t>
      </w:r>
      <w:r w:rsidRPr="00267633">
        <w:rPr>
          <w:rFonts w:ascii="Times New Roman" w:eastAsia="Calibri" w:hAnsi="Times New Roman" w:cs="Times New Roman"/>
          <w:lang w:val="en-GB" w:eastAsia="en-GB"/>
        </w:rPr>
        <w:tab/>
        <w:t xml:space="preserve">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the child/children* namely:</w:t>
      </w:r>
    </w:p>
    <w:p w14:paraId="0685FD05"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5D484C68"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39A8165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3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There is currently no divorce proceedings/divorce proceedings pending in </w:t>
      </w:r>
      <w:r w:rsidRPr="00267633">
        <w:rPr>
          <w:rFonts w:ascii="Times New Roman" w:eastAsia="Calibri" w:hAnsi="Times New Roman" w:cs="Times New Roman"/>
          <w:lang w:val="en-GB" w:eastAsia="en-GB"/>
        </w:rPr>
        <w:fldChar w:fldCharType="begin">
          <w:ffData>
            <w:name w:val="Text4"/>
            <w:enabled/>
            <w:calcOnExit w:val="0"/>
            <w:textInput>
              <w:default w:val="state Divorce Case Number / Syariah Court Divorce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Divorce Case Number / Syariah Court Divorce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06DB1F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(Where there are divorce proceedings pending and for Civil marriage)</w:t>
      </w:r>
      <w:r w:rsidRPr="00267633">
        <w:rPr>
          <w:rFonts w:ascii="Times New Roman" w:eastAsia="Calibri" w:hAnsi="Times New Roman" w:cs="Times New Roman"/>
          <w:lang w:val="en-GB" w:eastAsia="en-GB"/>
        </w:rPr>
        <w:t xml:space="preserve"> The writ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Interim judgement has/has not* been granted. The next PTC/ hearing date* for the divorce is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B50361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(b) (Where there are divorce proceedings pending for Muslim marriages</w:t>
      </w:r>
      <w:r w:rsidRPr="00267633">
        <w:rPr>
          <w:rFonts w:ascii="Times New Roman" w:eastAsia="Calibri" w:hAnsi="Times New Roman" w:cs="Times New Roman"/>
          <w:lang w:val="en-GB" w:eastAsia="en-GB"/>
        </w:rPr>
        <w:t xml:space="preserve">) The application for divorce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F377AB4" w14:textId="77777777" w:rsidR="00267633" w:rsidRPr="00267633" w:rsidRDefault="00267633" w:rsidP="00267633">
      <w:pPr>
        <w:tabs>
          <w:tab w:val="left" w:pos="2190"/>
        </w:tabs>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
    <w:p w14:paraId="2E6B1DC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   </w:t>
      </w:r>
      <w:r w:rsidRPr="00267633">
        <w:rPr>
          <w:rFonts w:ascii="Times New Roman" w:eastAsia="Calibri" w:hAnsi="Times New Roman" w:cs="Times New Roman"/>
          <w:lang w:val="en-GB" w:eastAsia="en-GB"/>
        </w:rPr>
        <w:tab/>
        <w:t xml:space="preserve">The respondent has neglected/refused* to provide reasonable maintenance   since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5E6216F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(If applicable)</w:t>
      </w:r>
      <w:r w:rsidRPr="00267633">
        <w:rPr>
          <w:rFonts w:ascii="Times New Roman" w:eastAsia="Calibri" w:hAnsi="Times New Roman" w:cs="Times New Roman"/>
          <w:lang w:val="en-GB" w:eastAsia="en-GB"/>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62869751" w14:textId="77777777" w:rsidTr="00267633">
        <w:trPr>
          <w:divId w:val="2116439976"/>
        </w:trPr>
        <w:tc>
          <w:tcPr>
            <w:tcW w:w="511" w:type="dxa"/>
            <w:shd w:val="clear" w:color="auto" w:fill="auto"/>
          </w:tcPr>
          <w:p w14:paraId="74182F1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973BFC">
              <w:rPr>
                <w:rFonts w:ascii="Times New Roman" w:eastAsia="Calibri" w:hAnsi="Times New Roman" w:cs="Times New Roman"/>
                <w:lang w:val="en-GB" w:eastAsia="en-GB"/>
              </w:rPr>
            </w:r>
            <w:r w:rsidR="00973BFC">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5ED2E18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Utilities bills</w:t>
            </w:r>
          </w:p>
        </w:tc>
        <w:tc>
          <w:tcPr>
            <w:tcW w:w="283" w:type="dxa"/>
            <w:shd w:val="clear" w:color="auto" w:fill="auto"/>
          </w:tcPr>
          <w:p w14:paraId="5B234BDD"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bottom w:val="single" w:sz="4" w:space="0" w:color="auto"/>
            </w:tcBorders>
            <w:shd w:val="clear" w:color="auto" w:fill="auto"/>
          </w:tcPr>
          <w:p w14:paraId="74224A3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13E0A921" w14:textId="77777777" w:rsidTr="00267633">
        <w:trPr>
          <w:divId w:val="2116439976"/>
        </w:trPr>
        <w:tc>
          <w:tcPr>
            <w:tcW w:w="511" w:type="dxa"/>
            <w:shd w:val="clear" w:color="auto" w:fill="auto"/>
          </w:tcPr>
          <w:p w14:paraId="6067EF31"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973BFC">
              <w:rPr>
                <w:rFonts w:ascii="Times New Roman" w:eastAsia="Calibri" w:hAnsi="Times New Roman" w:cs="Times New Roman"/>
                <w:lang w:val="en-GB" w:eastAsia="en-GB"/>
              </w:rPr>
            </w:r>
            <w:r w:rsidR="00973BFC">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0E5012CE"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Mortgage loan</w:t>
            </w:r>
          </w:p>
        </w:tc>
        <w:tc>
          <w:tcPr>
            <w:tcW w:w="283" w:type="dxa"/>
            <w:shd w:val="clear" w:color="auto" w:fill="auto"/>
          </w:tcPr>
          <w:p w14:paraId="30EE20CF"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A6D72F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67E1B75A" w14:textId="77777777" w:rsidTr="00267633">
        <w:trPr>
          <w:divId w:val="2116439976"/>
        </w:trPr>
        <w:tc>
          <w:tcPr>
            <w:tcW w:w="511" w:type="dxa"/>
            <w:shd w:val="clear" w:color="auto" w:fill="auto"/>
          </w:tcPr>
          <w:p w14:paraId="2CC5155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973BFC">
              <w:rPr>
                <w:rFonts w:ascii="Times New Roman" w:eastAsia="Calibri" w:hAnsi="Times New Roman" w:cs="Times New Roman"/>
                <w:lang w:val="en-GB" w:eastAsia="en-GB"/>
              </w:rPr>
            </w:r>
            <w:r w:rsidR="00973BFC">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FD01627"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Children’s pocket money</w:t>
            </w:r>
          </w:p>
        </w:tc>
        <w:tc>
          <w:tcPr>
            <w:tcW w:w="283" w:type="dxa"/>
            <w:shd w:val="clear" w:color="auto" w:fill="auto"/>
          </w:tcPr>
          <w:p w14:paraId="0CEE997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881D554"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2366E9B8" w14:textId="77777777" w:rsidTr="00267633">
        <w:trPr>
          <w:divId w:val="2116439976"/>
        </w:trPr>
        <w:tc>
          <w:tcPr>
            <w:tcW w:w="511" w:type="dxa"/>
            <w:shd w:val="clear" w:color="auto" w:fill="auto"/>
          </w:tcPr>
          <w:p w14:paraId="5943EE9B"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973BFC">
              <w:rPr>
                <w:rFonts w:ascii="Times New Roman" w:eastAsia="Calibri" w:hAnsi="Times New Roman" w:cs="Times New Roman"/>
                <w:lang w:val="en-GB" w:eastAsia="en-GB"/>
              </w:rPr>
            </w:r>
            <w:r w:rsidR="00973BFC">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E259444" w14:textId="77777777" w:rsidR="00267633" w:rsidRPr="00267633" w:rsidRDefault="00267633" w:rsidP="00267633">
            <w:pPr>
              <w:tabs>
                <w:tab w:val="left" w:pos="56"/>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Others (please indicate) </w:t>
            </w:r>
          </w:p>
        </w:tc>
        <w:tc>
          <w:tcPr>
            <w:tcW w:w="283" w:type="dxa"/>
            <w:shd w:val="clear" w:color="auto" w:fill="auto"/>
          </w:tcPr>
          <w:p w14:paraId="22B5B40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2FC7E9F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bl>
    <w:p w14:paraId="3E20F489"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1520A8F"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36BBAD0"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26EA6D25"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0A69E508"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Background</w:t>
      </w:r>
    </w:p>
    <w:p w14:paraId="1B842D6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t xml:space="preserve">I am currently working as </w:t>
      </w:r>
      <w:proofErr w:type="spellStart"/>
      <w:r w:rsidRPr="00267633">
        <w:rPr>
          <w:rFonts w:ascii="Times New Roman" w:eastAsia="Calibri" w:hAnsi="Times New Roman" w:cs="Times New Roman"/>
          <w:lang w:val="en-GB" w:eastAsia="en-GB"/>
        </w:rPr>
        <w:t>a</w:t>
      </w:r>
      <w:proofErr w:type="spellEnd"/>
      <w:r w:rsidRPr="00267633">
        <w:rPr>
          <w:rFonts w:ascii="Times New Roman" w:eastAsia="Calibri" w:hAnsi="Times New Roman" w:cs="Times New Roman"/>
          <w:lang w:val="en-GB" w:eastAsia="en-GB"/>
        </w:rPr>
        <w:t xml:space="preserve"> </w:t>
      </w:r>
      <w:bookmarkStart w:id="75" w:name="Text5"/>
      <w:r w:rsidRPr="00267633">
        <w:rPr>
          <w:rFonts w:ascii="Times New Roman" w:eastAsia="Calibri" w:hAnsi="Times New Roman" w:cs="Times New Roman"/>
          <w:lang w:val="en-GB" w:eastAsia="en-GB"/>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Occupation of Complainant</w:t>
      </w:r>
      <w:r w:rsidRPr="00267633">
        <w:rPr>
          <w:rFonts w:ascii="Times New Roman" w:eastAsia="Calibri" w:hAnsi="Times New Roman" w:cs="Times New Roman"/>
          <w:lang w:val="en-GB" w:eastAsia="en-GB"/>
        </w:rPr>
        <w:fldChar w:fldCharType="end"/>
      </w:r>
      <w:bookmarkEnd w:id="75"/>
      <w:r w:rsidRPr="00267633">
        <w:rPr>
          <w:rFonts w:ascii="Times New Roman" w:eastAsia="Calibri" w:hAnsi="Times New Roman" w:cs="Times New Roman"/>
          <w:lang w:val="en-GB" w:eastAsia="en-GB"/>
        </w:rPr>
        <w:t xml:space="preserve"> at</w:t>
      </w:r>
      <w:bookmarkStart w:id="76" w:name="Text6"/>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Employer’s name and address</w:t>
      </w:r>
      <w:r w:rsidRPr="00267633">
        <w:rPr>
          <w:rFonts w:ascii="Times New Roman" w:eastAsia="Calibri" w:hAnsi="Times New Roman" w:cs="Times New Roman"/>
          <w:lang w:val="en-GB" w:eastAsia="en-GB"/>
        </w:rPr>
        <w:fldChar w:fldCharType="end"/>
      </w:r>
      <w:bookmarkEnd w:id="76"/>
      <w:r w:rsidRPr="00267633">
        <w:rPr>
          <w:rFonts w:ascii="Times New Roman" w:eastAsia="Calibri" w:hAnsi="Times New Roman" w:cs="Times New Roman"/>
          <w:lang w:val="en-GB" w:eastAsia="en-GB"/>
        </w:rPr>
        <w:t xml:space="preserve">. My Gross Income is </w:t>
      </w:r>
      <w:bookmarkStart w:id="77" w:name="Text7"/>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7"/>
      <w:r w:rsidRPr="00267633">
        <w:rPr>
          <w:rFonts w:ascii="Times New Roman" w:eastAsia="Calibri" w:hAnsi="Times New Roman" w:cs="Times New Roman"/>
          <w:lang w:val="en-GB" w:eastAsia="en-GB"/>
        </w:rPr>
        <w:t xml:space="preserve"> whilst my net income or </w:t>
      </w:r>
      <w:proofErr w:type="gramStart"/>
      <w:r w:rsidRPr="00267633">
        <w:rPr>
          <w:rFonts w:ascii="Times New Roman" w:eastAsia="Calibri" w:hAnsi="Times New Roman" w:cs="Times New Roman"/>
          <w:lang w:val="en-GB" w:eastAsia="en-GB"/>
        </w:rPr>
        <w:t>take home</w:t>
      </w:r>
      <w:proofErr w:type="gramEnd"/>
      <w:r w:rsidRPr="00267633">
        <w:rPr>
          <w:rFonts w:ascii="Times New Roman" w:eastAsia="Calibri" w:hAnsi="Times New Roman" w:cs="Times New Roman"/>
          <w:lang w:val="en-GB" w:eastAsia="en-GB"/>
        </w:rPr>
        <w:t xml:space="preserve"> pay is </w:t>
      </w:r>
      <w:bookmarkStart w:id="78" w:name="Text8"/>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8"/>
      <w:r w:rsidRPr="00267633">
        <w:rPr>
          <w:rFonts w:ascii="Times New Roman" w:eastAsia="Calibri" w:hAnsi="Times New Roman" w:cs="Times New Roman"/>
          <w:lang w:val="en-GB" w:eastAsia="en-GB"/>
        </w:rPr>
        <w:t>.</w:t>
      </w:r>
    </w:p>
    <w:p w14:paraId="38CEF6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6        I have attached to this Statement as Exhibit C1, the following documents:</w:t>
      </w:r>
    </w:p>
    <w:p w14:paraId="76C9DEAC"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Salary Slip (latest 6 months) or statement detailing income </w:t>
      </w:r>
    </w:p>
    <w:p w14:paraId="39705C21"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Income  Tax</w:t>
      </w:r>
      <w:proofErr w:type="gramEnd"/>
      <w:r w:rsidRPr="00267633">
        <w:rPr>
          <w:rFonts w:ascii="Times New Roman" w:eastAsia="Calibri" w:hAnsi="Times New Roman" w:cs="Times New Roman"/>
          <w:lang w:val="en-GB" w:eastAsia="en-GB"/>
        </w:rPr>
        <w:t xml:space="preserve"> Returns (past 3 years)</w:t>
      </w:r>
    </w:p>
    <w:p w14:paraId="268B2A58"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CPF statements (past 3 years)</w:t>
      </w:r>
    </w:p>
    <w:p w14:paraId="43E428F7"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Bank /financial statements (past 6 months) </w:t>
      </w:r>
    </w:p>
    <w:p w14:paraId="23047202"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Any other documents relevant to determine your income and financial resources such as Letter of Employment/Termination/ Retrenchment/Resignation/Proof of Efforts to seek employment or and others.</w:t>
      </w:r>
    </w:p>
    <w:p w14:paraId="7C968E3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7 </w:t>
      </w:r>
      <w:r w:rsidRPr="00267633">
        <w:rPr>
          <w:rFonts w:ascii="Times New Roman" w:eastAsia="Calibri" w:hAnsi="Times New Roman" w:cs="Times New Roman"/>
          <w:lang w:val="en-GB" w:eastAsia="en-GB"/>
        </w:rPr>
        <w:tab/>
        <w:t xml:space="preserve">My other sources of income come from </w:t>
      </w:r>
      <w:bookmarkStart w:id="79" w:name="Text9"/>
      <w:r w:rsidRPr="00267633">
        <w:rPr>
          <w:rFonts w:ascii="Times New Roman" w:eastAsia="Calibri" w:hAnsi="Times New Roman" w:cs="Times New Roman"/>
          <w:lang w:val="en-GB" w:eastAsia="en-GB"/>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other source and amount</w:t>
      </w:r>
      <w:r w:rsidRPr="00267633">
        <w:rPr>
          <w:rFonts w:ascii="Times New Roman" w:eastAsia="Calibri" w:hAnsi="Times New Roman" w:cs="Times New Roman"/>
          <w:lang w:val="en-GB" w:eastAsia="en-GB"/>
        </w:rPr>
        <w:fldChar w:fldCharType="end"/>
      </w:r>
      <w:bookmarkEnd w:id="79"/>
      <w:r w:rsidRPr="00267633">
        <w:rPr>
          <w:rFonts w:ascii="Times New Roman" w:eastAsia="Calibri" w:hAnsi="Times New Roman" w:cs="Times New Roman"/>
          <w:lang w:val="en-GB" w:eastAsia="en-GB"/>
        </w:rPr>
        <w:t>/I do not have any other sources of income*.</w:t>
      </w:r>
    </w:p>
    <w:p w14:paraId="36DBC05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8</w:t>
      </w:r>
      <w:r w:rsidRPr="00267633">
        <w:rPr>
          <w:rFonts w:ascii="Times New Roman" w:eastAsia="Calibri" w:hAnsi="Times New Roman" w:cs="Times New Roman"/>
          <w:lang w:val="en-GB" w:eastAsia="en-GB"/>
        </w:rPr>
        <w:tab/>
        <w:t xml:space="preserve">My monthly expenses are </w:t>
      </w:r>
    </w:p>
    <w:p w14:paraId="276F493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GB"/>
        </w:rPr>
        <w:t xml:space="preserve">) </w:t>
      </w:r>
    </w:p>
    <w:p w14:paraId="7357800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w:t>
      </w:r>
      <w:proofErr w:type="gramStart"/>
      <w:r w:rsidRPr="00267633">
        <w:rPr>
          <w:rFonts w:ascii="Times New Roman" w:eastAsia="Calibri" w:hAnsi="Times New Roman" w:cs="Times New Roman"/>
          <w:lang w:val="en-GB" w:eastAsia="en-GB"/>
        </w:rPr>
        <w:t>Form  at</w:t>
      </w:r>
      <w:proofErr w:type="gramEnd"/>
      <w:r w:rsidRPr="00267633">
        <w:rPr>
          <w:rFonts w:ascii="Times New Roman" w:eastAsia="Calibri" w:hAnsi="Times New Roman" w:cs="Times New Roman"/>
          <w:lang w:val="en-GB" w:eastAsia="en-GB"/>
        </w:rPr>
        <w:t xml:space="preserve">  Exhibit  C2 ,together with supporting receipts such as  bills/receipts (utilities, town council, credit cards, etc.) / tenancy agreement </w:t>
      </w:r>
    </w:p>
    <w:p w14:paraId="7ED701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9</w:t>
      </w:r>
      <w:r w:rsidRPr="00267633">
        <w:rPr>
          <w:rFonts w:ascii="Times New Roman" w:eastAsia="Calibri" w:hAnsi="Times New Roman" w:cs="Times New Roman"/>
          <w:lang w:val="en-GB" w:eastAsia="en-GB"/>
        </w:rPr>
        <w:tab/>
        <w:t xml:space="preserve">*The children’s monthly expenses are </w:t>
      </w:r>
    </w:p>
    <w:p w14:paraId="19627D6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w:t>
      </w:r>
      <w:r w:rsidRPr="00267633">
        <w:rPr>
          <w:rFonts w:ascii="Times New Roman" w:eastAsia="Calibri" w:hAnsi="Times New Roman" w:cs="Times New Roman"/>
          <w:lang w:val="en-GB" w:eastAsia="en-GB"/>
        </w:rPr>
        <w:t>)</w:t>
      </w:r>
    </w:p>
    <w:p w14:paraId="727268E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Form at Exhibit C3, together with supporting receipts. </w:t>
      </w:r>
    </w:p>
    <w:p w14:paraId="2A30645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10</w:t>
      </w:r>
      <w:r w:rsidRPr="00267633">
        <w:rPr>
          <w:rFonts w:ascii="Times New Roman" w:eastAsia="Calibri" w:hAnsi="Times New Roman" w:cs="Times New Roman"/>
          <w:lang w:val="en-GB" w:eastAsia="en-GB"/>
        </w:rPr>
        <w:tab/>
        <w:t xml:space="preserve">I would like the Court to </w:t>
      </w:r>
      <w:proofErr w:type="gramStart"/>
      <w:r w:rsidRPr="00267633">
        <w:rPr>
          <w:rFonts w:ascii="Times New Roman" w:eastAsia="Calibri" w:hAnsi="Times New Roman" w:cs="Times New Roman"/>
          <w:lang w:val="en-GB" w:eastAsia="en-GB"/>
        </w:rPr>
        <w:t>take into account</w:t>
      </w:r>
      <w:proofErr w:type="gramEnd"/>
      <w:r w:rsidRPr="00267633">
        <w:rPr>
          <w:rFonts w:ascii="Times New Roman" w:eastAsia="Calibri" w:hAnsi="Times New Roman" w:cs="Times New Roman"/>
          <w:lang w:val="en-GB" w:eastAsia="en-GB"/>
        </w:rPr>
        <w:t xml:space="preserve"> the following: </w:t>
      </w:r>
    </w:p>
    <w:p w14:paraId="1D86AE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To state here any special needs or circumstances such as health, disability etc., if applicable</w:t>
      </w:r>
      <w:r w:rsidRPr="00267633">
        <w:rPr>
          <w:rFonts w:ascii="Times New Roman" w:eastAsia="Calibri" w:hAnsi="Times New Roman" w:cs="Times New Roman"/>
          <w:lang w:val="en-GB" w:eastAsia="en-GB"/>
        </w:rPr>
        <w:t xml:space="preserve">).     </w:t>
      </w:r>
    </w:p>
    <w:p w14:paraId="52D3153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documentary evidence is at Exhibit C4.    </w:t>
      </w:r>
    </w:p>
    <w:p w14:paraId="06E27232" w14:textId="77777777" w:rsidR="00267633" w:rsidRPr="00267633" w:rsidRDefault="00267633" w:rsidP="00267633">
      <w:pPr>
        <w:spacing w:before="0" w:after="200" w:line="276" w:lineRule="auto"/>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 xml:space="preserve">Other information  </w:t>
      </w:r>
    </w:p>
    <w:p w14:paraId="3843A20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11      </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what other relevant information you wish to inform the Court.)</w:t>
      </w:r>
    </w:p>
    <w:p w14:paraId="15AB094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12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I am claiming maintenance from the respondent as follows:</w:t>
      </w:r>
    </w:p>
    <w:p w14:paraId="5D8EFD58"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For myself; the amount of </w:t>
      </w:r>
      <w:bookmarkStart w:id="80" w:name="Text10"/>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bookmarkEnd w:id="80"/>
      <w:r w:rsidRPr="00267633">
        <w:rPr>
          <w:rFonts w:ascii="Times New Roman" w:eastAsia="Calibri" w:hAnsi="Times New Roman" w:cs="Times New Roman"/>
          <w:lang w:val="en-GB" w:eastAsia="en-GB"/>
        </w:rPr>
        <w:t xml:space="preserve"> with </w:t>
      </w:r>
      <w:proofErr w:type="gramStart"/>
      <w:r w:rsidRPr="00267633">
        <w:rPr>
          <w:rFonts w:ascii="Times New Roman" w:eastAsia="Calibri" w:hAnsi="Times New Roman" w:cs="Times New Roman"/>
          <w:lang w:val="en-GB" w:eastAsia="en-GB"/>
        </w:rPr>
        <w:t>effect  from</w:t>
      </w:r>
      <w:proofErr w:type="gramEnd"/>
      <w:r w:rsidRPr="00267633">
        <w:rPr>
          <w:rFonts w:ascii="Times New Roman" w:eastAsia="Calibri" w:hAnsi="Times New Roman" w:cs="Times New Roman"/>
          <w:lang w:val="en-GB" w:eastAsia="en-GB"/>
        </w:rPr>
        <w:t xml:space="preserve"> </w:t>
      </w:r>
      <w:bookmarkStart w:id="81" w:name="Text11"/>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bookmarkEnd w:id="81"/>
      <w:r w:rsidRPr="00267633">
        <w:rPr>
          <w:rFonts w:ascii="Times New Roman" w:eastAsia="Calibri" w:hAnsi="Times New Roman" w:cs="Times New Roman"/>
          <w:lang w:val="en-GB" w:eastAsia="en-GB"/>
        </w:rPr>
        <w:t>;</w:t>
      </w:r>
    </w:p>
    <w:p w14:paraId="519A070A"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For my child/children: the amount of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(State Amount) with effect from </w:t>
      </w:r>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D0CDDF5"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Payment to be made to my designated Bank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11ABB2E2"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02FA486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6B7F85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6ABE5361"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2291AF2B"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9F9D2EC"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 </w:t>
      </w:r>
    </w:p>
    <w:p w14:paraId="101D7A75"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55EFA25C" w14:textId="77777777" w:rsidR="00267633" w:rsidRPr="00267633" w:rsidRDefault="00267633" w:rsidP="00267633">
      <w:pPr>
        <w:spacing w:before="120" w:after="0" w:line="240" w:lineRule="auto"/>
        <w:jc w:val="both"/>
        <w:divId w:val="2116439976"/>
        <w:rPr>
          <w:rFonts w:ascii="Times New Roman" w:eastAsia="Calibri" w:hAnsi="Times New Roman" w:cs="Times New Roman"/>
          <w:i/>
          <w:sz w:val="26"/>
          <w:szCs w:val="20"/>
          <w:lang w:val="en-GB" w:eastAsia="en-US"/>
        </w:rPr>
      </w:pPr>
      <w:r w:rsidRPr="00267633">
        <w:rPr>
          <w:rFonts w:ascii="Times New Roman" w:eastAsia="Calibri" w:hAnsi="Times New Roman" w:cs="Times New Roman"/>
          <w:i/>
          <w:sz w:val="26"/>
          <w:szCs w:val="20"/>
          <w:lang w:val="en-GB" w:eastAsia="en-US"/>
        </w:rPr>
        <w:t>[For an application by an incapacitated husband under section 69(1A) of the Women’s Charter]</w:t>
      </w:r>
    </w:p>
    <w:p w14:paraId="653484AD" w14:textId="77777777" w:rsidR="00267633" w:rsidRPr="00267633" w:rsidRDefault="00267633" w:rsidP="00267633">
      <w:pPr>
        <w:spacing w:before="120" w:after="0" w:line="240" w:lineRule="auto"/>
        <w:jc w:val="center"/>
        <w:divId w:val="2116439976"/>
        <w:rPr>
          <w:rFonts w:ascii="Times New Roman" w:eastAsia="Calibri" w:hAnsi="Times New Roman" w:cs="Times New Roman"/>
          <w:vertAlign w:val="superscript"/>
          <w:lang w:val="en-GB" w:eastAsia="en-US"/>
        </w:rPr>
      </w:pPr>
      <w:r w:rsidRPr="00267633">
        <w:rPr>
          <w:rFonts w:ascii="Times New Roman" w:eastAsia="Calibri" w:hAnsi="Times New Roman" w:cs="Times New Roman"/>
          <w:lang w:val="en-GB" w:eastAsia="en-US"/>
        </w:rPr>
        <w:t>IN THE FAMILY JUSTICE COURTS OF THE REPUBLIC OF SINGAPORE</w:t>
      </w:r>
    </w:p>
    <w:p w14:paraId="2AD2D83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Maintenance Summons No MSS_____ of 20__</w:t>
      </w:r>
    </w:p>
    <w:p w14:paraId="75BD50A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Between</w:t>
      </w:r>
    </w:p>
    <w:p w14:paraId="7ACC09FB"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 Complainant</w:t>
      </w:r>
    </w:p>
    <w:p w14:paraId="00A7D102"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And</w:t>
      </w:r>
    </w:p>
    <w:p w14:paraId="4109DFB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____________________ Respondent</w:t>
      </w:r>
    </w:p>
    <w:p w14:paraId="32D84CD8"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p>
    <w:p w14:paraId="2F08C5D9"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 xml:space="preserve">COMPLAINANT’S STATEMENT </w:t>
      </w:r>
    </w:p>
    <w:p w14:paraId="7E9AE554" w14:textId="77777777" w:rsidR="00267633" w:rsidRPr="00267633" w:rsidRDefault="00267633" w:rsidP="00267633">
      <w:pPr>
        <w:spacing w:before="120" w:after="0" w:line="240" w:lineRule="auto"/>
        <w:ind w:firstLine="720"/>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I, </w:t>
      </w:r>
      <w:r w:rsidRPr="00267633">
        <w:rPr>
          <w:rFonts w:ascii="Times New Roman" w:eastAsia="Calibri" w:hAnsi="Times New Roman" w:cs="Times New Roman"/>
          <w:lang w:val="en-GB" w:eastAsia="en-US"/>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Name and NRIC</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of </w:t>
      </w:r>
      <w:r w:rsidRPr="00267633">
        <w:rPr>
          <w:rFonts w:ascii="Times New Roman" w:eastAsia="Calibri" w:hAnsi="Times New Roman" w:cs="Times New Roman"/>
          <w:lang w:val="en-GB" w:eastAsia="en-US"/>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am the complainant in this matter.</w:t>
      </w:r>
    </w:p>
    <w:p w14:paraId="175CBD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BCBA2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2 </w:t>
      </w:r>
      <w:r w:rsidRPr="00267633">
        <w:rPr>
          <w:rFonts w:ascii="Times New Roman" w:eastAsia="Calibri" w:hAnsi="Times New Roman" w:cs="Times New Roman"/>
          <w:lang w:val="en-GB" w:eastAsia="en-US"/>
        </w:rPr>
        <w:tab/>
        <w:t xml:space="preserve"> I am married to the respondent at </w:t>
      </w:r>
      <w:r w:rsidRPr="00267633">
        <w:rPr>
          <w:rFonts w:ascii="Times New Roman" w:eastAsia="Calibri" w:hAnsi="Times New Roman" w:cs="Times New Roman"/>
          <w:lang w:val="en-GB" w:eastAsia="en-US"/>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place of marriage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(e.g. Singapore Registry of Marriages,) and am applying for maintenance for myself. </w:t>
      </w:r>
    </w:p>
    <w:p w14:paraId="2E130DF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3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There is currently no divorce proceedings/divorce proceedings pending [state Divorce Case Number] *.  </w:t>
      </w:r>
    </w:p>
    <w:p w14:paraId="2C0C153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3(a)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(Where there are divorce proceedings pending)</w:t>
      </w:r>
      <w:r w:rsidRPr="00267633">
        <w:rPr>
          <w:rFonts w:ascii="Times New Roman" w:eastAsia="Calibri" w:hAnsi="Times New Roman" w:cs="Times New Roman"/>
          <w:lang w:val="en-GB" w:eastAsia="en-US"/>
        </w:rPr>
        <w:t xml:space="preserve"> The writ was filed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Interim judgement has/has not* been granted. The next PTC/ hearing date* for the divorce is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6696162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4   </w:t>
      </w:r>
      <w:r w:rsidRPr="00267633">
        <w:rPr>
          <w:rFonts w:ascii="Times New Roman" w:eastAsia="Calibri" w:hAnsi="Times New Roman" w:cs="Times New Roman"/>
          <w:lang w:val="en-GB" w:eastAsia="en-US"/>
        </w:rPr>
        <w:tab/>
        <w:t xml:space="preserve">On or about &lt;date&gt;, I was or became incapacitated from earning a livelihood by a disability/illness* and since &lt;date&gt;, I have been and continue to be unable to maintain myself.  The respondent has neglected/refused* to provide reasonable maintenance for me since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26DC9AB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4(a)*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(If applicable)</w:t>
      </w:r>
      <w:r w:rsidRPr="00267633">
        <w:rPr>
          <w:rFonts w:ascii="Times New Roman" w:eastAsia="Calibri" w:hAnsi="Times New Roman" w:cs="Times New Roman"/>
          <w:lang w:val="en-GB" w:eastAsia="en-US"/>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291C8F52" w14:textId="77777777" w:rsidTr="00267633">
        <w:trPr>
          <w:divId w:val="2116439976"/>
        </w:trPr>
        <w:tc>
          <w:tcPr>
            <w:tcW w:w="511" w:type="dxa"/>
            <w:shd w:val="clear" w:color="auto" w:fill="auto"/>
          </w:tcPr>
          <w:p w14:paraId="7828B320"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973BFC">
              <w:rPr>
                <w:rFonts w:ascii="Times New Roman" w:eastAsia="Calibri" w:hAnsi="Times New Roman" w:cs="Times New Roman"/>
                <w:lang w:val="en-GB" w:eastAsia="en-US"/>
              </w:rPr>
            </w:r>
            <w:r w:rsidR="00973BFC">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4C6CBF7F"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Utilities bills</w:t>
            </w:r>
          </w:p>
        </w:tc>
        <w:tc>
          <w:tcPr>
            <w:tcW w:w="283" w:type="dxa"/>
            <w:shd w:val="clear" w:color="auto" w:fill="auto"/>
          </w:tcPr>
          <w:p w14:paraId="02FB4222"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bottom w:val="single" w:sz="4" w:space="0" w:color="auto"/>
            </w:tcBorders>
            <w:shd w:val="clear" w:color="auto" w:fill="auto"/>
          </w:tcPr>
          <w:p w14:paraId="7C24C16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864971E" w14:textId="77777777" w:rsidTr="00267633">
        <w:trPr>
          <w:divId w:val="2116439976"/>
        </w:trPr>
        <w:tc>
          <w:tcPr>
            <w:tcW w:w="511" w:type="dxa"/>
            <w:shd w:val="clear" w:color="auto" w:fill="auto"/>
          </w:tcPr>
          <w:p w14:paraId="47B313C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973BFC">
              <w:rPr>
                <w:rFonts w:ascii="Times New Roman" w:eastAsia="Calibri" w:hAnsi="Times New Roman" w:cs="Times New Roman"/>
                <w:lang w:val="en-GB" w:eastAsia="en-US"/>
              </w:rPr>
            </w:r>
            <w:r w:rsidR="00973BFC">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3C0AB513"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Mortgage loan</w:t>
            </w:r>
          </w:p>
        </w:tc>
        <w:tc>
          <w:tcPr>
            <w:tcW w:w="283" w:type="dxa"/>
            <w:shd w:val="clear" w:color="auto" w:fill="auto"/>
          </w:tcPr>
          <w:p w14:paraId="01D1767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5BB98D0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43EF572" w14:textId="77777777" w:rsidTr="00267633">
        <w:trPr>
          <w:divId w:val="2116439976"/>
        </w:trPr>
        <w:tc>
          <w:tcPr>
            <w:tcW w:w="511" w:type="dxa"/>
            <w:shd w:val="clear" w:color="auto" w:fill="auto"/>
          </w:tcPr>
          <w:p w14:paraId="46064C9D"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973BFC">
              <w:rPr>
                <w:rFonts w:ascii="Times New Roman" w:eastAsia="Calibri" w:hAnsi="Times New Roman" w:cs="Times New Roman"/>
                <w:lang w:val="en-GB" w:eastAsia="en-US"/>
              </w:rPr>
            </w:r>
            <w:r w:rsidR="00973BFC">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AB6007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Children’s pocket money</w:t>
            </w:r>
          </w:p>
        </w:tc>
        <w:tc>
          <w:tcPr>
            <w:tcW w:w="283" w:type="dxa"/>
            <w:shd w:val="clear" w:color="auto" w:fill="auto"/>
          </w:tcPr>
          <w:p w14:paraId="333CE8D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42BD53A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3C9CB41B" w14:textId="77777777" w:rsidTr="00267633">
        <w:trPr>
          <w:divId w:val="2116439976"/>
        </w:trPr>
        <w:tc>
          <w:tcPr>
            <w:tcW w:w="511" w:type="dxa"/>
            <w:shd w:val="clear" w:color="auto" w:fill="auto"/>
          </w:tcPr>
          <w:p w14:paraId="2E5B171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973BFC">
              <w:rPr>
                <w:rFonts w:ascii="Times New Roman" w:eastAsia="Calibri" w:hAnsi="Times New Roman" w:cs="Times New Roman"/>
                <w:lang w:val="en-GB" w:eastAsia="en-US"/>
              </w:rPr>
            </w:r>
            <w:r w:rsidR="00973BFC">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790BC5E" w14:textId="77777777" w:rsidR="00267633" w:rsidRPr="00267633" w:rsidRDefault="00267633" w:rsidP="00267633">
            <w:pPr>
              <w:tabs>
                <w:tab w:val="left" w:pos="56"/>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Others (please indicate) </w:t>
            </w:r>
          </w:p>
        </w:tc>
        <w:tc>
          <w:tcPr>
            <w:tcW w:w="283" w:type="dxa"/>
            <w:shd w:val="clear" w:color="auto" w:fill="auto"/>
          </w:tcPr>
          <w:p w14:paraId="06975026"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75EA67C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bl>
    <w:p w14:paraId="62B6563C"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08172141"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7A636BD7"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532CFDE8"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Complainant’s   Background</w:t>
      </w:r>
    </w:p>
    <w:p w14:paraId="00158F3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5</w:t>
      </w:r>
      <w:r w:rsidRPr="00267633">
        <w:rPr>
          <w:rFonts w:ascii="Times New Roman" w:eastAsia="Calibri" w:hAnsi="Times New Roman" w:cs="Times New Roman"/>
          <w:lang w:val="en-GB" w:eastAsia="en-US"/>
        </w:rPr>
        <w:tab/>
        <w:t xml:space="preserve"> My last job/employment was as </w:t>
      </w:r>
      <w:r w:rsidRPr="00267633">
        <w:rPr>
          <w:rFonts w:ascii="Times New Roman" w:eastAsia="Calibri" w:hAnsi="Times New Roman" w:cs="Times New Roman"/>
          <w:lang w:val="en-GB" w:eastAsia="en-US"/>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Occupation of Complainant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at </w:t>
      </w:r>
      <w:r w:rsidRPr="00267633">
        <w:rPr>
          <w:rFonts w:ascii="Times New Roman" w:eastAsia="Calibri" w:hAnsi="Times New Roman" w:cs="Times New Roman"/>
          <w:lang w:val="en-GB" w:eastAsia="en-US"/>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Employer’s name and 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My Gross Income was $</w:t>
      </w:r>
      <w:r w:rsidRPr="00267633">
        <w:rPr>
          <w:rFonts w:ascii="Times New Roman" w:eastAsia="Calibri" w:hAnsi="Times New Roman" w:cs="Times New Roman"/>
          <w:lang w:val="en-GB" w:eastAsia="en-US"/>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whilst my net income or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was $</w:t>
      </w:r>
      <w:r w:rsidRPr="00267633">
        <w:rPr>
          <w:rFonts w:ascii="Times New Roman" w:eastAsia="Calibri" w:hAnsi="Times New Roman" w:cs="Times New Roman"/>
          <w:lang w:val="en-GB" w:eastAsia="en-US"/>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5623F3F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6        I have attached to this Statement as Exhibit C1, the following documents:</w:t>
      </w:r>
    </w:p>
    <w:p w14:paraId="3C533368"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Medical report required under rule 87A of the Family Justice Rules.</w:t>
      </w:r>
    </w:p>
    <w:p w14:paraId="5EE7FAB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Salary slips (latest 6 months) or statements detailing income including supporting documentary evidence of my last job/employment and the income and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as set out in paragraph 5.</w:t>
      </w:r>
    </w:p>
    <w:p w14:paraId="048B1C5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Income  Tax</w:t>
      </w:r>
      <w:proofErr w:type="gramEnd"/>
      <w:r w:rsidRPr="00267633">
        <w:rPr>
          <w:rFonts w:ascii="Times New Roman" w:eastAsia="Calibri" w:hAnsi="Times New Roman" w:cs="Times New Roman"/>
          <w:lang w:val="en-GB" w:eastAsia="en-US"/>
        </w:rPr>
        <w:t xml:space="preserve"> Returns (past 3 years)</w:t>
      </w:r>
    </w:p>
    <w:p w14:paraId="67CA52B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CPF statements (past 3 years)</w:t>
      </w:r>
    </w:p>
    <w:p w14:paraId="57D37FDB"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Bank /financial statements (past 6 months) </w:t>
      </w:r>
    </w:p>
    <w:p w14:paraId="67DCE4C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Any other documents relevant to determine your income and financial resources such as Letter of Employment/Termination/ Retrenchment/Resignation/Proof of Efforts to seek employment or and others.</w:t>
      </w:r>
    </w:p>
    <w:p w14:paraId="20426A0F"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7 </w:t>
      </w:r>
      <w:r w:rsidRPr="00267633">
        <w:rPr>
          <w:rFonts w:ascii="Times New Roman" w:eastAsia="Calibri" w:hAnsi="Times New Roman" w:cs="Times New Roman"/>
          <w:lang w:val="en-GB" w:eastAsia="en-US"/>
        </w:rPr>
        <w:tab/>
        <w:t xml:space="preserve">My other sources of income come from </w:t>
      </w:r>
      <w:r w:rsidRPr="00267633">
        <w:rPr>
          <w:rFonts w:ascii="Times New Roman" w:eastAsia="Calibri" w:hAnsi="Times New Roman" w:cs="Times New Roman"/>
          <w:lang w:val="en-GB" w:eastAsia="en-US"/>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other source and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/I do not have any other sources of income*.</w:t>
      </w:r>
    </w:p>
    <w:p w14:paraId="2EEB96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8</w:t>
      </w:r>
      <w:r w:rsidRPr="00267633">
        <w:rPr>
          <w:rFonts w:ascii="Times New Roman" w:eastAsia="Calibri" w:hAnsi="Times New Roman" w:cs="Times New Roman"/>
          <w:lang w:val="en-GB" w:eastAsia="en-US"/>
        </w:rPr>
        <w:tab/>
        <w:t xml:space="preserve">My monthly expenses are </w:t>
      </w:r>
    </w:p>
    <w:p w14:paraId="1EF0A03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as follows (</w:t>
      </w:r>
      <w:r w:rsidRPr="00267633">
        <w:rPr>
          <w:rFonts w:ascii="Times New Roman" w:eastAsia="Calibri" w:hAnsi="Times New Roman" w:cs="Times New Roman"/>
          <w:i/>
          <w:lang w:val="en-GB" w:eastAsia="en-US"/>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US"/>
        </w:rPr>
        <w:t xml:space="preserve">) </w:t>
      </w:r>
    </w:p>
    <w:p w14:paraId="103F654E"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as shown in the List of Expenses </w:t>
      </w:r>
      <w:proofErr w:type="gramStart"/>
      <w:r w:rsidRPr="00267633">
        <w:rPr>
          <w:rFonts w:ascii="Times New Roman" w:eastAsia="Calibri" w:hAnsi="Times New Roman" w:cs="Times New Roman"/>
          <w:lang w:val="en-GB" w:eastAsia="en-US"/>
        </w:rPr>
        <w:t>Form  at</w:t>
      </w:r>
      <w:proofErr w:type="gramEnd"/>
      <w:r w:rsidRPr="00267633">
        <w:rPr>
          <w:rFonts w:ascii="Times New Roman" w:eastAsia="Calibri" w:hAnsi="Times New Roman" w:cs="Times New Roman"/>
          <w:lang w:val="en-GB" w:eastAsia="en-US"/>
        </w:rPr>
        <w:t xml:space="preserve">  Exhibit  C2 ,together with supporting receipts such as  bills/receipts (utilities, town council, credit cards, etc.) / tenancy agreement </w:t>
      </w:r>
    </w:p>
    <w:p w14:paraId="6B1E167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9</w:t>
      </w:r>
      <w:r w:rsidRPr="00267633">
        <w:rPr>
          <w:rFonts w:ascii="Times New Roman" w:eastAsia="Calibri" w:hAnsi="Times New Roman" w:cs="Times New Roman"/>
          <w:lang w:val="en-GB" w:eastAsia="en-US"/>
        </w:rPr>
        <w:tab/>
        <w:t xml:space="preserve">I would like the Court to </w:t>
      </w:r>
      <w:proofErr w:type="gramStart"/>
      <w:r w:rsidRPr="00267633">
        <w:rPr>
          <w:rFonts w:ascii="Times New Roman" w:eastAsia="Calibri" w:hAnsi="Times New Roman" w:cs="Times New Roman"/>
          <w:lang w:val="en-GB" w:eastAsia="en-US"/>
        </w:rPr>
        <w:t>take into account</w:t>
      </w:r>
      <w:proofErr w:type="gramEnd"/>
      <w:r w:rsidRPr="00267633">
        <w:rPr>
          <w:rFonts w:ascii="Times New Roman" w:eastAsia="Calibri" w:hAnsi="Times New Roman" w:cs="Times New Roman"/>
          <w:lang w:val="en-GB" w:eastAsia="en-US"/>
        </w:rPr>
        <w:t xml:space="preserve"> the following: </w:t>
      </w:r>
    </w:p>
    <w:p w14:paraId="7C507E6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r w:rsidRPr="00267633">
        <w:rPr>
          <w:rFonts w:ascii="Times New Roman" w:eastAsia="Calibri" w:hAnsi="Times New Roman" w:cs="Times New Roman"/>
          <w:i/>
          <w:lang w:val="en-GB" w:eastAsia="en-US"/>
        </w:rPr>
        <w:t>To state here any other special needs or circumstances, if applicable</w:t>
      </w:r>
      <w:r w:rsidRPr="00267633">
        <w:rPr>
          <w:rFonts w:ascii="Times New Roman" w:eastAsia="Calibri" w:hAnsi="Times New Roman" w:cs="Times New Roman"/>
          <w:lang w:val="en-GB" w:eastAsia="en-US"/>
        </w:rPr>
        <w:t xml:space="preserve">).     </w:t>
      </w:r>
    </w:p>
    <w:p w14:paraId="370D8DC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The documentary evidence is at Exhibit C4.    </w:t>
      </w:r>
    </w:p>
    <w:p w14:paraId="1E050833" w14:textId="77777777" w:rsidR="00267633" w:rsidRPr="00267633" w:rsidRDefault="00267633" w:rsidP="00267633">
      <w:pPr>
        <w:spacing w:before="120" w:after="0" w:line="240" w:lineRule="auto"/>
        <w:jc w:val="both"/>
        <w:divId w:val="2116439976"/>
        <w:rPr>
          <w:rFonts w:ascii="Times New Roman" w:eastAsia="Calibri" w:hAnsi="Times New Roman" w:cs="Times New Roman"/>
          <w:b/>
          <w:u w:val="single"/>
          <w:lang w:val="en-GB" w:eastAsia="en-US"/>
        </w:rPr>
      </w:pPr>
      <w:r w:rsidRPr="00267633">
        <w:rPr>
          <w:rFonts w:ascii="Times New Roman" w:eastAsia="Calibri" w:hAnsi="Times New Roman" w:cs="Times New Roman"/>
          <w:b/>
          <w:u w:val="single"/>
          <w:lang w:val="en-GB" w:eastAsia="en-US"/>
        </w:rPr>
        <w:t xml:space="preserve">Other information  </w:t>
      </w:r>
    </w:p>
    <w:p w14:paraId="42185E80"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10      </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(Please set out what other relevant information you wish to inform the Court.)</w:t>
      </w:r>
    </w:p>
    <w:p w14:paraId="3BEE236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11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I am claiming maintenance from the respondent as follows:</w:t>
      </w:r>
    </w:p>
    <w:p w14:paraId="39D0E429"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For myself; the amount of $</w:t>
      </w:r>
      <w:r w:rsidRPr="00267633">
        <w:rPr>
          <w:rFonts w:ascii="Times New Roman" w:eastAsia="Calibri" w:hAnsi="Times New Roman" w:cs="Times New Roman"/>
          <w:lang w:val="en-GB" w:eastAsia="en-US"/>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maintenance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with </w:t>
      </w:r>
      <w:proofErr w:type="gramStart"/>
      <w:r w:rsidRPr="00267633">
        <w:rPr>
          <w:rFonts w:ascii="Times New Roman" w:eastAsia="Calibri" w:hAnsi="Times New Roman" w:cs="Times New Roman"/>
          <w:lang w:val="en-GB" w:eastAsia="en-US"/>
        </w:rPr>
        <w:t>effect  from</w:t>
      </w:r>
      <w:proofErr w:type="gramEnd"/>
      <w:r w:rsidRPr="00267633">
        <w:rPr>
          <w:rFonts w:ascii="Times New Roman" w:eastAsia="Calibri" w:hAnsi="Times New Roman" w:cs="Times New Roman"/>
          <w:lang w:val="en-GB" w:eastAsia="en-US"/>
        </w:rPr>
        <w:t xml:space="preserve"> </w:t>
      </w:r>
      <w:r w:rsidRPr="00267633">
        <w:rPr>
          <w:rFonts w:ascii="Times New Roman" w:eastAsia="Calibri" w:hAnsi="Times New Roman" w:cs="Times New Roman"/>
          <w:lang w:val="en-GB" w:eastAsia="en-US"/>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 of default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1DCDC626"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Payment to be made to my designated Bank account: </w:t>
      </w:r>
      <w:r w:rsidRPr="00267633">
        <w:rPr>
          <w:rFonts w:ascii="Times New Roman" w:eastAsia="Calibri" w:hAnsi="Times New Roman" w:cs="Times New Roman"/>
          <w:lang w:val="en-GB" w:eastAsia="en-US"/>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Bank and Account Number</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7A375DB1" w14:textId="77777777" w:rsidR="00267633" w:rsidRPr="00267633" w:rsidRDefault="00267633" w:rsidP="00267633">
      <w:pPr>
        <w:pBdr>
          <w:bottom w:val="single" w:sz="12" w:space="1" w:color="auto"/>
        </w:pBdr>
        <w:spacing w:before="120" w:after="0" w:line="240" w:lineRule="auto"/>
        <w:jc w:val="both"/>
        <w:divId w:val="2116439976"/>
        <w:rPr>
          <w:rFonts w:ascii="Times New Roman" w:eastAsia="Calibri" w:hAnsi="Times New Roman" w:cs="Times New Roman"/>
          <w:lang w:val="en-GB" w:eastAsia="en-US"/>
        </w:rPr>
      </w:pPr>
    </w:p>
    <w:p w14:paraId="391250DA"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0EB4974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__________________________ </w:t>
      </w:r>
    </w:p>
    <w:p w14:paraId="411C8810" w14:textId="77777777" w:rsidR="00267633" w:rsidRPr="00267633" w:rsidRDefault="00267633" w:rsidP="00267633">
      <w:pPr>
        <w:spacing w:before="120" w:after="0" w:line="240" w:lineRule="auto"/>
        <w:jc w:val="both"/>
        <w:divId w:val="2116439976"/>
        <w:rPr>
          <w:rFonts w:ascii="Times New Roman" w:eastAsia="Calibri" w:hAnsi="Times New Roman" w:cs="Times New Roman"/>
          <w:b/>
          <w:sz w:val="20"/>
          <w:szCs w:val="20"/>
          <w:lang w:val="en-GB" w:eastAsia="en-US"/>
        </w:rPr>
      </w:pPr>
      <w:r w:rsidRPr="00267633">
        <w:rPr>
          <w:rFonts w:ascii="Times New Roman" w:eastAsia="Calibri" w:hAnsi="Times New Roman" w:cs="Times New Roman"/>
          <w:b/>
          <w:sz w:val="20"/>
          <w:szCs w:val="20"/>
          <w:lang w:val="en-GB" w:eastAsia="en-US"/>
        </w:rPr>
        <w:t xml:space="preserve">Signature </w:t>
      </w:r>
    </w:p>
    <w:p w14:paraId="7E9C9EA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97F92D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 </w:t>
      </w:r>
    </w:p>
    <w:p w14:paraId="0E31D7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b/>
          <w:sz w:val="20"/>
          <w:szCs w:val="20"/>
          <w:lang w:val="en-GB" w:eastAsia="en-US"/>
        </w:rPr>
        <w:t>Date (DD/MM/YYYY)</w:t>
      </w:r>
    </w:p>
    <w:p w14:paraId="291C2146" w14:textId="77777777" w:rsidR="0032341B" w:rsidRDefault="0032341B" w:rsidP="00267633">
      <w:pPr>
        <w:spacing w:before="0" w:after="200" w:line="276" w:lineRule="auto"/>
        <w:divId w:val="2116439976"/>
        <w:rPr>
          <w:rFonts w:ascii="Times New Roman" w:eastAsia="Calibri" w:hAnsi="Times New Roman" w:cs="Times New Roman"/>
          <w:lang w:val="en-GB" w:eastAsia="en-GB"/>
        </w:rPr>
        <w:sectPr w:rsidR="0032341B" w:rsidSect="00C63330">
          <w:footerReference w:type="default" r:id="rId13"/>
          <w:pgSz w:w="11906" w:h="16838" w:code="9"/>
          <w:pgMar w:top="1440" w:right="1416" w:bottom="1440" w:left="1418" w:header="720" w:footer="720" w:gutter="0"/>
          <w:paperSrc w:first="1" w:other="1"/>
          <w:cols w:space="720"/>
          <w:noEndnote/>
        </w:sectPr>
      </w:pPr>
    </w:p>
    <w:p w14:paraId="37353E8A"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[For applications under section 71 of the Women’s Charter]</w:t>
      </w:r>
    </w:p>
    <w:p w14:paraId="10AD123F"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5AA1B3C2"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0879EE26"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p>
    <w:p w14:paraId="48B1E505"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6BABDA03"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3AD7A631"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E0F7E7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33728A52"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4C313A8A"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STATEMENT</w:t>
      </w:r>
    </w:p>
    <w:p w14:paraId="179F964E"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6055DD7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 xml:space="preserve">Under a Court Order </w:t>
      </w:r>
      <w:r w:rsidRPr="00267633">
        <w:rPr>
          <w:rFonts w:ascii="Times New Roman" w:eastAsia="Calibri" w:hAnsi="Times New Roman" w:cs="Times New Roman"/>
          <w:lang w:val="en-GB" w:eastAsia="en-GB"/>
        </w:rPr>
        <w:fldChar w:fldCharType="begin">
          <w:ffData>
            <w:name w:val="Text2"/>
            <w:enabled/>
            <w:calcOnExit w:val="0"/>
            <w:textInput>
              <w:default w:val="state Maintenance Order Number / Variation Order Number et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Order Number / Variation Order Number etc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dated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the Respondent was ordered to pay </w:t>
      </w:r>
    </w:p>
    <w:p w14:paraId="591E01B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myself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p>
    <w:p w14:paraId="6F356B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b)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 child/children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The child/children is/are*:</w:t>
      </w:r>
    </w:p>
    <w:p w14:paraId="6F6AF8E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roofErr w:type="spellStart"/>
      <w:r w:rsidRPr="00267633">
        <w:rPr>
          <w:rFonts w:ascii="Times New Roman" w:eastAsia="Calibri" w:hAnsi="Times New Roman" w:cs="Times New Roman"/>
          <w:lang w:val="en-GB" w:eastAsia="en-GB"/>
        </w:rPr>
        <w:t>i</w:t>
      </w:r>
      <w:proofErr w:type="spellEnd"/>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5DB8E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ii)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2ED59D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 xml:space="preserve">c)  </w:t>
      </w:r>
      <w:r w:rsidRPr="00267633">
        <w:rPr>
          <w:rFonts w:ascii="Times New Roman" w:eastAsia="Calibri" w:hAnsi="Times New Roman" w:cs="Times New Roman"/>
          <w:i/>
          <w:lang w:val="en-GB" w:eastAsia="en-GB"/>
        </w:rPr>
        <w:t>(</w:t>
      </w:r>
      <w:proofErr w:type="gramEnd"/>
      <w:r w:rsidRPr="00267633">
        <w:rPr>
          <w:rFonts w:ascii="Times New Roman" w:eastAsia="Calibri" w:hAnsi="Times New Roman" w:cs="Times New Roman"/>
          <w:i/>
          <w:lang w:val="en-GB" w:eastAsia="en-GB"/>
        </w:rPr>
        <w:t xml:space="preserve">if applicable) </w:t>
      </w:r>
      <w:r w:rsidRPr="00267633">
        <w:rPr>
          <w:rFonts w:ascii="Times New Roman" w:eastAsia="Calibri" w:hAnsi="Times New Roman" w:cs="Times New Roman"/>
          <w:lang w:val="en-GB" w:eastAsia="en-GB"/>
        </w:rPr>
        <w:t xml:space="preserve">Other Orders: </w:t>
      </w:r>
      <w:r w:rsidRPr="00267633">
        <w:rPr>
          <w:rFonts w:ascii="Times New Roman" w:eastAsia="Calibri" w:hAnsi="Times New Roman" w:cs="Times New Roman"/>
          <w:lang w:val="en-GB" w:eastAsia="en-GB"/>
        </w:rPr>
        <w:fldChar w:fldCharType="begin">
          <w:ffData>
            <w:name w:val=""/>
            <w:enabled/>
            <w:calcOnExit w:val="0"/>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lang w:val="en-GB" w:eastAsia="en-GB"/>
        </w:rPr>
        <w:fldChar w:fldCharType="end"/>
      </w:r>
    </w:p>
    <w:p w14:paraId="669B40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copy of the Order of Court is attached as C1 to this statement.</w:t>
      </w:r>
    </w:p>
    <w:p w14:paraId="6CFFA018"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3     The Respondent is in arrears of </w:t>
      </w:r>
      <w:r w:rsidRPr="00267633">
        <w:rPr>
          <w:rFonts w:ascii="Times New Roman" w:eastAsia="Calibri" w:hAnsi="Times New Roman" w:cs="Times New Roman"/>
          <w:lang w:val="en-GB" w:eastAsia="en-GB"/>
        </w:rPr>
        <w:fldChar w:fldCharType="begin">
          <w:ffData>
            <w:name w:val=""/>
            <w:enabled/>
            <w:calcOnExit w:val="0"/>
            <w:textInput>
              <w:default w:val="state arrears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arrears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as at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Exhibit C2, the Computation of Arrears.</w:t>
      </w:r>
    </w:p>
    <w:p w14:paraId="25ADB7CD"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Supporting Evidence of Non-payment</w:t>
      </w:r>
    </w:p>
    <w:p w14:paraId="1470E95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4a    </w:t>
      </w:r>
      <w:proofErr w:type="gramStart"/>
      <w:r w:rsidRPr="00267633">
        <w:rPr>
          <w:rFonts w:ascii="Times New Roman" w:eastAsia="Calibri" w:hAnsi="Times New Roman" w:cs="Times New Roman"/>
          <w:lang w:val="en-GB" w:eastAsia="en-GB"/>
        </w:rPr>
        <w:t>The</w:t>
      </w:r>
      <w:proofErr w:type="gramEnd"/>
      <w:r w:rsidRPr="00267633">
        <w:rPr>
          <w:rFonts w:ascii="Times New Roman" w:eastAsia="Calibri" w:hAnsi="Times New Roman" w:cs="Times New Roman"/>
          <w:lang w:val="en-GB" w:eastAsia="en-GB"/>
        </w:rPr>
        <w:t xml:space="preserve"> respondent was ordered to pay the maintenance into a designated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C3 documents to prove that payment has not been made.  (Complainant to attach a copy of the relevant entries in the Bank Book to show payments received to date or non-payment</w:t>
      </w:r>
      <w:proofErr w:type="gramStart"/>
      <w:r w:rsidRPr="00267633">
        <w:rPr>
          <w:rFonts w:ascii="Times New Roman" w:eastAsia="Calibri" w:hAnsi="Times New Roman" w:cs="Times New Roman"/>
          <w:lang w:val="en-GB" w:eastAsia="en-GB"/>
        </w:rPr>
        <w:t>.)*</w:t>
      </w:r>
      <w:proofErr w:type="gramEnd"/>
    </w:p>
    <w:p w14:paraId="4AB4C5CF" w14:textId="77777777" w:rsidR="0032341B" w:rsidRDefault="0032341B" w:rsidP="00267633">
      <w:pPr>
        <w:spacing w:before="0" w:after="200" w:line="276" w:lineRule="auto"/>
        <w:jc w:val="both"/>
        <w:divId w:val="2116439976"/>
        <w:rPr>
          <w:rFonts w:ascii="Times New Roman" w:eastAsia="Calibri" w:hAnsi="Times New Roman" w:cs="Times New Roman"/>
          <w:lang w:val="en-GB" w:eastAsia="en-GB"/>
        </w:rPr>
      </w:pPr>
    </w:p>
    <w:p w14:paraId="1415852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4b      I attach documents as evidence of non–payment* (If payment is to be made direct)</w:t>
      </w:r>
    </w:p>
    <w:p w14:paraId="18A29CD6"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    I now seek enforcement of the above order.</w:t>
      </w:r>
    </w:p>
    <w:p w14:paraId="31678BE5"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6C6E94F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69560AE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4EDB9F5"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4F03A4A6"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59D05A6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92A1DE8"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4FCA0EFE" w14:textId="77777777" w:rsidR="00EE3521" w:rsidRDefault="00267633" w:rsidP="00267633">
      <w:pPr>
        <w:spacing w:before="0" w:after="200" w:line="276" w:lineRule="auto"/>
        <w:divId w:val="2116439976"/>
        <w:rPr>
          <w:rFonts w:ascii="Times New Roman" w:hAnsi="Times New Roman" w:cs="Times New Roman"/>
          <w:sz w:val="18"/>
          <w:szCs w:val="18"/>
          <w:lang w:val="en-GB" w:eastAsia="en-GB"/>
        </w:rPr>
        <w:sectPr w:rsidR="00EE3521" w:rsidSect="00C63330">
          <w:pgSz w:w="11906" w:h="16838" w:code="9"/>
          <w:pgMar w:top="1440" w:right="1416" w:bottom="1440" w:left="1418" w:header="720" w:footer="720" w:gutter="0"/>
          <w:paperSrc w:first="1" w:other="1"/>
          <w:cols w:space="720"/>
          <w:noEndnote/>
        </w:sectPr>
      </w:pPr>
      <w:r w:rsidRPr="0060595F">
        <w:rPr>
          <w:rFonts w:ascii="Times New Roman" w:hAnsi="Times New Roman" w:cs="Times New Roman"/>
          <w:sz w:val="18"/>
          <w:szCs w:val="18"/>
          <w:lang w:val="en-GB" w:eastAsia="en-GB"/>
        </w:rPr>
        <w:t xml:space="preserve">* </w:t>
      </w:r>
      <w:r w:rsidRPr="0060595F">
        <w:rPr>
          <w:rFonts w:ascii="Times New Roman" w:hAnsi="Times New Roman" w:cs="Times New Roman"/>
          <w:i/>
          <w:sz w:val="18"/>
          <w:szCs w:val="18"/>
          <w:lang w:val="en-GB" w:eastAsia="en-GB"/>
        </w:rPr>
        <w:t>Delete as applicable</w:t>
      </w:r>
      <w:r w:rsidRPr="0060595F">
        <w:rPr>
          <w:rFonts w:ascii="Times New Roman" w:hAnsi="Times New Roman" w:cs="Times New Roman"/>
          <w:sz w:val="18"/>
          <w:szCs w:val="18"/>
          <w:lang w:val="en-GB" w:eastAsia="en-GB"/>
        </w:rPr>
        <w:t xml:space="preserve"> </w:t>
      </w:r>
    </w:p>
    <w:tbl>
      <w:tblPr>
        <w:tblW w:w="9240" w:type="dxa"/>
        <w:jc w:val="center"/>
        <w:tblLayout w:type="fixed"/>
        <w:tblLook w:val="0000" w:firstRow="0" w:lastRow="0" w:firstColumn="0" w:lastColumn="0" w:noHBand="0" w:noVBand="0"/>
      </w:tblPr>
      <w:tblGrid>
        <w:gridCol w:w="3080"/>
        <w:gridCol w:w="3080"/>
        <w:gridCol w:w="3080"/>
      </w:tblGrid>
      <w:tr w:rsidR="00EE3521" w:rsidRPr="005B66B7" w14:paraId="1F2CD331" w14:textId="77777777" w:rsidTr="00EE3521">
        <w:trPr>
          <w:divId w:val="2116439976"/>
          <w:jc w:val="center"/>
        </w:trPr>
        <w:tc>
          <w:tcPr>
            <w:tcW w:w="3080" w:type="dxa"/>
          </w:tcPr>
          <w:p w14:paraId="15AE0B94" w14:textId="77777777" w:rsidR="00EE3521" w:rsidRPr="003A00FD" w:rsidRDefault="00EE3521" w:rsidP="00312957">
            <w:pPr>
              <w:spacing w:after="120" w:line="240" w:lineRule="auto"/>
              <w:rPr>
                <w:rFonts w:ascii="Times New Roman" w:hAnsi="Times New Roman" w:cs="Times New Roman"/>
                <w:lang w:val="en-GB" w:eastAsia="zh-CN"/>
              </w:rPr>
            </w:pPr>
            <w:r w:rsidRPr="003A00FD">
              <w:rPr>
                <w:rFonts w:ascii="Times New Roman" w:hAnsi="Times New Roman" w:cs="Times New Roman"/>
                <w:lang w:val="en-GB" w:eastAsia="zh-CN"/>
              </w:rPr>
              <w:br w:type="page"/>
            </w:r>
          </w:p>
        </w:tc>
        <w:tc>
          <w:tcPr>
            <w:tcW w:w="3080" w:type="dxa"/>
          </w:tcPr>
          <w:p w14:paraId="50FEF66B" w14:textId="77777777" w:rsidR="00EE3521" w:rsidRPr="003A00FD" w:rsidRDefault="00EE3521" w:rsidP="00312957">
            <w:pPr>
              <w:keepNext/>
              <w:spacing w:after="0" w:line="240" w:lineRule="auto"/>
              <w:jc w:val="center"/>
              <w:outlineLvl w:val="1"/>
              <w:rPr>
                <w:rFonts w:ascii="Times New Roman" w:hAnsi="Times New Roman"/>
                <w:bCs/>
                <w:iCs/>
                <w:spacing w:val="-3"/>
                <w:lang w:val="en-GB" w:eastAsia="zh-CN"/>
              </w:rPr>
            </w:pPr>
            <w:r w:rsidRPr="003A00FD">
              <w:rPr>
                <w:rFonts w:ascii="Times New Roman" w:hAnsi="Times New Roman"/>
                <w:bCs/>
                <w:iCs/>
                <w:spacing w:val="-3"/>
                <w:lang w:val="en-GB" w:eastAsia="zh-CN"/>
              </w:rPr>
              <w:t xml:space="preserve">FORM </w:t>
            </w:r>
            <w:r>
              <w:rPr>
                <w:rFonts w:ascii="Times New Roman" w:hAnsi="Times New Roman"/>
                <w:bCs/>
                <w:iCs/>
                <w:spacing w:val="-3"/>
                <w:lang w:val="en-GB" w:eastAsia="zh-CN"/>
              </w:rPr>
              <w:t>209A</w:t>
            </w:r>
          </w:p>
        </w:tc>
        <w:tc>
          <w:tcPr>
            <w:tcW w:w="3080" w:type="dxa"/>
          </w:tcPr>
          <w:p w14:paraId="604055EA" w14:textId="77777777" w:rsidR="00EE3521" w:rsidRPr="003A00FD" w:rsidRDefault="00EE3521" w:rsidP="00312957">
            <w:pPr>
              <w:spacing w:after="120" w:line="240" w:lineRule="auto"/>
              <w:rPr>
                <w:rFonts w:ascii="Times New Roman" w:hAnsi="Times New Roman" w:cs="Times New Roman"/>
                <w:lang w:val="en-GB" w:eastAsia="zh-CN"/>
              </w:rPr>
            </w:pPr>
          </w:p>
        </w:tc>
      </w:tr>
    </w:tbl>
    <w:p w14:paraId="15AEC8D5" w14:textId="77777777" w:rsidR="00EE3521" w:rsidRPr="00EE3521" w:rsidRDefault="00EE3521" w:rsidP="00EE3521">
      <w:pPr>
        <w:divId w:val="2116439976"/>
        <w:rPr>
          <w:rFonts w:ascii="Times New Roman" w:hAnsi="Times New Roman" w:cs="Times New Roman"/>
          <w:b/>
          <w:sz w:val="22"/>
          <w:szCs w:val="22"/>
        </w:rPr>
      </w:pPr>
      <w:r w:rsidRPr="00EE3521">
        <w:rPr>
          <w:rFonts w:ascii="Times New Roman" w:hAnsi="Times New Roman" w:cs="Times New Roman"/>
          <w:sz w:val="22"/>
          <w:szCs w:val="22"/>
        </w:rPr>
        <w:t>Para 25A</w:t>
      </w:r>
    </w:p>
    <w:p w14:paraId="6D5B5889" w14:textId="77777777" w:rsidR="00EE3521" w:rsidRPr="00606246" w:rsidRDefault="00EE3521" w:rsidP="00EE3521">
      <w:pPr>
        <w:jc w:val="center"/>
        <w:divId w:val="2116439976"/>
        <w:rPr>
          <w:rFonts w:ascii="Times New Roman" w:hAnsi="Times New Roman" w:cs="Times New Roman"/>
          <w:b/>
        </w:rPr>
      </w:pPr>
      <w:r w:rsidRPr="00606246">
        <w:rPr>
          <w:rFonts w:ascii="Times New Roman" w:hAnsi="Times New Roman" w:cs="Times New Roman"/>
          <w:b/>
        </w:rPr>
        <w:t>REQUEST BY MAINTENANCE RECORD OFFICER FOR PARTY’S DOCUMENTS UNDER RULE 114</w:t>
      </w:r>
      <w:proofErr w:type="gramStart"/>
      <w:r w:rsidRPr="00606246">
        <w:rPr>
          <w:rFonts w:ascii="Times New Roman" w:hAnsi="Times New Roman" w:cs="Times New Roman"/>
          <w:b/>
        </w:rPr>
        <w:t>B(</w:t>
      </w:r>
      <w:proofErr w:type="gramEnd"/>
      <w:r w:rsidRPr="00606246">
        <w:rPr>
          <w:rFonts w:ascii="Times New Roman" w:hAnsi="Times New Roman" w:cs="Times New Roman"/>
          <w:b/>
        </w:rPr>
        <w:t>3) OF THE FAMILY JUSTICE RULES</w:t>
      </w:r>
    </w:p>
    <w:p w14:paraId="646072B5"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(Title as in action)</w:t>
      </w:r>
    </w:p>
    <w:p w14:paraId="631D7C2B" w14:textId="77777777" w:rsidR="00EE3521" w:rsidRPr="00606246" w:rsidRDefault="00EE3521" w:rsidP="00EE3521">
      <w:pPr>
        <w:ind w:firstLine="720"/>
        <w:jc w:val="both"/>
        <w:divId w:val="2116439976"/>
        <w:rPr>
          <w:rFonts w:ascii="Times New Roman" w:hAnsi="Times New Roman" w:cs="Times New Roman"/>
        </w:rPr>
      </w:pPr>
      <w:r w:rsidRPr="00606246">
        <w:rPr>
          <w:rFonts w:ascii="Times New Roman" w:hAnsi="Times New Roman" w:cs="Times New Roman"/>
        </w:rPr>
        <w:t xml:space="preserve">I, </w:t>
      </w:r>
      <w:r w:rsidRPr="00606246">
        <w:rPr>
          <w:rFonts w:ascii="Times New Roman" w:hAnsi="Times New Roman" w:cs="Times New Roman"/>
          <w:u w:val="single"/>
        </w:rPr>
        <w:t>_____(</w:t>
      </w:r>
      <w:r w:rsidRPr="00606246">
        <w:rPr>
          <w:rFonts w:ascii="Times New Roman" w:hAnsi="Times New Roman" w:cs="Times New Roman"/>
          <w:i/>
          <w:u w:val="single"/>
        </w:rPr>
        <w:t>name)</w:t>
      </w:r>
      <w:r w:rsidRPr="00606246">
        <w:rPr>
          <w:rFonts w:ascii="Times New Roman" w:hAnsi="Times New Roman" w:cs="Times New Roman"/>
          <w:u w:val="single"/>
        </w:rPr>
        <w:t>___</w:t>
      </w:r>
      <w:r>
        <w:rPr>
          <w:rFonts w:ascii="Times New Roman" w:hAnsi="Times New Roman" w:cs="Times New Roman"/>
          <w:u w:val="single"/>
        </w:rPr>
        <w:t xml:space="preserve"> </w:t>
      </w:r>
      <w:r w:rsidRPr="00606246">
        <w:rPr>
          <w:rFonts w:ascii="Times New Roman" w:hAnsi="Times New Roman" w:cs="Times New Roman"/>
        </w:rPr>
        <w:t>(NRIC No._____________) of __</w:t>
      </w:r>
      <w:r>
        <w:rPr>
          <w:rFonts w:ascii="Times New Roman" w:hAnsi="Times New Roman" w:cs="Times New Roman"/>
        </w:rPr>
        <w:t>____</w:t>
      </w:r>
      <w:r w:rsidRPr="00606246">
        <w:rPr>
          <w:rFonts w:ascii="Times New Roman" w:hAnsi="Times New Roman" w:cs="Times New Roman"/>
        </w:rPr>
        <w:t>_</w:t>
      </w:r>
      <w:r w:rsidRPr="00606246">
        <w:rPr>
          <w:rFonts w:ascii="Times New Roman" w:hAnsi="Times New Roman" w:cs="Times New Roman"/>
          <w:u w:val="single"/>
        </w:rPr>
        <w:t>(</w:t>
      </w:r>
      <w:r w:rsidRPr="00606246">
        <w:rPr>
          <w:rFonts w:ascii="Times New Roman" w:hAnsi="Times New Roman" w:cs="Times New Roman"/>
          <w:i/>
          <w:u w:val="single"/>
        </w:rPr>
        <w:t>address</w:t>
      </w:r>
      <w:r w:rsidRPr="00606246">
        <w:rPr>
          <w:rFonts w:ascii="Times New Roman" w:hAnsi="Times New Roman" w:cs="Times New Roman"/>
          <w:u w:val="single"/>
        </w:rPr>
        <w:t>)</w:t>
      </w:r>
      <w:r w:rsidRPr="00606246">
        <w:rPr>
          <w:rFonts w:ascii="Times New Roman" w:hAnsi="Times New Roman" w:cs="Times New Roman"/>
        </w:rPr>
        <w:t>_____________, the maintenance record officer for ____</w:t>
      </w:r>
      <w:r w:rsidRPr="00606246">
        <w:rPr>
          <w:rFonts w:ascii="Times New Roman" w:hAnsi="Times New Roman" w:cs="Times New Roman"/>
          <w:u w:val="single"/>
        </w:rPr>
        <w:t>(</w:t>
      </w:r>
      <w:r w:rsidRPr="00606246">
        <w:rPr>
          <w:rFonts w:ascii="Times New Roman" w:hAnsi="Times New Roman" w:cs="Times New Roman"/>
          <w:i/>
          <w:u w:val="single"/>
        </w:rPr>
        <w:t>case number</w:t>
      </w:r>
      <w:r w:rsidRPr="00606246">
        <w:rPr>
          <w:rFonts w:ascii="Times New Roman" w:hAnsi="Times New Roman" w:cs="Times New Roman"/>
          <w:u w:val="single"/>
        </w:rPr>
        <w:t>)</w:t>
      </w:r>
      <w:r w:rsidRPr="00606246">
        <w:rPr>
          <w:rFonts w:ascii="Times New Roman" w:hAnsi="Times New Roman" w:cs="Times New Roman"/>
        </w:rPr>
        <w:t>_________, hereby request the Court to order ___</w:t>
      </w:r>
      <w:r w:rsidRPr="00606246">
        <w:rPr>
          <w:rFonts w:ascii="Times New Roman" w:hAnsi="Times New Roman" w:cs="Times New Roman"/>
          <w:u w:val="single"/>
        </w:rPr>
        <w:t xml:space="preserve"> (</w:t>
      </w:r>
      <w:r w:rsidRPr="00606246">
        <w:rPr>
          <w:rFonts w:ascii="Times New Roman" w:hAnsi="Times New Roman" w:cs="Times New Roman"/>
          <w:i/>
          <w:u w:val="single"/>
        </w:rPr>
        <w:t>name of party required to produce the documents</w:t>
      </w:r>
      <w:r w:rsidRPr="00606246">
        <w:rPr>
          <w:rFonts w:ascii="Times New Roman" w:hAnsi="Times New Roman" w:cs="Times New Roman"/>
          <w:u w:val="single"/>
        </w:rPr>
        <w:t xml:space="preserve">)   </w:t>
      </w:r>
      <w:r w:rsidRPr="00606246">
        <w:rPr>
          <w:rFonts w:ascii="Times New Roman" w:hAnsi="Times New Roman" w:cs="Times New Roman"/>
        </w:rPr>
        <w:t xml:space="preserve"> (NRIC No. ______________) to provide 4 sets of the following documents:-</w:t>
      </w:r>
    </w:p>
    <w:p w14:paraId="7D316578"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(Describe and list the documents requested)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760"/>
        <w:gridCol w:w="1803"/>
        <w:gridCol w:w="1803"/>
        <w:gridCol w:w="1804"/>
      </w:tblGrid>
      <w:tr w:rsidR="00312957" w:rsidRPr="00606246" w14:paraId="6717F739" w14:textId="77777777" w:rsidTr="00312957">
        <w:trPr>
          <w:divId w:val="2116439976"/>
        </w:trPr>
        <w:tc>
          <w:tcPr>
            <w:tcW w:w="846" w:type="dxa"/>
            <w:shd w:val="clear" w:color="auto" w:fill="auto"/>
          </w:tcPr>
          <w:p w14:paraId="6B0EA35A"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S/No</w:t>
            </w:r>
          </w:p>
        </w:tc>
        <w:tc>
          <w:tcPr>
            <w:tcW w:w="2760" w:type="dxa"/>
            <w:shd w:val="clear" w:color="auto" w:fill="auto"/>
          </w:tcPr>
          <w:p w14:paraId="2B9DB027"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Title or description of document</w:t>
            </w:r>
          </w:p>
        </w:tc>
        <w:tc>
          <w:tcPr>
            <w:tcW w:w="1803" w:type="dxa"/>
            <w:shd w:val="clear" w:color="auto" w:fill="auto"/>
          </w:tcPr>
          <w:p w14:paraId="5B7B96C4"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Period for which the document is required (</w:t>
            </w:r>
            <w:proofErr w:type="spellStart"/>
            <w:r w:rsidRPr="00312957">
              <w:rPr>
                <w:rFonts w:ascii="Times New Roman" w:eastAsia="SimSun" w:hAnsi="Times New Roman" w:cs="Times New Roman"/>
              </w:rPr>
              <w:t>eg.</w:t>
            </w:r>
            <w:proofErr w:type="spellEnd"/>
            <w:r w:rsidRPr="00312957">
              <w:rPr>
                <w:rFonts w:ascii="Times New Roman" w:eastAsia="SimSun" w:hAnsi="Times New Roman" w:cs="Times New Roman"/>
              </w:rPr>
              <w:t xml:space="preserve"> from January 2017 to April 2017)</w:t>
            </w:r>
          </w:p>
        </w:tc>
        <w:tc>
          <w:tcPr>
            <w:tcW w:w="1803" w:type="dxa"/>
            <w:shd w:val="clear" w:color="auto" w:fill="auto"/>
          </w:tcPr>
          <w:p w14:paraId="2F53CBCC"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why the document is required</w:t>
            </w:r>
          </w:p>
        </w:tc>
        <w:tc>
          <w:tcPr>
            <w:tcW w:w="1804" w:type="dxa"/>
            <w:shd w:val="clear" w:color="auto" w:fill="auto"/>
          </w:tcPr>
          <w:p w14:paraId="3CBE2ED8"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for belief that the party has the document</w:t>
            </w:r>
          </w:p>
        </w:tc>
      </w:tr>
      <w:tr w:rsidR="00312957" w:rsidRPr="00606246" w14:paraId="2879D058" w14:textId="77777777" w:rsidTr="00312957">
        <w:trPr>
          <w:divId w:val="2116439976"/>
        </w:trPr>
        <w:tc>
          <w:tcPr>
            <w:tcW w:w="846" w:type="dxa"/>
            <w:shd w:val="clear" w:color="auto" w:fill="auto"/>
          </w:tcPr>
          <w:p w14:paraId="1D742EF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0D3B34E5"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3368E346"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59E3C31A"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11C0B203" w14:textId="77777777" w:rsidR="00EE3521" w:rsidRPr="00312957" w:rsidRDefault="00EE3521" w:rsidP="00312957">
            <w:pPr>
              <w:rPr>
                <w:rFonts w:ascii="Times New Roman" w:eastAsia="SimSun" w:hAnsi="Times New Roman" w:cs="Times New Roman"/>
              </w:rPr>
            </w:pPr>
          </w:p>
        </w:tc>
      </w:tr>
      <w:tr w:rsidR="00312957" w:rsidRPr="00606246" w14:paraId="0F44F5F2" w14:textId="77777777" w:rsidTr="00312957">
        <w:trPr>
          <w:divId w:val="2116439976"/>
        </w:trPr>
        <w:tc>
          <w:tcPr>
            <w:tcW w:w="846" w:type="dxa"/>
            <w:shd w:val="clear" w:color="auto" w:fill="auto"/>
          </w:tcPr>
          <w:p w14:paraId="643A7CB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32D01E0D"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751DA5D2"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0D6F65F9"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05A7BE87" w14:textId="77777777" w:rsidR="00EE3521" w:rsidRPr="00312957" w:rsidRDefault="00EE3521" w:rsidP="00312957">
            <w:pPr>
              <w:rPr>
                <w:rFonts w:ascii="Times New Roman" w:eastAsia="SimSun" w:hAnsi="Times New Roman" w:cs="Times New Roman"/>
              </w:rPr>
            </w:pPr>
          </w:p>
        </w:tc>
      </w:tr>
    </w:tbl>
    <w:p w14:paraId="639C0187" w14:textId="77777777" w:rsidR="00EE3521" w:rsidRPr="00606246" w:rsidRDefault="00EE3521" w:rsidP="00EE3521">
      <w:pPr>
        <w:divId w:val="2116439976"/>
        <w:rPr>
          <w:rFonts w:ascii="Times New Roman" w:hAnsi="Times New Roman" w:cs="Times New Roman"/>
        </w:rPr>
      </w:pPr>
    </w:p>
    <w:p w14:paraId="72F39638"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 xml:space="preserve">Dated </w:t>
      </w:r>
      <w:r w:rsidRPr="00606246">
        <w:rPr>
          <w:rFonts w:ascii="Times New Roman" w:hAnsi="Times New Roman" w:cs="Times New Roman"/>
        </w:rPr>
        <w:tab/>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05D6DE0E" w14:textId="77777777" w:rsidR="00EE3521" w:rsidRPr="00606246" w:rsidRDefault="00EE3521" w:rsidP="00EE3521">
      <w:pPr>
        <w:divId w:val="2116439976"/>
        <w:rPr>
          <w:rFonts w:ascii="Times New Roman" w:hAnsi="Times New Roman" w:cs="Times New Roman"/>
        </w:rPr>
      </w:pPr>
    </w:p>
    <w:p w14:paraId="1F116E5E" w14:textId="77777777" w:rsidR="00EE3521" w:rsidRPr="00606246" w:rsidRDefault="00EE3521" w:rsidP="00EE3521">
      <w:pPr>
        <w:divId w:val="2116439976"/>
        <w:rPr>
          <w:rFonts w:ascii="Times New Roman" w:hAnsi="Times New Roman" w:cs="Times New Roman"/>
        </w:rPr>
      </w:pPr>
    </w:p>
    <w:p w14:paraId="7AC3D739"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_______________</w:t>
      </w:r>
    </w:p>
    <w:p w14:paraId="4624A60F" w14:textId="77777777" w:rsidR="00EE3521" w:rsidRDefault="00EE3521" w:rsidP="00EE3521">
      <w:pPr>
        <w:divId w:val="2116439976"/>
        <w:rPr>
          <w:rFonts w:ascii="Times New Roman" w:hAnsi="Times New Roman" w:cs="Times New Roman"/>
        </w:rPr>
      </w:pPr>
      <w:r w:rsidRPr="00606246">
        <w:rPr>
          <w:rFonts w:ascii="Times New Roman" w:hAnsi="Times New Roman" w:cs="Times New Roman"/>
        </w:rPr>
        <w:t xml:space="preserve">Signature of party </w:t>
      </w:r>
    </w:p>
    <w:p w14:paraId="07036D23" w14:textId="77777777" w:rsidR="00244A37" w:rsidRDefault="00244A37" w:rsidP="00EE3521">
      <w:pPr>
        <w:divId w:val="2116439976"/>
        <w:rPr>
          <w:rFonts w:ascii="Times New Roman" w:hAnsi="Times New Roman" w:cs="Times New Roman"/>
        </w:rPr>
        <w:sectPr w:rsidR="00244A37" w:rsidSect="00C63330">
          <w:pgSz w:w="11906" w:h="16838" w:code="9"/>
          <w:pgMar w:top="1440" w:right="1416" w:bottom="1440" w:left="1418" w:header="720" w:footer="720" w:gutter="0"/>
          <w:paperSrc w:first="1" w:other="1"/>
          <w:cols w:space="720"/>
          <w:noEndnote/>
        </w:sectPr>
      </w:pPr>
    </w:p>
    <w:tbl>
      <w:tblPr>
        <w:tblW w:w="9240" w:type="dxa"/>
        <w:jc w:val="center"/>
        <w:tblLayout w:type="fixed"/>
        <w:tblLook w:val="0000" w:firstRow="0" w:lastRow="0" w:firstColumn="0" w:lastColumn="0" w:noHBand="0" w:noVBand="0"/>
      </w:tblPr>
      <w:tblGrid>
        <w:gridCol w:w="3080"/>
        <w:gridCol w:w="3080"/>
        <w:gridCol w:w="3080"/>
      </w:tblGrid>
      <w:tr w:rsidR="00244A37" w:rsidRPr="005B66B7" w14:paraId="3BEC070B" w14:textId="77777777" w:rsidTr="00244A37">
        <w:trPr>
          <w:divId w:val="2116439976"/>
          <w:jc w:val="center"/>
        </w:trPr>
        <w:tc>
          <w:tcPr>
            <w:tcW w:w="3080" w:type="dxa"/>
          </w:tcPr>
          <w:p w14:paraId="297E8978" w14:textId="77777777" w:rsidR="00244A37" w:rsidRPr="00A03247" w:rsidRDefault="00244A37" w:rsidP="00312957">
            <w:pPr>
              <w:spacing w:after="120" w:line="240" w:lineRule="auto"/>
              <w:rPr>
                <w:rFonts w:ascii="Times New Roman" w:hAnsi="Times New Roman" w:cs="Times New Roman"/>
                <w:lang w:val="en-GB" w:eastAsia="zh-CN"/>
              </w:rPr>
            </w:pPr>
            <w:r w:rsidRPr="00A03247">
              <w:rPr>
                <w:rFonts w:ascii="Times New Roman" w:hAnsi="Times New Roman" w:cs="Times New Roman"/>
                <w:lang w:val="en-GB" w:eastAsia="zh-CN"/>
              </w:rPr>
              <w:br w:type="page"/>
            </w:r>
          </w:p>
        </w:tc>
        <w:tc>
          <w:tcPr>
            <w:tcW w:w="3080" w:type="dxa"/>
          </w:tcPr>
          <w:p w14:paraId="766C8B72" w14:textId="77777777" w:rsidR="00244A37" w:rsidRPr="00A03247" w:rsidRDefault="00244A37" w:rsidP="00312957">
            <w:pPr>
              <w:keepNext/>
              <w:spacing w:after="0" w:line="240" w:lineRule="auto"/>
              <w:jc w:val="center"/>
              <w:outlineLvl w:val="1"/>
              <w:rPr>
                <w:rFonts w:ascii="Times New Roman" w:hAnsi="Times New Roman"/>
                <w:bCs/>
                <w:iCs/>
                <w:spacing w:val="-3"/>
                <w:lang w:val="en-GB" w:eastAsia="zh-CN"/>
              </w:rPr>
            </w:pPr>
            <w:r w:rsidRPr="00A03247">
              <w:rPr>
                <w:rFonts w:ascii="Times New Roman" w:hAnsi="Times New Roman"/>
                <w:bCs/>
                <w:iCs/>
                <w:spacing w:val="-3"/>
                <w:lang w:val="en-GB" w:eastAsia="zh-CN"/>
              </w:rPr>
              <w:t xml:space="preserve">FORM </w:t>
            </w:r>
            <w:r>
              <w:rPr>
                <w:rFonts w:ascii="Times New Roman" w:hAnsi="Times New Roman"/>
                <w:bCs/>
                <w:iCs/>
                <w:spacing w:val="-3"/>
                <w:lang w:val="en-GB" w:eastAsia="zh-CN"/>
              </w:rPr>
              <w:t>209B</w:t>
            </w:r>
          </w:p>
        </w:tc>
        <w:tc>
          <w:tcPr>
            <w:tcW w:w="3080" w:type="dxa"/>
          </w:tcPr>
          <w:p w14:paraId="3D2E7FDD" w14:textId="77777777" w:rsidR="00244A37" w:rsidRPr="00A03247" w:rsidRDefault="00244A37" w:rsidP="00312957">
            <w:pPr>
              <w:spacing w:after="120" w:line="240" w:lineRule="auto"/>
              <w:rPr>
                <w:rFonts w:ascii="Times New Roman" w:hAnsi="Times New Roman" w:cs="Times New Roman"/>
                <w:lang w:val="en-GB" w:eastAsia="zh-CN"/>
              </w:rPr>
            </w:pPr>
          </w:p>
        </w:tc>
      </w:tr>
    </w:tbl>
    <w:p w14:paraId="68D70EF4" w14:textId="77777777" w:rsidR="00244A37" w:rsidRPr="00244A37" w:rsidRDefault="00244A37" w:rsidP="00244A37">
      <w:pPr>
        <w:divId w:val="2116439976"/>
        <w:rPr>
          <w:rFonts w:ascii="Times New Roman" w:hAnsi="Times New Roman" w:cs="Times New Roman"/>
          <w:sz w:val="22"/>
          <w:szCs w:val="22"/>
        </w:rPr>
      </w:pPr>
      <w:r w:rsidRPr="00244A37">
        <w:rPr>
          <w:rFonts w:ascii="Times New Roman" w:hAnsi="Times New Roman" w:cs="Times New Roman"/>
          <w:sz w:val="22"/>
          <w:szCs w:val="22"/>
        </w:rPr>
        <w:t>Para 25A</w:t>
      </w:r>
    </w:p>
    <w:p w14:paraId="1D659E4E" w14:textId="77777777" w:rsidR="00244A37" w:rsidRPr="00606246" w:rsidRDefault="00244A37" w:rsidP="00244A37">
      <w:pPr>
        <w:jc w:val="center"/>
        <w:divId w:val="2116439976"/>
        <w:rPr>
          <w:rFonts w:ascii="Times New Roman" w:hAnsi="Times New Roman" w:cs="Times New Roman"/>
          <w:caps/>
        </w:rPr>
      </w:pPr>
      <w:r w:rsidRPr="00606246">
        <w:rPr>
          <w:rFonts w:ascii="Times New Roman" w:hAnsi="Times New Roman" w:cs="Times New Roman"/>
          <w:b/>
          <w:caps/>
        </w:rPr>
        <w:t>Request to Examine the Maintenance Record Officer</w:t>
      </w:r>
    </w:p>
    <w:p w14:paraId="5E76CCE2" w14:textId="77777777" w:rsidR="00244A37" w:rsidRPr="00606246" w:rsidRDefault="00244A37" w:rsidP="00244A37">
      <w:pPr>
        <w:pStyle w:val="ListParagraph"/>
        <w:ind w:left="2880" w:firstLine="720"/>
        <w:divId w:val="2116439976"/>
        <w:rPr>
          <w:sz w:val="24"/>
          <w:szCs w:val="24"/>
        </w:rPr>
      </w:pPr>
      <w:r>
        <w:rPr>
          <w:sz w:val="24"/>
          <w:szCs w:val="24"/>
        </w:rPr>
        <w:t>(</w:t>
      </w:r>
      <w:r w:rsidRPr="00606246">
        <w:rPr>
          <w:sz w:val="24"/>
          <w:szCs w:val="24"/>
        </w:rPr>
        <w:t>Title as in action</w:t>
      </w:r>
      <w:r>
        <w:rPr>
          <w:sz w:val="24"/>
          <w:szCs w:val="24"/>
        </w:rPr>
        <w:t>)</w:t>
      </w:r>
    </w:p>
    <w:p w14:paraId="0E9EDCEF" w14:textId="77777777" w:rsidR="00244A37" w:rsidRPr="00606246" w:rsidRDefault="00244A37" w:rsidP="00244A37">
      <w:pPr>
        <w:pStyle w:val="ListParagraph"/>
        <w:ind w:left="1440"/>
        <w:divId w:val="2116439976"/>
        <w:rPr>
          <w:sz w:val="24"/>
          <w:szCs w:val="24"/>
        </w:rPr>
      </w:pPr>
    </w:p>
    <w:p w14:paraId="7F8E86B3" w14:textId="77777777" w:rsidR="00244A37" w:rsidRPr="00606246" w:rsidRDefault="00244A37" w:rsidP="00244A37">
      <w:pPr>
        <w:ind w:firstLine="720"/>
        <w:jc w:val="both"/>
        <w:divId w:val="2116439976"/>
        <w:rPr>
          <w:rFonts w:ascii="Times New Roman" w:hAnsi="Times New Roman" w:cs="Times New Roman"/>
        </w:rPr>
      </w:pPr>
      <w:r w:rsidRPr="00606246">
        <w:rPr>
          <w:rFonts w:ascii="Times New Roman" w:hAnsi="Times New Roman" w:cs="Times New Roman"/>
        </w:rPr>
        <w:t>I, _____</w:t>
      </w:r>
      <w:r w:rsidRPr="00606246">
        <w:rPr>
          <w:rFonts w:ascii="Times New Roman" w:hAnsi="Times New Roman" w:cs="Times New Roman"/>
          <w:u w:val="single"/>
        </w:rPr>
        <w:t>(</w:t>
      </w:r>
      <w:r w:rsidRPr="00606246">
        <w:rPr>
          <w:rFonts w:ascii="Times New Roman" w:hAnsi="Times New Roman" w:cs="Times New Roman"/>
          <w:i/>
          <w:u w:val="single"/>
        </w:rPr>
        <w:t>name of party making the request</w:t>
      </w:r>
      <w:r w:rsidRPr="00606246">
        <w:rPr>
          <w:rFonts w:ascii="Times New Roman" w:hAnsi="Times New Roman" w:cs="Times New Roman"/>
          <w:u w:val="single"/>
        </w:rPr>
        <w:t xml:space="preserve">)        </w:t>
      </w:r>
      <w:r w:rsidRPr="00606246">
        <w:rPr>
          <w:rFonts w:ascii="Times New Roman" w:hAnsi="Times New Roman" w:cs="Times New Roman"/>
        </w:rPr>
        <w:t>, being the [applicant/respondent*] hereby request to examine the maintenance record officer (MRO) at the hearing on [date and time] for the purpose of examining him/her on the following matters:</w:t>
      </w:r>
    </w:p>
    <w:p w14:paraId="19D284FB" w14:textId="77777777" w:rsidR="00244A37" w:rsidRPr="00606246" w:rsidRDefault="00244A37" w:rsidP="00244A37">
      <w:pPr>
        <w:jc w:val="both"/>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544"/>
        <w:gridCol w:w="4626"/>
      </w:tblGrid>
      <w:tr w:rsidR="00312957" w:rsidRPr="00606246" w14:paraId="02C4ED86" w14:textId="77777777" w:rsidTr="00312957">
        <w:trPr>
          <w:divId w:val="2116439976"/>
        </w:trPr>
        <w:tc>
          <w:tcPr>
            <w:tcW w:w="846" w:type="dxa"/>
            <w:shd w:val="clear" w:color="auto" w:fill="auto"/>
          </w:tcPr>
          <w:p w14:paraId="3C443FB7"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S/No.</w:t>
            </w:r>
          </w:p>
        </w:tc>
        <w:tc>
          <w:tcPr>
            <w:tcW w:w="3544" w:type="dxa"/>
            <w:shd w:val="clear" w:color="auto" w:fill="auto"/>
          </w:tcPr>
          <w:p w14:paraId="214D219B"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Matter to be examined, including paragraph number in the MRO’s report, where relevant</w:t>
            </w:r>
          </w:p>
        </w:tc>
        <w:tc>
          <w:tcPr>
            <w:tcW w:w="4626" w:type="dxa"/>
            <w:shd w:val="clear" w:color="auto" w:fill="auto"/>
          </w:tcPr>
          <w:p w14:paraId="270EEDC9"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Reasons for examining the MRO on this matter</w:t>
            </w:r>
          </w:p>
        </w:tc>
      </w:tr>
      <w:tr w:rsidR="00312957" w:rsidRPr="00606246" w14:paraId="6BA1D9A4" w14:textId="77777777" w:rsidTr="00312957">
        <w:trPr>
          <w:divId w:val="2116439976"/>
        </w:trPr>
        <w:tc>
          <w:tcPr>
            <w:tcW w:w="846" w:type="dxa"/>
            <w:shd w:val="clear" w:color="auto" w:fill="auto"/>
          </w:tcPr>
          <w:p w14:paraId="57D8D551"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347C61A4"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22BA998F" w14:textId="77777777" w:rsidR="00244A37" w:rsidRPr="00312957" w:rsidRDefault="00244A37" w:rsidP="00312957">
            <w:pPr>
              <w:jc w:val="both"/>
              <w:rPr>
                <w:rFonts w:ascii="Times New Roman" w:eastAsia="SimSun" w:hAnsi="Times New Roman" w:cs="Times New Roman"/>
              </w:rPr>
            </w:pPr>
          </w:p>
        </w:tc>
      </w:tr>
      <w:tr w:rsidR="00312957" w:rsidRPr="00606246" w14:paraId="772B8043" w14:textId="77777777" w:rsidTr="00312957">
        <w:trPr>
          <w:divId w:val="2116439976"/>
        </w:trPr>
        <w:tc>
          <w:tcPr>
            <w:tcW w:w="846" w:type="dxa"/>
            <w:shd w:val="clear" w:color="auto" w:fill="auto"/>
          </w:tcPr>
          <w:p w14:paraId="3B27487D"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6D14AA11"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4CCD3307" w14:textId="77777777" w:rsidR="00244A37" w:rsidRPr="00312957" w:rsidRDefault="00244A37" w:rsidP="00312957">
            <w:pPr>
              <w:jc w:val="both"/>
              <w:rPr>
                <w:rFonts w:ascii="Times New Roman" w:eastAsia="SimSun" w:hAnsi="Times New Roman" w:cs="Times New Roman"/>
              </w:rPr>
            </w:pPr>
          </w:p>
        </w:tc>
      </w:tr>
    </w:tbl>
    <w:p w14:paraId="5AE479AF" w14:textId="77777777" w:rsidR="00244A37" w:rsidRPr="00606246" w:rsidRDefault="00244A37" w:rsidP="00244A37">
      <w:pPr>
        <w:jc w:val="both"/>
        <w:divId w:val="2116439976"/>
        <w:rPr>
          <w:rFonts w:ascii="Times New Roman" w:hAnsi="Times New Roman" w:cs="Times New Roman"/>
        </w:rPr>
      </w:pPr>
    </w:p>
    <w:p w14:paraId="0A1D056B" w14:textId="77777777" w:rsidR="00244A37" w:rsidRPr="00606246" w:rsidRDefault="00244A37" w:rsidP="00244A37">
      <w:pPr>
        <w:ind w:left="2880"/>
        <w:divId w:val="2116439976"/>
        <w:rPr>
          <w:rFonts w:ascii="Times New Roman" w:hAnsi="Times New Roman" w:cs="Times New Roman"/>
        </w:rPr>
      </w:pPr>
    </w:p>
    <w:p w14:paraId="1665A15B" w14:textId="77777777" w:rsidR="00244A37" w:rsidRPr="00606246" w:rsidRDefault="00244A37" w:rsidP="00244A37">
      <w:pPr>
        <w:jc w:val="center"/>
        <w:divId w:val="2116439976"/>
        <w:rPr>
          <w:rFonts w:ascii="Times New Roman" w:hAnsi="Times New Roman" w:cs="Times New Roman"/>
        </w:rPr>
      </w:pPr>
      <w:r w:rsidRPr="00606246">
        <w:rPr>
          <w:rFonts w:ascii="Times New Roman" w:hAnsi="Times New Roman" w:cs="Times New Roman"/>
        </w:rPr>
        <w:t xml:space="preserve">Dated this </w:t>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53EBDE79" w14:textId="77777777" w:rsidR="00244A37" w:rsidRPr="00606246" w:rsidRDefault="00244A37" w:rsidP="00244A37">
      <w:pPr>
        <w:ind w:left="2880"/>
        <w:divId w:val="2116439976"/>
        <w:rPr>
          <w:rFonts w:ascii="Times New Roman" w:hAnsi="Times New Roman" w:cs="Times New Roman"/>
        </w:rPr>
      </w:pPr>
    </w:p>
    <w:p w14:paraId="1AC2AD90" w14:textId="77777777" w:rsidR="00244A37" w:rsidRPr="00606246" w:rsidRDefault="00244A37" w:rsidP="00244A37">
      <w:pPr>
        <w:ind w:left="2880"/>
        <w:divId w:val="2116439976"/>
        <w:rPr>
          <w:rFonts w:ascii="Times New Roman" w:hAnsi="Times New Roman" w:cs="Times New Roman"/>
        </w:rPr>
      </w:pPr>
    </w:p>
    <w:p w14:paraId="39892C7A" w14:textId="77777777" w:rsidR="00244A37" w:rsidRPr="00606246" w:rsidRDefault="00244A37" w:rsidP="00244A37">
      <w:pPr>
        <w:ind w:left="2880"/>
        <w:divId w:val="2116439976"/>
        <w:rPr>
          <w:rFonts w:ascii="Times New Roman" w:hAnsi="Times New Roman" w:cs="Times New Roman"/>
        </w:rPr>
      </w:pPr>
    </w:p>
    <w:p w14:paraId="5E7C22E1" w14:textId="77777777" w:rsidR="00244A37" w:rsidRPr="00606246" w:rsidRDefault="00244A37" w:rsidP="00244A37">
      <w:pPr>
        <w:divId w:val="2116439976"/>
        <w:rPr>
          <w:rFonts w:ascii="Times New Roman" w:hAnsi="Times New Roman" w:cs="Times New Roman"/>
        </w:rPr>
      </w:pPr>
      <w:r w:rsidRPr="00606246">
        <w:rPr>
          <w:rFonts w:ascii="Times New Roman" w:hAnsi="Times New Roman" w:cs="Times New Roman"/>
        </w:rPr>
        <w:t>______________</w:t>
      </w:r>
    </w:p>
    <w:p w14:paraId="5B52F46B" w14:textId="77777777" w:rsidR="00244A37" w:rsidRPr="00606246" w:rsidRDefault="00244A37" w:rsidP="00244A37">
      <w:pPr>
        <w:jc w:val="both"/>
        <w:divId w:val="2116439976"/>
        <w:rPr>
          <w:rFonts w:ascii="Times New Roman" w:hAnsi="Times New Roman" w:cs="Times New Roman"/>
        </w:rPr>
      </w:pPr>
      <w:r w:rsidRPr="00606246">
        <w:rPr>
          <w:rFonts w:ascii="Times New Roman" w:hAnsi="Times New Roman" w:cs="Times New Roman"/>
        </w:rPr>
        <w:t>Signature of party</w:t>
      </w:r>
    </w:p>
    <w:p w14:paraId="18778F2E" w14:textId="77777777" w:rsidR="00244A37" w:rsidRPr="00606246" w:rsidRDefault="00244A37" w:rsidP="00244A37">
      <w:pPr>
        <w:divId w:val="2116439976"/>
        <w:rPr>
          <w:rFonts w:ascii="Times New Roman" w:hAnsi="Times New Roman" w:cs="Times New Roman"/>
        </w:rPr>
      </w:pPr>
    </w:p>
    <w:p w14:paraId="3DBC972D" w14:textId="77777777" w:rsidR="00244A37" w:rsidRPr="00244A37" w:rsidRDefault="00244A37" w:rsidP="00244A37">
      <w:pPr>
        <w:divId w:val="2116439976"/>
        <w:rPr>
          <w:rFonts w:ascii="Times New Roman" w:hAnsi="Times New Roman" w:cs="Times New Roman"/>
          <w:i/>
          <w:sz w:val="20"/>
          <w:szCs w:val="20"/>
        </w:rPr>
      </w:pPr>
      <w:r w:rsidRPr="00244A37">
        <w:rPr>
          <w:rFonts w:ascii="Times New Roman" w:hAnsi="Times New Roman" w:cs="Times New Roman"/>
          <w:i/>
          <w:sz w:val="20"/>
          <w:szCs w:val="20"/>
        </w:rPr>
        <w:t>*Delete accordingly</w:t>
      </w:r>
    </w:p>
    <w:p w14:paraId="07006D6C" w14:textId="77777777" w:rsidR="00267633" w:rsidRPr="0060595F" w:rsidRDefault="00267633" w:rsidP="00267633">
      <w:pPr>
        <w:spacing w:before="0" w:after="200" w:line="276" w:lineRule="auto"/>
        <w:divId w:val="2116439976"/>
        <w:rPr>
          <w:rFonts w:ascii="Times New Roman" w:hAnsi="Times New Roman" w:cs="Times New Roman"/>
          <w:sz w:val="18"/>
          <w:szCs w:val="18"/>
          <w:lang w:val="en-GB" w:eastAsia="en-GB"/>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05A9E17A" w14:textId="77777777" w:rsidTr="00267633">
        <w:trPr>
          <w:divId w:val="2116439976"/>
          <w:jc w:val="center"/>
        </w:trPr>
        <w:tc>
          <w:tcPr>
            <w:tcW w:w="3080" w:type="dxa"/>
          </w:tcPr>
          <w:p w14:paraId="367274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080" w:type="dxa"/>
          </w:tcPr>
          <w:p w14:paraId="5FDB93F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210</w:t>
            </w:r>
          </w:p>
        </w:tc>
        <w:tc>
          <w:tcPr>
            <w:tcW w:w="3080" w:type="dxa"/>
          </w:tcPr>
          <w:p w14:paraId="05C8DBE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13BB8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B277C0A" w14:textId="77777777" w:rsidR="00267633" w:rsidRPr="00267633" w:rsidRDefault="00267633" w:rsidP="00267633">
      <w:pPr>
        <w:keepNext/>
        <w:spacing w:before="0" w:after="0" w:line="240" w:lineRule="auto"/>
        <w:outlineLvl w:val="1"/>
        <w:divId w:val="2116439976"/>
        <w:rPr>
          <w:rFonts w:ascii="Times New Roman" w:hAnsi="Times New Roman"/>
          <w:bCs/>
          <w:iCs/>
          <w:snapToGrid w:val="0"/>
          <w:sz w:val="22"/>
          <w:szCs w:val="22"/>
          <w:lang w:val="en-GB" w:eastAsia="zh-CN"/>
        </w:rPr>
      </w:pPr>
      <w:r w:rsidRPr="00267633">
        <w:rPr>
          <w:rFonts w:ascii="Times New Roman" w:hAnsi="Times New Roman"/>
          <w:bCs/>
          <w:iCs/>
          <w:snapToGrid w:val="0"/>
          <w:sz w:val="22"/>
          <w:szCs w:val="22"/>
          <w:lang w:val="en-GB" w:eastAsia="zh-CN"/>
        </w:rPr>
        <w:t>Para 30</w:t>
      </w:r>
    </w:p>
    <w:p w14:paraId="44CE6D44"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COVER LETTER FOR SUBMISSION OF</w:t>
      </w:r>
    </w:p>
    <w:p w14:paraId="3E42972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ORIGINAL BIRTH CERTIFICATE IN ADOPTION PROCEEDINGS</w:t>
      </w:r>
    </w:p>
    <w:p w14:paraId="1BAE9282"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1337540E"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To:</w:t>
      </w:r>
      <w:r w:rsidRPr="00267633">
        <w:rPr>
          <w:rFonts w:ascii="Times New Roman" w:hAnsi="Times New Roman" w:cs="Times New Roman"/>
          <w:snapToGrid w:val="0"/>
          <w:szCs w:val="20"/>
          <w:lang w:val="en-GB" w:eastAsia="zh-CN"/>
        </w:rPr>
        <w:tab/>
        <w:t>OFFICER-IN-CHARGE</w:t>
      </w:r>
    </w:p>
    <w:p w14:paraId="4CA053DC"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ab/>
        <w:t>ADOPTION SECTION</w:t>
      </w:r>
    </w:p>
    <w:p w14:paraId="3DBDF04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3AB85120"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r w:rsidRPr="00267633">
        <w:rPr>
          <w:rFonts w:ascii="Times New Roman" w:hAnsi="Times New Roman" w:cs="Times New Roman"/>
          <w:b/>
          <w:snapToGrid w:val="0"/>
          <w:szCs w:val="20"/>
          <w:lang w:val="en-GB" w:eastAsia="zh-CN"/>
        </w:rPr>
        <w:t>ADOPTION ORIGINATING SUMMONS NO.  ________ OF __________</w:t>
      </w:r>
    </w:p>
    <w:p w14:paraId="4C0D1755"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p>
    <w:p w14:paraId="2D45087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b/>
          <w:snapToGrid w:val="0"/>
          <w:szCs w:val="20"/>
          <w:lang w:val="en-GB" w:eastAsia="zh-CN"/>
        </w:rPr>
        <w:tab/>
      </w:r>
      <w:r w:rsidRPr="00267633">
        <w:rPr>
          <w:rFonts w:ascii="Times New Roman" w:hAnsi="Times New Roman" w:cs="Times New Roman"/>
          <w:snapToGrid w:val="0"/>
          <w:szCs w:val="20"/>
          <w:lang w:val="en-GB" w:eastAsia="zh-CN"/>
        </w:rPr>
        <w:t xml:space="preserve">Please find enclosed the original birth certificate of the infant in the above matter. </w:t>
      </w:r>
    </w:p>
    <w:p w14:paraId="4C63CA33"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2B50ED1B" w14:textId="77777777" w:rsidR="00267633" w:rsidRPr="00267633" w:rsidRDefault="00267633" w:rsidP="006172E9">
      <w:pPr>
        <w:numPr>
          <w:ilvl w:val="0"/>
          <w:numId w:val="44"/>
        </w:num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The matter has been fixed for hearing as follows:</w:t>
      </w:r>
    </w:p>
    <w:p w14:paraId="5AA4F1D5"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04DE6E1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Date:</w:t>
      </w:r>
      <w:r w:rsidRPr="00267633">
        <w:rPr>
          <w:rFonts w:ascii="Times New Roman" w:hAnsi="Times New Roman" w:cs="Times New Roman"/>
          <w:snapToGrid w:val="0"/>
          <w:szCs w:val="20"/>
          <w:lang w:val="en-GB" w:eastAsia="zh-CN"/>
        </w:rPr>
        <w:tab/>
        <w:t>_________________</w:t>
      </w:r>
    </w:p>
    <w:p w14:paraId="64324FE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Time:</w:t>
      </w:r>
      <w:r w:rsidRPr="00267633">
        <w:rPr>
          <w:rFonts w:ascii="Times New Roman" w:hAnsi="Times New Roman" w:cs="Times New Roman"/>
          <w:snapToGrid w:val="0"/>
          <w:szCs w:val="20"/>
          <w:lang w:val="en-GB" w:eastAsia="zh-CN"/>
        </w:rPr>
        <w:tab/>
        <w:t>_________________</w:t>
      </w:r>
    </w:p>
    <w:p w14:paraId="7930522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DCD221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51A2EBA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2386C0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995C92B"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Signature</w:t>
      </w:r>
    </w:p>
    <w:p w14:paraId="02537B79"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Solicitor for the Petitioner</w:t>
      </w:r>
    </w:p>
    <w:p w14:paraId="57B48661"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Law Firm</w:t>
      </w:r>
    </w:p>
    <w:p w14:paraId="439424A3"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 w:val="20"/>
          <w:szCs w:val="20"/>
          <w:lang w:val="en-GB" w:eastAsia="zh-CN"/>
        </w:rPr>
      </w:pPr>
    </w:p>
    <w:p w14:paraId="254E5330"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8DA2756"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sectPr w:rsidR="00041F27" w:rsidRPr="00267633" w:rsidSect="00C63330">
          <w:pgSz w:w="11906" w:h="16838" w:code="9"/>
          <w:pgMar w:top="1440" w:right="1416" w:bottom="1440" w:left="1418" w:header="720" w:footer="720" w:gutter="0"/>
          <w:paperSrc w:first="1" w:other="1"/>
          <w:cols w:space="720"/>
          <w:noEndnote/>
        </w:sectPr>
      </w:pPr>
    </w:p>
    <w:p w14:paraId="7423F258" w14:textId="77777777" w:rsidR="00AB46CB" w:rsidRPr="00267633" w:rsidRDefault="00AB46CB" w:rsidP="00AB46CB">
      <w:pPr>
        <w:spacing w:before="0" w:after="200" w:line="276" w:lineRule="auto"/>
        <w:jc w:val="center"/>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t>FORM 211</w:t>
      </w:r>
    </w:p>
    <w:p w14:paraId="22150D96" w14:textId="77777777" w:rsidR="00AB46CB" w:rsidRPr="00267633" w:rsidRDefault="00AB46CB" w:rsidP="00AB46CB">
      <w:pPr>
        <w:spacing w:before="0" w:after="200" w:line="276" w:lineRule="auto"/>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t xml:space="preserve">Para </w:t>
      </w:r>
      <w:r>
        <w:rPr>
          <w:rFonts w:ascii="Times New Roman" w:eastAsia="Calibri" w:hAnsi="Times New Roman" w:cs="Times New Roman"/>
          <w:bCs/>
          <w:sz w:val="20"/>
          <w:szCs w:val="16"/>
          <w:lang w:val="en-US" w:eastAsia="zh-CN"/>
        </w:rPr>
        <w:t xml:space="preserve">26K, </w:t>
      </w:r>
      <w:r w:rsidRPr="00267633">
        <w:rPr>
          <w:rFonts w:ascii="Times New Roman" w:eastAsia="Calibri" w:hAnsi="Times New Roman" w:cs="Times New Roman"/>
          <w:bCs/>
          <w:sz w:val="20"/>
          <w:szCs w:val="16"/>
          <w:lang w:val="en-US" w:eastAsia="zh-CN"/>
        </w:rPr>
        <w:t>33</w:t>
      </w:r>
      <w:r>
        <w:rPr>
          <w:rFonts w:ascii="Times New Roman" w:eastAsia="Calibri" w:hAnsi="Times New Roman" w:cs="Times New Roman"/>
          <w:bCs/>
          <w:sz w:val="20"/>
          <w:szCs w:val="16"/>
          <w:lang w:val="en-US" w:eastAsia="zh-CN"/>
        </w:rPr>
        <w:t>, 71C</w:t>
      </w:r>
    </w:p>
    <w:tbl>
      <w:tblPr>
        <w:tblW w:w="11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70"/>
        <w:gridCol w:w="1855"/>
        <w:gridCol w:w="43"/>
        <w:gridCol w:w="527"/>
        <w:gridCol w:w="2235"/>
        <w:gridCol w:w="22"/>
        <w:gridCol w:w="2784"/>
      </w:tblGrid>
      <w:tr w:rsidR="00AB46CB" w:rsidRPr="00267633" w14:paraId="6591F117" w14:textId="77777777" w:rsidTr="00AB46CB">
        <w:trPr>
          <w:divId w:val="2116439976"/>
          <w:trHeight w:val="394"/>
          <w:jc w:val="center"/>
        </w:trPr>
        <w:tc>
          <w:tcPr>
            <w:tcW w:w="8352" w:type="dxa"/>
            <w:gridSpan w:val="6"/>
            <w:vMerge w:val="restart"/>
          </w:tcPr>
          <w:p w14:paraId="1CB6F176" w14:textId="77777777" w:rsidR="00AB46CB"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APPLICATION FOR RECORDS OF COURT PROCEEDINGS</w:t>
            </w:r>
          </w:p>
          <w:p w14:paraId="3159F7A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637EE649"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Name of Applicant   / Solicitor’s Firm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16555AD6"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638A6ED3"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w w:val="99"/>
                <w:sz w:val="16"/>
                <w:szCs w:val="16"/>
                <w:lang w:val="en-US" w:eastAsia="zh-CN"/>
              </w:rPr>
              <w:t>NRIC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50CA7F8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038A2C18"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66CA38FB"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Address</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76F8F216"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476C2E54"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color w:val="FFFFFF"/>
                <w:sz w:val="16"/>
                <w:szCs w:val="16"/>
                <w:lang w:val="en-US" w:eastAsia="zh-CN"/>
              </w:rPr>
              <w:t>:</w:t>
            </w:r>
            <w:r w:rsidRPr="00267633">
              <w:rPr>
                <w:rFonts w:ascii="Arial Narrow" w:eastAsia="Calibri" w:hAnsi="Arial Narrow" w:cs="Times New Roman"/>
                <w:sz w:val="16"/>
                <w:szCs w:val="16"/>
                <w:lang w:val="en-US" w:eastAsia="zh-CN"/>
              </w:rPr>
              <w:t xml:space="preserve"> ………………………………………………………………………………………</w:t>
            </w:r>
          </w:p>
          <w:p w14:paraId="1C3A1B9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7C40555A" w14:textId="77777777" w:rsidR="00AB46CB" w:rsidRPr="00267633" w:rsidRDefault="00AB46CB" w:rsidP="00FE36E9">
            <w:pPr>
              <w:widowControl w:val="0"/>
              <w:tabs>
                <w:tab w:val="left" w:pos="333"/>
              </w:tabs>
              <w:autoSpaceDE w:val="0"/>
              <w:autoSpaceDN w:val="0"/>
              <w:adjustRightInd w:val="0"/>
              <w:spacing w:before="0" w:after="0" w:line="152" w:lineRule="exact"/>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File Reference No: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ab/>
              <w:t xml:space="preserve">Email: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p>
          <w:p w14:paraId="4B1749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75AF641" w14:textId="77777777" w:rsidR="00AB46CB" w:rsidRPr="00267633" w:rsidRDefault="00AB46CB" w:rsidP="00FE36E9">
            <w:pPr>
              <w:widowControl w:val="0"/>
              <w:tabs>
                <w:tab w:val="left" w:pos="1134"/>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Telephone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w:t>
            </w:r>
            <w:r w:rsidRPr="00267633">
              <w:rPr>
                <w:rFonts w:ascii="Arial Narrow" w:eastAsia="Calibri" w:hAnsi="Arial Narrow" w:cs="Times New Roman"/>
                <w:bCs/>
                <w:sz w:val="16"/>
                <w:szCs w:val="16"/>
                <w:lang w:val="en-US" w:eastAsia="zh-CN"/>
              </w:rPr>
              <w:tab/>
              <w:t xml:space="preserve">Facsimile No:  </w:t>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 xml:space="preserve"> </w:t>
            </w:r>
          </w:p>
          <w:p w14:paraId="57A5F6B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2784" w:type="dxa"/>
          </w:tcPr>
          <w:p w14:paraId="14F7129E"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Date of Application</w:t>
            </w:r>
          </w:p>
        </w:tc>
      </w:tr>
      <w:tr w:rsidR="00AB46CB" w:rsidRPr="00267633" w14:paraId="1F180DA9" w14:textId="77777777" w:rsidTr="00AB46CB">
        <w:trPr>
          <w:divId w:val="2116439976"/>
          <w:trHeight w:val="657"/>
          <w:jc w:val="center"/>
        </w:trPr>
        <w:tc>
          <w:tcPr>
            <w:tcW w:w="8352" w:type="dxa"/>
            <w:gridSpan w:val="6"/>
            <w:vMerge/>
          </w:tcPr>
          <w:p w14:paraId="2ADAFA5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tc>
        <w:tc>
          <w:tcPr>
            <w:tcW w:w="2784" w:type="dxa"/>
          </w:tcPr>
          <w:p w14:paraId="2DC1ABAD" w14:textId="77777777" w:rsidR="00AB46CB" w:rsidRPr="00267633" w:rsidRDefault="00AB46CB" w:rsidP="00FE36E9">
            <w:pPr>
              <w:widowControl w:val="0"/>
              <w:autoSpaceDE w:val="0"/>
              <w:autoSpaceDN w:val="0"/>
              <w:adjustRightInd w:val="0"/>
              <w:spacing w:before="0" w:after="0" w:line="170" w:lineRule="exact"/>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 xml:space="preserve">Solicitor Acting </w:t>
            </w:r>
            <w:proofErr w:type="gramStart"/>
            <w:r w:rsidRPr="00267633">
              <w:rPr>
                <w:rFonts w:ascii="Arial Narrow" w:eastAsia="Calibri" w:hAnsi="Arial Narrow" w:cs="Times New Roman"/>
                <w:i/>
                <w:iCs/>
                <w:sz w:val="16"/>
                <w:szCs w:val="16"/>
                <w:lang w:val="en-US" w:eastAsia="zh-CN"/>
              </w:rPr>
              <w:t>For :</w:t>
            </w:r>
            <w:proofErr w:type="gramEnd"/>
            <w:r w:rsidRPr="00267633">
              <w:rPr>
                <w:rFonts w:ascii="Arial Narrow" w:eastAsia="Calibri" w:hAnsi="Arial Narrow" w:cs="Times New Roman"/>
                <w:i/>
                <w:iCs/>
                <w:sz w:val="16"/>
                <w:szCs w:val="16"/>
                <w:lang w:val="en-US" w:eastAsia="zh-CN"/>
              </w:rPr>
              <w:t>-</w:t>
            </w:r>
          </w:p>
          <w:p w14:paraId="79E3D2CD"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where applicable)</w:t>
            </w:r>
          </w:p>
          <w:p w14:paraId="341B033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p>
          <w:p w14:paraId="0B5697C5"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Complainant</w:t>
            </w:r>
          </w:p>
          <w:p w14:paraId="140904AF"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Respondent </w:t>
            </w:r>
          </w:p>
          <w:p w14:paraId="3905762E"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Others: </w:t>
            </w:r>
          </w:p>
          <w:p w14:paraId="21939CED"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p>
          <w:p w14:paraId="36F7FE40"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p>
          <w:p w14:paraId="62E1A208" w14:textId="77777777" w:rsidR="00AB46CB" w:rsidRPr="00267633"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0512035F" w14:textId="77777777" w:rsidR="00AB46CB" w:rsidRPr="00490066"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tc>
      </w:tr>
      <w:tr w:rsidR="00AB46CB" w:rsidRPr="00267633" w14:paraId="7B18A2C9" w14:textId="77777777" w:rsidTr="00AB46CB">
        <w:trPr>
          <w:divId w:val="2116439976"/>
          <w:trHeight w:val="266"/>
          <w:jc w:val="center"/>
        </w:trPr>
        <w:tc>
          <w:tcPr>
            <w:tcW w:w="11136" w:type="dxa"/>
            <w:gridSpan w:val="7"/>
            <w:shd w:val="clear" w:color="auto" w:fill="00B0F0"/>
            <w:vAlign w:val="center"/>
          </w:tcPr>
          <w:p w14:paraId="78D0BE12" w14:textId="77777777" w:rsidR="00AB46CB" w:rsidRPr="00267633" w:rsidRDefault="00AB46CB" w:rsidP="00FE36E9">
            <w:pPr>
              <w:widowControl w:val="0"/>
              <w:tabs>
                <w:tab w:val="left" w:pos="333"/>
              </w:tabs>
              <w:autoSpaceDE w:val="0"/>
              <w:autoSpaceDN w:val="0"/>
              <w:adjustRightInd w:val="0"/>
              <w:spacing w:before="0" w:after="0" w:line="240" w:lineRule="auto"/>
              <w:ind w:left="57"/>
              <w:jc w:val="center"/>
              <w:rPr>
                <w:rFonts w:ascii="Arial Narrow" w:eastAsia="Calibri" w:hAnsi="Arial Narrow" w:cs="Times New Roman"/>
                <w:b/>
                <w:sz w:val="16"/>
                <w:szCs w:val="16"/>
                <w:lang w:val="en-US" w:eastAsia="zh-CN"/>
              </w:rPr>
            </w:pPr>
            <w:r w:rsidRPr="00267633">
              <w:rPr>
                <w:rFonts w:ascii="Arial Narrow" w:eastAsia="Calibri" w:hAnsi="Arial Narrow" w:cs="Times New Roman"/>
                <w:b/>
                <w:sz w:val="16"/>
                <w:szCs w:val="16"/>
                <w:lang w:val="en-US" w:eastAsia="zh-CN"/>
              </w:rPr>
              <w:t>FAMILY JUSTICE COURTS DOCUMENTS APPLIED FOR</w:t>
            </w:r>
          </w:p>
        </w:tc>
      </w:tr>
      <w:tr w:rsidR="00AB46CB" w:rsidRPr="00267633" w14:paraId="2152B7A4" w14:textId="77777777" w:rsidTr="00AB46CB">
        <w:trPr>
          <w:divId w:val="2116439976"/>
          <w:trHeight w:val="1523"/>
          <w:jc w:val="center"/>
        </w:trPr>
        <w:tc>
          <w:tcPr>
            <w:tcW w:w="11136" w:type="dxa"/>
            <w:gridSpan w:val="7"/>
            <w:shd w:val="clear" w:color="auto" w:fill="auto"/>
          </w:tcPr>
          <w:p w14:paraId="7B29E8B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11D26DE9"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Case No. ………………………………………………………………</w:t>
            </w:r>
            <w:proofErr w:type="gramStart"/>
            <w:r w:rsidRPr="00267633">
              <w:rPr>
                <w:rFonts w:ascii="Arial Narrow" w:eastAsia="Calibri" w:hAnsi="Arial Narrow" w:cs="Times New Roman"/>
                <w:sz w:val="16"/>
                <w:szCs w:val="16"/>
                <w:lang w:val="en-US" w:eastAsia="zh-CN"/>
              </w:rPr>
              <w:t>…..</w:t>
            </w:r>
            <w:proofErr w:type="gramEnd"/>
          </w:p>
          <w:p w14:paraId="50CF2FA0"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b/>
                <w:bCs/>
                <w:i/>
                <w:iCs/>
                <w:sz w:val="16"/>
                <w:szCs w:val="16"/>
                <w:lang w:val="en-US" w:eastAsia="zh-CN"/>
              </w:rPr>
            </w:pPr>
          </w:p>
          <w:p w14:paraId="3762FEDE"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b/>
                <w:bCs/>
                <w:i/>
                <w:iCs/>
                <w:sz w:val="16"/>
                <w:szCs w:val="16"/>
                <w:lang w:val="en-US" w:eastAsia="zh-CN"/>
              </w:rPr>
              <w:t>Name of Parties cited in case</w:t>
            </w:r>
          </w:p>
          <w:p w14:paraId="6BD85A25"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60732ED"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Complainant:  …………………………………………………………</w:t>
            </w:r>
            <w:proofErr w:type="gramStart"/>
            <w:r w:rsidRPr="00267633">
              <w:rPr>
                <w:rFonts w:ascii="Arial Narrow" w:eastAsia="Calibri" w:hAnsi="Arial Narrow" w:cs="Times New Roman"/>
                <w:sz w:val="16"/>
                <w:szCs w:val="16"/>
                <w:lang w:val="en-US" w:eastAsia="zh-CN"/>
              </w:rPr>
              <w:t>…..</w:t>
            </w:r>
            <w:proofErr w:type="gramEnd"/>
          </w:p>
          <w:p w14:paraId="3D39A71B"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7CC9E0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Respondent:  …………………………………………………………</w:t>
            </w:r>
            <w:proofErr w:type="gramStart"/>
            <w:r w:rsidRPr="00267633">
              <w:rPr>
                <w:rFonts w:ascii="Arial Narrow" w:eastAsia="Calibri" w:hAnsi="Arial Narrow" w:cs="Times New Roman"/>
                <w:sz w:val="16"/>
                <w:szCs w:val="16"/>
                <w:lang w:val="en-US" w:eastAsia="zh-CN"/>
              </w:rPr>
              <w:t>…..</w:t>
            </w:r>
            <w:proofErr w:type="gramEnd"/>
          </w:p>
          <w:p w14:paraId="2FD88AD4"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tc>
      </w:tr>
      <w:tr w:rsidR="00AB46CB" w:rsidRPr="00267633" w14:paraId="58A40A00" w14:textId="77777777" w:rsidTr="00AB46CB">
        <w:trPr>
          <w:divId w:val="2116439976"/>
          <w:trHeight w:val="1732"/>
          <w:jc w:val="center"/>
        </w:trPr>
        <w:tc>
          <w:tcPr>
            <w:tcW w:w="11136" w:type="dxa"/>
            <w:gridSpan w:val="7"/>
            <w:shd w:val="clear" w:color="auto" w:fill="auto"/>
          </w:tcPr>
          <w:p w14:paraId="7D5BD3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6BFC745"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Court </w:t>
            </w:r>
            <w:proofErr w:type="gramStart"/>
            <w:r w:rsidRPr="00267633">
              <w:rPr>
                <w:rFonts w:ascii="Arial Narrow" w:eastAsia="Calibri" w:hAnsi="Arial Narrow" w:cs="Times New Roman"/>
                <w:sz w:val="16"/>
                <w:szCs w:val="16"/>
                <w:lang w:val="en-US" w:eastAsia="zh-CN"/>
              </w:rPr>
              <w:t>No .</w:t>
            </w:r>
            <w:proofErr w:type="gramEnd"/>
            <w:r w:rsidRPr="00267633">
              <w:rPr>
                <w:rFonts w:ascii="Arial Narrow" w:eastAsia="Calibri" w:hAnsi="Arial Narrow" w:cs="Times New Roman"/>
                <w:sz w:val="16"/>
                <w:szCs w:val="16"/>
                <w:lang w:val="en-US" w:eastAsia="zh-CN"/>
              </w:rPr>
              <w:t xml:space="preserve"> …………………………………………………………………..</w:t>
            </w:r>
          </w:p>
          <w:p w14:paraId="464C8F16"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021A23D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Hearing/Mention Date:    ………………………………………………</w:t>
            </w:r>
            <w:proofErr w:type="gramStart"/>
            <w:r w:rsidRPr="00267633">
              <w:rPr>
                <w:rFonts w:ascii="Arial Narrow" w:eastAsia="Calibri" w:hAnsi="Arial Narrow" w:cs="Times New Roman"/>
                <w:sz w:val="16"/>
                <w:szCs w:val="16"/>
                <w:lang w:val="en-US" w:eastAsia="zh-CN"/>
              </w:rPr>
              <w:t>…..</w:t>
            </w:r>
            <w:proofErr w:type="gramEnd"/>
          </w:p>
          <w:p w14:paraId="3FDE020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3011B0B"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Name of JO   ……………………………………………………………</w:t>
            </w:r>
            <w:proofErr w:type="gramStart"/>
            <w:r w:rsidRPr="00267633">
              <w:rPr>
                <w:rFonts w:ascii="Arial Narrow" w:eastAsia="Calibri" w:hAnsi="Arial Narrow" w:cs="Times New Roman"/>
                <w:sz w:val="16"/>
                <w:szCs w:val="16"/>
                <w:lang w:val="en-US" w:eastAsia="zh-CN"/>
              </w:rPr>
              <w:t>…..</w:t>
            </w:r>
            <w:proofErr w:type="gramEnd"/>
          </w:p>
          <w:p w14:paraId="1C774493"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268E6B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 Information:   ……………………….……………………………</w:t>
            </w:r>
            <w:proofErr w:type="gramStart"/>
            <w:r w:rsidRPr="00267633">
              <w:rPr>
                <w:rFonts w:ascii="Arial Narrow" w:eastAsia="Calibri" w:hAnsi="Arial Narrow" w:cs="Times New Roman"/>
                <w:sz w:val="16"/>
                <w:szCs w:val="16"/>
                <w:lang w:val="en-US" w:eastAsia="zh-CN"/>
              </w:rPr>
              <w:t>…..</w:t>
            </w:r>
            <w:proofErr w:type="gramEnd"/>
          </w:p>
          <w:p w14:paraId="40B0C5E0"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i/>
                <w:sz w:val="22"/>
                <w:szCs w:val="22"/>
                <w:lang w:val="en-US" w:eastAsia="zh-CN"/>
              </w:rPr>
            </w:pPr>
            <w:r w:rsidRPr="00267633">
              <w:rPr>
                <w:rFonts w:ascii="Arial Narrow" w:eastAsia="Calibri" w:hAnsi="Arial Narrow" w:cs="Times New Roman"/>
                <w:i/>
                <w:sz w:val="16"/>
                <w:szCs w:val="16"/>
                <w:lang w:val="en-US" w:eastAsia="zh-CN"/>
              </w:rPr>
              <w:t>(if any)</w:t>
            </w:r>
          </w:p>
        </w:tc>
      </w:tr>
      <w:tr w:rsidR="00AB46CB" w:rsidRPr="00267633" w14:paraId="5DD99F34" w14:textId="77777777" w:rsidTr="00AB46CB">
        <w:trPr>
          <w:divId w:val="2116439976"/>
          <w:trHeight w:val="2331"/>
          <w:jc w:val="center"/>
        </w:trPr>
        <w:tc>
          <w:tcPr>
            <w:tcW w:w="5568" w:type="dxa"/>
            <w:gridSpan w:val="3"/>
            <w:shd w:val="clear" w:color="auto" w:fill="auto"/>
          </w:tcPr>
          <w:p w14:paraId="28208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Type of Document (</w:t>
            </w:r>
            <w:proofErr w:type="gramStart"/>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 xml:space="preserve"> where</w:t>
            </w:r>
            <w:proofErr w:type="gramEnd"/>
            <w:r w:rsidRPr="00267633">
              <w:rPr>
                <w:rFonts w:ascii="Arial Narrow" w:eastAsia="Calibri" w:hAnsi="Arial Narrow" w:cs="Times New Roman"/>
                <w:i/>
                <w:iCs/>
                <w:sz w:val="16"/>
                <w:szCs w:val="16"/>
                <w:lang w:val="en-US" w:eastAsia="zh-CN"/>
              </w:rPr>
              <w:t xml:space="preserve"> applicable)</w:t>
            </w:r>
          </w:p>
          <w:p w14:paraId="026F4AF2"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Wingdings"/>
                <w:sz w:val="16"/>
                <w:szCs w:val="16"/>
                <w:lang w:val="en-US" w:eastAsia="zh-CN"/>
              </w:rPr>
            </w:pPr>
          </w:p>
          <w:p w14:paraId="029AC5FD" w14:textId="77777777" w:rsidR="00AB46CB" w:rsidRPr="00267633" w:rsidRDefault="00AB46CB" w:rsidP="006172E9">
            <w:pPr>
              <w:widowControl w:val="0"/>
              <w:numPr>
                <w:ilvl w:val="0"/>
                <w:numId w:val="101"/>
              </w:numPr>
              <w:autoSpaceDE w:val="0"/>
              <w:autoSpaceDN w:val="0"/>
              <w:adjustRightInd w:val="0"/>
              <w:spacing w:before="0" w:after="12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Complaint Form</w:t>
            </w:r>
          </w:p>
          <w:p w14:paraId="06AA248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Notes of Evidence: </w:t>
            </w:r>
            <w:r w:rsidRPr="00267633">
              <w:rPr>
                <w:rFonts w:ascii="Arial Narrow" w:eastAsia="Calibri" w:hAnsi="Arial Narrow" w:cs="Times New Roman"/>
                <w:sz w:val="16"/>
                <w:szCs w:val="16"/>
                <w:lang w:val="en-US" w:eastAsia="zh-CN"/>
              </w:rPr>
              <w:t>………………………………………………………</w:t>
            </w:r>
          </w:p>
          <w:p w14:paraId="484705B5" w14:textId="77777777" w:rsidR="00AB46CB" w:rsidRPr="00267633" w:rsidRDefault="00AB46CB" w:rsidP="00FE36E9">
            <w:pPr>
              <w:widowControl w:val="0"/>
              <w:tabs>
                <w:tab w:val="left" w:pos="1692"/>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 hearing dates)</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67B2C05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Court Order No: </w:t>
            </w:r>
            <w:r w:rsidRPr="00267633">
              <w:rPr>
                <w:rFonts w:ascii="Arial Narrow" w:eastAsia="Calibri" w:hAnsi="Arial Narrow" w:cs="Times New Roman"/>
                <w:sz w:val="16"/>
                <w:szCs w:val="16"/>
                <w:lang w:val="en-US" w:eastAsia="zh-CN"/>
              </w:rPr>
              <w:t>…………………………………………………………</w:t>
            </w:r>
          </w:p>
          <w:p w14:paraId="4F89B68D"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712D1D1B"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p>
          <w:p w14:paraId="6AC28580" w14:textId="77777777" w:rsidR="00AB46CB" w:rsidRPr="00267633" w:rsidRDefault="00AB46CB" w:rsidP="006172E9">
            <w:pPr>
              <w:widowControl w:val="0"/>
              <w:numPr>
                <w:ilvl w:val="0"/>
                <w:numId w:val="101"/>
              </w:numPr>
              <w:tabs>
                <w:tab w:val="left" w:pos="382"/>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t xml:space="preserve">Others     </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sz w:val="16"/>
                <w:szCs w:val="16"/>
                <w:lang w:val="en-US" w:eastAsia="zh-CN"/>
              </w:rPr>
              <w:t>…………………………………………………………</w:t>
            </w:r>
          </w:p>
          <w:p w14:paraId="43886088" w14:textId="77777777" w:rsidR="00AB46CB" w:rsidRPr="00267633" w:rsidRDefault="00AB46CB" w:rsidP="00FE36E9">
            <w:pPr>
              <w:widowControl w:val="0"/>
              <w:tabs>
                <w:tab w:val="left" w:pos="382"/>
                <w:tab w:val="left" w:pos="1658"/>
              </w:tabs>
              <w:autoSpaceDE w:val="0"/>
              <w:autoSpaceDN w:val="0"/>
              <w:adjustRightInd w:val="0"/>
              <w:spacing w:before="0" w:after="0" w:line="240" w:lineRule="auto"/>
              <w:ind w:left="459"/>
              <w:rPr>
                <w:rFonts w:ascii="Arial Narrow" w:eastAsia="Calibri" w:hAnsi="Arial Narrow" w:cs="Times New Roman"/>
                <w:i/>
                <w:iCs/>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p w14:paraId="61EC2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Cs/>
                <w:sz w:val="16"/>
                <w:szCs w:val="16"/>
                <w:lang w:val="en-US" w:eastAsia="zh-CN"/>
              </w:rPr>
            </w:pPr>
          </w:p>
          <w:p w14:paraId="3B28A2B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tc>
        <w:tc>
          <w:tcPr>
            <w:tcW w:w="5568" w:type="dxa"/>
            <w:gridSpan w:val="4"/>
            <w:shd w:val="clear" w:color="auto" w:fill="auto"/>
          </w:tcPr>
          <w:p w14:paraId="20F605C4"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1948032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highlight w:val="cyan"/>
                <w:lang w:val="en-US" w:eastAsia="zh-CN"/>
              </w:rPr>
            </w:pPr>
          </w:p>
          <w:p w14:paraId="7AADA59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p w14:paraId="72B58091"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Certified True Copy </w:t>
            </w:r>
          </w:p>
          <w:p w14:paraId="3812333C"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or </w:t>
            </w:r>
          </w:p>
          <w:p w14:paraId="2D4468AE"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Plain Copy</w:t>
            </w:r>
          </w:p>
          <w:p w14:paraId="3470938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iCs/>
                <w:sz w:val="16"/>
                <w:szCs w:val="16"/>
                <w:lang w:val="en-US" w:eastAsia="zh-CN"/>
              </w:rPr>
              <w:tab/>
            </w:r>
          </w:p>
        </w:tc>
      </w:tr>
      <w:tr w:rsidR="00AB46CB" w:rsidRPr="00267633" w14:paraId="7D49E237" w14:textId="77777777" w:rsidTr="00AB46CB">
        <w:trPr>
          <w:divId w:val="2116439976"/>
          <w:trHeight w:val="287"/>
          <w:jc w:val="center"/>
        </w:trPr>
        <w:tc>
          <w:tcPr>
            <w:tcW w:w="11136" w:type="dxa"/>
            <w:gridSpan w:val="7"/>
            <w:tcBorders>
              <w:bottom w:val="nil"/>
            </w:tcBorders>
          </w:tcPr>
          <w:p w14:paraId="00BD67F5" w14:textId="77777777" w:rsidR="00AB46CB" w:rsidRPr="00267633" w:rsidRDefault="00AB46CB" w:rsidP="00FE36E9">
            <w:pPr>
              <w:widowControl w:val="0"/>
              <w:autoSpaceDE w:val="0"/>
              <w:autoSpaceDN w:val="0"/>
              <w:adjustRightInd w:val="0"/>
              <w:spacing w:before="0" w:after="12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i/>
                <w:iCs/>
                <w:sz w:val="16"/>
                <w:szCs w:val="16"/>
                <w:lang w:val="en-US" w:eastAsia="zh-CN"/>
              </w:rPr>
              <w:t>Reasons For Application (</w:t>
            </w:r>
            <w:proofErr w:type="gramStart"/>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b/>
                <w:bCs/>
                <w:i/>
                <w:iCs/>
                <w:sz w:val="16"/>
                <w:szCs w:val="16"/>
                <w:lang w:val="en-US" w:eastAsia="zh-CN"/>
              </w:rPr>
              <w:t xml:space="preserve"> where</w:t>
            </w:r>
            <w:proofErr w:type="gramEnd"/>
            <w:r w:rsidRPr="00267633">
              <w:rPr>
                <w:rFonts w:ascii="Arial Narrow" w:eastAsia="Calibri" w:hAnsi="Arial Narrow" w:cs="Times New Roman"/>
                <w:b/>
                <w:bCs/>
                <w:i/>
                <w:iCs/>
                <w:sz w:val="16"/>
                <w:szCs w:val="16"/>
                <w:lang w:val="en-US" w:eastAsia="zh-CN"/>
              </w:rPr>
              <w:t xml:space="preserve"> applicable)</w:t>
            </w:r>
          </w:p>
        </w:tc>
      </w:tr>
      <w:tr w:rsidR="00AB46CB" w:rsidRPr="00267633" w14:paraId="75051EFD" w14:textId="77777777" w:rsidTr="00AB46CB">
        <w:trPr>
          <w:divId w:val="2116439976"/>
          <w:trHeight w:val="1197"/>
          <w:jc w:val="center"/>
        </w:trPr>
        <w:tc>
          <w:tcPr>
            <w:tcW w:w="5568" w:type="dxa"/>
            <w:gridSpan w:val="3"/>
            <w:tcBorders>
              <w:top w:val="nil"/>
              <w:right w:val="nil"/>
            </w:tcBorders>
          </w:tcPr>
          <w:p w14:paraId="16784B6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Misplaced Original Copy of the Order/Charge/Others </w:t>
            </w:r>
          </w:p>
          <w:p w14:paraId="1FF0566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622F6D8E"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508ACD02"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b/>
                <w:bCs/>
                <w:sz w:val="16"/>
                <w:szCs w:val="16"/>
                <w:lang w:val="en-US" w:eastAsia="zh-CN"/>
              </w:rPr>
            </w:pPr>
          </w:p>
          <w:p w14:paraId="77E79932"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For reference</w:t>
            </w:r>
          </w:p>
          <w:p w14:paraId="0AECFA5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5568" w:type="dxa"/>
            <w:gridSpan w:val="4"/>
            <w:tcBorders>
              <w:top w:val="nil"/>
              <w:left w:val="nil"/>
              <w:bottom w:val="nil"/>
            </w:tcBorders>
          </w:tcPr>
          <w:p w14:paraId="404CBA1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To seek legal advice/ representation</w:t>
            </w:r>
          </w:p>
          <w:p w14:paraId="5A8BE0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431FD29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36DF4366"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proofErr w:type="gramStart"/>
            <w:r w:rsidRPr="00267633">
              <w:rPr>
                <w:rFonts w:ascii="Arial Narrow" w:eastAsia="Calibri" w:hAnsi="Arial Narrow" w:cs="Times New Roman"/>
                <w:sz w:val="16"/>
                <w:szCs w:val="16"/>
                <w:lang w:val="en-US" w:eastAsia="zh-CN"/>
              </w:rPr>
              <w:t>Others :</w:t>
            </w:r>
            <w:proofErr w:type="gramEnd"/>
          </w:p>
          <w:p w14:paraId="2E2977A6"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07DFDBBF"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31FDE9F5" w14:textId="77777777" w:rsidR="00AB46CB" w:rsidRPr="00267633" w:rsidRDefault="00AB46CB" w:rsidP="00FE36E9">
            <w:pPr>
              <w:widowControl w:val="0"/>
              <w:tabs>
                <w:tab w:val="left" w:pos="416"/>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ab/>
              <w:t>(please specify)</w:t>
            </w:r>
          </w:p>
        </w:tc>
      </w:tr>
      <w:tr w:rsidR="00AB46CB" w:rsidRPr="00267633" w14:paraId="6DB47D7B" w14:textId="77777777" w:rsidTr="00AB46CB">
        <w:trPr>
          <w:divId w:val="2116439976"/>
          <w:trHeight w:val="2304"/>
          <w:jc w:val="center"/>
        </w:trPr>
        <w:tc>
          <w:tcPr>
            <w:tcW w:w="11136" w:type="dxa"/>
            <w:gridSpan w:val="7"/>
          </w:tcPr>
          <w:p w14:paraId="6082B895" w14:textId="77777777" w:rsidR="00AB46CB" w:rsidRPr="00267633" w:rsidRDefault="00AB46CB" w:rsidP="006172E9">
            <w:pPr>
              <w:widowControl w:val="0"/>
              <w:numPr>
                <w:ilvl w:val="0"/>
                <w:numId w:val="111"/>
              </w:numPr>
              <w:autoSpaceDE w:val="0"/>
              <w:autoSpaceDN w:val="0"/>
              <w:adjustRightInd w:val="0"/>
              <w:spacing w:before="60" w:after="60" w:line="240" w:lineRule="auto"/>
              <w:ind w:left="425" w:hanging="357"/>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understand that I am to pay the required fees for the above in accordance with the relevant rules or regulations, as applicable, upon submission of the application form. I also understand that the document(s) applied for can only be collected after the stipulated payment has been made. </w:t>
            </w:r>
          </w:p>
          <w:p w14:paraId="11F022E5"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the Court, upon approval of the application, will only release the document(s) applied for to parties named in the action or their solicitors. </w:t>
            </w:r>
            <w:r>
              <w:rPr>
                <w:rFonts w:ascii="Arial Narrow" w:eastAsia="Calibri" w:hAnsi="Arial Narrow" w:cs="Times New Roman"/>
                <w:sz w:val="16"/>
                <w:szCs w:val="16"/>
                <w:lang w:val="en-US" w:eastAsia="zh-CN"/>
              </w:rPr>
              <w:t>For proceedings under Vulnerable Adults Act, the documents may also be released to the applicant or a person who had filed a notice of objection or their solicitors.</w:t>
            </w:r>
          </w:p>
          <w:p w14:paraId="44775AD9"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my application will be deemed as lapsed if the document(s) applied for is/are not collected within 21 days from the date I am informed on the availability thereof. I also understand that I am required to provide a </w:t>
            </w:r>
            <w:r w:rsidRPr="00267633">
              <w:rPr>
                <w:rFonts w:ascii="Arial Narrow" w:eastAsia="Calibri" w:hAnsi="Arial Narrow" w:cs="Times New Roman"/>
                <w:b/>
                <w:bCs/>
                <w:sz w:val="16"/>
                <w:szCs w:val="16"/>
                <w:lang w:val="en-US" w:eastAsia="zh-CN"/>
              </w:rPr>
              <w:t xml:space="preserve">Letter of </w:t>
            </w:r>
            <w:proofErr w:type="spellStart"/>
            <w:r w:rsidRPr="00267633">
              <w:rPr>
                <w:rFonts w:ascii="Arial Narrow" w:eastAsia="Calibri" w:hAnsi="Arial Narrow" w:cs="Times New Roman"/>
                <w:b/>
                <w:bCs/>
                <w:sz w:val="16"/>
                <w:szCs w:val="16"/>
                <w:lang w:val="en-US" w:eastAsia="zh-CN"/>
              </w:rPr>
              <w:t>Authorisation</w:t>
            </w:r>
            <w:proofErr w:type="spellEnd"/>
            <w:r w:rsidRPr="00267633">
              <w:rPr>
                <w:rFonts w:ascii="Arial Narrow" w:eastAsia="Calibri" w:hAnsi="Arial Narrow" w:cs="Times New Roman"/>
                <w:sz w:val="16"/>
                <w:szCs w:val="16"/>
                <w:lang w:val="en-US" w:eastAsia="zh-CN"/>
              </w:rPr>
              <w:t xml:space="preserve"> for another person to collect the requested document(s) on my behalf if I am unable to collect them personally.</w:t>
            </w:r>
          </w:p>
          <w:p w14:paraId="31E4FE64"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16"/>
                <w:szCs w:val="16"/>
                <w:lang w:val="en-US" w:eastAsia="zh-CN"/>
              </w:rPr>
            </w:pPr>
          </w:p>
          <w:p w14:paraId="390007B6"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_______________________________</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_________________________</w:t>
            </w:r>
          </w:p>
          <w:p w14:paraId="5134B29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                Signature of Applicant</w:t>
            </w:r>
            <w:r w:rsidRPr="00267633">
              <w:rPr>
                <w:rFonts w:ascii="Arial Narrow" w:eastAsia="Calibri" w:hAnsi="Arial Narrow" w:cs="Times New Roman"/>
                <w:sz w:val="16"/>
                <w:szCs w:val="16"/>
                <w:lang w:val="en-US" w:eastAsia="zh-CN"/>
              </w:rPr>
              <w:tab/>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proofErr w:type="gramStart"/>
            <w:r w:rsidRPr="00267633">
              <w:rPr>
                <w:rFonts w:ascii="Arial Narrow" w:eastAsia="Calibri" w:hAnsi="Arial Narrow" w:cs="Times New Roman"/>
                <w:sz w:val="16"/>
                <w:szCs w:val="16"/>
                <w:lang w:val="en-US" w:eastAsia="zh-CN"/>
              </w:rPr>
              <w:tab/>
              <w:t xml:space="preserve">  Date</w:t>
            </w:r>
            <w:proofErr w:type="gramEnd"/>
          </w:p>
        </w:tc>
      </w:tr>
      <w:tr w:rsidR="00AB46CB" w:rsidRPr="00267633" w14:paraId="461AEF24" w14:textId="77777777" w:rsidTr="00AB46CB">
        <w:trPr>
          <w:divId w:val="2116439976"/>
          <w:trHeight w:val="152"/>
          <w:jc w:val="center"/>
        </w:trPr>
        <w:tc>
          <w:tcPr>
            <w:tcW w:w="11136" w:type="dxa"/>
            <w:gridSpan w:val="7"/>
            <w:shd w:val="clear" w:color="auto" w:fill="00B0F0"/>
          </w:tcPr>
          <w:p w14:paraId="403ED916" w14:textId="77777777" w:rsidR="00AB46CB" w:rsidRPr="00267633" w:rsidRDefault="00AB46CB" w:rsidP="00FE36E9">
            <w:pPr>
              <w:widowControl w:val="0"/>
              <w:autoSpaceDE w:val="0"/>
              <w:autoSpaceDN w:val="0"/>
              <w:adjustRightInd w:val="0"/>
              <w:spacing w:before="0" w:after="0" w:line="240" w:lineRule="auto"/>
              <w:jc w:val="center"/>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FOR OFFICIAL USE ONLY</w:t>
            </w:r>
          </w:p>
        </w:tc>
      </w:tr>
      <w:tr w:rsidR="00AB46CB" w:rsidRPr="00267633" w14:paraId="7C495ED1" w14:textId="77777777" w:rsidTr="00AB46CB">
        <w:trPr>
          <w:divId w:val="2116439976"/>
          <w:trHeight w:val="346"/>
          <w:jc w:val="center"/>
        </w:trPr>
        <w:tc>
          <w:tcPr>
            <w:tcW w:w="3670" w:type="dxa"/>
            <w:tcBorders>
              <w:bottom w:val="nil"/>
              <w:right w:val="nil"/>
            </w:tcBorders>
          </w:tcPr>
          <w:p w14:paraId="1255233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The application is:</w:t>
            </w:r>
          </w:p>
          <w:p w14:paraId="6735382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w w:val="96"/>
                <w:sz w:val="16"/>
                <w:szCs w:val="16"/>
                <w:lang w:val="en-US" w:eastAsia="zh-CN"/>
              </w:rPr>
              <w:t>(</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w w:val="96"/>
                <w:sz w:val="16"/>
                <w:szCs w:val="16"/>
                <w:lang w:val="en-US" w:eastAsia="zh-CN"/>
              </w:rPr>
              <w:t>where applicable)</w:t>
            </w:r>
          </w:p>
        </w:tc>
        <w:tc>
          <w:tcPr>
            <w:tcW w:w="2425" w:type="dxa"/>
            <w:gridSpan w:val="3"/>
            <w:tcBorders>
              <w:left w:val="nil"/>
              <w:bottom w:val="nil"/>
              <w:right w:val="nil"/>
            </w:tcBorders>
          </w:tcPr>
          <w:p w14:paraId="7FB8AA20"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Approved</w:t>
            </w:r>
          </w:p>
        </w:tc>
        <w:tc>
          <w:tcPr>
            <w:tcW w:w="5041" w:type="dxa"/>
            <w:gridSpan w:val="3"/>
            <w:tcBorders>
              <w:left w:val="nil"/>
              <w:bottom w:val="nil"/>
            </w:tcBorders>
          </w:tcPr>
          <w:p w14:paraId="6A638C07"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Not approved</w:t>
            </w:r>
          </w:p>
          <w:p w14:paraId="07FFD2DF" w14:textId="77777777" w:rsidR="00AB46CB" w:rsidRPr="00267633" w:rsidRDefault="00AB46CB" w:rsidP="00FE36E9">
            <w:pPr>
              <w:widowControl w:val="0"/>
              <w:tabs>
                <w:tab w:val="left" w:pos="459"/>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t>Reasons for rejection (where applicable):</w:t>
            </w:r>
          </w:p>
        </w:tc>
      </w:tr>
      <w:tr w:rsidR="00AB46CB" w:rsidRPr="00267633" w14:paraId="5A7ADC60" w14:textId="77777777" w:rsidTr="00AB46CB">
        <w:trPr>
          <w:divId w:val="2116439976"/>
          <w:trHeight w:val="618"/>
          <w:jc w:val="center"/>
        </w:trPr>
        <w:tc>
          <w:tcPr>
            <w:tcW w:w="5525" w:type="dxa"/>
            <w:gridSpan w:val="2"/>
            <w:tcBorders>
              <w:top w:val="nil"/>
              <w:right w:val="nil"/>
            </w:tcBorders>
          </w:tcPr>
          <w:p w14:paraId="25C785C4"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p>
          <w:p w14:paraId="72638432"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r w:rsidRPr="00267633">
              <w:rPr>
                <w:rFonts w:ascii="Arial Narrow" w:eastAsia="Calibri" w:hAnsi="Arial Narrow" w:cs="Times New Roman"/>
                <w:bCs/>
                <w:i/>
                <w:sz w:val="16"/>
                <w:szCs w:val="16"/>
                <w:lang w:val="en-US" w:eastAsia="zh-CN"/>
              </w:rPr>
              <w:t>________________________________________________________________</w:t>
            </w:r>
          </w:p>
          <w:p w14:paraId="6ED363C1"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Cs/>
                <w:i/>
                <w:sz w:val="16"/>
                <w:szCs w:val="16"/>
                <w:lang w:val="en-US" w:eastAsia="zh-CN"/>
              </w:rPr>
              <w:t xml:space="preserve">Name and Signature of Judicial Officer / </w:t>
            </w:r>
            <w:proofErr w:type="spellStart"/>
            <w:r w:rsidRPr="00267633">
              <w:rPr>
                <w:rFonts w:ascii="Arial Narrow" w:eastAsia="Calibri" w:hAnsi="Arial Narrow" w:cs="Times New Roman"/>
                <w:bCs/>
                <w:i/>
                <w:sz w:val="16"/>
                <w:szCs w:val="16"/>
                <w:lang w:val="en-US" w:eastAsia="zh-CN"/>
              </w:rPr>
              <w:t>Authorised</w:t>
            </w:r>
            <w:proofErr w:type="spellEnd"/>
            <w:r w:rsidRPr="00267633">
              <w:rPr>
                <w:rFonts w:ascii="Arial Narrow" w:eastAsia="Calibri" w:hAnsi="Arial Narrow" w:cs="Times New Roman"/>
                <w:bCs/>
                <w:i/>
                <w:sz w:val="16"/>
                <w:szCs w:val="16"/>
                <w:lang w:val="en-US" w:eastAsia="zh-CN"/>
              </w:rPr>
              <w:t xml:space="preserve"> Officer</w:t>
            </w:r>
          </w:p>
        </w:tc>
        <w:tc>
          <w:tcPr>
            <w:tcW w:w="5611" w:type="dxa"/>
            <w:gridSpan w:val="5"/>
            <w:tcBorders>
              <w:top w:val="nil"/>
              <w:left w:val="nil"/>
            </w:tcBorders>
          </w:tcPr>
          <w:p w14:paraId="3EA6CB0A" w14:textId="77777777" w:rsidR="00AB46CB" w:rsidRPr="00267633" w:rsidRDefault="00AB46CB" w:rsidP="00FE36E9">
            <w:pPr>
              <w:widowControl w:val="0"/>
              <w:tabs>
                <w:tab w:val="left" w:pos="1026"/>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r>
          </w:p>
          <w:p w14:paraId="1FC8161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A03AFC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r>
      <w:tr w:rsidR="00AB46CB" w:rsidRPr="00267633" w14:paraId="5CFC86FD" w14:textId="77777777" w:rsidTr="00AB46CB">
        <w:trPr>
          <w:divId w:val="2116439976"/>
          <w:trHeight w:val="405"/>
          <w:jc w:val="center"/>
        </w:trPr>
        <w:tc>
          <w:tcPr>
            <w:tcW w:w="5525" w:type="dxa"/>
            <w:gridSpan w:val="2"/>
            <w:tcBorders>
              <w:bottom w:val="nil"/>
            </w:tcBorders>
          </w:tcPr>
          <w:p w14:paraId="3665377A"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p w14:paraId="640E0CAC"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Total Fees </w:t>
            </w:r>
            <w:proofErr w:type="gramStart"/>
            <w:r w:rsidRPr="00267633">
              <w:rPr>
                <w:rFonts w:ascii="Arial Narrow" w:eastAsia="Calibri" w:hAnsi="Arial Narrow" w:cs="Times New Roman"/>
                <w:bCs/>
                <w:sz w:val="16"/>
                <w:szCs w:val="16"/>
                <w:lang w:val="en-US" w:eastAsia="zh-CN"/>
              </w:rPr>
              <w:t>payable :</w:t>
            </w:r>
            <w:proofErr w:type="gramEnd"/>
            <w:r w:rsidRPr="00267633">
              <w:rPr>
                <w:rFonts w:ascii="Arial Narrow" w:eastAsia="Calibri" w:hAnsi="Arial Narrow" w:cs="Times New Roman"/>
                <w:bCs/>
                <w:sz w:val="16"/>
                <w:szCs w:val="16"/>
                <w:lang w:val="en-US" w:eastAsia="zh-CN"/>
              </w:rPr>
              <w:t xml:space="preserve"> _________________________________________________</w:t>
            </w:r>
          </w:p>
          <w:p w14:paraId="0A091C0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2805" w:type="dxa"/>
            <w:gridSpan w:val="3"/>
          </w:tcPr>
          <w:p w14:paraId="1A84B71F"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documents collected:</w:t>
            </w:r>
          </w:p>
        </w:tc>
        <w:tc>
          <w:tcPr>
            <w:tcW w:w="2806" w:type="dxa"/>
            <w:gridSpan w:val="2"/>
          </w:tcPr>
          <w:p w14:paraId="7071E8C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Pages:</w:t>
            </w:r>
          </w:p>
        </w:tc>
      </w:tr>
      <w:tr w:rsidR="00AB46CB" w:rsidRPr="00267633" w14:paraId="7C660793" w14:textId="77777777" w:rsidTr="00AB46CB">
        <w:trPr>
          <w:divId w:val="2116439976"/>
          <w:trHeight w:val="190"/>
          <w:jc w:val="center"/>
        </w:trPr>
        <w:tc>
          <w:tcPr>
            <w:tcW w:w="5525" w:type="dxa"/>
            <w:gridSpan w:val="2"/>
            <w:tcBorders>
              <w:top w:val="nil"/>
              <w:bottom w:val="nil"/>
            </w:tcBorders>
          </w:tcPr>
          <w:p w14:paraId="5ED3909E"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Paid on: ____________________ Receipt No: _____________________________</w:t>
            </w:r>
          </w:p>
        </w:tc>
        <w:tc>
          <w:tcPr>
            <w:tcW w:w="5611" w:type="dxa"/>
            <w:gridSpan w:val="5"/>
            <w:tcBorders>
              <w:bottom w:val="nil"/>
            </w:tcBorders>
          </w:tcPr>
          <w:p w14:paraId="755FEF2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Document(s) collected by: </w:t>
            </w:r>
          </w:p>
        </w:tc>
      </w:tr>
      <w:tr w:rsidR="00AB46CB" w:rsidRPr="00267633" w14:paraId="46D09FF0" w14:textId="77777777" w:rsidTr="00AB46CB">
        <w:trPr>
          <w:divId w:val="2116439976"/>
          <w:trHeight w:val="471"/>
          <w:jc w:val="center"/>
        </w:trPr>
        <w:tc>
          <w:tcPr>
            <w:tcW w:w="5525" w:type="dxa"/>
            <w:gridSpan w:val="2"/>
            <w:tcBorders>
              <w:top w:val="nil"/>
            </w:tcBorders>
          </w:tcPr>
          <w:p w14:paraId="713D87F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5611" w:type="dxa"/>
            <w:gridSpan w:val="5"/>
            <w:tcBorders>
              <w:top w:val="nil"/>
            </w:tcBorders>
          </w:tcPr>
          <w:p w14:paraId="6095E86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Name &amp; Signature of Collector </w:t>
            </w:r>
          </w:p>
          <w:p w14:paraId="72023B0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NRIC/Passport/ FIN No:</w:t>
            </w:r>
          </w:p>
          <w:p w14:paraId="5A9FFD9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Date:</w:t>
            </w:r>
          </w:p>
        </w:tc>
      </w:tr>
    </w:tbl>
    <w:p w14:paraId="4C948D5C" w14:textId="77777777" w:rsidR="00AB46CB" w:rsidRPr="00267633" w:rsidRDefault="00AB46CB" w:rsidP="00AB46CB">
      <w:pPr>
        <w:widowControl w:val="0"/>
        <w:autoSpaceDE w:val="0"/>
        <w:autoSpaceDN w:val="0"/>
        <w:adjustRightInd w:val="0"/>
        <w:spacing w:before="0" w:after="0" w:line="240" w:lineRule="auto"/>
        <w:ind w:left="142" w:right="141"/>
        <w:divId w:val="2116439976"/>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Page 1 of 2</w:t>
      </w:r>
    </w:p>
    <w:p w14:paraId="79FFCDB9" w14:textId="77777777" w:rsidR="00AB46CB" w:rsidRPr="00267633" w:rsidRDefault="00AB46CB" w:rsidP="00AB46CB">
      <w:pPr>
        <w:widowControl w:val="0"/>
        <w:autoSpaceDE w:val="0"/>
        <w:autoSpaceDN w:val="0"/>
        <w:adjustRightInd w:val="0"/>
        <w:spacing w:before="0" w:after="0" w:line="240" w:lineRule="auto"/>
        <w:divId w:val="2116439976"/>
        <w:rPr>
          <w:rFonts w:ascii="Arial Narrow" w:eastAsia="Calibri" w:hAnsi="Arial Narrow" w:cs="Times New Roman"/>
          <w:b/>
          <w:bCs/>
          <w:sz w:val="16"/>
          <w:szCs w:val="16"/>
          <w:lang w:val="en-US" w:eastAsia="zh-CN"/>
        </w:rPr>
      </w:pPr>
    </w:p>
    <w:p w14:paraId="65842119"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p>
    <w:p w14:paraId="18F6B5B1"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Collection Time: Mondays to Fridays – 9.00 am to 1:00pm &amp; 2.00pm to 5.00pm</w:t>
      </w:r>
    </w:p>
    <w:p w14:paraId="4BA51992" w14:textId="77777777" w:rsidR="00AB46CB" w:rsidRPr="00267633" w:rsidRDefault="00AB46CB" w:rsidP="00AB46CB">
      <w:pPr>
        <w:widowControl w:val="0"/>
        <w:autoSpaceDE w:val="0"/>
        <w:autoSpaceDN w:val="0"/>
        <w:adjustRightInd w:val="0"/>
        <w:spacing w:before="0" w:after="0" w:line="240" w:lineRule="auto"/>
        <w:ind w:right="141"/>
        <w:divId w:val="2116439976"/>
        <w:rPr>
          <w:rFonts w:ascii="Arial Narrow" w:eastAsia="Calibri" w:hAnsi="Arial Narrow" w:cs="Times New Roman"/>
          <w:b/>
          <w:bCs/>
          <w:sz w:val="20"/>
          <w:szCs w:val="20"/>
          <w:lang w:val="en-US" w:eastAsia="zh-CN"/>
        </w:rPr>
      </w:pPr>
    </w:p>
    <w:p w14:paraId="17D2E0D1"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1.</w:t>
      </w:r>
      <w:r w:rsidRPr="00267633">
        <w:rPr>
          <w:rFonts w:ascii="Arial Narrow" w:eastAsia="Calibri" w:hAnsi="Arial Narrow" w:cs="Times New Roman"/>
          <w:sz w:val="20"/>
          <w:szCs w:val="20"/>
          <w:lang w:val="en-US" w:eastAsia="zh-CN"/>
        </w:rPr>
        <w:tab/>
        <w:t>All requests for copies of the records of any court proceedings are subject to the approval of the court.</w:t>
      </w:r>
    </w:p>
    <w:p w14:paraId="10075F3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142" w:right="141"/>
        <w:jc w:val="both"/>
        <w:divId w:val="2116439976"/>
        <w:rPr>
          <w:rFonts w:ascii="Arial Narrow" w:eastAsia="Calibri" w:hAnsi="Arial Narrow" w:cs="Times New Roman"/>
          <w:sz w:val="20"/>
          <w:szCs w:val="20"/>
          <w:lang w:val="en-US" w:eastAsia="zh-CN"/>
        </w:rPr>
      </w:pPr>
    </w:p>
    <w:p w14:paraId="05DB5CD4"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2.</w:t>
      </w:r>
      <w:r w:rsidRPr="00267633">
        <w:rPr>
          <w:rFonts w:ascii="Arial Narrow" w:eastAsia="Calibri" w:hAnsi="Arial Narrow" w:cs="Times New Roman"/>
          <w:sz w:val="20"/>
          <w:szCs w:val="20"/>
          <w:lang w:val="en-US" w:eastAsia="zh-CN"/>
        </w:rPr>
        <w:tab/>
        <w:t xml:space="preserve">Once the request has been approved and the applicant has been informed on the availability of the requested document(s) and the cost (where applicable), the said documents will be available for collection for a period of 21 days. Any document(s) not collected within the stipulated period will be destroyed and a fresh request must be submitted thereafter if the applicant still requires the document(s). </w:t>
      </w:r>
    </w:p>
    <w:p w14:paraId="4B84E0D2"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43B1ADC8"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3.</w:t>
      </w:r>
      <w:r w:rsidRPr="00267633">
        <w:rPr>
          <w:rFonts w:ascii="Arial Narrow" w:eastAsia="Calibri" w:hAnsi="Arial Narrow" w:cs="Times New Roman"/>
          <w:sz w:val="20"/>
          <w:szCs w:val="20"/>
          <w:lang w:val="en-US" w:eastAsia="zh-CN"/>
        </w:rPr>
        <w:tab/>
        <w:t xml:space="preserve">An application for copies of the records of any criminal proceedings will only be processed after the stipulated payment has been made. </w:t>
      </w:r>
    </w:p>
    <w:p w14:paraId="1264B52A"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3C86C820" w14:textId="77777777" w:rsidR="00AB46CB" w:rsidRPr="00267633" w:rsidRDefault="00AB46CB" w:rsidP="00AB46CB">
      <w:pPr>
        <w:widowControl w:val="0"/>
        <w:tabs>
          <w:tab w:val="left" w:pos="426"/>
        </w:tabs>
        <w:autoSpaceDE w:val="0"/>
        <w:autoSpaceDN w:val="0"/>
        <w:adjustRightInd w:val="0"/>
        <w:spacing w:before="0" w:after="0" w:line="253" w:lineRule="exact"/>
        <w:ind w:left="426" w:right="141" w:hanging="284"/>
        <w:divId w:val="2116439976"/>
        <w:rPr>
          <w:rFonts w:ascii="Arial Narrow" w:eastAsia="Calibri" w:hAnsi="Arial Narrow" w:cs="Times New Roman"/>
          <w:sz w:val="20"/>
          <w:szCs w:val="20"/>
          <w:lang w:val="en-US" w:eastAsia="zh-CN"/>
        </w:rPr>
      </w:pPr>
    </w:p>
    <w:p w14:paraId="19B8527D" w14:textId="77777777" w:rsidR="00AB46CB" w:rsidRPr="00267633" w:rsidRDefault="00AB46CB" w:rsidP="00AB46CB">
      <w:pPr>
        <w:widowControl w:val="0"/>
        <w:tabs>
          <w:tab w:val="left" w:pos="426"/>
        </w:tabs>
        <w:autoSpaceDE w:val="0"/>
        <w:autoSpaceDN w:val="0"/>
        <w:adjustRightInd w:val="0"/>
        <w:spacing w:before="0" w:after="0" w:line="239"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Prescribed Fees</w:t>
      </w:r>
    </w:p>
    <w:p w14:paraId="4F41373D" w14:textId="77777777" w:rsidR="00AB46CB" w:rsidRPr="00267633" w:rsidRDefault="00AB46CB" w:rsidP="00AB46CB">
      <w:pPr>
        <w:widowControl w:val="0"/>
        <w:tabs>
          <w:tab w:val="left" w:pos="426"/>
        </w:tabs>
        <w:autoSpaceDE w:val="0"/>
        <w:autoSpaceDN w:val="0"/>
        <w:adjustRightInd w:val="0"/>
        <w:spacing w:before="0" w:after="0" w:line="299" w:lineRule="exact"/>
        <w:ind w:left="426" w:right="141" w:hanging="284"/>
        <w:divId w:val="2116439976"/>
        <w:rPr>
          <w:rFonts w:ascii="Arial Narrow" w:eastAsia="Calibri" w:hAnsi="Arial Narrow" w:cs="Times New Roman"/>
          <w:sz w:val="20"/>
          <w:szCs w:val="20"/>
          <w:lang w:val="en-US" w:eastAsia="zh-CN"/>
        </w:rPr>
      </w:pPr>
    </w:p>
    <w:p w14:paraId="13F0F0FC"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4.</w:t>
      </w:r>
      <w:r w:rsidRPr="00267633">
        <w:rPr>
          <w:rFonts w:ascii="Arial Narrow" w:eastAsia="Calibri" w:hAnsi="Arial Narrow" w:cs="Times New Roman"/>
          <w:sz w:val="20"/>
          <w:szCs w:val="20"/>
          <w:lang w:val="en-US" w:eastAsia="zh-CN"/>
        </w:rPr>
        <w:tab/>
        <w:t>The fees payable are as follows:</w:t>
      </w:r>
    </w:p>
    <w:p w14:paraId="1D59B483"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tbl>
      <w:tblPr>
        <w:tblW w:w="4719"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12"/>
        <w:gridCol w:w="3801"/>
        <w:gridCol w:w="3549"/>
      </w:tblGrid>
      <w:tr w:rsidR="00AB46CB" w:rsidRPr="00267633" w14:paraId="45908304" w14:textId="77777777" w:rsidTr="00AB46CB">
        <w:trPr>
          <w:divId w:val="2116439976"/>
        </w:trPr>
        <w:tc>
          <w:tcPr>
            <w:tcW w:w="1585" w:type="pct"/>
          </w:tcPr>
          <w:p w14:paraId="156ECB93"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Document Type</w:t>
            </w:r>
          </w:p>
        </w:tc>
        <w:tc>
          <w:tcPr>
            <w:tcW w:w="1766" w:type="pct"/>
          </w:tcPr>
          <w:p w14:paraId="568492E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Fee Amount</w:t>
            </w:r>
          </w:p>
        </w:tc>
        <w:tc>
          <w:tcPr>
            <w:tcW w:w="1649" w:type="pct"/>
          </w:tcPr>
          <w:p w14:paraId="3704933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Remarks</w:t>
            </w:r>
          </w:p>
        </w:tc>
      </w:tr>
      <w:tr w:rsidR="00AB46CB" w:rsidRPr="00267633" w14:paraId="74C172C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53FF08B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Complaint Form</w:t>
            </w:r>
          </w:p>
        </w:tc>
        <w:tc>
          <w:tcPr>
            <w:tcW w:w="1766" w:type="pct"/>
            <w:tcBorders>
              <w:top w:val="single" w:sz="4" w:space="0" w:color="auto"/>
              <w:left w:val="single" w:sz="4" w:space="0" w:color="auto"/>
              <w:bottom w:val="single" w:sz="4" w:space="0" w:color="auto"/>
              <w:right w:val="single" w:sz="4" w:space="0" w:color="auto"/>
            </w:tcBorders>
            <w:hideMark/>
          </w:tcPr>
          <w:p w14:paraId="79FE53A1"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2CDB510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Payable upon Application</w:t>
            </w:r>
          </w:p>
        </w:tc>
      </w:tr>
      <w:tr w:rsidR="00AB46CB" w:rsidRPr="00267633" w14:paraId="1875CC0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3C5E382E" w14:textId="77777777" w:rsidR="00AB46CB" w:rsidRPr="00AE0ECF" w:rsidRDefault="00AB46CB" w:rsidP="00FE36E9">
            <w:pPr>
              <w:spacing w:before="0" w:after="0" w:line="240" w:lineRule="auto"/>
              <w:jc w:val="both"/>
              <w:rPr>
                <w:rFonts w:ascii="Arial Narrow" w:eastAsia="Calibri" w:hAnsi="Arial Narrow" w:cs="Times New Roman"/>
                <w:sz w:val="20"/>
                <w:szCs w:val="20"/>
                <w:lang w:eastAsia="zh-CN"/>
              </w:rPr>
            </w:pPr>
            <w:r w:rsidRPr="00AE0ECF">
              <w:rPr>
                <w:rFonts w:ascii="Arial Narrow" w:eastAsia="Calibri" w:hAnsi="Arial Narrow" w:cs="Times New Roman"/>
                <w:sz w:val="20"/>
                <w:szCs w:val="20"/>
                <w:lang w:val="en-US" w:eastAsia="zh-CN"/>
              </w:rPr>
              <w:t>Notes of Evidence &amp; other documents for</w:t>
            </w:r>
            <w:r>
              <w:rPr>
                <w:rFonts w:ascii="Arial Narrow" w:eastAsia="Calibri" w:hAnsi="Arial Narrow" w:cs="Times New Roman"/>
                <w:sz w:val="20"/>
                <w:szCs w:val="20"/>
                <w:lang w:val="en-US" w:eastAsia="zh-CN"/>
              </w:rPr>
              <w:t xml:space="preserve"> maintenance (MSS), family violence (SS) and Vulnerable Adults Act 2018 (VAA)</w:t>
            </w:r>
            <w:r w:rsidRPr="00AE0ECF">
              <w:rPr>
                <w:rFonts w:ascii="Arial Narrow" w:eastAsia="Calibri" w:hAnsi="Arial Narrow" w:cs="Times New Roman"/>
                <w:sz w:val="20"/>
                <w:szCs w:val="20"/>
                <w:lang w:val="en-US" w:eastAsia="zh-CN"/>
              </w:rPr>
              <w:t xml:space="preserve"> Proceedings in non-appeal cases</w:t>
            </w:r>
            <w:r w:rsidRPr="00AE0ECF">
              <w:rPr>
                <w:rFonts w:ascii="Arial Narrow" w:eastAsia="Calibri" w:hAnsi="Arial Narrow" w:cs="Times New Roman"/>
                <w:sz w:val="20"/>
                <w:szCs w:val="20"/>
                <w:lang w:eastAsia="zh-CN"/>
              </w:rPr>
              <w:t xml:space="preserve"> </w:t>
            </w:r>
          </w:p>
          <w:p w14:paraId="059E138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p>
        </w:tc>
        <w:tc>
          <w:tcPr>
            <w:tcW w:w="1766" w:type="pct"/>
            <w:tcBorders>
              <w:top w:val="single" w:sz="4" w:space="0" w:color="auto"/>
              <w:left w:val="single" w:sz="4" w:space="0" w:color="auto"/>
              <w:bottom w:val="single" w:sz="4" w:space="0" w:color="auto"/>
              <w:right w:val="single" w:sz="4" w:space="0" w:color="auto"/>
            </w:tcBorders>
            <w:hideMark/>
          </w:tcPr>
          <w:p w14:paraId="1C60F612"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4ECCCEF4"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Minimum of $15 (per document) payable upon Application</w:t>
            </w:r>
          </w:p>
          <w:p w14:paraId="222C4C3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w:t>
            </w:r>
            <w:r w:rsidRPr="00267633">
              <w:rPr>
                <w:rFonts w:ascii="Arial Narrow" w:eastAsia="Calibri" w:hAnsi="Arial Narrow" w:cs="Times New Roman"/>
                <w:i/>
                <w:iCs/>
                <w:sz w:val="20"/>
                <w:szCs w:val="20"/>
                <w:lang w:val="en-US" w:eastAsia="zh-CN"/>
              </w:rPr>
              <w:t>Any additional amount (based on number of pages) may be payable before collection of the document(s).</w:t>
            </w:r>
          </w:p>
        </w:tc>
      </w:tr>
      <w:tr w:rsidR="00AB46CB" w:rsidRPr="00267633" w14:paraId="7501E30F"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7A21ED4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eastAsia="Calibri" w:hAnsi="Arial Narrow" w:cs="Calibri"/>
                <w:sz w:val="20"/>
                <w:szCs w:val="20"/>
                <w:lang w:val="en-US" w:eastAsia="zh-CN"/>
              </w:rPr>
              <w:t>For judgement orders (plain copies) for MSS</w:t>
            </w:r>
            <w:r>
              <w:rPr>
                <w:rFonts w:ascii="Arial Narrow" w:eastAsia="Calibri" w:hAnsi="Arial Narrow" w:cs="Calibri"/>
                <w:sz w:val="20"/>
                <w:szCs w:val="20"/>
                <w:lang w:val="en-US" w:eastAsia="zh-CN"/>
              </w:rPr>
              <w:t xml:space="preserve">, </w:t>
            </w:r>
            <w:r w:rsidRPr="00490066">
              <w:rPr>
                <w:rFonts w:ascii="Arial Narrow" w:eastAsia="Calibri" w:hAnsi="Arial Narrow" w:cs="Calibri"/>
                <w:sz w:val="20"/>
                <w:szCs w:val="20"/>
                <w:lang w:val="en-US" w:eastAsia="zh-CN"/>
              </w:rPr>
              <w:t xml:space="preserve">SS </w:t>
            </w:r>
            <w:r>
              <w:rPr>
                <w:rFonts w:ascii="Arial Narrow" w:eastAsia="Calibri" w:hAnsi="Arial Narrow" w:cs="Calibri"/>
                <w:sz w:val="20"/>
                <w:szCs w:val="20"/>
                <w:lang w:val="en-US" w:eastAsia="zh-CN"/>
              </w:rPr>
              <w:t xml:space="preserve">and VAA </w:t>
            </w:r>
            <w:r w:rsidRPr="00490066">
              <w:rPr>
                <w:rFonts w:ascii="Arial Narrow" w:eastAsia="Calibri" w:hAnsi="Arial Narrow" w:cs="Calibri"/>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hideMark/>
          </w:tcPr>
          <w:p w14:paraId="0298C5D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hAnsi="Arial Narrow"/>
                <w:sz w:val="20"/>
                <w:szCs w:val="20"/>
                <w:lang w:val="en-US" w:eastAsia="zh-CN"/>
              </w:rPr>
              <w:t>$</w:t>
            </w:r>
            <w:r>
              <w:rPr>
                <w:rFonts w:ascii="Arial Narrow" w:hAnsi="Arial Narrow"/>
                <w:sz w:val="20"/>
                <w:szCs w:val="20"/>
                <w:lang w:val="en-US" w:eastAsia="zh-CN"/>
              </w:rPr>
              <w:t>5 plus $0.15 per page</w:t>
            </w:r>
          </w:p>
        </w:tc>
        <w:tc>
          <w:tcPr>
            <w:tcW w:w="1649" w:type="pct"/>
            <w:tcBorders>
              <w:top w:val="single" w:sz="4" w:space="0" w:color="auto"/>
              <w:left w:val="single" w:sz="4" w:space="0" w:color="auto"/>
              <w:bottom w:val="single" w:sz="4" w:space="0" w:color="auto"/>
              <w:right w:val="single" w:sz="4" w:space="0" w:color="auto"/>
            </w:tcBorders>
            <w:hideMark/>
          </w:tcPr>
          <w:p w14:paraId="39EA8520" w14:textId="77777777" w:rsidR="00AB46CB" w:rsidRPr="00490066"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3FCF845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4709D66"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for CPO and BPC Proceedings in Youth Courts in non-appeal cases</w:t>
            </w:r>
          </w:p>
        </w:tc>
        <w:tc>
          <w:tcPr>
            <w:tcW w:w="1766" w:type="pct"/>
            <w:tcBorders>
              <w:top w:val="single" w:sz="4" w:space="0" w:color="auto"/>
              <w:left w:val="single" w:sz="4" w:space="0" w:color="auto"/>
              <w:bottom w:val="single" w:sz="4" w:space="0" w:color="auto"/>
              <w:right w:val="single" w:sz="4" w:space="0" w:color="auto"/>
            </w:tcBorders>
          </w:tcPr>
          <w:p w14:paraId="4F53421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plus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tcPr>
          <w:p w14:paraId="481A9B95"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18938F7B"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1713BB1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(certified true copies) for MSS</w:t>
            </w:r>
            <w:r>
              <w:rPr>
                <w:rFonts w:ascii="Arial Narrow" w:eastAsia="Calibri" w:hAnsi="Arial Narrow" w:cs="Times New Roman"/>
                <w:sz w:val="20"/>
                <w:szCs w:val="20"/>
                <w:lang w:val="en-US" w:eastAsia="zh-CN"/>
              </w:rPr>
              <w:t xml:space="preserve">, </w:t>
            </w:r>
            <w:r w:rsidRPr="00267633">
              <w:rPr>
                <w:rFonts w:ascii="Arial Narrow" w:eastAsia="Calibri" w:hAnsi="Arial Narrow" w:cs="Times New Roman"/>
                <w:sz w:val="20"/>
                <w:szCs w:val="20"/>
                <w:lang w:val="en-US" w:eastAsia="zh-CN"/>
              </w:rPr>
              <w:t xml:space="preserve">SS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6AFD4CE0"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27B2051"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7C06233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FF4232B"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For judgment orders (certified true copies) for MSS</w:t>
            </w:r>
            <w:r>
              <w:rPr>
                <w:rFonts w:ascii="Arial Narrow" w:eastAsia="Calibri" w:hAnsi="Arial Narrow" w:cs="Times New Roman"/>
                <w:sz w:val="20"/>
                <w:szCs w:val="20"/>
                <w:lang w:val="en-US" w:eastAsia="zh-CN"/>
              </w:rPr>
              <w:t>, SS</w:t>
            </w:r>
            <w:r w:rsidRPr="00267633">
              <w:rPr>
                <w:rFonts w:ascii="Arial Narrow" w:eastAsia="Calibri" w:hAnsi="Arial Narrow" w:cs="Times New Roman"/>
                <w:sz w:val="20"/>
                <w:szCs w:val="20"/>
                <w:lang w:val="en-US" w:eastAsia="zh-CN"/>
              </w:rPr>
              <w:t xml:space="preserve">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03F61F63"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41EC8B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bl>
    <w:p w14:paraId="1280D011"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72BAD7BE"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4F37D60"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C1D8E57"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Refund of Fees Paid</w:t>
      </w:r>
    </w:p>
    <w:p w14:paraId="64EA578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0D2BB6AD" w14:textId="77777777" w:rsidR="00AB46CB" w:rsidRPr="00267633" w:rsidRDefault="00AB46CB" w:rsidP="00AB46CB">
      <w:pPr>
        <w:spacing w:before="0" w:after="0" w:line="240" w:lineRule="auto"/>
        <w:ind w:left="851" w:right="425"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w:t>
      </w:r>
      <w:r w:rsidRPr="00267633">
        <w:rPr>
          <w:rFonts w:ascii="Arial Narrow" w:eastAsia="Calibri" w:hAnsi="Arial Narrow" w:cs="Times New Roman"/>
          <w:sz w:val="20"/>
          <w:szCs w:val="20"/>
          <w:lang w:val="en-US" w:eastAsia="zh-CN"/>
        </w:rPr>
        <w:tab/>
        <w:t xml:space="preserve">The applicant must furnish the photocopies of the applicant’s NRIC or Passport. </w:t>
      </w:r>
    </w:p>
    <w:p w14:paraId="610BB0E9"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188EBEFA"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Payment Modes</w:t>
      </w:r>
    </w:p>
    <w:p w14:paraId="3741389D"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5C25B6ED"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6.</w:t>
      </w:r>
      <w:r w:rsidRPr="00267633">
        <w:rPr>
          <w:rFonts w:ascii="Arial Narrow" w:eastAsia="Calibri" w:hAnsi="Arial Narrow" w:cs="Times New Roman"/>
          <w:sz w:val="20"/>
          <w:szCs w:val="20"/>
          <w:lang w:val="en-US" w:eastAsia="zh-CN"/>
        </w:rPr>
        <w:tab/>
        <w:t>Local Applicants:</w:t>
      </w:r>
      <w:r w:rsidRPr="00267633">
        <w:rPr>
          <w:rFonts w:ascii="Arial Narrow" w:eastAsia="Calibri" w:hAnsi="Arial Narrow" w:cs="Times New Roman"/>
          <w:sz w:val="20"/>
          <w:szCs w:val="20"/>
          <w:lang w:val="en-US" w:eastAsia="zh-CN"/>
        </w:rPr>
        <w:tab/>
        <w:t xml:space="preserve">Cash, NETS or </w:t>
      </w:r>
      <w:proofErr w:type="spellStart"/>
      <w:r w:rsidRPr="00267633">
        <w:rPr>
          <w:rFonts w:ascii="Arial Narrow" w:eastAsia="Calibri" w:hAnsi="Arial Narrow" w:cs="Times New Roman"/>
          <w:sz w:val="20"/>
          <w:szCs w:val="20"/>
          <w:lang w:val="en-US" w:eastAsia="zh-CN"/>
        </w:rPr>
        <w:t>Ez</w:t>
      </w:r>
      <w:proofErr w:type="spellEnd"/>
      <w:r w:rsidRPr="00267633">
        <w:rPr>
          <w:rFonts w:ascii="Arial Narrow" w:eastAsia="Calibri" w:hAnsi="Arial Narrow" w:cs="Times New Roman"/>
          <w:sz w:val="20"/>
          <w:szCs w:val="20"/>
          <w:lang w:val="en-US" w:eastAsia="zh-CN"/>
        </w:rPr>
        <w:t>-Link</w:t>
      </w:r>
    </w:p>
    <w:p w14:paraId="2DE77E69"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24E95398"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7.</w:t>
      </w:r>
      <w:r w:rsidRPr="00267633">
        <w:rPr>
          <w:rFonts w:ascii="Arial Narrow" w:eastAsia="Calibri" w:hAnsi="Arial Narrow" w:cs="Times New Roman"/>
          <w:sz w:val="20"/>
          <w:szCs w:val="20"/>
          <w:lang w:val="en-US" w:eastAsia="zh-CN"/>
        </w:rPr>
        <w:tab/>
        <w:t xml:space="preserve">Overseas Applicants: </w:t>
      </w:r>
      <w:r w:rsidRPr="00267633">
        <w:rPr>
          <w:rFonts w:ascii="Arial Narrow" w:eastAsia="Calibri" w:hAnsi="Arial Narrow" w:cs="Times New Roman"/>
          <w:sz w:val="20"/>
          <w:szCs w:val="20"/>
          <w:lang w:val="en-US" w:eastAsia="zh-CN"/>
        </w:rPr>
        <w:tab/>
        <w:t>Bank Draft in Singapore Currency (payable to “Registrar Supreme Court/AG”)</w:t>
      </w:r>
    </w:p>
    <w:p w14:paraId="2638B2B5"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r w:rsidRPr="00267633">
        <w:rPr>
          <w:rFonts w:ascii="Arial Narrow" w:eastAsia="Calibri" w:hAnsi="Arial Narrow" w:cs="Times New Roman"/>
          <w:sz w:val="20"/>
          <w:szCs w:val="20"/>
          <w:lang w:val="en-US" w:eastAsia="zh-CN"/>
        </w:rPr>
        <w:tab/>
        <w:t>Payment should also include all bank charges.</w:t>
      </w:r>
    </w:p>
    <w:p w14:paraId="682C7DFA" w14:textId="77777777" w:rsidR="00AB46CB" w:rsidRPr="00267633" w:rsidRDefault="00AB46CB" w:rsidP="00AB46CB">
      <w:pPr>
        <w:widowControl w:val="0"/>
        <w:tabs>
          <w:tab w:val="left" w:pos="2835"/>
        </w:tabs>
        <w:overflowPunct w:val="0"/>
        <w:autoSpaceDE w:val="0"/>
        <w:autoSpaceDN w:val="0"/>
        <w:adjustRightInd w:val="0"/>
        <w:spacing w:before="0" w:after="0" w:line="230" w:lineRule="auto"/>
        <w:ind w:left="2835" w:right="141" w:hanging="2693"/>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p>
    <w:p w14:paraId="0DE9D0D1"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Contact Us</w:t>
      </w:r>
    </w:p>
    <w:p w14:paraId="5DFC921A" w14:textId="77777777" w:rsidR="00AB46CB" w:rsidRPr="00267633" w:rsidRDefault="00AB46CB" w:rsidP="006172E9">
      <w:pPr>
        <w:widowControl w:val="0"/>
        <w:numPr>
          <w:ilvl w:val="0"/>
          <w:numId w:val="103"/>
        </w:numPr>
        <w:overflowPunct w:val="0"/>
        <w:autoSpaceDE w:val="0"/>
        <w:autoSpaceDN w:val="0"/>
        <w:adjustRightInd w:val="0"/>
        <w:spacing w:before="0" w:after="0" w:line="237" w:lineRule="auto"/>
        <w:ind w:left="709" w:right="141" w:hanging="567"/>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 xml:space="preserve">For enquiries pertaining to family &amp; youth matters, please email to us at </w:t>
      </w:r>
      <w:hyperlink r:id="rId14" w:history="1">
        <w:r w:rsidRPr="00267633">
          <w:rPr>
            <w:rFonts w:ascii="Arial Narrow" w:eastAsia="Calibri" w:hAnsi="Arial Narrow" w:cs="Tahoma"/>
            <w:color w:val="0000FF"/>
            <w:sz w:val="20"/>
            <w:szCs w:val="20"/>
            <w:u w:val="single"/>
            <w:lang w:val="en-GB" w:eastAsia="en-GB"/>
          </w:rPr>
          <w:t>FJCourts_MAINTPOS@fjcourts.gov.sg</w:t>
        </w:r>
      </w:hyperlink>
      <w:r w:rsidRPr="00267633">
        <w:rPr>
          <w:rFonts w:ascii="Arial Narrow" w:eastAsia="Calibri" w:hAnsi="Arial Narrow" w:cs="Times New Roman"/>
          <w:sz w:val="20"/>
          <w:szCs w:val="20"/>
          <w:lang w:val="en-US" w:eastAsia="zh-CN"/>
        </w:rPr>
        <w:t xml:space="preserve"> or contact us at (65) 6435 5471.</w:t>
      </w:r>
    </w:p>
    <w:p w14:paraId="3D7DE7C8" w14:textId="77777777" w:rsidR="00AB46CB" w:rsidRPr="00267633" w:rsidRDefault="00AB46CB" w:rsidP="00AB46CB">
      <w:pPr>
        <w:widowControl w:val="0"/>
        <w:overflowPunct w:val="0"/>
        <w:autoSpaceDE w:val="0"/>
        <w:autoSpaceDN w:val="0"/>
        <w:adjustRightInd w:val="0"/>
        <w:spacing w:before="0" w:after="0" w:line="237" w:lineRule="auto"/>
        <w:ind w:right="141"/>
        <w:divId w:val="2116439976"/>
        <w:rPr>
          <w:rFonts w:ascii="Arial Narrow" w:eastAsia="Calibri" w:hAnsi="Arial Narrow" w:cs="Times New Roman"/>
          <w:sz w:val="20"/>
          <w:szCs w:val="20"/>
          <w:lang w:val="en-US" w:eastAsia="zh-CN"/>
        </w:rPr>
      </w:pPr>
    </w:p>
    <w:p w14:paraId="2231B28F"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79BD5B0"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061B48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F58697B"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DD34883"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D917F3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1CB2318"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90E4B0D" w14:textId="77777777" w:rsidR="00AB46CB" w:rsidRPr="0071139E" w:rsidRDefault="00AB46CB" w:rsidP="00AB46CB">
      <w:pPr>
        <w:spacing w:before="0" w:after="0" w:line="276" w:lineRule="auto"/>
        <w:jc w:val="both"/>
        <w:divId w:val="2116439976"/>
        <w:rPr>
          <w:sz w:val="22"/>
          <w:szCs w:val="22"/>
        </w:rPr>
      </w:pPr>
      <w:r>
        <w:rPr>
          <w:rFonts w:ascii="Arial Narrow" w:eastAsia="Calibri" w:hAnsi="Arial Narrow" w:cs="Times New Roman"/>
          <w:b/>
          <w:bCs/>
          <w:sz w:val="16"/>
          <w:szCs w:val="16"/>
          <w:lang w:val="en-US" w:eastAsia="zh-CN"/>
        </w:rPr>
        <w:t>Page 2 of 2</w:t>
      </w:r>
    </w:p>
    <w:p w14:paraId="44620AD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6" w:h="16838" w:code="9"/>
          <w:pgMar w:top="0" w:right="249" w:bottom="0" w:left="244" w:header="17" w:footer="0" w:gutter="0"/>
          <w:paperSrc w:first="15" w:other="15"/>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EBE53F2" w14:textId="77777777" w:rsidTr="00267633">
        <w:trPr>
          <w:divId w:val="2116439976"/>
        </w:trPr>
        <w:tc>
          <w:tcPr>
            <w:tcW w:w="2600" w:type="dxa"/>
          </w:tcPr>
          <w:p w14:paraId="0045A648"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B08CE09" w14:textId="77777777" w:rsidR="00267633" w:rsidRPr="00267633" w:rsidRDefault="00C11225" w:rsidP="00267633">
            <w:pPr>
              <w:keepNext/>
              <w:spacing w:before="0" w:after="0" w:line="240" w:lineRule="auto"/>
              <w:jc w:val="center"/>
              <w:outlineLvl w:val="1"/>
              <w:rPr>
                <w:rFonts w:ascii="Times New Roman" w:hAnsi="Times New Roman"/>
                <w:bCs/>
                <w:iCs/>
                <w:spacing w:val="-3"/>
                <w:szCs w:val="28"/>
                <w:lang w:val="en-GB" w:eastAsia="zh-CN"/>
              </w:rPr>
            </w:pPr>
            <w:bookmarkStart w:id="82" w:name="form24"/>
            <w:bookmarkStart w:id="83" w:name="_Toc66445381"/>
            <w:bookmarkStart w:id="84" w:name="_Toc81709938"/>
            <w:bookmarkStart w:id="85" w:name="_Toc81710663"/>
            <w:bookmarkStart w:id="86" w:name="_Toc81717569"/>
            <w:bookmarkStart w:id="87" w:name="_Toc122854449"/>
            <w:bookmarkStart w:id="88" w:name="_Toc122854829"/>
            <w:bookmarkStart w:id="89" w:name="_Toc243995907"/>
            <w:bookmarkEnd w:id="82"/>
            <w:r>
              <w:rPr>
                <w:rFonts w:ascii="Times New Roman" w:hAnsi="Times New Roman"/>
                <w:bCs/>
                <w:iCs/>
                <w:spacing w:val="-3"/>
                <w:szCs w:val="28"/>
                <w:lang w:val="en-GB" w:eastAsia="zh-CN"/>
              </w:rPr>
              <w:t xml:space="preserve">             </w:t>
            </w:r>
            <w:r w:rsidR="00267633" w:rsidRPr="00267633">
              <w:rPr>
                <w:rFonts w:ascii="Times New Roman" w:hAnsi="Times New Roman"/>
                <w:bCs/>
                <w:iCs/>
                <w:spacing w:val="-3"/>
                <w:szCs w:val="28"/>
                <w:lang w:val="en-GB" w:eastAsia="zh-CN"/>
              </w:rPr>
              <w:t xml:space="preserve">FORM </w:t>
            </w:r>
            <w:bookmarkEnd w:id="83"/>
            <w:bookmarkEnd w:id="84"/>
            <w:bookmarkEnd w:id="85"/>
            <w:bookmarkEnd w:id="86"/>
            <w:bookmarkEnd w:id="87"/>
            <w:bookmarkEnd w:id="88"/>
            <w:bookmarkEnd w:id="89"/>
            <w:r w:rsidR="00267633" w:rsidRPr="00267633">
              <w:rPr>
                <w:rFonts w:ascii="Times New Roman" w:hAnsi="Times New Roman"/>
                <w:bCs/>
                <w:iCs/>
                <w:spacing w:val="-3"/>
                <w:szCs w:val="28"/>
                <w:lang w:val="en-GB" w:eastAsia="zh-CN"/>
              </w:rPr>
              <w:t>212</w:t>
            </w:r>
          </w:p>
        </w:tc>
        <w:tc>
          <w:tcPr>
            <w:tcW w:w="2600" w:type="dxa"/>
          </w:tcPr>
          <w:p w14:paraId="6BD4D36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46A7577C" w14:textId="77777777" w:rsidR="00267633" w:rsidRPr="00267633" w:rsidRDefault="00267633" w:rsidP="00267633">
      <w:pPr>
        <w:tabs>
          <w:tab w:val="left" w:pos="-720"/>
        </w:tabs>
        <w:suppressAutoHyphens/>
        <w:spacing w:before="0" w:after="0"/>
        <w:ind w:right="26"/>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42</w:t>
      </w:r>
    </w:p>
    <w:p w14:paraId="1CD4117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0EAE6E14" w14:textId="77777777" w:rsidR="00267633" w:rsidRPr="00267633" w:rsidRDefault="00267633" w:rsidP="00267633">
      <w:pPr>
        <w:keepNext/>
        <w:spacing w:before="0" w:after="0" w:line="240" w:lineRule="auto"/>
        <w:ind w:left="2340" w:right="2369"/>
        <w:jc w:val="center"/>
        <w:outlineLvl w:val="1"/>
        <w:divId w:val="2116439976"/>
        <w:rPr>
          <w:b/>
          <w:bCs/>
          <w:i/>
          <w:iCs/>
          <w:szCs w:val="28"/>
          <w:lang w:val="en-GB" w:eastAsia="zh-CN"/>
        </w:rPr>
      </w:pPr>
      <w:bookmarkStart w:id="90" w:name="_Toc66445382"/>
      <w:bookmarkStart w:id="91" w:name="_Toc81709939"/>
      <w:bookmarkStart w:id="92" w:name="_Toc81710664"/>
      <w:bookmarkStart w:id="93" w:name="_Toc81717570"/>
      <w:bookmarkStart w:id="94" w:name="_Toc122854450"/>
      <w:bookmarkStart w:id="95" w:name="_Toc122854830"/>
      <w:bookmarkStart w:id="96" w:name="_Toc243995908"/>
      <w:r w:rsidRPr="00267633">
        <w:rPr>
          <w:rFonts w:ascii="Times New Roman" w:hAnsi="Times New Roman"/>
          <w:b/>
          <w:bCs/>
          <w:iCs/>
          <w:spacing w:val="-3"/>
          <w:szCs w:val="28"/>
          <w:lang w:val="en-GB" w:eastAsia="zh-CN"/>
        </w:rPr>
        <w:t>NOTING OF APPEARANCE OF</w:t>
      </w:r>
      <w:bookmarkStart w:id="97" w:name="_Toc66445383"/>
      <w:bookmarkStart w:id="98" w:name="_Toc81709940"/>
      <w:bookmarkStart w:id="99" w:name="_Toc81710665"/>
      <w:bookmarkEnd w:id="90"/>
      <w:bookmarkEnd w:id="91"/>
      <w:bookmarkEnd w:id="92"/>
      <w:r w:rsidRPr="00267633">
        <w:rPr>
          <w:rFonts w:ascii="Times New Roman" w:hAnsi="Times New Roman"/>
          <w:b/>
          <w:bCs/>
          <w:iCs/>
          <w:spacing w:val="-3"/>
          <w:szCs w:val="28"/>
          <w:lang w:val="en-GB" w:eastAsia="zh-CN"/>
        </w:rPr>
        <w:t xml:space="preserve"> ADVOCATES/PROSECUTORS</w:t>
      </w:r>
      <w:bookmarkEnd w:id="93"/>
      <w:bookmarkEnd w:id="94"/>
      <w:bookmarkEnd w:id="95"/>
      <w:bookmarkEnd w:id="96"/>
      <w:bookmarkEnd w:id="97"/>
      <w:bookmarkEnd w:id="98"/>
      <w:bookmarkEnd w:id="99"/>
    </w:p>
    <w:p w14:paraId="54C1AE0F"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253F6984"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4033"/>
        <w:gridCol w:w="4323"/>
      </w:tblGrid>
      <w:tr w:rsidR="00267633" w:rsidRPr="00267633" w14:paraId="10114343" w14:textId="77777777" w:rsidTr="00267633">
        <w:trPr>
          <w:divId w:val="2116439976"/>
          <w:trHeight w:val="982"/>
        </w:trPr>
        <w:tc>
          <w:tcPr>
            <w:tcW w:w="8356" w:type="dxa"/>
            <w:gridSpan w:val="2"/>
            <w:tcBorders>
              <w:top w:val="double" w:sz="6" w:space="0" w:color="auto"/>
              <w:left w:val="double" w:sz="6" w:space="0" w:color="auto"/>
              <w:right w:val="double" w:sz="6" w:space="0" w:color="auto"/>
            </w:tcBorders>
          </w:tcPr>
          <w:p w14:paraId="0CBFAE4B" w14:textId="77777777" w:rsidR="00267633" w:rsidRPr="00267633" w:rsidRDefault="00267633" w:rsidP="00267633">
            <w:pPr>
              <w:tabs>
                <w:tab w:val="center" w:pos="4393"/>
              </w:tabs>
              <w:suppressAutoHyphens/>
              <w:spacing w:after="0" w:line="240" w:lineRule="auto"/>
              <w:rPr>
                <w:rFonts w:ascii="Times New Roman" w:hAnsi="Times New Roman" w:cs="Times New Roman"/>
                <w:b/>
                <w:szCs w:val="20"/>
                <w:lang w:val="en-GB" w:eastAsia="zh-CN"/>
              </w:rPr>
            </w:pPr>
            <w:r w:rsidRPr="00267633">
              <w:rPr>
                <w:rFonts w:ascii="Times New Roman" w:hAnsi="Times New Roman" w:cs="Times New Roman"/>
                <w:szCs w:val="20"/>
                <w:lang w:val="en-GB" w:eastAsia="zh-CN"/>
              </w:rPr>
              <w:fldChar w:fldCharType="begin"/>
            </w:r>
            <w:r w:rsidRPr="00267633">
              <w:rPr>
                <w:rFonts w:ascii="Times New Roman" w:hAnsi="Times New Roman" w:cs="Times New Roman"/>
                <w:szCs w:val="20"/>
                <w:lang w:val="en-GB" w:eastAsia="zh-CN"/>
              </w:rPr>
              <w:instrText xml:space="preserve">PRIVATE </w:instrText>
            </w:r>
            <w:r w:rsidRPr="00267633">
              <w:rPr>
                <w:rFonts w:ascii="Times New Roman" w:hAnsi="Times New Roman" w:cs="Times New Roman"/>
                <w:szCs w:val="20"/>
                <w:lang w:val="en-GB" w:eastAsia="zh-CN"/>
              </w:rPr>
              <w:fldChar w:fldCharType="end"/>
            </w:r>
            <w:r w:rsidRPr="00267633">
              <w:rPr>
                <w:rFonts w:ascii="Times New Roman" w:hAnsi="Times New Roman" w:cs="Times New Roman"/>
                <w:b/>
                <w:szCs w:val="20"/>
                <w:lang w:val="en-GB" w:eastAsia="zh-CN"/>
              </w:rPr>
              <w:tab/>
            </w:r>
          </w:p>
          <w:p w14:paraId="308E35B5" w14:textId="77777777" w:rsidR="00267633" w:rsidRPr="00267633" w:rsidRDefault="00267633" w:rsidP="00267633">
            <w:pPr>
              <w:tabs>
                <w:tab w:val="center" w:pos="4393"/>
              </w:tabs>
              <w:suppressAutoHyphens/>
              <w:spacing w:before="0" w:after="0" w:line="240" w:lineRule="auto"/>
              <w:jc w:val="center"/>
              <w:rPr>
                <w:rFonts w:ascii="Times New Roman" w:hAnsi="Times New Roman" w:cs="Times New Roman"/>
                <w:szCs w:val="20"/>
                <w:lang w:val="en-GB" w:eastAsia="zh-CN"/>
              </w:rPr>
            </w:pPr>
            <w:r w:rsidRPr="00267633">
              <w:rPr>
                <w:rFonts w:ascii="Times New Roman" w:hAnsi="Times New Roman" w:cs="Times New Roman"/>
                <w:b/>
                <w:szCs w:val="20"/>
                <w:lang w:val="en-GB" w:eastAsia="zh-CN"/>
              </w:rPr>
              <w:t>FAMILY JUSTICE COURTS – COURT NO: ___</w:t>
            </w:r>
          </w:p>
          <w:p w14:paraId="5AAF3F03" w14:textId="77777777" w:rsidR="00267633" w:rsidRPr="00267633" w:rsidRDefault="00267633" w:rsidP="00267633">
            <w:pPr>
              <w:tabs>
                <w:tab w:val="left" w:pos="-720"/>
              </w:tabs>
              <w:suppressAutoHyphens/>
              <w:spacing w:before="0" w:after="54" w:line="240" w:lineRule="auto"/>
              <w:rPr>
                <w:rFonts w:ascii="Times New Roman" w:hAnsi="Times New Roman" w:cs="Times New Roman"/>
                <w:szCs w:val="20"/>
                <w:lang w:val="en-GB" w:eastAsia="zh-CN"/>
              </w:rPr>
            </w:pPr>
          </w:p>
        </w:tc>
      </w:tr>
      <w:tr w:rsidR="00267633" w:rsidRPr="00267633" w14:paraId="6D3A3C8D" w14:textId="77777777" w:rsidTr="00267633">
        <w:trPr>
          <w:divId w:val="2116439976"/>
          <w:trHeight w:val="1268"/>
        </w:trPr>
        <w:tc>
          <w:tcPr>
            <w:tcW w:w="4033" w:type="dxa"/>
            <w:tcBorders>
              <w:top w:val="single" w:sz="6" w:space="0" w:color="auto"/>
              <w:left w:val="double" w:sz="6" w:space="0" w:color="auto"/>
            </w:tcBorders>
          </w:tcPr>
          <w:p w14:paraId="014E2DC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p>
          <w:p w14:paraId="2F3E9C8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Case No:</w:t>
            </w:r>
          </w:p>
          <w:p w14:paraId="1007EF9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MSS/SS/</w:t>
            </w:r>
          </w:p>
          <w:p w14:paraId="1B7E4AB5"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 xml:space="preserve">         JAC</w:t>
            </w:r>
          </w:p>
        </w:tc>
        <w:tc>
          <w:tcPr>
            <w:tcW w:w="4323" w:type="dxa"/>
            <w:tcBorders>
              <w:top w:val="single" w:sz="6" w:space="0" w:color="auto"/>
              <w:left w:val="single" w:sz="6" w:space="0" w:color="auto"/>
              <w:right w:val="double" w:sz="6" w:space="0" w:color="auto"/>
            </w:tcBorders>
          </w:tcPr>
          <w:p w14:paraId="5704C65A"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4865A480" w14:textId="77777777" w:rsidTr="00267633">
        <w:trPr>
          <w:divId w:val="2116439976"/>
          <w:trHeight w:val="716"/>
        </w:trPr>
        <w:tc>
          <w:tcPr>
            <w:tcW w:w="4033" w:type="dxa"/>
            <w:tcBorders>
              <w:top w:val="single" w:sz="6" w:space="0" w:color="auto"/>
              <w:left w:val="double" w:sz="6" w:space="0" w:color="auto"/>
            </w:tcBorders>
          </w:tcPr>
          <w:p w14:paraId="6E31EB40"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Name/</w:t>
            </w:r>
          </w:p>
          <w:p w14:paraId="0C1AE42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Name</w:t>
            </w:r>
          </w:p>
        </w:tc>
        <w:tc>
          <w:tcPr>
            <w:tcW w:w="4323" w:type="dxa"/>
            <w:tcBorders>
              <w:top w:val="single" w:sz="6" w:space="0" w:color="auto"/>
              <w:left w:val="single" w:sz="6" w:space="0" w:color="auto"/>
              <w:right w:val="double" w:sz="6" w:space="0" w:color="auto"/>
            </w:tcBorders>
          </w:tcPr>
          <w:p w14:paraId="7EB03170"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3C34D704" w14:textId="77777777" w:rsidTr="00267633">
        <w:trPr>
          <w:divId w:val="2116439976"/>
          <w:trHeight w:val="716"/>
        </w:trPr>
        <w:tc>
          <w:tcPr>
            <w:tcW w:w="4033" w:type="dxa"/>
            <w:tcBorders>
              <w:top w:val="single" w:sz="6" w:space="0" w:color="auto"/>
              <w:left w:val="double" w:sz="6" w:space="0" w:color="auto"/>
            </w:tcBorders>
          </w:tcPr>
          <w:p w14:paraId="7E64A46E"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Firm/</w:t>
            </w:r>
          </w:p>
          <w:p w14:paraId="7604F94F"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Dept</w:t>
            </w:r>
          </w:p>
        </w:tc>
        <w:tc>
          <w:tcPr>
            <w:tcW w:w="4323" w:type="dxa"/>
            <w:tcBorders>
              <w:top w:val="single" w:sz="6" w:space="0" w:color="auto"/>
              <w:left w:val="single" w:sz="6" w:space="0" w:color="auto"/>
              <w:right w:val="double" w:sz="6" w:space="0" w:color="auto"/>
            </w:tcBorders>
          </w:tcPr>
          <w:p w14:paraId="37DD3486"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20FA2A6C" w14:textId="77777777" w:rsidTr="00267633">
        <w:trPr>
          <w:divId w:val="2116439976"/>
          <w:trHeight w:val="696"/>
        </w:trPr>
        <w:tc>
          <w:tcPr>
            <w:tcW w:w="4033" w:type="dxa"/>
            <w:tcBorders>
              <w:top w:val="single" w:sz="6" w:space="0" w:color="auto"/>
              <w:left w:val="double" w:sz="6" w:space="0" w:color="auto"/>
            </w:tcBorders>
          </w:tcPr>
          <w:p w14:paraId="5229823A"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Telephone No:</w:t>
            </w:r>
          </w:p>
          <w:p w14:paraId="1D75D9BE"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4D2F0C5D"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5DE63DF0" w14:textId="77777777" w:rsidTr="00267633">
        <w:trPr>
          <w:divId w:val="2116439976"/>
          <w:trHeight w:val="716"/>
        </w:trPr>
        <w:tc>
          <w:tcPr>
            <w:tcW w:w="4033" w:type="dxa"/>
            <w:tcBorders>
              <w:top w:val="single" w:sz="6" w:space="0" w:color="auto"/>
              <w:left w:val="double" w:sz="6" w:space="0" w:color="auto"/>
            </w:tcBorders>
          </w:tcPr>
          <w:p w14:paraId="383A348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Fax No:</w:t>
            </w:r>
          </w:p>
          <w:p w14:paraId="2BFDB081"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3E6904B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66C759CD" w14:textId="77777777" w:rsidTr="00267633">
        <w:trPr>
          <w:divId w:val="2116439976"/>
          <w:trHeight w:val="1841"/>
        </w:trPr>
        <w:tc>
          <w:tcPr>
            <w:tcW w:w="4033" w:type="dxa"/>
            <w:tcBorders>
              <w:top w:val="single" w:sz="6" w:space="0" w:color="auto"/>
              <w:left w:val="double" w:sz="6" w:space="0" w:color="auto"/>
              <w:bottom w:val="double" w:sz="6" w:space="0" w:color="auto"/>
            </w:tcBorders>
          </w:tcPr>
          <w:p w14:paraId="64E3042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Name of Accused/Party he represents:</w:t>
            </w:r>
          </w:p>
        </w:tc>
        <w:tc>
          <w:tcPr>
            <w:tcW w:w="4323" w:type="dxa"/>
            <w:tcBorders>
              <w:top w:val="single" w:sz="6" w:space="0" w:color="auto"/>
              <w:left w:val="single" w:sz="6" w:space="0" w:color="auto"/>
              <w:bottom w:val="double" w:sz="6" w:space="0" w:color="auto"/>
              <w:right w:val="double" w:sz="6" w:space="0" w:color="auto"/>
            </w:tcBorders>
          </w:tcPr>
          <w:p w14:paraId="7422BEC1"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1.</w:t>
            </w:r>
          </w:p>
          <w:p w14:paraId="73FCDE9B"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46F4E11C"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2.</w:t>
            </w:r>
          </w:p>
          <w:p w14:paraId="3B6CD24D"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58CCB9B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3.</w:t>
            </w:r>
          </w:p>
          <w:p w14:paraId="40FDE1A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r>
    </w:tbl>
    <w:p w14:paraId="08CCF0E8"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szCs w:val="20"/>
          <w:lang w:val="en-GB" w:eastAsia="zh-CN"/>
        </w:rPr>
      </w:pPr>
    </w:p>
    <w:p w14:paraId="3942A92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D612CB1"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FC5A1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1A063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386E4E18"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7AB6B2D3"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F74D20"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56A3DC"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D90397" w14:textId="77777777" w:rsidR="000A451C" w:rsidRPr="00267633" w:rsidRDefault="000A451C"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990DE6F" w14:textId="77777777" w:rsidTr="00267633">
        <w:trPr>
          <w:divId w:val="2116439976"/>
          <w:jc w:val="center"/>
        </w:trPr>
        <w:tc>
          <w:tcPr>
            <w:tcW w:w="3080" w:type="dxa"/>
          </w:tcPr>
          <w:p w14:paraId="196B9B7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br w:type="page"/>
            </w:r>
            <w:r w:rsidRPr="00267633">
              <w:rPr>
                <w:rFonts w:ascii="Times New Roman" w:hAnsi="Times New Roman" w:cs="Times New Roman"/>
                <w:szCs w:val="20"/>
                <w:lang w:val="en-GB" w:eastAsia="zh-CN"/>
              </w:rPr>
              <w:br w:type="page"/>
            </w:r>
            <w:r w:rsidRPr="00267633">
              <w:rPr>
                <w:rFonts w:ascii="Times New Roman" w:hAnsi="Times New Roman" w:cs="Times New Roman"/>
                <w:sz w:val="20"/>
                <w:szCs w:val="20"/>
                <w:lang w:val="en-GB" w:eastAsia="zh-CN"/>
              </w:rPr>
              <w:br w:type="page"/>
            </w:r>
          </w:p>
        </w:tc>
        <w:tc>
          <w:tcPr>
            <w:tcW w:w="3080" w:type="dxa"/>
          </w:tcPr>
          <w:p w14:paraId="5036DA8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213</w:t>
            </w:r>
          </w:p>
        </w:tc>
        <w:tc>
          <w:tcPr>
            <w:tcW w:w="3080" w:type="dxa"/>
          </w:tcPr>
          <w:p w14:paraId="636A216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5B23CFD"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caps/>
          <w:sz w:val="22"/>
          <w:szCs w:val="22"/>
          <w:lang w:val="en-US" w:eastAsia="en-GB"/>
        </w:rPr>
      </w:pPr>
      <w:r w:rsidRPr="00267633">
        <w:rPr>
          <w:rFonts w:ascii="Times New Roman" w:hAnsi="Times New Roman" w:cs="Times New Roman"/>
          <w:sz w:val="22"/>
          <w:szCs w:val="22"/>
          <w:lang w:val="en-US" w:eastAsia="en-GB"/>
        </w:rPr>
        <w:t xml:space="preserve">Para </w:t>
      </w:r>
      <w:r w:rsidRPr="00267633">
        <w:rPr>
          <w:rFonts w:ascii="Times New Roman" w:hAnsi="Times New Roman" w:cs="Times New Roman"/>
          <w:caps/>
          <w:sz w:val="22"/>
          <w:szCs w:val="22"/>
          <w:lang w:val="en-US" w:eastAsia="en-GB"/>
        </w:rPr>
        <w:t>44</w:t>
      </w:r>
    </w:p>
    <w:p w14:paraId="61DA88B4"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PROCEEDINGS UNDER SECTION 8 OF THE INTERNATIONAL CHILD ABDUCTION ACT</w:t>
      </w:r>
    </w:p>
    <w:p w14:paraId="17BB569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8F548E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4FA974A"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5C8AD5C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5537788C"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C18837A"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8 of the International Child Abduction Act (Cap. 143C) </w:t>
      </w:r>
    </w:p>
    <w:p w14:paraId="6378B96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96CCB2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DBB70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AE0D20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0DE57E48"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382A44A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899ADB6"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4AAA0B8A"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7889809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E177B1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5DB32B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7536A519"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C689682"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362DEC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30870AC"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5D7592A"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p>
    <w:p w14:paraId="41848290"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1391B425"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57B89D2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60718D00"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7F3B1CC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19CCE294"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r w:rsidRPr="00267633">
        <w:rPr>
          <w:rFonts w:ascii="Times New Roman" w:hAnsi="Times New Roman" w:cs="Times New Roman"/>
          <w:snapToGrid w:val="0"/>
          <w:sz w:val="22"/>
          <w:szCs w:val="22"/>
          <w:vertAlign w:val="superscript"/>
          <w:lang w:val="en-US" w:eastAsia="en-GB"/>
        </w:rPr>
        <w:t xml:space="preserve"> </w:t>
      </w:r>
      <w:r w:rsidRPr="00267633">
        <w:rPr>
          <w:rFonts w:ascii="Times New Roman" w:hAnsi="Times New Roman" w:cs="Times New Roman"/>
          <w:snapToGrid w:val="0"/>
          <w:sz w:val="22"/>
          <w:szCs w:val="22"/>
          <w:lang w:val="en-US" w:eastAsia="en-GB"/>
        </w:rPr>
        <w:t>*</w:t>
      </w:r>
    </w:p>
    <w:p w14:paraId="641D1637"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AEA1CA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that:- </w:t>
      </w:r>
    </w:p>
    <w:p w14:paraId="12597F3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E715CCF"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[name of child] be returned to the child’s place of habitual residence which is [country</w:t>
      </w:r>
      <w:proofErr w:type="gramStart"/>
      <w:r w:rsidRPr="00267633">
        <w:rPr>
          <w:rFonts w:ascii="Times New Roman" w:hAnsi="Times New Roman" w:cs="Times New Roman"/>
          <w:sz w:val="22"/>
          <w:szCs w:val="22"/>
          <w:lang w:val="en-US" w:eastAsia="en-GB"/>
        </w:rPr>
        <w:t>];</w:t>
      </w:r>
      <w:proofErr w:type="gramEnd"/>
    </w:p>
    <w:p w14:paraId="2E023B28"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6A42BB9"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 days from the date of this order;</w:t>
      </w:r>
    </w:p>
    <w:p w14:paraId="032E28E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1CE417D0"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and the child’s passport and all relevant travelling documents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____ days from the date of this order;</w:t>
      </w:r>
    </w:p>
    <w:p w14:paraId="75723DA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3AB3741A"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w:t>
      </w:r>
      <w:proofErr w:type="gramStart"/>
      <w:r w:rsidRPr="00267633">
        <w:rPr>
          <w:rFonts w:ascii="Times New Roman" w:hAnsi="Times New Roman" w:cs="Times New Roman"/>
          <w:sz w:val="22"/>
          <w:szCs w:val="22"/>
          <w:lang w:val="en-US" w:eastAsia="en-GB"/>
        </w:rPr>
        <w:t>fit;</w:t>
      </w:r>
      <w:proofErr w:type="gramEnd"/>
    </w:p>
    <w:p w14:paraId="1179D3DA"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9C113D6"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5.</w:t>
      </w:r>
      <w:r w:rsidRPr="00267633">
        <w:rPr>
          <w:rFonts w:ascii="Times New Roman" w:hAnsi="Times New Roman" w:cs="Times New Roman"/>
          <w:sz w:val="22"/>
          <w:szCs w:val="22"/>
          <w:lang w:val="en-US" w:eastAsia="en-GB"/>
        </w:rPr>
        <w:tab/>
        <w:t>Costs.</w:t>
      </w:r>
    </w:p>
    <w:p w14:paraId="4F22B0B7"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00E22A43"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7F7BEE47"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507124DC"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1F9FF619"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56B0DF51"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5A74162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32825C9D" w14:textId="77777777" w:rsidR="00267633" w:rsidRPr="00267633" w:rsidRDefault="00267633" w:rsidP="00267633">
      <w:pPr>
        <w:spacing w:before="0" w:after="0" w:line="240" w:lineRule="auto"/>
        <w:ind w:left="568" w:hanging="284"/>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1.</w:t>
      </w: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 xml:space="preserve">This summons is taken out by                                                         of                                                      </w:t>
      </w:r>
    </w:p>
    <w:p w14:paraId="4E27BE56" w14:textId="77777777" w:rsidR="00267633" w:rsidRPr="00267633" w:rsidRDefault="00267633" w:rsidP="00267633">
      <w:pPr>
        <w:spacing w:before="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r w:rsidRPr="00267633">
        <w:rPr>
          <w:rFonts w:ascii="Times New Roman" w:hAnsi="Times New Roman" w:cs="Times New Roman"/>
          <w:i/>
          <w:sz w:val="22"/>
          <w:szCs w:val="22"/>
          <w:lang w:val="en-US" w:eastAsia="en-GB"/>
        </w:rPr>
        <w:tab/>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65BDD822" w14:textId="77777777"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3F1989F6" w14:textId="77777777" w:rsidR="00267633" w:rsidRPr="00267633" w:rsidRDefault="00267633" w:rsidP="00267633">
      <w:pPr>
        <w:spacing w:before="120" w:after="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51CE74A3"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785D7BFC"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Where the plaintiff/applicant* intends to adduce evidence in support of an originating summons he must do so by affidavit, and must file the affidavit or affidavits and serve a copy thereof on every defendant together with the service of the originating summons.</w:t>
      </w:r>
    </w:p>
    <w:p w14:paraId="356A6C8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4ED26C2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2"/>
          <w:szCs w:val="22"/>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798C10B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D69788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24C16BD" w14:textId="77777777" w:rsidTr="00267633">
        <w:trPr>
          <w:divId w:val="2116439976"/>
          <w:jc w:val="center"/>
        </w:trPr>
        <w:tc>
          <w:tcPr>
            <w:tcW w:w="3080" w:type="dxa"/>
          </w:tcPr>
          <w:p w14:paraId="224169E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42885F6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214</w:t>
            </w:r>
          </w:p>
        </w:tc>
        <w:tc>
          <w:tcPr>
            <w:tcW w:w="3080" w:type="dxa"/>
          </w:tcPr>
          <w:p w14:paraId="04C05A1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C114553" w14:textId="77777777" w:rsidR="00267633" w:rsidRPr="00267633" w:rsidRDefault="00267633" w:rsidP="00267633">
      <w:pPr>
        <w:spacing w:before="0" w:after="0" w:line="240" w:lineRule="auto"/>
        <w:outlineLvl w:val="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44</w:t>
      </w:r>
    </w:p>
    <w:p w14:paraId="5D9D53DF"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originating summons for proceedings under section 14 of the international child abduction act</w:t>
      </w:r>
    </w:p>
    <w:p w14:paraId="77A7803A"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6FEF38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75EAF7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167D9DD4"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C1C99B1"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04106AD" w14:textId="77777777" w:rsidR="00267633" w:rsidRPr="00267633" w:rsidRDefault="00267633" w:rsidP="00267633">
      <w:pPr>
        <w:spacing w:before="0" w:after="0" w:line="240" w:lineRule="auto"/>
        <w:ind w:left="2880"/>
        <w:jc w:val="both"/>
        <w:divId w:val="2116439976"/>
        <w:rPr>
          <w:rFonts w:ascii="Times New Roman" w:hAnsi="Times New Roman" w:cs="Times New Roman"/>
          <w:strike/>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79A9D98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040C446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65A9DEA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0CF19A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641756C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E6A1FCF"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78533584"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2B390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638143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D744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321294E5"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0DE6EB96"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EE89D8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CF01B2F"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24FBD81"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5825D933"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F0A637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0C9713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1AC1562C"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0613A809"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3B2210C6"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24EA5BEA"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4DD4EDA2"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for:- </w:t>
      </w:r>
    </w:p>
    <w:p w14:paraId="7CAD4095"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D938114" w14:textId="77777777" w:rsidR="00267633" w:rsidRPr="00267633" w:rsidRDefault="00267633" w:rsidP="006172E9">
      <w:pPr>
        <w:numPr>
          <w:ilvl w:val="0"/>
          <w:numId w:val="88"/>
        </w:numPr>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 declaration that the removal of [name of child] from Singapore or the retention of  [name of child] outside Singapore was wrongful within the meaning of the Convention on the Civil Aspects of International Child Abduction (“the Convention”);</w:t>
      </w:r>
    </w:p>
    <w:p w14:paraId="3ECB93F0"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2F73675"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fit; and</w:t>
      </w:r>
    </w:p>
    <w:p w14:paraId="00F0D8EF"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32BF05AB"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Costs</w:t>
      </w:r>
    </w:p>
    <w:p w14:paraId="6549377A"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44E23E2A"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3677B690"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29A37BF8"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p>
    <w:p w14:paraId="7FD7A1C5"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0E660A1D"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7B9EC4A3"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14EA93B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6314F37" w14:textId="77777777" w:rsidR="00267633" w:rsidRPr="00267633" w:rsidRDefault="00267633" w:rsidP="006172E9">
      <w:pPr>
        <w:numPr>
          <w:ilvl w:val="0"/>
          <w:numId w:val="90"/>
        </w:numPr>
        <w:spacing w:before="120" w:after="0" w:line="240" w:lineRule="auto"/>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This summons is taken out by                                                         of                                                      </w:t>
      </w:r>
    </w:p>
    <w:p w14:paraId="2CB896E5" w14:textId="77777777" w:rsidR="00267633" w:rsidRPr="00267633" w:rsidRDefault="00267633" w:rsidP="00267633">
      <w:pPr>
        <w:spacing w:before="0" w:after="0" w:line="240" w:lineRule="auto"/>
        <w:ind w:left="1135" w:hanging="851"/>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p>
    <w:p w14:paraId="4081A596"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48BA2F87"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29BE2530"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7EA55F6D"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294AD342"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 xml:space="preserve">Where the plaintiff/applicant* intends to adduce evidence in support of an originating summons he must do so by affidavit, and must file the affidavit or affidavits and serve a copy thereof on every defendant together with the service of the originating summons </w:t>
      </w:r>
    </w:p>
    <w:p w14:paraId="36974BC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54362CA"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6531DA7D"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4497D7F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F84553B" w14:textId="77777777" w:rsidTr="00267633">
        <w:trPr>
          <w:divId w:val="2116439976"/>
          <w:jc w:val="center"/>
        </w:trPr>
        <w:tc>
          <w:tcPr>
            <w:tcW w:w="3080" w:type="dxa"/>
          </w:tcPr>
          <w:p w14:paraId="1044B71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37307BB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215</w:t>
            </w:r>
          </w:p>
        </w:tc>
        <w:tc>
          <w:tcPr>
            <w:tcW w:w="3080" w:type="dxa"/>
          </w:tcPr>
          <w:p w14:paraId="5A07FD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2C6B365"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6BDCE003"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zh-CN"/>
        </w:rPr>
      </w:pPr>
      <w:r w:rsidRPr="00267633">
        <w:rPr>
          <w:rFonts w:ascii="Times New Roman" w:hAnsi="Times New Roman" w:cs="Times New Roman"/>
          <w:b/>
          <w:lang w:val="en-US" w:eastAsia="zh-CN"/>
        </w:rPr>
        <w:t xml:space="preserve">PLAINTIFF/APPLICANT’S AFFIDAVIT </w:t>
      </w:r>
      <w:r w:rsidRPr="00267633">
        <w:rPr>
          <w:rFonts w:ascii="Times New Roman" w:hAnsi="Times New Roman" w:cs="Times New Roman"/>
          <w:b/>
          <w:lang w:val="en-GB" w:eastAsia="zh-CN"/>
        </w:rPr>
        <w:t>FOR PROCEEDINGS UNDER SECTION 8 OF THE INTERNATIONAL CHILD ABDUCTION ACT</w:t>
      </w:r>
    </w:p>
    <w:p w14:paraId="138AC76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4E0FAA7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4A0C0D2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B6123D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68A8384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883175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78224202"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54B40C9"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8 of the International Child Abduction Act (Cap. 143C)</w:t>
      </w:r>
    </w:p>
    <w:p w14:paraId="430134D0"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53E894"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E0E478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DA4CF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15C6D062"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07350BB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90FCD64"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0E47419C"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5EACADB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190966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2E7AA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Plaintiff/Applicant* </w:t>
      </w:r>
    </w:p>
    <w:p w14:paraId="4C8DF80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D7085BE"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0C7D77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DA2ADD9"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14F45D10"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r w:rsidRPr="00267633">
        <w:rPr>
          <w:rFonts w:ascii="Times New Roman" w:hAnsi="Times New Roman" w:cs="Times New Roman"/>
          <w:sz w:val="22"/>
          <w:szCs w:val="22"/>
          <w:lang w:val="en-US" w:eastAsia="zh-CN"/>
        </w:rPr>
        <w:t xml:space="preserve"> </w:t>
      </w:r>
    </w:p>
    <w:p w14:paraId="7DA2F2C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6F48661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4781DB1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5BBE2378"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w:t>
      </w:r>
      <w:r w:rsidRPr="00267633">
        <w:rPr>
          <w:rFonts w:ascii="Times New Roman" w:hAnsi="Times New Roman" w:cs="Times New Roman"/>
          <w:i/>
          <w:sz w:val="22"/>
          <w:szCs w:val="22"/>
          <w:lang w:val="en-US" w:eastAsia="en-GB"/>
        </w:rPr>
        <w:t>Name of deponent</w:t>
      </w:r>
      <w:r w:rsidRPr="00267633">
        <w:rPr>
          <w:rFonts w:ascii="Times New Roman" w:hAnsi="Times New Roman" w:cs="Times New Roman"/>
          <w:sz w:val="22"/>
          <w:szCs w:val="22"/>
          <w:lang w:val="en-US" w:eastAsia="en-GB"/>
        </w:rPr>
        <w:t>], of [</w:t>
      </w:r>
      <w:r w:rsidRPr="00267633">
        <w:rPr>
          <w:rFonts w:ascii="Times New Roman" w:hAnsi="Times New Roman" w:cs="Times New Roman"/>
          <w:i/>
          <w:sz w:val="22"/>
          <w:szCs w:val="22"/>
          <w:lang w:val="en-US" w:eastAsia="en-GB"/>
        </w:rPr>
        <w:t>address of deponent</w:t>
      </w:r>
      <w:r w:rsidRPr="00267633">
        <w:rPr>
          <w:rFonts w:ascii="Times New Roman" w:hAnsi="Times New Roman" w:cs="Times New Roman"/>
          <w:sz w:val="22"/>
          <w:szCs w:val="22"/>
          <w:lang w:val="en-US" w:eastAsia="en-GB"/>
        </w:rPr>
        <w:t xml:space="preserve">],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28639BF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062553B"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276C626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04078BBF"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3088C3B4"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09C89567"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F184F0E"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129DC69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9D88E75"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has been wrongfully removed or retained from the country referred to in Paragraph 3.</w:t>
      </w:r>
    </w:p>
    <w:p w14:paraId="13DE052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778A387"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7A263D4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80967F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0BE752B8"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parties and the relationship between the parties and the child.</w:t>
      </w:r>
      <w:r w:rsidRPr="00267633">
        <w:rPr>
          <w:rFonts w:ascii="Times New Roman" w:hAnsi="Times New Roman" w:cs="Times New Roman"/>
          <w:sz w:val="22"/>
          <w:szCs w:val="22"/>
          <w:lang w:val="en-US" w:eastAsia="en-GB"/>
        </w:rPr>
        <w:t>]</w:t>
      </w:r>
    </w:p>
    <w:p w14:paraId="445D0F58"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1228D24"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658D86AD"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plaintiff/applicant*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01748A92"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EF4AFD8"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3C0AE323"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in the following circumstances:</w:t>
      </w:r>
    </w:p>
    <w:p w14:paraId="08B889DD"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2A8D9617"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4C3A9AE"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following are particulars of pending court proceedings concerning the </w:t>
      </w:r>
      <w:proofErr w:type="gramStart"/>
      <w:r w:rsidRPr="00267633">
        <w:rPr>
          <w:rFonts w:ascii="Times New Roman" w:hAnsi="Times New Roman" w:cs="Times New Roman"/>
          <w:sz w:val="22"/>
          <w:szCs w:val="22"/>
          <w:lang w:val="en-US" w:eastAsia="en-GB"/>
        </w:rPr>
        <w:t>child :</w:t>
      </w:r>
      <w:proofErr w:type="gramEnd"/>
    </w:p>
    <w:p w14:paraId="315129F7"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11C3B39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1BCD4694"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2D196160"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1B96FE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b/>
        <w:t>Attachments</w:t>
      </w:r>
    </w:p>
    <w:p w14:paraId="0206A419"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for the return of the child filed with the Central Authority of Singapore marked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w:t>
      </w:r>
    </w:p>
    <w:p w14:paraId="53D208E1"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BAB899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3ECB2FC4"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 </w:t>
      </w:r>
    </w:p>
    <w:p w14:paraId="13F442FB"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u w:val="single"/>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1CBA4352"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30B553BE"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certificate or affidavit as to the applicable </w:t>
      </w:r>
      <w:proofErr w:type="gramStart"/>
      <w:r w:rsidRPr="00267633">
        <w:rPr>
          <w:rFonts w:ascii="Times New Roman" w:hAnsi="Times New Roman" w:cs="Times New Roman"/>
          <w:i/>
          <w:sz w:val="22"/>
          <w:szCs w:val="22"/>
          <w:lang w:val="en-US" w:eastAsia="en-GB"/>
        </w:rPr>
        <w:t>law;</w:t>
      </w:r>
      <w:proofErr w:type="gramEnd"/>
    </w:p>
    <w:p w14:paraId="375A6748"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 xml:space="preserve">any other documents relating to </w:t>
      </w:r>
      <w:proofErr w:type="gramStart"/>
      <w:r w:rsidRPr="00267633">
        <w:rPr>
          <w:rFonts w:ascii="Times New Roman" w:hAnsi="Times New Roman" w:cs="Times New Roman"/>
          <w:i/>
          <w:sz w:val="22"/>
          <w:szCs w:val="22"/>
          <w:lang w:val="en-US" w:eastAsia="en-GB"/>
        </w:rPr>
        <w:t>the  child</w:t>
      </w:r>
      <w:proofErr w:type="gramEnd"/>
      <w:r w:rsidRPr="00267633">
        <w:rPr>
          <w:rFonts w:ascii="Times New Roman" w:hAnsi="Times New Roman" w:cs="Times New Roman"/>
          <w:i/>
          <w:sz w:val="22"/>
          <w:szCs w:val="22"/>
          <w:lang w:val="en-US" w:eastAsia="en-GB"/>
        </w:rPr>
        <w:t>.</w:t>
      </w:r>
      <w:r w:rsidRPr="00267633">
        <w:rPr>
          <w:rFonts w:ascii="Times New Roman" w:hAnsi="Times New Roman" w:cs="Times New Roman"/>
          <w:sz w:val="22"/>
          <w:szCs w:val="22"/>
          <w:lang w:val="en-US" w:eastAsia="en-GB"/>
        </w:rPr>
        <w:t>]</w:t>
      </w:r>
    </w:p>
    <w:p w14:paraId="2239050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082CF8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If the child has been removed or retained for more than 12 months</w:t>
      </w:r>
    </w:p>
    <w:p w14:paraId="355F92A2"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more than 12 months ago. The reason for the delay in this application is as follows:</w:t>
      </w:r>
    </w:p>
    <w:p w14:paraId="2E89139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State reasons.</w:t>
      </w:r>
      <w:r w:rsidRPr="00267633">
        <w:rPr>
          <w:rFonts w:ascii="Times New Roman" w:hAnsi="Times New Roman" w:cs="Times New Roman"/>
          <w:sz w:val="22"/>
          <w:szCs w:val="22"/>
          <w:lang w:val="en-US" w:eastAsia="en-GB"/>
        </w:rPr>
        <w:t>]</w:t>
      </w:r>
    </w:p>
    <w:p w14:paraId="5BC24D4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81C94AC"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hereby undertake to serve a copy of my application and all orders made pursuant to my application on the Central Authority.</w:t>
      </w:r>
    </w:p>
    <w:p w14:paraId="0B8058D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55DDC99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88C4FC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9DD1A3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242E40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SWORN (or </w:t>
      </w:r>
      <w:proofErr w:type="gramStart"/>
      <w:r w:rsidRPr="00267633">
        <w:rPr>
          <w:rFonts w:ascii="Times New Roman" w:hAnsi="Times New Roman" w:cs="Times New Roman"/>
          <w:sz w:val="22"/>
          <w:szCs w:val="22"/>
          <w:lang w:val="en-US" w:eastAsia="en-GB"/>
        </w:rPr>
        <w:t>AFFIRMED)*</w:t>
      </w:r>
      <w:proofErr w:type="gramEnd"/>
      <w:r w:rsidRPr="00267633">
        <w:rPr>
          <w:rFonts w:ascii="Times New Roman" w:hAnsi="Times New Roman" w:cs="Times New Roman"/>
          <w:sz w:val="22"/>
          <w:szCs w:val="22"/>
          <w:lang w:val="en-US" w:eastAsia="en-GB"/>
        </w:rPr>
        <w:t xml:space="preserve">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B31CD4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09E2C7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F1C7FC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35E2DF6"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F161334"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7CEB8DC0"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73A9F31C"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59E07CD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142163AD"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5FF9A017"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67F6DB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1A0093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538FAFF2"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p>
    <w:p w14:paraId="4A5DACA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06B494E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A1BF3D5" w14:textId="77777777" w:rsidTr="00267633">
        <w:trPr>
          <w:divId w:val="2116439976"/>
          <w:jc w:val="center"/>
        </w:trPr>
        <w:tc>
          <w:tcPr>
            <w:tcW w:w="3080" w:type="dxa"/>
          </w:tcPr>
          <w:p w14:paraId="58C1116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01C63C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216</w:t>
            </w:r>
          </w:p>
        </w:tc>
        <w:tc>
          <w:tcPr>
            <w:tcW w:w="3080" w:type="dxa"/>
          </w:tcPr>
          <w:p w14:paraId="2D00FDF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D65E99A"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09BF8DC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plaintiff/Applicant’s AFFIDAVIT for proceedings under section 14 of the international child abduction act </w:t>
      </w:r>
    </w:p>
    <w:p w14:paraId="14AE635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p>
    <w:p w14:paraId="01267B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sz w:val="22"/>
          <w:szCs w:val="22"/>
          <w:lang w:val="en-US" w:eastAsia="en-GB"/>
        </w:rPr>
      </w:pPr>
      <w:r w:rsidRPr="00267633">
        <w:rPr>
          <w:rFonts w:ascii="Times New Roman" w:hAnsi="Times New Roman" w:cs="Times New Roman"/>
          <w:b/>
          <w:caps/>
          <w:sz w:val="22"/>
          <w:szCs w:val="22"/>
          <w:lang w:val="en-US" w:eastAsia="en-GB"/>
        </w:rPr>
        <w:t xml:space="preserve">plaintiff/Applicant’s AFFIDAVIT for proceedings under section 14 of the international child abduction act </w:t>
      </w:r>
    </w:p>
    <w:p w14:paraId="3C4A23F1"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351A61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E5CFDD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00822FBF"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D6E5D5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2DFEEFB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83E94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03CE65F4"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29F947"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054CDA6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31C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2543D87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6D32F35"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5EC6DB05"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DCD35B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91B03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4217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0348CA2B"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A807A10"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4DD7724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D473287"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0F6A5C1B"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7E5C435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49017AE"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16E9352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0BA98CFD"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02927BA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89DD8C2"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6A915B53"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65696F9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18EBF2E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(full name),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2ED1DD4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42305CC"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0EA23981"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p>
    <w:p w14:paraId="0084CDE7"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has been wrongfully removed or retained from the country referred to in Paragraph 3.</w:t>
      </w:r>
    </w:p>
    <w:p w14:paraId="01DBC7B3"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788DB05"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08472E9D"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DD3F57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377C5ABA"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the parties and the relationship between the parties and the child</w:t>
      </w:r>
      <w:r w:rsidRPr="00267633">
        <w:rPr>
          <w:rFonts w:ascii="Times New Roman" w:hAnsi="Times New Roman" w:cs="Times New Roman"/>
          <w:sz w:val="22"/>
          <w:szCs w:val="22"/>
          <w:lang w:val="en-US" w:eastAsia="en-GB"/>
        </w:rPr>
        <w:t>.]</w:t>
      </w:r>
    </w:p>
    <w:p w14:paraId="38B16784"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8DCF38C"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1F77E501"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5599121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C587F3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A15EA1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xml:space="preserve">] in the following </w:t>
      </w:r>
      <w:proofErr w:type="gramStart"/>
      <w:r w:rsidRPr="00267633">
        <w:rPr>
          <w:rFonts w:ascii="Times New Roman" w:hAnsi="Times New Roman" w:cs="Times New Roman"/>
          <w:sz w:val="22"/>
          <w:szCs w:val="22"/>
          <w:lang w:val="en-US" w:eastAsia="en-GB"/>
        </w:rPr>
        <w:t>circumstances :</w:t>
      </w:r>
      <w:proofErr w:type="gramEnd"/>
    </w:p>
    <w:p w14:paraId="55C1CD9E"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06FA03C3"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406F0FC1"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following are particulars of pending court proceedings concerning the child:</w:t>
      </w:r>
    </w:p>
    <w:p w14:paraId="7FBC36A0"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72889E52"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7E2E95EA"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5C3A220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D382F4D" w14:textId="77777777" w:rsidR="00267633" w:rsidRPr="00267633" w:rsidRDefault="00267633" w:rsidP="00267633">
      <w:pPr>
        <w:tabs>
          <w:tab w:val="left" w:pos="284"/>
        </w:tabs>
        <w:spacing w:before="120" w:after="0" w:line="240" w:lineRule="auto"/>
        <w:ind w:left="1080" w:hanging="65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2F7B5EC3" w14:textId="77777777" w:rsidR="00267633" w:rsidRPr="00267633" w:rsidRDefault="00267633" w:rsidP="006172E9">
      <w:pPr>
        <w:numPr>
          <w:ilvl w:val="0"/>
          <w:numId w:val="96"/>
        </w:numPr>
        <w:tabs>
          <w:tab w:val="left" w:pos="284"/>
        </w:tabs>
        <w:spacing w:before="120" w:after="0" w:line="240" w:lineRule="auto"/>
        <w:ind w:left="714" w:hanging="357"/>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made by the requesting judicial or administrative authorities referred to in Articles 15 of the Convention marked </w:t>
      </w:r>
    </w:p>
    <w:p w14:paraId="2AEF24C0" w14:textId="77777777" w:rsidR="00267633" w:rsidRPr="00267633" w:rsidRDefault="00267633" w:rsidP="00267633">
      <w:pPr>
        <w:tabs>
          <w:tab w:val="left" w:pos="284"/>
        </w:tabs>
        <w:spacing w:before="0" w:after="0" w:line="240" w:lineRule="auto"/>
        <w:ind w:left="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 </w:t>
      </w:r>
      <w:r w:rsidRPr="00267633">
        <w:rPr>
          <w:rFonts w:ascii="Times New Roman" w:hAnsi="Times New Roman" w:cs="Times New Roman"/>
          <w:sz w:val="22"/>
          <w:szCs w:val="22"/>
          <w:lang w:val="en-US" w:eastAsia="en-GB"/>
        </w:rPr>
        <w:tab/>
        <w:t>“.</w:t>
      </w:r>
    </w:p>
    <w:p w14:paraId="33619F49"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3287C9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033FF11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w:t>
      </w:r>
    </w:p>
    <w:p w14:paraId="470FCE99"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4475B0FB"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72135F27"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any other documents relating to the child.</w:t>
      </w:r>
      <w:r w:rsidRPr="00267633">
        <w:rPr>
          <w:rFonts w:ascii="Times New Roman" w:hAnsi="Times New Roman" w:cs="Times New Roman"/>
          <w:sz w:val="22"/>
          <w:szCs w:val="22"/>
          <w:lang w:val="en-US" w:eastAsia="en-GB"/>
        </w:rPr>
        <w:t>]</w:t>
      </w:r>
    </w:p>
    <w:p w14:paraId="6C36506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AB8702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undertake to serve a copy of my application and all orders made pursuant to my application on the Central Authority.</w:t>
      </w:r>
    </w:p>
    <w:p w14:paraId="10B2E960"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3AAFC8B0" w14:textId="77777777" w:rsidR="00267633" w:rsidRPr="00267633" w:rsidRDefault="00267633" w:rsidP="00267633">
      <w:pPr>
        <w:tabs>
          <w:tab w:val="left" w:pos="284"/>
        </w:tabs>
        <w:spacing w:before="120" w:after="0" w:line="240" w:lineRule="auto"/>
        <w:ind w:left="720"/>
        <w:jc w:val="both"/>
        <w:divId w:val="2116439976"/>
        <w:rPr>
          <w:rFonts w:ascii="Times New Roman" w:hAnsi="Times New Roman" w:cs="Times New Roman"/>
          <w:sz w:val="22"/>
          <w:szCs w:val="22"/>
          <w:lang w:val="en-US" w:eastAsia="en-GB"/>
        </w:rPr>
      </w:pPr>
    </w:p>
    <w:p w14:paraId="04B2E65A"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E3BB91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SWORN (or AFFIRMED)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3437F874"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24338D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7E904A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1650F87"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D118E1A"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1585500B"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365C6C3F"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12B173D9"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CB5FFD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2D246A7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9153A2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E64218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12686AC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4AD529A3" w14:textId="77777777" w:rsidR="00267633" w:rsidRPr="00267633" w:rsidRDefault="00267633" w:rsidP="00267633">
      <w:pPr>
        <w:spacing w:before="0" w:after="0" w:line="240" w:lineRule="auto"/>
        <w:divId w:val="2116439976"/>
        <w:rPr>
          <w:rFonts w:ascii="Times New Roman" w:hAnsi="Times New Roman" w:cs="Times New Roman"/>
          <w:i/>
          <w:sz w:val="22"/>
          <w:szCs w:val="22"/>
          <w:lang w:val="en-US" w:eastAsia="zh-CN"/>
        </w:rPr>
      </w:pPr>
    </w:p>
    <w:p w14:paraId="6EAB27C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37220E2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084E62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57F0C2F"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6035DF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A39709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8A0A40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5C248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96D2F1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CB524B5"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C4DFDF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138CEC"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11FE1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14CC53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935BBA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D6D8B4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E84FBC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EBD05F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499F55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166286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28E5C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7043F36"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8F9E9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88B97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3F36B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221C37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54C20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2A3CAC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0A6038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BE28C2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D280898"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3DE60D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5353B92" w14:textId="77777777" w:rsidR="00ED3579" w:rsidRDefault="007B0F6C" w:rsidP="00267633">
      <w:pPr>
        <w:spacing w:before="0" w:after="0" w:line="240" w:lineRule="auto"/>
        <w:divId w:val="2116439976"/>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7B78323" w14:textId="77777777" w:rsidTr="00267633">
        <w:trPr>
          <w:divId w:val="2116439976"/>
          <w:jc w:val="center"/>
        </w:trPr>
        <w:tc>
          <w:tcPr>
            <w:tcW w:w="3080" w:type="dxa"/>
          </w:tcPr>
          <w:p w14:paraId="363B1D5E" w14:textId="77777777" w:rsidR="00267633" w:rsidRPr="00267633" w:rsidRDefault="00267633" w:rsidP="00267633">
            <w:pPr>
              <w:spacing w:before="0" w:after="120" w:line="240" w:lineRule="auto"/>
              <w:rPr>
                <w:rFonts w:ascii="Times New Roman" w:hAnsi="Times New Roman" w:cs="Times New Roman"/>
                <w:lang w:val="en-GB"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GB" w:eastAsia="zh-CN"/>
              </w:rPr>
              <w:br w:type="page"/>
            </w:r>
          </w:p>
        </w:tc>
        <w:tc>
          <w:tcPr>
            <w:tcW w:w="3080" w:type="dxa"/>
          </w:tcPr>
          <w:p w14:paraId="14E26403"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FORM 217</w:t>
            </w:r>
          </w:p>
        </w:tc>
        <w:tc>
          <w:tcPr>
            <w:tcW w:w="3080" w:type="dxa"/>
          </w:tcPr>
          <w:p w14:paraId="4C2377CB" w14:textId="77777777" w:rsidR="00267633" w:rsidRPr="00267633" w:rsidRDefault="00267633" w:rsidP="00267633">
            <w:pPr>
              <w:spacing w:before="0" w:after="120" w:line="240" w:lineRule="auto"/>
              <w:rPr>
                <w:rFonts w:ascii="Times New Roman" w:hAnsi="Times New Roman" w:cs="Times New Roman"/>
                <w:lang w:val="en-GB" w:eastAsia="zh-CN"/>
              </w:rPr>
            </w:pPr>
          </w:p>
        </w:tc>
      </w:tr>
    </w:tbl>
    <w:p w14:paraId="262E87C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Para 54</w:t>
      </w:r>
    </w:p>
    <w:p w14:paraId="621B50EE" w14:textId="77777777" w:rsidR="00F74871" w:rsidRPr="00F74871" w:rsidRDefault="00F74871" w:rsidP="00F74871">
      <w:pPr>
        <w:spacing w:before="120" w:after="0" w:line="240" w:lineRule="auto"/>
        <w:jc w:val="center"/>
        <w:outlineLvl w:val="0"/>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ORIGINATING SUMMONS FOR MENTAL CAPACITY PROCEEDINGS </w:t>
      </w:r>
    </w:p>
    <w:p w14:paraId="4CFC956C"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p>
    <w:p w14:paraId="10FD3DB5"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IN THE FAMILY JUSTICE COURTS OF THE REPUBLIC OF SINGAPORE</w:t>
      </w:r>
    </w:p>
    <w:p w14:paraId="5E350AB0" w14:textId="77777777" w:rsidR="00F74871" w:rsidRPr="00F74871" w:rsidRDefault="00F74871" w:rsidP="00F74871">
      <w:pPr>
        <w:spacing w:before="120" w:after="0" w:line="240" w:lineRule="auto"/>
        <w:jc w:val="center"/>
        <w:divId w:val="2116439976"/>
        <w:rPr>
          <w:rFonts w:ascii="Times New Roman" w:hAnsi="Times New Roman" w:cs="Times New Roman"/>
          <w:sz w:val="22"/>
          <w:szCs w:val="22"/>
          <w:lang w:val="en-US" w:eastAsia="zh-CN"/>
        </w:rPr>
      </w:pPr>
    </w:p>
    <w:p w14:paraId="33E7FC2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OSM No.</w:t>
      </w:r>
      <w:r w:rsidRPr="00F74871">
        <w:rPr>
          <w:rFonts w:ascii="Times New Roman" w:hAnsi="Times New Roman" w:cs="Times New Roman"/>
          <w:sz w:val="22"/>
          <w:szCs w:val="22"/>
          <w:lang w:val="en-US" w:eastAsia="zh-CN"/>
        </w:rPr>
        <w:tab/>
        <w:t>)</w:t>
      </w:r>
    </w:p>
    <w:p w14:paraId="65C0FB1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of </w:t>
      </w:r>
      <w:proofErr w:type="gramStart"/>
      <w:r w:rsidRPr="00F74871">
        <w:rPr>
          <w:rFonts w:ascii="Times New Roman" w:hAnsi="Times New Roman" w:cs="Times New Roman"/>
          <w:sz w:val="22"/>
          <w:szCs w:val="22"/>
          <w:lang w:val="en-US" w:eastAsia="zh-CN"/>
        </w:rPr>
        <w:t xml:space="preserve">20  </w:t>
      </w:r>
      <w:r w:rsidRPr="00F74871">
        <w:rPr>
          <w:rFonts w:ascii="Times New Roman" w:hAnsi="Times New Roman" w:cs="Times New Roman"/>
          <w:sz w:val="22"/>
          <w:szCs w:val="22"/>
          <w:lang w:val="en-US" w:eastAsia="zh-CN"/>
        </w:rPr>
        <w:tab/>
      </w:r>
      <w:proofErr w:type="gramEnd"/>
      <w:r w:rsidRPr="00F74871">
        <w:rPr>
          <w:rFonts w:ascii="Times New Roman" w:hAnsi="Times New Roman" w:cs="Times New Roman"/>
          <w:sz w:val="22"/>
          <w:szCs w:val="22"/>
          <w:lang w:val="en-US" w:eastAsia="zh-CN"/>
        </w:rPr>
        <w:tab/>
        <w:t>)</w:t>
      </w:r>
    </w:p>
    <w:p w14:paraId="376DB7E3"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(Seal) </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w:t>
      </w:r>
    </w:p>
    <w:p w14:paraId="0734561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rPr>
      </w:pPr>
    </w:p>
    <w:p w14:paraId="7DD73C91"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In the Matter of Section [section no] of the Mental Capacity Act (Cap 177A) </w:t>
      </w:r>
    </w:p>
    <w:p w14:paraId="453B77D1" w14:textId="77777777" w:rsidR="00F74871" w:rsidRPr="00F74871" w:rsidRDefault="00F74871" w:rsidP="00F74871">
      <w:pPr>
        <w:spacing w:before="120" w:after="0" w:line="240" w:lineRule="auto"/>
        <w:ind w:left="4320"/>
        <w:jc w:val="both"/>
        <w:divId w:val="2116439976"/>
        <w:rPr>
          <w:rFonts w:ascii="Times New Roman" w:hAnsi="Times New Roman" w:cs="Times New Roman"/>
          <w:snapToGrid w:val="0"/>
          <w:sz w:val="22"/>
          <w:szCs w:val="22"/>
          <w:lang w:val="en-US" w:eastAsia="zh-CN"/>
        </w:rPr>
      </w:pPr>
    </w:p>
    <w:p w14:paraId="1570718F" w14:textId="77777777" w:rsidR="00F74871" w:rsidRPr="00F74871" w:rsidRDefault="00F74871" w:rsidP="00F74871">
      <w:pPr>
        <w:spacing w:before="120" w:after="0" w:line="240" w:lineRule="auto"/>
        <w:ind w:left="144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And</w:t>
      </w:r>
    </w:p>
    <w:p w14:paraId="15C12C41"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ECB8105"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In the Matter of [</w:t>
      </w:r>
      <w:r w:rsidRPr="00F74871">
        <w:rPr>
          <w:rFonts w:ascii="Times New Roman" w:hAnsi="Times New Roman" w:cs="Times New Roman"/>
          <w:i/>
          <w:snapToGrid w:val="0"/>
          <w:sz w:val="22"/>
          <w:szCs w:val="22"/>
          <w:lang w:val="en-US" w:eastAsia="zh-CN"/>
        </w:rPr>
        <w:t xml:space="preserve">name of person alleged to lack </w:t>
      </w:r>
      <w:proofErr w:type="gramStart"/>
      <w:r w:rsidRPr="00F74871">
        <w:rPr>
          <w:rFonts w:ascii="Times New Roman" w:hAnsi="Times New Roman" w:cs="Times New Roman"/>
          <w:i/>
          <w:snapToGrid w:val="0"/>
          <w:sz w:val="22"/>
          <w:szCs w:val="22"/>
          <w:lang w:val="en-US" w:eastAsia="zh-CN"/>
        </w:rPr>
        <w:t>capacity</w:t>
      </w:r>
      <w:r w:rsidRPr="00F74871">
        <w:rPr>
          <w:rFonts w:ascii="Times New Roman" w:hAnsi="Times New Roman" w:cs="Times New Roman"/>
          <w:snapToGrid w:val="0"/>
          <w:sz w:val="22"/>
          <w:szCs w:val="22"/>
          <w:lang w:val="en-US" w:eastAsia="zh-CN"/>
        </w:rPr>
        <w:t>](</w:t>
      </w:r>
      <w:proofErr w:type="gramEnd"/>
      <w:r w:rsidRPr="00F74871">
        <w:rPr>
          <w:rFonts w:ascii="Times New Roman" w:hAnsi="Times New Roman" w:cs="Times New Roman"/>
          <w:snapToGrid w:val="0"/>
          <w:sz w:val="22"/>
          <w:szCs w:val="22"/>
          <w:lang w:val="en-US" w:eastAsia="zh-CN"/>
        </w:rPr>
        <w:t>ID No.:</w:t>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 a person alleged to lack capacity (“P”)</w:t>
      </w:r>
    </w:p>
    <w:p w14:paraId="50217A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F6A35DA" w14:textId="77777777" w:rsidR="00F74871" w:rsidRPr="00F74871" w:rsidRDefault="00F74871" w:rsidP="00F74871">
      <w:pPr>
        <w:spacing w:before="120" w:after="0" w:line="240" w:lineRule="auto"/>
        <w:ind w:left="4320"/>
        <w:jc w:val="both"/>
        <w:outlineLvl w:val="0"/>
        <w:divId w:val="2116439976"/>
        <w:rPr>
          <w:rFonts w:ascii="Times New Roman" w:hAnsi="Times New Roman" w:cs="Times New Roman"/>
          <w:snapToGrid w:val="0"/>
          <w:sz w:val="22"/>
          <w:szCs w:val="22"/>
          <w:lang w:val="en-US" w:eastAsia="zh-CN"/>
        </w:rPr>
      </w:pPr>
    </w:p>
    <w:p w14:paraId="18A0AAFD"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Between</w:t>
      </w:r>
    </w:p>
    <w:p w14:paraId="66CC67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4AB05C69"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6AD60893"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(Name and ID No.:</w:t>
      </w:r>
      <w:r w:rsidRPr="00F74871">
        <w:rPr>
          <w:rFonts w:ascii="Times New Roman" w:hAnsi="Times New Roman" w:cs="Times New Roman"/>
          <w:snapToGrid w:val="0"/>
          <w:sz w:val="22"/>
          <w:szCs w:val="22"/>
          <w:lang w:val="en-US" w:eastAsia="zh-CN"/>
        </w:rPr>
        <w:tab/>
      </w:r>
      <w:proofErr w:type="gramStart"/>
      <w:r w:rsidRPr="00F74871">
        <w:rPr>
          <w:rFonts w:ascii="Times New Roman" w:hAnsi="Times New Roman" w:cs="Times New Roman"/>
          <w:snapToGrid w:val="0"/>
          <w:sz w:val="22"/>
          <w:szCs w:val="22"/>
          <w:lang w:val="en-US" w:eastAsia="zh-CN"/>
        </w:rPr>
        <w:tab/>
        <w:t xml:space="preserve">)   </w:t>
      </w:r>
      <w:proofErr w:type="gramEnd"/>
      <w:r w:rsidRPr="00F74871">
        <w:rPr>
          <w:rFonts w:ascii="Times New Roman" w:hAnsi="Times New Roman" w:cs="Times New Roman"/>
          <w:snapToGrid w:val="0"/>
          <w:sz w:val="22"/>
          <w:szCs w:val="22"/>
          <w:lang w:val="en-US" w:eastAsia="zh-CN"/>
        </w:rPr>
        <w:t xml:space="preserve">      … Plaintiff</w:t>
      </w:r>
      <w:r w:rsidRPr="00F74871">
        <w:rPr>
          <w:rFonts w:ascii="Times New Roman" w:hAnsi="Times New Roman" w:cs="Times New Roman"/>
          <w:snapToGrid w:val="0"/>
          <w:sz w:val="22"/>
          <w:szCs w:val="22"/>
          <w:vertAlign w:val="superscript"/>
          <w:lang w:val="en-US" w:eastAsia="zh-CN"/>
        </w:rPr>
        <w:t>+</w:t>
      </w:r>
    </w:p>
    <w:p w14:paraId="3013E6D7"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 </w:t>
      </w:r>
    </w:p>
    <w:p w14:paraId="068B8E44"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32DD771C"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And</w:t>
      </w:r>
      <w:r w:rsidRPr="00F74871">
        <w:rPr>
          <w:rFonts w:ascii="Times New Roman" w:hAnsi="Times New Roman" w:cs="Times New Roman"/>
          <w:snapToGrid w:val="0"/>
          <w:sz w:val="22"/>
          <w:szCs w:val="22"/>
          <w:lang w:val="en-US" w:eastAsia="zh-CN"/>
        </w:rPr>
        <w:tab/>
      </w:r>
    </w:p>
    <w:p w14:paraId="752F2DAF"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DF87B7A"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p>
    <w:p w14:paraId="30A5B630"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z w:val="22"/>
          <w:szCs w:val="22"/>
          <w:lang w:val="en-US" w:eastAsia="zh-CN"/>
        </w:rPr>
        <w:t>(Name and ID No.:</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ab/>
        <w:t xml:space="preserve">)   </w:t>
      </w:r>
      <w:proofErr w:type="gramEnd"/>
      <w:r w:rsidRPr="00F74871">
        <w:rPr>
          <w:rFonts w:ascii="Times New Roman" w:hAnsi="Times New Roman" w:cs="Times New Roman"/>
          <w:sz w:val="22"/>
          <w:szCs w:val="22"/>
          <w:lang w:val="en-US" w:eastAsia="zh-CN"/>
        </w:rPr>
        <w:t xml:space="preserve">   ... Defendant</w:t>
      </w:r>
      <w:r w:rsidRPr="00F74871">
        <w:rPr>
          <w:rFonts w:ascii="Times New Roman" w:hAnsi="Times New Roman" w:cs="Times New Roman"/>
          <w:i/>
          <w:sz w:val="22"/>
          <w:szCs w:val="22"/>
          <w:vertAlign w:val="superscript"/>
          <w:lang w:val="en-US" w:eastAsia="zh-CN"/>
        </w:rPr>
        <w:t xml:space="preserve"># </w:t>
      </w:r>
    </w:p>
    <w:p w14:paraId="604B121F" w14:textId="77777777" w:rsidR="00F74871" w:rsidRPr="00F74871" w:rsidRDefault="00F74871" w:rsidP="00F74871">
      <w:pPr>
        <w:spacing w:before="120" w:after="0" w:line="240" w:lineRule="auto"/>
        <w:ind w:right="29"/>
        <w:jc w:val="both"/>
        <w:divId w:val="2116439976"/>
        <w:rPr>
          <w:rFonts w:ascii="Times New Roman" w:hAnsi="Times New Roman" w:cs="Times New Roman"/>
          <w:sz w:val="22"/>
          <w:szCs w:val="22"/>
          <w:lang w:val="en-US" w:eastAsia="zh-CN"/>
        </w:rPr>
      </w:pPr>
    </w:p>
    <w:p w14:paraId="3B03226D" w14:textId="77777777" w:rsidR="00F74871" w:rsidRPr="00F74871" w:rsidRDefault="007B0F6C" w:rsidP="00F74871">
      <w:pPr>
        <w:spacing w:before="120" w:after="0" w:line="240" w:lineRule="auto"/>
        <w:jc w:val="both"/>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br w:type="page"/>
      </w:r>
    </w:p>
    <w:p w14:paraId="024C9069"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THE DEFENDANT(S) [name]</w:t>
      </w:r>
    </w:p>
    <w:p w14:paraId="4E4CB35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vertAlign w:val="superscript"/>
          <w:lang w:val="en-US" w:eastAsia="zh-CN"/>
        </w:rPr>
      </w:pPr>
      <w:r w:rsidRPr="00F74871">
        <w:rPr>
          <w:rFonts w:ascii="Times New Roman" w:hAnsi="Times New Roman" w:cs="Times New Roman"/>
          <w:sz w:val="22"/>
          <w:szCs w:val="22"/>
          <w:lang w:val="en-US" w:eastAsia="zh-CN"/>
        </w:rPr>
        <w:t>of [address]</w:t>
      </w:r>
      <w:r w:rsidRPr="00F74871">
        <w:rPr>
          <w:rFonts w:ascii="Times New Roman" w:hAnsi="Times New Roman" w:cs="Times New Roman"/>
          <w:sz w:val="22"/>
          <w:szCs w:val="22"/>
          <w:vertAlign w:val="superscript"/>
          <w:lang w:val="en-US" w:eastAsia="zh-CN"/>
        </w:rPr>
        <w:t>#</w:t>
      </w:r>
    </w:p>
    <w:p w14:paraId="6F889DA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6714A4A5"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ORIGINATING SUMMONS</w:t>
      </w:r>
    </w:p>
    <w:p w14:paraId="1DFD48C0"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p>
    <w:p w14:paraId="18DCBC6D"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The plaintiff/applicant* prays for the following </w:t>
      </w:r>
      <w:proofErr w:type="gramStart"/>
      <w:r w:rsidRPr="00F74871">
        <w:rPr>
          <w:rFonts w:ascii="Times New Roman" w:hAnsi="Times New Roman" w:cs="Times New Roman"/>
          <w:sz w:val="22"/>
          <w:szCs w:val="22"/>
          <w:lang w:val="en-US"/>
        </w:rPr>
        <w:t>orders:-</w:t>
      </w:r>
      <w:proofErr w:type="gramEnd"/>
    </w:p>
    <w:p w14:paraId="673570CB"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w:t>
      </w:r>
      <w:r w:rsidRPr="00F74871">
        <w:rPr>
          <w:rFonts w:ascii="Times New Roman" w:hAnsi="Times New Roman" w:cs="Times New Roman"/>
          <w:i/>
          <w:sz w:val="22"/>
          <w:szCs w:val="22"/>
          <w:lang w:val="en-US"/>
        </w:rPr>
        <w:t>Please select the relevant prayer(s) or add prayers as required.</w:t>
      </w:r>
      <w:r w:rsidRPr="00F74871">
        <w:rPr>
          <w:rFonts w:ascii="Times New Roman" w:hAnsi="Times New Roman" w:cs="Times New Roman"/>
          <w:sz w:val="22"/>
          <w:szCs w:val="22"/>
          <w:lang w:val="en-US"/>
        </w:rPr>
        <w:t>]</w:t>
      </w:r>
    </w:p>
    <w:p w14:paraId="08351BBA"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eastAsia="zh-CN"/>
        </w:rPr>
      </w:pPr>
    </w:p>
    <w:p w14:paraId="78756B56"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Permission</w:t>
      </w:r>
    </w:p>
    <w:p w14:paraId="4BA3A7FF"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070AEE3" w14:textId="77777777" w:rsidR="00F74871" w:rsidRPr="00F74871" w:rsidRDefault="00F74871" w:rsidP="00F74871">
      <w:pPr>
        <w:spacing w:before="120" w:after="0" w:line="240" w:lineRule="auto"/>
        <w:ind w:left="567"/>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plaintiff/applicant*</w:t>
      </w:r>
      <w:r w:rsidRPr="00F74871">
        <w:rPr>
          <w:rFonts w:ascii="Times New Roman" w:hAnsi="Times New Roman" w:cs="Times New Roman"/>
          <w:snapToGrid w:val="0"/>
          <w:sz w:val="22"/>
          <w:szCs w:val="22"/>
          <w:vertAlign w:val="superscript"/>
          <w:lang w:val="en-US" w:eastAsia="zh-CN"/>
        </w:rPr>
        <w:t xml:space="preserve"> </w:t>
      </w:r>
      <w:r w:rsidRPr="00F74871">
        <w:rPr>
          <w:rFonts w:ascii="Times New Roman" w:hAnsi="Times New Roman" w:cs="Times New Roman"/>
          <w:sz w:val="22"/>
          <w:szCs w:val="22"/>
          <w:lang w:val="en-US" w:eastAsia="zh-CN"/>
        </w:rPr>
        <w:t>be permitted to make this application to the Court.</w:t>
      </w:r>
    </w:p>
    <w:p w14:paraId="5DF21EB8" w14:textId="77777777" w:rsidR="00F74871" w:rsidRPr="00F74871" w:rsidRDefault="00F74871" w:rsidP="00F74871">
      <w:pPr>
        <w:tabs>
          <w:tab w:val="num" w:pos="1440"/>
        </w:tabs>
        <w:spacing w:before="120" w:after="0" w:line="240" w:lineRule="auto"/>
        <w:jc w:val="both"/>
        <w:divId w:val="2116439976"/>
        <w:rPr>
          <w:rFonts w:ascii="Times New Roman" w:hAnsi="Times New Roman" w:cs="Times New Roman"/>
          <w:sz w:val="22"/>
          <w:szCs w:val="22"/>
          <w:lang w:val="en-US" w:eastAsia="zh-CN"/>
        </w:rPr>
      </w:pPr>
    </w:p>
    <w:p w14:paraId="2C915408"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Dispensation</w:t>
      </w:r>
    </w:p>
    <w:p w14:paraId="5E5192EB"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7A7E1D4E"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Court dispenses with the following:</w:t>
      </w:r>
    </w:p>
    <w:p w14:paraId="533734AB" w14:textId="77777777" w:rsidR="00F74871" w:rsidRPr="00F74871" w:rsidRDefault="00F74871" w:rsidP="00F74871">
      <w:pPr>
        <w:spacing w:before="120" w:after="0" w:line="240" w:lineRule="auto"/>
        <w:ind w:left="720"/>
        <w:jc w:val="both"/>
        <w:divId w:val="2116439976"/>
        <w:rPr>
          <w:rFonts w:ascii="Times New Roman" w:hAnsi="Times New Roman" w:cs="Times New Roman"/>
          <w:b/>
          <w:sz w:val="22"/>
          <w:szCs w:val="22"/>
          <w:lang w:val="en-US" w:eastAsia="zh-CN"/>
        </w:rPr>
      </w:pPr>
    </w:p>
    <w:p w14:paraId="07EC5D5D"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Notification of [</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(“P”) of this application and of the date of the hearing for its final disposal.</w:t>
      </w:r>
    </w:p>
    <w:p w14:paraId="11C67914"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 xml:space="preserve">Note: There is a general requirement to notify P. As such, if the applicant or plaintiff seeks dispensation of notification, an explanation as to why dispensation is sought </w:t>
      </w:r>
      <w:proofErr w:type="gramStart"/>
      <w:r w:rsidRPr="00F74871">
        <w:rPr>
          <w:rFonts w:ascii="Times New Roman" w:hAnsi="Times New Roman" w:cs="Times New Roman"/>
          <w:i/>
          <w:sz w:val="22"/>
          <w:szCs w:val="22"/>
          <w:lang w:eastAsia="zh-CN"/>
        </w:rPr>
        <w:t>has to</w:t>
      </w:r>
      <w:proofErr w:type="gramEnd"/>
      <w:r w:rsidRPr="00F74871">
        <w:rPr>
          <w:rFonts w:ascii="Times New Roman" w:hAnsi="Times New Roman" w:cs="Times New Roman"/>
          <w:i/>
          <w:sz w:val="22"/>
          <w:szCs w:val="22"/>
          <w:lang w:eastAsia="zh-CN"/>
        </w:rPr>
        <w:t xml:space="preserve"> be included in the supporting affidavit</w:t>
      </w:r>
      <w:r w:rsidRPr="00F74871">
        <w:rPr>
          <w:rFonts w:ascii="Times New Roman" w:hAnsi="Times New Roman" w:cs="Times New Roman"/>
          <w:sz w:val="22"/>
          <w:szCs w:val="22"/>
          <w:lang w:eastAsia="zh-CN"/>
        </w:rPr>
        <w:t xml:space="preserve">.] </w:t>
      </w:r>
    </w:p>
    <w:p w14:paraId="061FA1E7"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Attendance of the following persons at all hearings for this application:</w:t>
      </w:r>
    </w:p>
    <w:p w14:paraId="0692BFC9"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a.</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P;</w:t>
      </w:r>
      <w:proofErr w:type="gramEnd"/>
    </w:p>
    <w:p w14:paraId="46D44395"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b.</w:t>
      </w:r>
      <w:r w:rsidRPr="00F74871">
        <w:rPr>
          <w:rFonts w:ascii="Times New Roman" w:hAnsi="Times New Roman" w:cs="Times New Roman"/>
          <w:sz w:val="22"/>
          <w:szCs w:val="22"/>
          <w:lang w:val="en-US" w:eastAsia="zh-CN"/>
        </w:rPr>
        <w:tab/>
        <w:t>Dr [</w:t>
      </w:r>
      <w:r w:rsidRPr="00F74871">
        <w:rPr>
          <w:rFonts w:ascii="Times New Roman" w:hAnsi="Times New Roman" w:cs="Times New Roman"/>
          <w:i/>
          <w:sz w:val="22"/>
          <w:szCs w:val="22"/>
          <w:lang w:val="en-US" w:eastAsia="zh-CN"/>
        </w:rPr>
        <w:t>state name of doctor</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5831827F"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Service of this application on [</w:t>
      </w:r>
      <w:r w:rsidRPr="00F74871">
        <w:rPr>
          <w:rFonts w:ascii="Times New Roman" w:hAnsi="Times New Roman" w:cs="Times New Roman"/>
          <w:i/>
          <w:sz w:val="22"/>
          <w:szCs w:val="22"/>
          <w:lang w:val="en-US" w:eastAsia="zh-CN"/>
        </w:rPr>
        <w:t>state names and ID Numbers</w:t>
      </w:r>
      <w:r w:rsidRPr="00F74871">
        <w:rPr>
          <w:rFonts w:ascii="Times New Roman" w:hAnsi="Times New Roman" w:cs="Times New Roman"/>
          <w:sz w:val="22"/>
          <w:szCs w:val="22"/>
          <w:lang w:val="en-US" w:eastAsia="zh-CN"/>
        </w:rPr>
        <w:t>].</w:t>
      </w:r>
    </w:p>
    <w:p w14:paraId="7E68140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79D56533"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That the Court be satisfied that:</w:t>
      </w:r>
    </w:p>
    <w:p w14:paraId="0A983DC2"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0D85E211"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xml:space="preserve">] (“P”) is unable to make various decisions for himself/herself* in relation to a matter or matters concerning P’s personal welfare/property and affairs/personal welfare and property and affairs because of an impairment of, or a disturbance in the functioning of, P’s mind or brain; </w:t>
      </w:r>
    </w:p>
    <w:p w14:paraId="643E6E8E"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purpose for which the order is needed cannot be as effectively achieved in a way that is less restrictive of P’s rights and freedom of action.</w:t>
      </w:r>
    </w:p>
    <w:p w14:paraId="4A242942" w14:textId="77777777" w:rsidR="00F74871" w:rsidRPr="00F74871" w:rsidRDefault="00F74871" w:rsidP="00F74871">
      <w:pPr>
        <w:spacing w:before="120" w:after="0" w:line="240" w:lineRule="auto"/>
        <w:ind w:left="900"/>
        <w:jc w:val="both"/>
        <w:divId w:val="2116439976"/>
        <w:rPr>
          <w:rFonts w:ascii="Times New Roman" w:hAnsi="Times New Roman" w:cs="Times New Roman"/>
          <w:sz w:val="22"/>
          <w:szCs w:val="22"/>
          <w:lang w:val="en-US" w:eastAsia="zh-CN"/>
        </w:rPr>
      </w:pPr>
    </w:p>
    <w:p w14:paraId="684FA37D"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That the Court orders as </w:t>
      </w:r>
      <w:proofErr w:type="gramStart"/>
      <w:r w:rsidRPr="00F74871">
        <w:rPr>
          <w:rFonts w:ascii="Times New Roman" w:hAnsi="Times New Roman" w:cs="Times New Roman"/>
          <w:sz w:val="22"/>
          <w:szCs w:val="22"/>
          <w:lang w:val="en-US" w:eastAsia="zh-CN"/>
        </w:rPr>
        <w:t>follows:-</w:t>
      </w:r>
      <w:proofErr w:type="gramEnd"/>
    </w:p>
    <w:p w14:paraId="523FDC6F"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76F868FC"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(1)</w:t>
      </w:r>
      <w:r w:rsidRPr="00F74871">
        <w:rPr>
          <w:rFonts w:ascii="Times New Roman" w:hAnsi="Times New Roman" w:cs="Times New Roman"/>
          <w:sz w:val="22"/>
          <w:szCs w:val="22"/>
          <w:lang w:val="en-US" w:eastAsia="zh-CN"/>
        </w:rPr>
        <w:tab/>
      </w:r>
      <w:r w:rsidRPr="00F74871">
        <w:rPr>
          <w:rFonts w:ascii="Times New Roman" w:hAnsi="Times New Roman" w:cs="Times New Roman"/>
          <w:b/>
          <w:sz w:val="22"/>
          <w:szCs w:val="22"/>
          <w:lang w:val="en-US" w:eastAsia="zh-CN"/>
        </w:rPr>
        <w:t>Appointment of Deputy/Deputies*</w:t>
      </w:r>
    </w:p>
    <w:p w14:paraId="32E08382"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A21E4B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xml:space="preserve">] is/are* appointed as deputy/deputies* to make decisions on behalf of P that P is unable to make for himself/herself* in relation to his/her* personal welfare/property and affairs/personal welfare and property and affairs* subject to any conditions or restrictions set out in this order.  </w:t>
      </w:r>
    </w:p>
    <w:p w14:paraId="31506686"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appointment will last until further order.</w:t>
      </w:r>
    </w:p>
    <w:p w14:paraId="7479E9EF" w14:textId="77777777" w:rsidR="00F74871" w:rsidRPr="00F74871" w:rsidRDefault="00F74871" w:rsidP="006172E9">
      <w:pPr>
        <w:numPr>
          <w:ilvl w:val="0"/>
          <w:numId w:val="78"/>
        </w:numPr>
        <w:tabs>
          <w:tab w:val="num" w:pos="1620"/>
        </w:tabs>
        <w:spacing w:before="120" w:after="0" w:line="240" w:lineRule="auto"/>
        <w:ind w:left="1622" w:hanging="488"/>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deputies shall act jointly/jointly and severally* in all </w:t>
      </w:r>
      <w:proofErr w:type="gramStart"/>
      <w:r w:rsidRPr="00F74871">
        <w:rPr>
          <w:rFonts w:ascii="Times New Roman" w:hAnsi="Times New Roman" w:cs="Times New Roman"/>
          <w:sz w:val="22"/>
          <w:szCs w:val="22"/>
          <w:lang w:val="en-US" w:eastAsia="zh-CN"/>
        </w:rPr>
        <w:t>matters]*</w:t>
      </w:r>
      <w:proofErr w:type="gramEnd"/>
      <w:r w:rsidRPr="00F74871">
        <w:rPr>
          <w:rFonts w:ascii="Times New Roman" w:hAnsi="Times New Roman" w:cs="Times New Roman"/>
          <w:sz w:val="22"/>
          <w:szCs w:val="22"/>
          <w:lang w:val="en-US" w:eastAsia="zh-CN"/>
        </w:rPr>
        <w:t xml:space="preserve"> </w:t>
      </w:r>
    </w:p>
    <w:p w14:paraId="04106C11"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p>
    <w:p w14:paraId="050E6D92"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 xml:space="preserve">Note: To also include </w:t>
      </w:r>
      <w:proofErr w:type="gramStart"/>
      <w:r w:rsidRPr="00F74871">
        <w:rPr>
          <w:rFonts w:ascii="Times New Roman" w:hAnsi="Times New Roman" w:cs="Times New Roman"/>
          <w:i/>
          <w:sz w:val="22"/>
          <w:szCs w:val="22"/>
          <w:lang w:val="en-US" w:eastAsia="zh-CN"/>
        </w:rPr>
        <w:t>whether or not</w:t>
      </w:r>
      <w:proofErr w:type="gramEnd"/>
      <w:r w:rsidRPr="00F74871">
        <w:rPr>
          <w:rFonts w:ascii="Times New Roman" w:hAnsi="Times New Roman" w:cs="Times New Roman"/>
          <w:i/>
          <w:sz w:val="22"/>
          <w:szCs w:val="22"/>
          <w:lang w:val="en-US" w:eastAsia="zh-CN"/>
        </w:rPr>
        <w:t xml:space="preserve"> the deputies act jointly/jointly and severally at the appropriate paragraphs on the deputies’ authority and powers in this Originating Summons</w:t>
      </w:r>
      <w:r w:rsidRPr="00F74871">
        <w:rPr>
          <w:rFonts w:ascii="Times New Roman" w:hAnsi="Times New Roman" w:cs="Times New Roman"/>
          <w:sz w:val="22"/>
          <w:szCs w:val="22"/>
          <w:lang w:val="en-US" w:eastAsia="zh-CN"/>
        </w:rPr>
        <w:t xml:space="preserve">.] </w:t>
      </w:r>
    </w:p>
    <w:p w14:paraId="158E1FA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must apply the principles set out in section 3 of the Mental Capacity Act (Cap. 177</w:t>
      </w:r>
      <w:proofErr w:type="gramStart"/>
      <w:r w:rsidRPr="00F74871">
        <w:rPr>
          <w:rFonts w:ascii="Times New Roman" w:hAnsi="Times New Roman" w:cs="Times New Roman"/>
          <w:sz w:val="22"/>
          <w:szCs w:val="22"/>
          <w:lang w:val="en-US" w:eastAsia="zh-CN"/>
        </w:rPr>
        <w:t>A)(</w:t>
      </w:r>
      <w:proofErr w:type="gramEnd"/>
      <w:r w:rsidRPr="00F74871">
        <w:rPr>
          <w:rFonts w:ascii="Times New Roman" w:hAnsi="Times New Roman" w:cs="Times New Roman"/>
          <w:sz w:val="22"/>
          <w:szCs w:val="22"/>
          <w:lang w:val="en-US" w:eastAsia="zh-CN"/>
        </w:rPr>
        <w:t>“MCA”) and have regard to the guidance in the Code of Practice to the MCA.</w:t>
      </w:r>
    </w:p>
    <w:p w14:paraId="08612A8E"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does/do* not have authority to make a decision on behalf of P in relation to a matter if the deputy/deputies* know(s) or has/have* reasonable grounds for believing that P has capacity in relation to the matter.</w:t>
      </w:r>
    </w:p>
    <w:p w14:paraId="12AA37BF"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In the event the deputy or any of the deputies (where two or more deputies are appointed) dies, becomes a bankrupt (for a property and affairs deputy) or lacks mental capacity to act as deputy, the following are appointed to succeed that deputy in the stated order:</w:t>
      </w:r>
    </w:p>
    <w:p w14:paraId="272949AB"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75FBF032"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etc.</w:t>
      </w:r>
    </w:p>
    <w:p w14:paraId="5D3AAE84"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Upon the happening of such an event in paragraph (f), the surviving deputy or remaining deputy together with the successor deputy are to inform the Office of the Public Guardian and to apply to Court providing evidence of the event for the Court to confirm the appointment of the successor deputy. </w:t>
      </w:r>
    </w:p>
    <w:p w14:paraId="2F45DDA3" w14:textId="77777777" w:rsidR="00F74871" w:rsidRPr="00F74871" w:rsidRDefault="00F74871" w:rsidP="00F74871">
      <w:pPr>
        <w:spacing w:before="120" w:after="0" w:line="240" w:lineRule="auto"/>
        <w:ind w:left="1620"/>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Note: The prayer for successor deputy or deputies should only be included if there is a need for a successor deputy or deputies to be appointed, for example, if the proposed deputy is likely to predecease P</w:t>
      </w:r>
      <w:r w:rsidRPr="00F74871">
        <w:rPr>
          <w:rFonts w:ascii="Times New Roman" w:hAnsi="Times New Roman" w:cs="Times New Roman"/>
          <w:sz w:val="22"/>
          <w:szCs w:val="22"/>
          <w:lang w:eastAsia="zh-CN"/>
        </w:rPr>
        <w:t xml:space="preserve">.] </w:t>
      </w:r>
    </w:p>
    <w:p w14:paraId="26548E55" w14:textId="77777777" w:rsidR="00F74871" w:rsidRPr="00F74871" w:rsidRDefault="00F74871" w:rsidP="00F74871">
      <w:pPr>
        <w:tabs>
          <w:tab w:val="num" w:pos="1701"/>
        </w:tabs>
        <w:spacing w:before="120" w:after="0" w:line="240" w:lineRule="auto"/>
        <w:ind w:left="1701"/>
        <w:jc w:val="both"/>
        <w:divId w:val="2116439976"/>
        <w:rPr>
          <w:rFonts w:ascii="Times New Roman" w:hAnsi="Times New Roman" w:cs="Times New Roman"/>
          <w:sz w:val="22"/>
          <w:szCs w:val="22"/>
          <w:lang w:val="en-US" w:eastAsia="zh-CN"/>
        </w:rPr>
      </w:pPr>
    </w:p>
    <w:p w14:paraId="14E51DBC" w14:textId="77777777" w:rsidR="00F74871" w:rsidRPr="00F74871" w:rsidRDefault="00F74871" w:rsidP="00F74871">
      <w:pPr>
        <w:keepNext/>
        <w:tabs>
          <w:tab w:val="left" w:pos="567"/>
          <w:tab w:val="left" w:pos="1134"/>
          <w:tab w:val="left" w:pos="1530"/>
          <w:tab w:val="left" w:pos="162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(2)</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Authority of Deputy/Deputies* in respect of P’s personal welfare:</w:t>
      </w:r>
      <w:r w:rsidRPr="00F74871">
        <w:rPr>
          <w:rFonts w:ascii="Times New Roman" w:hAnsi="Times New Roman" w:cs="Times New Roman"/>
          <w:sz w:val="22"/>
          <w:szCs w:val="22"/>
          <w:lang w:val="en-US" w:eastAsia="zh-CN"/>
        </w:rPr>
        <w:t xml:space="preserve"> </w:t>
      </w:r>
    </w:p>
    <w:p w14:paraId="34B27A62" w14:textId="77777777" w:rsidR="00F74871" w:rsidRPr="00F74871" w:rsidRDefault="00F74871" w:rsidP="00F74871">
      <w:pPr>
        <w:keepNext/>
        <w:tabs>
          <w:tab w:val="left" w:pos="1134"/>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(a) </w:t>
      </w:r>
      <w:r w:rsidRPr="00F74871">
        <w:rPr>
          <w:rFonts w:ascii="Times New Roman" w:hAnsi="Times New Roman" w:cs="Times New Roman"/>
          <w:sz w:val="22"/>
          <w:szCs w:val="22"/>
          <w:lang w:val="en-US" w:eastAsia="zh-CN"/>
        </w:rPr>
        <w:tab/>
        <w:t>The Court grants authority to the deputy/deputies* to make the following decisions on behalf of P, that P is unable to make for himself/herself* when the decision needs to be made:</w:t>
      </w:r>
    </w:p>
    <w:p w14:paraId="3E0DC736"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where P should </w:t>
      </w:r>
      <w:proofErr w:type="gramStart"/>
      <w:r w:rsidRPr="00F74871">
        <w:rPr>
          <w:rFonts w:ascii="Times New Roman" w:hAnsi="Times New Roman" w:cs="Times New Roman"/>
          <w:sz w:val="22"/>
          <w:szCs w:val="22"/>
          <w:lang w:val="en-US" w:eastAsia="zh-CN"/>
        </w:rPr>
        <w:t>live;</w:t>
      </w:r>
      <w:proofErr w:type="gramEnd"/>
    </w:p>
    <w:p w14:paraId="31A032A4"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with whom P should </w:t>
      </w:r>
      <w:proofErr w:type="gramStart"/>
      <w:r w:rsidRPr="00F74871">
        <w:rPr>
          <w:rFonts w:ascii="Times New Roman" w:hAnsi="Times New Roman" w:cs="Times New Roman"/>
          <w:sz w:val="22"/>
          <w:szCs w:val="22"/>
          <w:lang w:val="en-US" w:eastAsia="zh-CN"/>
        </w:rPr>
        <w:t>live;</w:t>
      </w:r>
      <w:proofErr w:type="gramEnd"/>
    </w:p>
    <w:p w14:paraId="69C3971D"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consenting to medical or dental examination and treatment on P’s </w:t>
      </w:r>
      <w:proofErr w:type="gramStart"/>
      <w:r w:rsidRPr="00F74871">
        <w:rPr>
          <w:rFonts w:ascii="Times New Roman" w:hAnsi="Times New Roman" w:cs="Times New Roman"/>
          <w:sz w:val="22"/>
          <w:szCs w:val="22"/>
          <w:lang w:val="en-US" w:eastAsia="zh-CN"/>
        </w:rPr>
        <w:t>behalf;</w:t>
      </w:r>
      <w:proofErr w:type="gramEnd"/>
    </w:p>
    <w:p w14:paraId="0F89361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making arrangements</w:t>
      </w:r>
      <w:proofErr w:type="gramEnd"/>
      <w:r w:rsidRPr="00F74871">
        <w:rPr>
          <w:rFonts w:ascii="Times New Roman" w:hAnsi="Times New Roman" w:cs="Times New Roman"/>
          <w:sz w:val="22"/>
          <w:szCs w:val="22"/>
          <w:lang w:val="en-US" w:eastAsia="zh-CN"/>
        </w:rPr>
        <w:t xml:space="preserve"> for the provision of care services; and</w:t>
      </w:r>
    </w:p>
    <w:p w14:paraId="1DEBC753"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complaints about P’s care or treatment.</w:t>
      </w:r>
    </w:p>
    <w:p w14:paraId="794A87E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to state any other matters for which power is sought for deputy/deputies* to make decision</w:t>
      </w:r>
      <w:r w:rsidRPr="00F74871">
        <w:rPr>
          <w:rFonts w:ascii="Times New Roman" w:hAnsi="Times New Roman" w:cs="Times New Roman"/>
          <w:sz w:val="22"/>
          <w:szCs w:val="22"/>
          <w:lang w:val="en-US" w:eastAsia="zh-CN"/>
        </w:rPr>
        <w:t>]</w:t>
      </w:r>
    </w:p>
    <w:p w14:paraId="3B4B9C94" w14:textId="77777777" w:rsidR="00F74871" w:rsidRPr="00F74871" w:rsidRDefault="00F74871" w:rsidP="00F74871">
      <w:pPr>
        <w:spacing w:before="120" w:after="0" w:line="240" w:lineRule="auto"/>
        <w:ind w:left="2421"/>
        <w:jc w:val="both"/>
        <w:divId w:val="2116439976"/>
        <w:rPr>
          <w:rFonts w:ascii="Times New Roman" w:hAnsi="Times New Roman" w:cs="Times New Roman"/>
          <w:sz w:val="22"/>
          <w:szCs w:val="22"/>
          <w:lang w:val="en-US" w:eastAsia="zh-CN"/>
        </w:rPr>
      </w:pPr>
    </w:p>
    <w:p w14:paraId="5EC2AB83"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For the purpose of</w:t>
      </w:r>
      <w:proofErr w:type="gramEnd"/>
      <w:r w:rsidRPr="00F74871">
        <w:rPr>
          <w:rFonts w:ascii="Times New Roman" w:hAnsi="Times New Roman" w:cs="Times New Roman"/>
          <w:sz w:val="22"/>
          <w:szCs w:val="22"/>
          <w:lang w:val="en-US" w:eastAsia="zh-CN"/>
        </w:rPr>
        <w:t xml:space="preserve"> giving effect to any decision, the deputy/deputies* may execute or sign any necessary deeds or documents.</w:t>
      </w:r>
    </w:p>
    <w:p w14:paraId="6D3AA0F2" w14:textId="77777777" w:rsidR="00F74871" w:rsidRPr="00F74871" w:rsidRDefault="00F74871" w:rsidP="00F74871">
      <w:pPr>
        <w:spacing w:before="120" w:after="0" w:line="240" w:lineRule="auto"/>
        <w:ind w:left="360"/>
        <w:jc w:val="both"/>
        <w:divId w:val="2116439976"/>
        <w:rPr>
          <w:rFonts w:ascii="Times New Roman" w:hAnsi="Times New Roman" w:cs="Times New Roman"/>
          <w:sz w:val="22"/>
          <w:szCs w:val="22"/>
          <w:lang w:val="en-US" w:eastAsia="zh-CN"/>
        </w:rPr>
      </w:pPr>
    </w:p>
    <w:p w14:paraId="7D3D5461"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The deputy/deputies* does/do* not have the authority to make the following decisions or to do the following things in relation to P: </w:t>
      </w:r>
    </w:p>
    <w:p w14:paraId="34DAFFCE"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prohibit any person from having contact with </w:t>
      </w:r>
      <w:proofErr w:type="gramStart"/>
      <w:r w:rsidRPr="00F74871">
        <w:rPr>
          <w:rFonts w:ascii="Times New Roman" w:hAnsi="Times New Roman" w:cs="Times New Roman"/>
          <w:sz w:val="22"/>
          <w:szCs w:val="22"/>
          <w:lang w:val="en-US" w:eastAsia="zh-CN"/>
        </w:rPr>
        <w:t>P;</w:t>
      </w:r>
      <w:proofErr w:type="gramEnd"/>
    </w:p>
    <w:p w14:paraId="50945156"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direct a person responsible for P’s health care to allow a different person to take over that </w:t>
      </w:r>
      <w:proofErr w:type="gramStart"/>
      <w:r w:rsidRPr="00F74871">
        <w:rPr>
          <w:rFonts w:ascii="Times New Roman" w:hAnsi="Times New Roman" w:cs="Times New Roman"/>
          <w:sz w:val="22"/>
          <w:szCs w:val="22"/>
          <w:lang w:val="en-US" w:eastAsia="zh-CN"/>
        </w:rPr>
        <w:t>responsibility;</w:t>
      </w:r>
      <w:proofErr w:type="gramEnd"/>
    </w:p>
    <w:p w14:paraId="65011F5D"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consent to specific treatment if P has made a valid and applicable advance decision to refuse that specific treatment; and</w:t>
      </w:r>
    </w:p>
    <w:p w14:paraId="771D2BCB"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do an act that is intended to restrain P otherwise than in accordance with the conditions specified in the MCA. </w:t>
      </w:r>
    </w:p>
    <w:p w14:paraId="3525F200" w14:textId="77777777" w:rsidR="00F74871" w:rsidRPr="00F74871" w:rsidRDefault="00F74871" w:rsidP="00F74871">
      <w:pPr>
        <w:spacing w:before="120" w:after="0" w:line="240" w:lineRule="auto"/>
        <w:ind w:left="1080"/>
        <w:jc w:val="both"/>
        <w:divId w:val="2116439976"/>
        <w:rPr>
          <w:rFonts w:ascii="Times New Roman" w:hAnsi="Times New Roman" w:cs="Times New Roman"/>
          <w:sz w:val="22"/>
          <w:szCs w:val="22"/>
          <w:lang w:val="en-US" w:eastAsia="zh-CN"/>
        </w:rPr>
      </w:pPr>
    </w:p>
    <w:p w14:paraId="0BC1A92B" w14:textId="77777777" w:rsidR="00F74871" w:rsidRPr="00F74871" w:rsidRDefault="00F74871" w:rsidP="00F74871">
      <w:pPr>
        <w:tabs>
          <w:tab w:val="left" w:pos="567"/>
          <w:tab w:val="left" w:pos="1134"/>
        </w:tabs>
        <w:spacing w:before="120" w:after="0" w:line="240" w:lineRule="auto"/>
        <w:ind w:left="1134" w:hanging="1134"/>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(3)</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 xml:space="preserve">Authority of Deputy/Deputies* in respect of the property and affairs of P </w:t>
      </w:r>
    </w:p>
    <w:p w14:paraId="1F838ED2"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Court grants general authority to the deputy/deputies* to take possession or control of the property and affairs of P and to exercise the same powers of management as P has as beneficial owner, subject to the terms and conditions set out in this order.</w:t>
      </w:r>
    </w:p>
    <w:p w14:paraId="150ACA9C"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do the following:</w:t>
      </w:r>
    </w:p>
    <w:p w14:paraId="5A0B7E9D" w14:textId="77777777" w:rsidR="00F74871" w:rsidRPr="00F74871" w:rsidRDefault="00F74871" w:rsidP="00F74871">
      <w:pPr>
        <w:tabs>
          <w:tab w:val="left" w:pos="1710"/>
        </w:tabs>
        <w:spacing w:before="120" w:after="0" w:line="240" w:lineRule="auto"/>
        <w:ind w:left="36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w:t>
      </w:r>
      <w:r w:rsidRPr="00F74871">
        <w:rPr>
          <w:rFonts w:ascii="Times New Roman" w:hAnsi="Times New Roman" w:cs="Times New Roman"/>
          <w:i/>
          <w:sz w:val="22"/>
          <w:szCs w:val="22"/>
          <w:lang w:val="en-US" w:eastAsia="zh-CN"/>
        </w:rPr>
        <w:t>Note:   To include here the relevant powers sought</w:t>
      </w:r>
      <w:r w:rsidRPr="00F74871">
        <w:rPr>
          <w:rFonts w:ascii="Times New Roman" w:hAnsi="Times New Roman" w:cs="Times New Roman"/>
          <w:sz w:val="22"/>
          <w:szCs w:val="22"/>
          <w:lang w:val="en-US" w:eastAsia="zh-CN"/>
        </w:rPr>
        <w:t>]</w:t>
      </w:r>
    </w:p>
    <w:p w14:paraId="060532DE"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107D1C5C"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(4)    </w:t>
      </w:r>
      <w:r w:rsidRPr="00F74871">
        <w:rPr>
          <w:rFonts w:ascii="Times New Roman" w:hAnsi="Times New Roman" w:cs="Times New Roman"/>
          <w:b/>
          <w:sz w:val="22"/>
          <w:szCs w:val="22"/>
          <w:lang w:val="en-US" w:eastAsia="zh-CN"/>
        </w:rPr>
        <w:t xml:space="preserve">Authority of Deputy/Deputies* in respect of CPF monies and accounts of P </w:t>
      </w:r>
      <w:r w:rsidRPr="00F74871">
        <w:rPr>
          <w:rFonts w:ascii="Times New Roman" w:hAnsi="Times New Roman" w:cs="Times New Roman"/>
          <w:sz w:val="22"/>
          <w:szCs w:val="22"/>
          <w:lang w:val="en-US" w:eastAsia="zh-CN"/>
        </w:rPr>
        <w:t>[where applicable]</w:t>
      </w:r>
    </w:p>
    <w:p w14:paraId="2AB5A142"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p>
    <w:p w14:paraId="14F81E6C"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Note: Please refer to the sample CPF orders on the website of the Family Justice Courts</w:t>
      </w:r>
      <w:r w:rsidRPr="00F74871">
        <w:rPr>
          <w:rFonts w:ascii="Times New Roman" w:hAnsi="Times New Roman" w:cs="Times New Roman"/>
          <w:sz w:val="22"/>
          <w:szCs w:val="22"/>
          <w:lang w:val="en-US" w:eastAsia="zh-CN"/>
        </w:rPr>
        <w:t>]</w:t>
      </w:r>
    </w:p>
    <w:p w14:paraId="0DB3C69E"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p>
    <w:p w14:paraId="44D74369"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(5)</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Costs and Expenses</w:t>
      </w:r>
    </w:p>
    <w:p w14:paraId="1141ECD6" w14:textId="77777777" w:rsidR="00F74871" w:rsidRPr="00F74871" w:rsidRDefault="00F74871" w:rsidP="006172E9">
      <w:pPr>
        <w:numPr>
          <w:ilvl w:val="0"/>
          <w:numId w:val="85"/>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make payment of reasonable legal costs and disbursements of and incidental to these proceedings from P’s estate.</w:t>
      </w:r>
    </w:p>
    <w:p w14:paraId="2927917B" w14:textId="77777777" w:rsidR="00F74871" w:rsidRPr="00F74871" w:rsidRDefault="00F74871" w:rsidP="00F74871">
      <w:pPr>
        <w:spacing w:before="120" w:after="0" w:line="240" w:lineRule="auto"/>
        <w:ind w:left="1008"/>
        <w:jc w:val="both"/>
        <w:divId w:val="2116439976"/>
        <w:rPr>
          <w:rFonts w:ascii="Times New Roman" w:hAnsi="Times New Roman" w:cs="Times New Roman"/>
          <w:b/>
          <w:sz w:val="22"/>
          <w:szCs w:val="22"/>
          <w:lang w:val="en-US" w:eastAsia="zh-CN"/>
        </w:rPr>
      </w:pPr>
    </w:p>
    <w:p w14:paraId="6E04D6F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r>
      <w:r w:rsidRPr="00F74871">
        <w:rPr>
          <w:rFonts w:ascii="Times New Roman" w:hAnsi="Times New Roman" w:cs="Times New Roman"/>
          <w:sz w:val="22"/>
          <w:szCs w:val="22"/>
          <w:lang w:val="en-US" w:eastAsia="zh-CN"/>
        </w:rPr>
        <w:t>(6)</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Reports</w:t>
      </w:r>
    </w:p>
    <w:p w14:paraId="4AB71C1E" w14:textId="77777777" w:rsidR="00F74871" w:rsidRPr="00F74871" w:rsidRDefault="00F74871" w:rsidP="00F74871">
      <w:pPr>
        <w:spacing w:before="120" w:after="0" w:line="240" w:lineRule="auto"/>
        <w:jc w:val="both"/>
        <w:divId w:val="2116439976"/>
        <w:rPr>
          <w:rFonts w:ascii="Times New Roman" w:hAnsi="Times New Roman" w:cs="Times New Roman"/>
          <w:b/>
          <w:sz w:val="22"/>
          <w:szCs w:val="22"/>
          <w:lang w:val="en-US" w:eastAsia="zh-CN"/>
        </w:rPr>
      </w:pPr>
    </w:p>
    <w:p w14:paraId="6DBE7DD7"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a record of any decisions made or acts done for the personal welfare of P pursuant to this order and the reasons for making or doing them. </w:t>
      </w:r>
    </w:p>
    <w:p w14:paraId="3FEEA43B"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that P will not undergo a medical procedure is to be recorded and the reason to be provided.</w:t>
      </w:r>
      <w:r w:rsidRPr="00F74871">
        <w:rPr>
          <w:rFonts w:ascii="Times New Roman" w:hAnsi="Times New Roman" w:cs="Times New Roman"/>
          <w:sz w:val="22"/>
          <w:szCs w:val="22"/>
          <w:lang w:val="en-US" w:eastAsia="zh-CN"/>
        </w:rPr>
        <w:t>]</w:t>
      </w:r>
    </w:p>
    <w:p w14:paraId="411F407A"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 The deputy/deputies* is/are* also (jointly) required to keep a record of decisions made or acts done relating to P’s property and affairs.</w:t>
      </w:r>
    </w:p>
    <w:p w14:paraId="66F96860"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not to expend monies for a medical procedure for P which is medically indicated is to be recorded and the reason to be provided.</w:t>
      </w:r>
      <w:r w:rsidRPr="00F74871">
        <w:rPr>
          <w:rFonts w:ascii="Times New Roman" w:hAnsi="Times New Roman" w:cs="Times New Roman"/>
          <w:sz w:val="22"/>
          <w:szCs w:val="22"/>
          <w:lang w:val="en-US" w:eastAsia="zh-CN"/>
        </w:rPr>
        <w:t>]</w:t>
      </w:r>
    </w:p>
    <w:p w14:paraId="092625D6"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must (jointly) complete and file an annual report relating to P’s personal welfare and property and affairs to the Public Guardian and further reports at any time as may be required by the Public Guardian.  </w:t>
      </w:r>
    </w:p>
    <w:p w14:paraId="178638FE"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Reports to the Public Guardian must contain such information and be in such form as may be required by the Public Guardian and must contain (but are not limited to) the following:</w:t>
      </w:r>
    </w:p>
    <w:p w14:paraId="13452F3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proofErr w:type="spellStart"/>
      <w:r w:rsidRPr="00F74871">
        <w:rPr>
          <w:rFonts w:ascii="Times New Roman" w:hAnsi="Times New Roman" w:cs="Times New Roman"/>
          <w:sz w:val="22"/>
          <w:szCs w:val="22"/>
          <w:lang w:val="en-US" w:eastAsia="zh-CN"/>
        </w:rPr>
        <w:t>i</w:t>
      </w:r>
      <w:proofErr w:type="spellEnd"/>
      <w:r w:rsidRPr="00F74871">
        <w:rPr>
          <w:rFonts w:ascii="Times New Roman" w:hAnsi="Times New Roman" w:cs="Times New Roman"/>
          <w:sz w:val="22"/>
          <w:szCs w:val="22"/>
          <w:lang w:val="en-US" w:eastAsia="zh-CN"/>
        </w:rPr>
        <w:t>)</w:t>
      </w:r>
      <w:r w:rsidRPr="00F74871">
        <w:rPr>
          <w:rFonts w:ascii="Times New Roman" w:hAnsi="Times New Roman" w:cs="Times New Roman"/>
          <w:sz w:val="22"/>
          <w:szCs w:val="22"/>
          <w:lang w:val="en-US" w:eastAsia="zh-CN"/>
        </w:rPr>
        <w:tab/>
        <w:t xml:space="preserve">a record of any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for the personal welfare of P and the reasons for making or doing them;</w:t>
      </w:r>
    </w:p>
    <w:p w14:paraId="6031C4C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w:t>
      </w:r>
      <w:r w:rsidRPr="00F74871">
        <w:rPr>
          <w:rFonts w:ascii="Times New Roman" w:hAnsi="Times New Roman" w:cs="Times New Roman"/>
          <w:sz w:val="22"/>
          <w:szCs w:val="22"/>
          <w:lang w:val="en-US" w:eastAsia="zh-CN"/>
        </w:rPr>
        <w:tab/>
        <w:t xml:space="preserve">a record of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relating to P’s property and affairs;</w:t>
      </w:r>
    </w:p>
    <w:p w14:paraId="7057A232"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(iii)</w:t>
      </w:r>
      <w:r w:rsidRPr="00F74871">
        <w:rPr>
          <w:rFonts w:ascii="Times New Roman" w:hAnsi="Times New Roman" w:cs="Times New Roman"/>
          <w:sz w:val="22"/>
          <w:szCs w:val="22"/>
          <w:lang w:val="en-US" w:eastAsia="zh-CN"/>
        </w:rPr>
        <w:tab/>
        <w:t>an inventory of the assets belonging to P and the value and location of the assets; and</w:t>
      </w:r>
    </w:p>
    <w:p w14:paraId="6CF63B11"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(iv)</w:t>
      </w:r>
      <w:r w:rsidRPr="00F74871">
        <w:rPr>
          <w:rFonts w:ascii="Times New Roman" w:hAnsi="Times New Roman" w:cs="Times New Roman"/>
          <w:sz w:val="22"/>
          <w:szCs w:val="22"/>
          <w:lang w:val="en-US" w:eastAsia="zh-CN"/>
        </w:rPr>
        <w:tab/>
        <w:t xml:space="preserve">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w:t>
      </w:r>
    </w:p>
    <w:p w14:paraId="3D44F26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p>
    <w:p w14:paraId="19139982"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(7)</w:t>
      </w:r>
      <w:r w:rsidRPr="00F74871">
        <w:rPr>
          <w:rFonts w:ascii="Times New Roman" w:hAnsi="Times New Roman" w:cs="Times New Roman"/>
          <w:sz w:val="22"/>
          <w:szCs w:val="22"/>
          <w:lang w:val="en-US" w:eastAsia="zh-CN"/>
        </w:rPr>
        <w:tab/>
        <w:t>There be liberty to apply.</w:t>
      </w:r>
    </w:p>
    <w:p w14:paraId="1FF4C607" w14:textId="77777777" w:rsidR="00F74871" w:rsidRPr="00F74871" w:rsidRDefault="00F74871" w:rsidP="00F74871">
      <w:pPr>
        <w:divId w:val="2116439976"/>
        <w:rPr>
          <w:rFonts w:ascii="Times New Roman" w:hAnsi="Times New Roman" w:cs="Times New Roman"/>
          <w:strike/>
          <w:sz w:val="22"/>
          <w:szCs w:val="22"/>
        </w:rPr>
      </w:pPr>
      <w:r w:rsidRPr="00F74871">
        <w:rPr>
          <w:rFonts w:ascii="Times New Roman" w:hAnsi="Times New Roman" w:cs="Times New Roman"/>
          <w:strike/>
          <w:sz w:val="22"/>
          <w:szCs w:val="22"/>
        </w:rPr>
        <w:br w:type="page"/>
      </w:r>
    </w:p>
    <w:p w14:paraId="0C5DBE0F" w14:textId="77777777" w:rsidR="00F74871" w:rsidRPr="00F74871" w:rsidRDefault="00F74871" w:rsidP="00F74871">
      <w:pPr>
        <w:spacing w:before="120" w:after="0" w:line="240" w:lineRule="auto"/>
        <w:jc w:val="center"/>
        <w:outlineLvl w:val="0"/>
        <w:divId w:val="2116439976"/>
        <w:rPr>
          <w:rFonts w:ascii="Times New Roman" w:hAnsi="Times New Roman" w:cs="Times New Roman"/>
          <w:i/>
          <w:sz w:val="22"/>
          <w:szCs w:val="22"/>
          <w:vertAlign w:val="superscript"/>
          <w:lang w:val="en-US" w:eastAsia="zh-CN"/>
        </w:rPr>
      </w:pPr>
      <w:r w:rsidRPr="00F74871">
        <w:rPr>
          <w:rFonts w:ascii="Times New Roman" w:hAnsi="Times New Roman" w:cs="Times New Roman"/>
          <w:i/>
          <w:sz w:val="22"/>
          <w:szCs w:val="22"/>
          <w:lang w:val="en-US" w:eastAsia="zh-CN"/>
        </w:rPr>
        <w:t>Memorandum to be subscribed on the summons</w:t>
      </w:r>
      <w:r w:rsidRPr="00F74871">
        <w:rPr>
          <w:rFonts w:ascii="Times New Roman" w:hAnsi="Times New Roman" w:cs="Times New Roman"/>
          <w:i/>
          <w:sz w:val="22"/>
          <w:szCs w:val="22"/>
          <w:vertAlign w:val="superscript"/>
          <w:lang w:val="en-US" w:eastAsia="zh-CN"/>
        </w:rPr>
        <w:t>#</w:t>
      </w:r>
    </w:p>
    <w:p w14:paraId="0350EBD1"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52736467"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intend to contest the application or any part of it, you are required to file an affidavit stating the grounds of your objection within 21 days of service after the date on which you were served with this summons.</w:t>
      </w:r>
    </w:p>
    <w:p w14:paraId="2FDF9518"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F6783C0"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do not attend personally or by your counsel or solicitor at the time and place stated in this summons, such order may be made as the Court may think just and expedient.</w:t>
      </w:r>
    </w:p>
    <w:p w14:paraId="313621E9"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04BFB43A"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w:t>
      </w:r>
      <w:r w:rsidRPr="00F74871">
        <w:rPr>
          <w:rFonts w:ascii="Times New Roman" w:hAnsi="Times New Roman" w:cs="Times New Roman"/>
          <w:i/>
          <w:sz w:val="22"/>
          <w:szCs w:val="22"/>
          <w:u w:val="single"/>
          <w:lang w:val="en-US" w:eastAsia="zh-CN"/>
        </w:rPr>
        <w:t xml:space="preserve"> [name of firm], </w:t>
      </w:r>
      <w:r w:rsidRPr="00F74871">
        <w:rPr>
          <w:rFonts w:ascii="Times New Roman" w:hAnsi="Times New Roman" w:cs="Times New Roman"/>
          <w:i/>
          <w:sz w:val="22"/>
          <w:szCs w:val="22"/>
          <w:lang w:val="en-US" w:eastAsia="zh-CN"/>
        </w:rPr>
        <w:t>the solicitor for the said plaintiff whose address is [address].</w:t>
      </w:r>
    </w:p>
    <w:p w14:paraId="4971BA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10CC96"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 xml:space="preserve">(or where the plaintiff sues in person) </w:t>
      </w:r>
    </w:p>
    <w:p w14:paraId="3E856F22"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p>
    <w:p w14:paraId="2005409F"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 the said plaintiff who resides at [address] and is (state occupation) and (if the plaintiff does not reside within the jurisdiction) whose address for service is [address].</w:t>
      </w:r>
    </w:p>
    <w:p w14:paraId="048CE25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D4D205"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may not be served more than 6 months after the above date unless renewed by order of the Court.</w:t>
      </w:r>
    </w:p>
    <w:p w14:paraId="1E89C131" w14:textId="77777777" w:rsidR="00F74871" w:rsidRPr="00F74871" w:rsidRDefault="00F74871" w:rsidP="00F74871">
      <w:pPr>
        <w:spacing w:before="120" w:after="0" w:line="240" w:lineRule="auto"/>
        <w:ind w:left="360"/>
        <w:jc w:val="both"/>
        <w:divId w:val="2116439976"/>
        <w:rPr>
          <w:rFonts w:ascii="Times New Roman" w:hAnsi="Times New Roman" w:cs="Times New Roman"/>
          <w:i/>
          <w:sz w:val="22"/>
          <w:szCs w:val="22"/>
          <w:lang w:val="en-US" w:eastAsia="zh-CN"/>
        </w:rPr>
      </w:pPr>
    </w:p>
    <w:p w14:paraId="25C53132"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p w14:paraId="18FD0E14"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3F11D0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use “Applicant”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297CC51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delete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32A2DE93" w14:textId="77777777" w:rsidR="00F74871" w:rsidRDefault="00F74871" w:rsidP="00F74871">
      <w:pPr>
        <w:divId w:val="2116439976"/>
        <w:rPr>
          <w:rFonts w:ascii="Times New Roman" w:hAnsi="Times New Roman" w:cs="Times New Roman"/>
          <w:strike/>
        </w:rPr>
      </w:pPr>
      <w:r w:rsidRPr="00F74871">
        <w:rPr>
          <w:rFonts w:ascii="Times New Roman" w:hAnsi="Times New Roman" w:cs="Times New Roman"/>
          <w:snapToGrid w:val="0"/>
          <w:sz w:val="22"/>
          <w:szCs w:val="22"/>
          <w:lang w:val="en-US" w:eastAsia="zh-CN"/>
        </w:rPr>
        <w:t>*</w:t>
      </w:r>
      <w:r w:rsidRPr="00F74871">
        <w:rPr>
          <w:rFonts w:ascii="Times New Roman" w:hAnsi="Times New Roman" w:cs="Times New Roman"/>
          <w:i/>
          <w:snapToGrid w:val="0"/>
          <w:sz w:val="22"/>
          <w:szCs w:val="22"/>
          <w:lang w:val="en-US" w:eastAsia="zh-CN"/>
        </w:rPr>
        <w:t>Delete where inapplicable</w:t>
      </w:r>
      <w:r w:rsidRPr="00641773">
        <w:rPr>
          <w:rFonts w:ascii="Times New Roman" w:hAnsi="Times New Roman" w:cs="Times New Roman"/>
          <w:i/>
          <w:snapToGrid w:val="0"/>
          <w:lang w:val="en-US" w:eastAsia="zh-CN"/>
        </w:rPr>
        <w:t>.</w:t>
      </w:r>
    </w:p>
    <w:p w14:paraId="2D417C9A" w14:textId="77777777" w:rsidR="00F74871" w:rsidRPr="00CD30EA" w:rsidRDefault="00F74871" w:rsidP="00F74871">
      <w:pPr>
        <w:divId w:val="2116439976"/>
        <w:rPr>
          <w:rFonts w:ascii="Times New Roman" w:hAnsi="Times New Roman" w:cs="Times New Roman"/>
        </w:rPr>
      </w:pPr>
    </w:p>
    <w:p w14:paraId="4455F98F" w14:textId="77777777" w:rsidR="00F74871" w:rsidRPr="00CD30EA" w:rsidRDefault="00F74871" w:rsidP="00F74871">
      <w:pPr>
        <w:divId w:val="2116439976"/>
        <w:rPr>
          <w:rFonts w:ascii="Times New Roman" w:hAnsi="Times New Roman" w:cs="Times New Roman"/>
        </w:rPr>
      </w:pPr>
    </w:p>
    <w:p w14:paraId="3153C615" w14:textId="77777777" w:rsidR="00F74871" w:rsidRPr="00CD30EA" w:rsidRDefault="00F74871" w:rsidP="00F74871">
      <w:pPr>
        <w:divId w:val="2116439976"/>
        <w:rPr>
          <w:rFonts w:ascii="Times New Roman" w:hAnsi="Times New Roman" w:cs="Times New Roman"/>
        </w:rPr>
      </w:pPr>
    </w:p>
    <w:p w14:paraId="75E2D304" w14:textId="77777777" w:rsidR="00F74871" w:rsidRPr="00CD30EA" w:rsidRDefault="00F74871" w:rsidP="00F74871">
      <w:pPr>
        <w:divId w:val="2116439976"/>
        <w:rPr>
          <w:rFonts w:ascii="Times New Roman" w:hAnsi="Times New Roman" w:cs="Times New Roman"/>
        </w:rPr>
      </w:pPr>
    </w:p>
    <w:p w14:paraId="19C633EC" w14:textId="77777777" w:rsidR="00F74871" w:rsidRPr="00CD30EA" w:rsidRDefault="00F74871" w:rsidP="00F74871">
      <w:pPr>
        <w:divId w:val="2116439976"/>
        <w:rPr>
          <w:rFonts w:ascii="Times New Roman" w:hAnsi="Times New Roman" w:cs="Times New Roman"/>
        </w:rPr>
      </w:pPr>
    </w:p>
    <w:p w14:paraId="63C294C3" w14:textId="77777777" w:rsidR="00F74871" w:rsidRDefault="00F74871" w:rsidP="00F74871">
      <w:pPr>
        <w:divId w:val="2116439976"/>
        <w:rPr>
          <w:rFonts w:ascii="Times New Roman" w:hAnsi="Times New Roman" w:cs="Times New Roman"/>
        </w:rPr>
      </w:pPr>
    </w:p>
    <w:p w14:paraId="3AD1E73D" w14:textId="77777777" w:rsidR="00041F27" w:rsidRDefault="00041F27" w:rsidP="00F74871">
      <w:pPr>
        <w:divId w:val="2116439976"/>
        <w:rPr>
          <w:rFonts w:ascii="Times New Roman" w:hAnsi="Times New Roman" w:cs="Times New Roma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489E814D" w14:textId="77777777" w:rsidTr="00267633">
        <w:trPr>
          <w:divId w:val="2116439976"/>
          <w:jc w:val="center"/>
        </w:trPr>
        <w:tc>
          <w:tcPr>
            <w:tcW w:w="3080" w:type="dxa"/>
          </w:tcPr>
          <w:p w14:paraId="21A0E64E" w14:textId="77777777" w:rsidR="00267633" w:rsidRPr="00267633" w:rsidRDefault="00F74871" w:rsidP="00267633">
            <w:pPr>
              <w:spacing w:before="0" w:after="120" w:line="240" w:lineRule="auto"/>
              <w:rPr>
                <w:rFonts w:ascii="Times New Roman" w:hAnsi="Times New Roman" w:cs="Times New Roman"/>
                <w:sz w:val="22"/>
                <w:szCs w:val="22"/>
                <w:lang w:val="en-GB" w:eastAsia="zh-CN"/>
              </w:rPr>
            </w:pPr>
            <w:r>
              <w:rPr>
                <w:rFonts w:ascii="Times New Roman" w:hAnsi="Times New Roman" w:cs="Times New Roman"/>
              </w:rPr>
              <w:br w:type="page"/>
            </w:r>
            <w:r w:rsidR="00267633" w:rsidRPr="00267633">
              <w:rPr>
                <w:rFonts w:ascii="Calibri" w:hAnsi="Calibri" w:cs="Times New Roman"/>
                <w:sz w:val="22"/>
                <w:szCs w:val="22"/>
                <w:lang w:val="en-GB" w:eastAsia="en-GB"/>
              </w:rPr>
              <w:br w:type="page"/>
            </w:r>
            <w:r w:rsidR="00267633" w:rsidRPr="00267633">
              <w:rPr>
                <w:rFonts w:ascii="Times New Roman" w:hAnsi="Times New Roman" w:cs="Times New Roman"/>
                <w:sz w:val="22"/>
                <w:szCs w:val="22"/>
                <w:lang w:val="en-GB" w:eastAsia="zh-CN"/>
              </w:rPr>
              <w:br w:type="page"/>
            </w:r>
          </w:p>
        </w:tc>
        <w:tc>
          <w:tcPr>
            <w:tcW w:w="3080" w:type="dxa"/>
          </w:tcPr>
          <w:p w14:paraId="34AFFB54"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sz w:val="22"/>
                <w:szCs w:val="22"/>
                <w:lang w:val="en-GB" w:eastAsia="zh-CN"/>
              </w:rPr>
            </w:pPr>
            <w:r w:rsidRPr="00267633">
              <w:rPr>
                <w:rFonts w:ascii="Times New Roman" w:hAnsi="Times New Roman" w:cs="Times New Roman"/>
                <w:bCs/>
                <w:iCs/>
                <w:spacing w:val="-3"/>
                <w:sz w:val="22"/>
                <w:szCs w:val="22"/>
                <w:lang w:val="en-GB" w:eastAsia="zh-CN"/>
              </w:rPr>
              <w:t>FORM 218</w:t>
            </w:r>
          </w:p>
        </w:tc>
        <w:tc>
          <w:tcPr>
            <w:tcW w:w="3080" w:type="dxa"/>
          </w:tcPr>
          <w:p w14:paraId="5E4999CF"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03D33E6B" w14:textId="77777777" w:rsidR="0011790A" w:rsidRPr="00FD402A" w:rsidRDefault="0011790A" w:rsidP="0011790A">
      <w:pPr>
        <w:divId w:val="2116439976"/>
        <w:rPr>
          <w:rFonts w:ascii="Times New Roman" w:hAnsi="Times New Roman" w:cs="Times New Roman"/>
          <w:snapToGrid w:val="0"/>
          <w:sz w:val="22"/>
          <w:szCs w:val="22"/>
          <w:lang w:val="en-US" w:eastAsia="zh-CN"/>
        </w:rPr>
      </w:pPr>
      <w:r w:rsidRPr="00FD402A">
        <w:rPr>
          <w:rFonts w:ascii="Times New Roman" w:hAnsi="Times New Roman" w:cs="Times New Roman"/>
          <w:snapToGrid w:val="0"/>
          <w:sz w:val="22"/>
          <w:szCs w:val="22"/>
          <w:lang w:val="en-US" w:eastAsia="zh-CN"/>
        </w:rPr>
        <w:t>Para 54</w:t>
      </w:r>
    </w:p>
    <w:p w14:paraId="5A0E415F"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t>IN THE FAMILY JUSTICE COURTS OF THE REPUBLIC OF SINGAPORE</w:t>
      </w:r>
    </w:p>
    <w:p w14:paraId="6FEEC3A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5D5F92D"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OSM No. </w:t>
      </w:r>
      <w:r w:rsidRPr="00FD402A">
        <w:rPr>
          <w:rFonts w:ascii="Times New Roman" w:eastAsia="Calibri" w:hAnsi="Times New Roman" w:cs="Times New Roman"/>
          <w:sz w:val="22"/>
          <w:szCs w:val="22"/>
        </w:rPr>
        <w:tab/>
        <w:t xml:space="preserve">) </w:t>
      </w:r>
    </w:p>
    <w:p w14:paraId="6CC4FCB3"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of 20 </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C1F588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99557C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Section 20 of the Mental Capacity Act (Cap 177A)</w:t>
      </w:r>
    </w:p>
    <w:p w14:paraId="3154D0AC"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1DD6217D"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And</w:t>
      </w:r>
    </w:p>
    <w:p w14:paraId="3ACF8B6E"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4724DEB1"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__________________________ [</w:t>
      </w:r>
      <w:r w:rsidRPr="00FD402A">
        <w:rPr>
          <w:rFonts w:ascii="Times New Roman" w:eastAsia="Calibri" w:hAnsi="Times New Roman" w:cs="Times New Roman"/>
          <w:i/>
          <w:iCs/>
          <w:sz w:val="22"/>
          <w:szCs w:val="22"/>
        </w:rPr>
        <w:t>name of person alleged to lack capacity</w:t>
      </w:r>
      <w:r w:rsidRPr="00FD402A">
        <w:rPr>
          <w:rFonts w:ascii="Times New Roman" w:eastAsia="Calibri" w:hAnsi="Times New Roman" w:cs="Times New Roman"/>
          <w:sz w:val="22"/>
          <w:szCs w:val="22"/>
        </w:rPr>
        <w:t xml:space="preserve">] </w:t>
      </w:r>
    </w:p>
    <w:p w14:paraId="6C7FFD1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 a person alleged to lack capacity (“P”)</w:t>
      </w:r>
    </w:p>
    <w:p w14:paraId="051C9467"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3475E67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2A1671A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_______________________________________ [</w:t>
      </w:r>
      <w:r w:rsidRPr="00FD402A">
        <w:rPr>
          <w:rFonts w:ascii="Times New Roman" w:eastAsia="Calibri" w:hAnsi="Times New Roman" w:cs="Times New Roman"/>
          <w:i/>
          <w:iCs/>
          <w:sz w:val="22"/>
          <w:szCs w:val="22"/>
        </w:rPr>
        <w:t>name of applicant</w:t>
      </w:r>
      <w:r w:rsidRPr="00FD402A">
        <w:rPr>
          <w:rFonts w:ascii="Times New Roman" w:eastAsia="Calibri" w:hAnsi="Times New Roman" w:cs="Times New Roman"/>
          <w:sz w:val="22"/>
          <w:szCs w:val="22"/>
        </w:rPr>
        <w:t>]</w:t>
      </w:r>
    </w:p>
    <w:p w14:paraId="3A126C55"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w:t>
      </w:r>
    </w:p>
    <w:p w14:paraId="6FD2C4DB"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i/>
          <w:sz w:val="22"/>
          <w:szCs w:val="22"/>
        </w:rPr>
      </w:pP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i/>
          <w:sz w:val="22"/>
          <w:szCs w:val="22"/>
        </w:rPr>
        <w:t>Applicant</w:t>
      </w:r>
    </w:p>
    <w:p w14:paraId="03D6E672"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665351A5"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p>
    <w:p w14:paraId="2570038E" w14:textId="77777777" w:rsidR="0011790A" w:rsidRPr="00FD402A" w:rsidRDefault="0011790A" w:rsidP="00C6605E">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br w:type="page"/>
        <w:t>AFFIDAVIT</w:t>
      </w:r>
    </w:p>
    <w:p w14:paraId="5545258B"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58BE1FDC"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 ______________________________________________________ [</w:t>
      </w:r>
      <w:r w:rsidRPr="00FD402A">
        <w:rPr>
          <w:rFonts w:ascii="Times New Roman" w:eastAsia="Calibri" w:hAnsi="Times New Roman" w:cs="Times New Roman"/>
          <w:i/>
          <w:sz w:val="22"/>
          <w:szCs w:val="22"/>
        </w:rPr>
        <w:t>n</w:t>
      </w:r>
      <w:r w:rsidRPr="00FD402A">
        <w:rPr>
          <w:rFonts w:ascii="Times New Roman" w:eastAsia="Calibri" w:hAnsi="Times New Roman" w:cs="Times New Roman"/>
          <w:i/>
          <w:iCs/>
          <w:sz w:val="22"/>
          <w:szCs w:val="22"/>
        </w:rPr>
        <w:t>ame of Applicant</w:t>
      </w:r>
      <w:r w:rsidRPr="00FD402A">
        <w:rPr>
          <w:rFonts w:ascii="Times New Roman" w:eastAsia="Calibri" w:hAnsi="Times New Roman" w:cs="Times New Roman"/>
          <w:sz w:val="22"/>
          <w:szCs w:val="22"/>
        </w:rPr>
        <w:t>], of ________________________________________________________ [</w:t>
      </w:r>
      <w:r w:rsidRPr="00FD402A">
        <w:rPr>
          <w:rFonts w:ascii="Times New Roman" w:eastAsia="Calibri" w:hAnsi="Times New Roman" w:cs="Times New Roman"/>
          <w:i/>
          <w:sz w:val="22"/>
          <w:szCs w:val="22"/>
        </w:rPr>
        <w:t>a</w:t>
      </w:r>
      <w:r w:rsidRPr="00FD402A">
        <w:rPr>
          <w:rFonts w:ascii="Times New Roman" w:eastAsia="Calibri" w:hAnsi="Times New Roman" w:cs="Times New Roman"/>
          <w:i/>
          <w:iCs/>
          <w:sz w:val="22"/>
          <w:szCs w:val="22"/>
        </w:rPr>
        <w:t>ddress of Applicant</w:t>
      </w:r>
      <w:r w:rsidRPr="00FD402A">
        <w:rPr>
          <w:rFonts w:ascii="Times New Roman" w:eastAsia="Calibri" w:hAnsi="Times New Roman" w:cs="Times New Roman"/>
          <w:iCs/>
          <w:sz w:val="22"/>
          <w:szCs w:val="22"/>
        </w:rPr>
        <w:t>]</w:t>
      </w:r>
      <w:r w:rsidRPr="00FD402A">
        <w:rPr>
          <w:rFonts w:ascii="Times New Roman" w:eastAsia="Calibri" w:hAnsi="Times New Roman" w:cs="Times New Roman"/>
          <w:sz w:val="22"/>
          <w:szCs w:val="22"/>
        </w:rPr>
        <w:t>, do make oath / affirm* and say as follows:</w:t>
      </w:r>
    </w:p>
    <w:p w14:paraId="10D91703"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73548AA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w:t>
      </w:r>
      <w:r w:rsidRPr="00FD402A">
        <w:rPr>
          <w:rFonts w:ascii="Times New Roman" w:eastAsia="Calibri" w:hAnsi="Times New Roman" w:cs="Times New Roman"/>
          <w:sz w:val="22"/>
          <w:szCs w:val="22"/>
        </w:rPr>
        <w:tab/>
        <w:t>I am the Applicant and I make this affidavit in support of my application.</w:t>
      </w:r>
    </w:p>
    <w:p w14:paraId="0D5739B4"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664D619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2. </w:t>
      </w:r>
      <w:r w:rsidRPr="00FD402A">
        <w:rPr>
          <w:rFonts w:ascii="Times New Roman" w:eastAsia="Calibri" w:hAnsi="Times New Roman" w:cs="Times New Roman"/>
          <w:sz w:val="22"/>
          <w:szCs w:val="22"/>
        </w:rPr>
        <w:tab/>
        <w:t>The facts contained in this affidavit are within my personal knowledge or are based on documents in my possession.</w:t>
      </w:r>
    </w:p>
    <w:p w14:paraId="41A4D3D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B5FA29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3.</w:t>
      </w:r>
      <w:r w:rsidRPr="00FD402A">
        <w:rPr>
          <w:rFonts w:ascii="Times New Roman" w:eastAsia="Calibri" w:hAnsi="Times New Roman" w:cs="Times New Roman"/>
          <w:sz w:val="22"/>
          <w:szCs w:val="22"/>
        </w:rPr>
        <w:tab/>
        <w:t>I confirm that the information set out in this affidavit is true and correct.</w:t>
      </w:r>
    </w:p>
    <w:p w14:paraId="4EEE542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1E2977"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FD402A">
        <w:rPr>
          <w:rFonts w:ascii="Times New Roman" w:eastAsia="Calibri" w:hAnsi="Times New Roman" w:cs="Times New Roman"/>
          <w:sz w:val="22"/>
          <w:szCs w:val="22"/>
        </w:rPr>
        <w:t>4.</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Applicant’s Particulars</w:t>
      </w:r>
    </w:p>
    <w:tbl>
      <w:tblPr>
        <w:tblW w:w="4407" w:type="pct"/>
        <w:tblCellSpacing w:w="113"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CE8F64E" w14:textId="77777777" w:rsidTr="0092350C">
        <w:trPr>
          <w:divId w:val="2116439976"/>
          <w:tblCellSpacing w:w="113" w:type="dxa"/>
        </w:trPr>
        <w:tc>
          <w:tcPr>
            <w:tcW w:w="4672" w:type="pct"/>
            <w:shd w:val="clear" w:color="auto" w:fill="auto"/>
          </w:tcPr>
          <w:p w14:paraId="28298BE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11790A" w:rsidRPr="0092350C" w14:paraId="160309DA" w14:textId="77777777" w:rsidTr="0092350C">
        <w:trPr>
          <w:divId w:val="2116439976"/>
          <w:tblCellSpacing w:w="113" w:type="dxa"/>
        </w:trPr>
        <w:tc>
          <w:tcPr>
            <w:tcW w:w="4672" w:type="pct"/>
            <w:shd w:val="clear" w:color="auto" w:fill="auto"/>
          </w:tcPr>
          <w:p w14:paraId="703E02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11790A" w:rsidRPr="0092350C" w14:paraId="774BA4BC" w14:textId="77777777" w:rsidTr="0092350C">
        <w:trPr>
          <w:divId w:val="2116439976"/>
          <w:tblCellSpacing w:w="113" w:type="dxa"/>
        </w:trPr>
        <w:tc>
          <w:tcPr>
            <w:tcW w:w="4672" w:type="pct"/>
            <w:shd w:val="clear" w:color="auto" w:fill="auto"/>
          </w:tcPr>
          <w:p w14:paraId="0D9DBC4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Date of birth (DD/MM/YYYY):</w:t>
            </w:r>
          </w:p>
        </w:tc>
      </w:tr>
      <w:tr w:rsidR="0011790A" w:rsidRPr="0092350C" w14:paraId="72AA908A" w14:textId="77777777" w:rsidTr="0092350C">
        <w:trPr>
          <w:divId w:val="2116439976"/>
          <w:tblCellSpacing w:w="113" w:type="dxa"/>
        </w:trPr>
        <w:tc>
          <w:tcPr>
            <w:tcW w:w="4672" w:type="pct"/>
            <w:shd w:val="clear" w:color="auto" w:fill="auto"/>
          </w:tcPr>
          <w:p w14:paraId="2BFBB70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Age:</w:t>
            </w:r>
          </w:p>
        </w:tc>
      </w:tr>
      <w:tr w:rsidR="0011790A" w:rsidRPr="0092350C" w14:paraId="58B2EE71" w14:textId="77777777" w:rsidTr="0092350C">
        <w:trPr>
          <w:divId w:val="2116439976"/>
          <w:tblCellSpacing w:w="113" w:type="dxa"/>
        </w:trPr>
        <w:tc>
          <w:tcPr>
            <w:tcW w:w="4672" w:type="pct"/>
            <w:shd w:val="clear" w:color="auto" w:fill="auto"/>
          </w:tcPr>
          <w:p w14:paraId="1477F30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321714AA" w14:textId="77777777" w:rsidTr="0092350C">
        <w:trPr>
          <w:divId w:val="2116439976"/>
          <w:tblCellSpacing w:w="113" w:type="dxa"/>
        </w:trPr>
        <w:tc>
          <w:tcPr>
            <w:tcW w:w="4672" w:type="pct"/>
            <w:shd w:val="clear" w:color="auto" w:fill="auto"/>
          </w:tcPr>
          <w:p w14:paraId="63724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Telephone number:</w:t>
            </w:r>
          </w:p>
        </w:tc>
      </w:tr>
      <w:tr w:rsidR="0011790A" w:rsidRPr="0092350C" w14:paraId="6F5C1BBF" w14:textId="77777777" w:rsidTr="0092350C">
        <w:trPr>
          <w:divId w:val="2116439976"/>
          <w:tblCellSpacing w:w="113" w:type="dxa"/>
        </w:trPr>
        <w:tc>
          <w:tcPr>
            <w:tcW w:w="4672" w:type="pct"/>
            <w:shd w:val="clear" w:color="auto" w:fill="auto"/>
          </w:tcPr>
          <w:p w14:paraId="3A8084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Occupation:</w:t>
            </w:r>
          </w:p>
        </w:tc>
      </w:tr>
      <w:tr w:rsidR="0011790A" w:rsidRPr="0092350C" w14:paraId="3A059539" w14:textId="77777777" w:rsidTr="0092350C">
        <w:trPr>
          <w:divId w:val="2116439976"/>
          <w:tblCellSpacing w:w="113" w:type="dxa"/>
        </w:trPr>
        <w:tc>
          <w:tcPr>
            <w:tcW w:w="4672" w:type="pct"/>
            <w:shd w:val="clear" w:color="auto" w:fill="auto"/>
          </w:tcPr>
          <w:p w14:paraId="3BA1675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Name and address of employer:</w:t>
            </w:r>
          </w:p>
        </w:tc>
      </w:tr>
      <w:tr w:rsidR="0011790A" w:rsidRPr="0092350C" w14:paraId="75D1CCA9" w14:textId="77777777" w:rsidTr="0092350C">
        <w:trPr>
          <w:divId w:val="2116439976"/>
          <w:tblCellSpacing w:w="113" w:type="dxa"/>
        </w:trPr>
        <w:tc>
          <w:tcPr>
            <w:tcW w:w="4672" w:type="pct"/>
            <w:shd w:val="clear" w:color="auto" w:fill="auto"/>
          </w:tcPr>
          <w:p w14:paraId="5C08509D" w14:textId="1770AB05"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r>
              <w:rPr>
                <w:rFonts w:ascii="Times New Roman" w:eastAsia="Calibri" w:hAnsi="Times New Roman" w:cs="Times New Roman"/>
                <w:b/>
                <w:sz w:val="22"/>
                <w:szCs w:val="22"/>
              </w:rPr>
              <w:t>(</w:t>
            </w:r>
            <w:proofErr w:type="spellStart"/>
            <w:r>
              <w:rPr>
                <w:rFonts w:ascii="Times New Roman" w:eastAsia="Calibri" w:hAnsi="Times New Roman" w:cs="Times New Roman"/>
                <w:b/>
                <w:sz w:val="22"/>
                <w:szCs w:val="22"/>
              </w:rPr>
              <w:t>i</w:t>
            </w:r>
            <w:proofErr w:type="spellEnd"/>
            <w:r>
              <w:rPr>
                <w:rFonts w:ascii="Times New Roman" w:eastAsia="Calibri" w:hAnsi="Times New Roman" w:cs="Times New Roman"/>
                <w:b/>
                <w:sz w:val="22"/>
                <w:szCs w:val="22"/>
              </w:rPr>
              <w:t>)</w:t>
            </w:r>
            <w:r>
              <w:rPr>
                <w:rFonts w:ascii="Times New Roman" w:eastAsia="Calibri" w:hAnsi="Times New Roman" w:cs="Times New Roman"/>
                <w:b/>
                <w:sz w:val="22"/>
                <w:szCs w:val="22"/>
              </w:rPr>
              <w:tab/>
            </w:r>
            <w:r w:rsidRPr="00632015">
              <w:rPr>
                <w:rFonts w:ascii="Times New Roman" w:eastAsia="Calibri" w:hAnsi="Times New Roman" w:cs="Times New Roman"/>
                <w:b/>
                <w:szCs w:val="22"/>
                <w:lang w:eastAsia="en-GB"/>
              </w:rPr>
              <w:t>Monthly income:</w:t>
            </w:r>
          </w:p>
          <w:p w14:paraId="4609894D" w14:textId="77777777"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3"/>
              <w:gridCol w:w="3444"/>
            </w:tblGrid>
            <w:tr w:rsidR="00531BDF" w:rsidRPr="00632015" w14:paraId="1748B7BD" w14:textId="77777777" w:rsidTr="00892A9E">
              <w:tc>
                <w:tcPr>
                  <w:tcW w:w="3642" w:type="dxa"/>
                  <w:shd w:val="clear" w:color="auto" w:fill="auto"/>
                  <w:tcMar>
                    <w:top w:w="57" w:type="dxa"/>
                    <w:bottom w:w="57" w:type="dxa"/>
                  </w:tcMar>
                </w:tcPr>
                <w:p w14:paraId="76E528E2"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Source of Income</w:t>
                  </w:r>
                </w:p>
                <w:p w14:paraId="505E651B"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0D0850">
                    <w:rPr>
                      <w:rFonts w:ascii="Times New Roman" w:eastAsia="Calibri" w:hAnsi="Times New Roman" w:cs="Times New Roman"/>
                      <w:i/>
                      <w:szCs w:val="22"/>
                      <w:lang w:eastAsia="en-GB"/>
                    </w:rPr>
                    <w:t xml:space="preserve">(e.g. salary, insurance, government </w:t>
                  </w:r>
                  <w:proofErr w:type="spellStart"/>
                  <w:r w:rsidRPr="000D0850">
                    <w:rPr>
                      <w:rFonts w:ascii="Times New Roman" w:eastAsia="Calibri" w:hAnsi="Times New Roman" w:cs="Times New Roman"/>
                      <w:i/>
                      <w:szCs w:val="22"/>
                      <w:lang w:eastAsia="en-GB"/>
                    </w:rPr>
                    <w:t>payouts</w:t>
                  </w:r>
                  <w:proofErr w:type="spellEnd"/>
                  <w:r w:rsidRPr="000D0850">
                    <w:rPr>
                      <w:rFonts w:ascii="Times New Roman" w:eastAsia="Calibri" w:hAnsi="Times New Roman" w:cs="Times New Roman"/>
                      <w:i/>
                      <w:szCs w:val="22"/>
                      <w:lang w:eastAsia="en-GB"/>
                    </w:rPr>
                    <w:t>, rental etc</w:t>
                  </w:r>
                  <w:ins w:id="100" w:author="Adriene CHEONG (FJCOURTS)" w:date="2019-11-15T10:22:00Z">
                    <w:r w:rsidRPr="000D0850">
                      <w:rPr>
                        <w:rFonts w:ascii="Times New Roman" w:eastAsia="Calibri" w:hAnsi="Times New Roman" w:cs="Times New Roman"/>
                        <w:i/>
                        <w:szCs w:val="22"/>
                        <w:lang w:eastAsia="en-GB"/>
                      </w:rPr>
                      <w:t>.</w:t>
                    </w:r>
                  </w:ins>
                  <w:r w:rsidRPr="000D0850">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50599227"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Value</w:t>
                  </w:r>
                </w:p>
              </w:tc>
            </w:tr>
            <w:tr w:rsidR="00531BDF" w:rsidRPr="00632015" w14:paraId="26063E9E" w14:textId="77777777" w:rsidTr="00892A9E">
              <w:tc>
                <w:tcPr>
                  <w:tcW w:w="3642" w:type="dxa"/>
                  <w:shd w:val="clear" w:color="auto" w:fill="auto"/>
                  <w:tcMar>
                    <w:top w:w="57" w:type="dxa"/>
                    <w:bottom w:w="57" w:type="dxa"/>
                  </w:tcMar>
                </w:tcPr>
                <w:p w14:paraId="5BBD91C5" w14:textId="77777777" w:rsidR="00531BDF" w:rsidRPr="000D0850" w:rsidRDefault="00531BDF" w:rsidP="00531BDF">
                  <w:pPr>
                    <w:autoSpaceDE w:val="0"/>
                    <w:autoSpaceDN w:val="0"/>
                    <w:adjustRightInd w:val="0"/>
                    <w:spacing w:before="0" w:after="0" w:line="240" w:lineRule="auto"/>
                    <w:rPr>
                      <w:rFonts w:ascii="Times New Roman" w:eastAsia="Calibri" w:hAnsi="Times New Roman" w:cs="Times New Roman"/>
                      <w:szCs w:val="22"/>
                      <w:lang w:eastAsia="en-GB"/>
                    </w:rPr>
                  </w:pPr>
                </w:p>
                <w:p w14:paraId="128E10A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229C14"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DCAA64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25A9558"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81FFB60"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2DFB8AB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531BDF" w:rsidRPr="00632015" w14:paraId="79EE591C" w14:textId="77777777" w:rsidTr="00892A9E">
              <w:tc>
                <w:tcPr>
                  <w:tcW w:w="3642" w:type="dxa"/>
                  <w:shd w:val="clear" w:color="auto" w:fill="auto"/>
                  <w:tcMar>
                    <w:top w:w="57" w:type="dxa"/>
                    <w:bottom w:w="57" w:type="dxa"/>
                  </w:tcMar>
                </w:tcPr>
                <w:p w14:paraId="589CF196"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17ECFE8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33A7CC9" w14:textId="728AD031"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48365FC" w14:textId="77777777" w:rsidTr="0092350C">
        <w:trPr>
          <w:divId w:val="2116439976"/>
          <w:tblCellSpacing w:w="113" w:type="dxa"/>
        </w:trPr>
        <w:tc>
          <w:tcPr>
            <w:tcW w:w="4672" w:type="pct"/>
            <w:shd w:val="clear" w:color="auto" w:fill="auto"/>
          </w:tcPr>
          <w:p w14:paraId="0CA55E9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Relationship to P (i.e. the person alleged to lack capacity):</w:t>
            </w:r>
          </w:p>
          <w:p w14:paraId="3F2AA6B0" w14:textId="77777777" w:rsidR="0011790A" w:rsidRPr="0092350C" w:rsidRDefault="0011790A" w:rsidP="006172E9">
            <w:pPr>
              <w:numPr>
                <w:ilvl w:val="0"/>
                <w:numId w:val="97"/>
              </w:numPr>
              <w:autoSpaceDE w:val="0"/>
              <w:autoSpaceDN w:val="0"/>
              <w:adjustRightInd w:val="0"/>
              <w:spacing w:before="0" w:after="0"/>
              <w:ind w:left="1077" w:hanging="357"/>
              <w:contextualSpacing/>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Spouse</w:t>
            </w:r>
          </w:p>
          <w:p w14:paraId="624993F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Child</w:t>
            </w:r>
          </w:p>
          <w:p w14:paraId="3BBF39E3"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Parent</w:t>
            </w:r>
          </w:p>
          <w:p w14:paraId="321C7F4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Sibling</w:t>
            </w:r>
          </w:p>
          <w:p w14:paraId="0A4C6B8B"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Friend</w:t>
            </w:r>
          </w:p>
          <w:p w14:paraId="30C65A4F"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Others – please specify:  _________________________________</w:t>
            </w:r>
          </w:p>
        </w:tc>
      </w:tr>
    </w:tbl>
    <w:p w14:paraId="7FEC53D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2859D4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5.</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Applicant</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38C0BD3A"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192E61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to you</w:t>
            </w:r>
          </w:p>
          <w:p w14:paraId="2366DA3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an undischarged bankrupt</w:t>
            </w:r>
          </w:p>
          <w:p w14:paraId="3BCDF65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facing any bankruptcy actions</w:t>
            </w:r>
          </w:p>
          <w:p w14:paraId="2B495EA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I have not been appointed as a </w:t>
            </w:r>
            <w:proofErr w:type="spellStart"/>
            <w:r w:rsidRPr="0092350C">
              <w:rPr>
                <w:rFonts w:ascii="Times New Roman" w:eastAsia="Calibri" w:hAnsi="Times New Roman" w:cs="Times New Roman"/>
                <w:b/>
                <w:sz w:val="22"/>
                <w:szCs w:val="22"/>
              </w:rPr>
              <w:t>Donee</w:t>
            </w:r>
            <w:proofErr w:type="spellEnd"/>
            <w:r w:rsidRPr="0092350C">
              <w:rPr>
                <w:rFonts w:ascii="Times New Roman" w:eastAsia="Calibri" w:hAnsi="Times New Roman" w:cs="Times New Roman"/>
                <w:b/>
                <w:sz w:val="22"/>
                <w:szCs w:val="22"/>
              </w:rPr>
              <w:t xml:space="preserve"> or Deputy for someone else</w:t>
            </w:r>
          </w:p>
        </w:tc>
      </w:tr>
      <w:tr w:rsidR="0011790A" w:rsidRPr="0092350C" w14:paraId="0000BA7F"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5528396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 is applicable to you</w:t>
            </w:r>
          </w:p>
          <w:p w14:paraId="032E19E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at all</w:t>
            </w:r>
          </w:p>
          <w:p w14:paraId="1AA385D6"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except for the following loans / debts, and I further declare that I am able to pay my loans and debts as and when they become due and payable.</w:t>
            </w:r>
          </w:p>
          <w:p w14:paraId="0E5225F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11790A" w:rsidRPr="0092350C" w14:paraId="5FBDDF9E" w14:textId="77777777" w:rsidTr="0092350C">
              <w:tc>
                <w:tcPr>
                  <w:tcW w:w="3449" w:type="dxa"/>
                  <w:shd w:val="clear" w:color="auto" w:fill="auto"/>
                  <w:tcMar>
                    <w:top w:w="57" w:type="dxa"/>
                    <w:bottom w:w="57" w:type="dxa"/>
                  </w:tcMar>
                </w:tcPr>
                <w:p w14:paraId="0086EFD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53ACAC2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creditor, reason for loan/debt etc.)</w:t>
                  </w:r>
                </w:p>
              </w:tc>
              <w:tc>
                <w:tcPr>
                  <w:tcW w:w="2963" w:type="dxa"/>
                  <w:shd w:val="clear" w:color="auto" w:fill="auto"/>
                  <w:tcMar>
                    <w:top w:w="57" w:type="dxa"/>
                    <w:bottom w:w="57" w:type="dxa"/>
                  </w:tcMar>
                </w:tcPr>
                <w:p w14:paraId="225631B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11790A" w:rsidRPr="0092350C" w14:paraId="18C1A0AE" w14:textId="77777777" w:rsidTr="0092350C">
              <w:tc>
                <w:tcPr>
                  <w:tcW w:w="3449" w:type="dxa"/>
                  <w:shd w:val="clear" w:color="auto" w:fill="auto"/>
                  <w:tcMar>
                    <w:top w:w="57" w:type="dxa"/>
                    <w:bottom w:w="57" w:type="dxa"/>
                  </w:tcMar>
                </w:tcPr>
                <w:p w14:paraId="12389B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0B9D9B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4E1804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A0396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14:paraId="669FBA7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73DFC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i/>
                <w:sz w:val="22"/>
                <w:szCs w:val="22"/>
                <w:u w:val="single"/>
              </w:rPr>
            </w:pPr>
          </w:p>
        </w:tc>
      </w:tr>
    </w:tbl>
    <w:p w14:paraId="36FF53AF"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6.</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DFFF513" w14:textId="77777777" w:rsidTr="00D16B86">
        <w:trPr>
          <w:divId w:val="2116439976"/>
          <w:tblCellSpacing w:w="142" w:type="dxa"/>
        </w:trPr>
        <w:tc>
          <w:tcPr>
            <w:tcW w:w="4643" w:type="pct"/>
            <w:shd w:val="clear" w:color="auto" w:fill="auto"/>
          </w:tcPr>
          <w:p w14:paraId="7C3A273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11790A" w:rsidRPr="0092350C" w14:paraId="54A2D762" w14:textId="77777777" w:rsidTr="00D16B86">
        <w:trPr>
          <w:divId w:val="2116439976"/>
          <w:tblCellSpacing w:w="142" w:type="dxa"/>
        </w:trPr>
        <w:tc>
          <w:tcPr>
            <w:tcW w:w="4643" w:type="pct"/>
            <w:shd w:val="clear" w:color="auto" w:fill="auto"/>
          </w:tcPr>
          <w:p w14:paraId="3F69B07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11790A" w:rsidRPr="0092350C" w14:paraId="24266564" w14:textId="77777777" w:rsidTr="00D16B86">
        <w:trPr>
          <w:divId w:val="2116439976"/>
          <w:tblCellSpacing w:w="142" w:type="dxa"/>
        </w:trPr>
        <w:tc>
          <w:tcPr>
            <w:tcW w:w="4643" w:type="pct"/>
            <w:shd w:val="clear" w:color="auto" w:fill="auto"/>
          </w:tcPr>
          <w:p w14:paraId="062DBF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11790A" w:rsidRPr="0092350C" w14:paraId="29C76405" w14:textId="77777777" w:rsidTr="00D16B86">
        <w:trPr>
          <w:divId w:val="2116439976"/>
          <w:tblCellSpacing w:w="142" w:type="dxa"/>
        </w:trPr>
        <w:tc>
          <w:tcPr>
            <w:tcW w:w="4643" w:type="pct"/>
            <w:shd w:val="clear" w:color="auto" w:fill="auto"/>
          </w:tcPr>
          <w:p w14:paraId="700C7A9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11790A" w:rsidRPr="0092350C" w14:paraId="1267951F" w14:textId="77777777" w:rsidTr="00D16B86">
        <w:trPr>
          <w:divId w:val="2116439976"/>
          <w:tblCellSpacing w:w="142" w:type="dxa"/>
        </w:trPr>
        <w:tc>
          <w:tcPr>
            <w:tcW w:w="4643" w:type="pct"/>
            <w:shd w:val="clear" w:color="auto" w:fill="auto"/>
          </w:tcPr>
          <w:p w14:paraId="6154EF2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7FA97EF9" w14:textId="77777777" w:rsidTr="00D16B86">
        <w:trPr>
          <w:divId w:val="2116439976"/>
          <w:tblCellSpacing w:w="142" w:type="dxa"/>
        </w:trPr>
        <w:tc>
          <w:tcPr>
            <w:tcW w:w="4643" w:type="pct"/>
            <w:shd w:val="clear" w:color="auto" w:fill="auto"/>
          </w:tcPr>
          <w:p w14:paraId="2AD07398" w14:textId="77777777" w:rsidR="00F757EF" w:rsidRPr="0092350C" w:rsidRDefault="0011790A" w:rsidP="0092350C">
            <w:pPr>
              <w:autoSpaceDE w:val="0"/>
              <w:autoSpaceDN w:val="0"/>
              <w:adjustRightInd w:val="0"/>
              <w:spacing w:before="0" w:after="0"/>
              <w:jc w:val="both"/>
              <w:rPr>
                <w:rFonts w:ascii="Times New Roman" w:eastAsia="Calibri" w:hAnsi="Times New Roman" w:cs="Times New Roman"/>
                <w:b/>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p>
          <w:p w14:paraId="19EF63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p>
          <w:p w14:paraId="0FD9C03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w:t>
            </w:r>
            <w:r w:rsidR="00F757EF" w:rsidRPr="0092350C">
              <w:rPr>
                <w:rFonts w:ascii="Times New Roman" w:eastAsia="Calibri" w:hAnsi="Times New Roman" w:cs="Times New Roman"/>
                <w:b/>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2FB093A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241DC0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247806A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p>
          <w:p w14:paraId="2BA3EF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4B16193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p w14:paraId="29D230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6A6E3241" w14:textId="77777777" w:rsidTr="00D16B86">
        <w:trPr>
          <w:divId w:val="2116439976"/>
          <w:tblCellSpacing w:w="142" w:type="dxa"/>
        </w:trPr>
        <w:tc>
          <w:tcPr>
            <w:tcW w:w="4643" w:type="pct"/>
            <w:shd w:val="clear" w:color="auto" w:fill="auto"/>
          </w:tcPr>
          <w:p w14:paraId="24791D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57B16B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23B1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EEB5348" w14:textId="77777777" w:rsidTr="00D16B86">
        <w:trPr>
          <w:divId w:val="2116439976"/>
          <w:tblCellSpacing w:w="142" w:type="dxa"/>
        </w:trPr>
        <w:tc>
          <w:tcPr>
            <w:tcW w:w="4643" w:type="pct"/>
            <w:shd w:val="clear" w:color="auto" w:fill="auto"/>
          </w:tcPr>
          <w:p w14:paraId="208AE16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0AF4D9B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514A5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t xml:space="preserve">If “Yes”, please state which nursing home: </w:t>
            </w:r>
          </w:p>
          <w:p w14:paraId="3F9F193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5984D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4672A7" w14:textId="77777777" w:rsidTr="00D16B86">
        <w:trPr>
          <w:divId w:val="2116439976"/>
          <w:tblCellSpacing w:w="142" w:type="dxa"/>
        </w:trPr>
        <w:tc>
          <w:tcPr>
            <w:tcW w:w="4643" w:type="pct"/>
            <w:shd w:val="clear" w:color="auto" w:fill="auto"/>
          </w:tcPr>
          <w:p w14:paraId="34E6C228"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rPr>
            </w:pPr>
            <w:r w:rsidRPr="0092350C">
              <w:rPr>
                <w:rFonts w:ascii="Times New Roman" w:eastAsia="Calibri" w:hAnsi="Times New Roman" w:cs="Times New Roman"/>
                <w:b/>
                <w:sz w:val="22"/>
                <w:szCs w:val="22"/>
              </w:rPr>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13B33992" w14:textId="77777777" w:rsidR="00F757EF" w:rsidRPr="0092350C" w:rsidRDefault="00F757EF" w:rsidP="0092350C">
            <w:pPr>
              <w:autoSpaceDE w:val="0"/>
              <w:autoSpaceDN w:val="0"/>
              <w:adjustRightInd w:val="0"/>
              <w:spacing w:before="0" w:after="0"/>
              <w:ind w:left="720" w:hanging="720"/>
              <w:jc w:val="both"/>
              <w:rPr>
                <w:rFonts w:ascii="Times New Roman" w:eastAsia="Calibri" w:hAnsi="Times New Roman" w:cs="Times New Roman"/>
                <w:b/>
                <w:sz w:val="22"/>
                <w:szCs w:val="22"/>
              </w:rPr>
            </w:pPr>
          </w:p>
          <w:p w14:paraId="5DB462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11790A" w:rsidRPr="0092350C" w14:paraId="0194CC19" w14:textId="77777777" w:rsidTr="00D16B86">
        <w:trPr>
          <w:divId w:val="2116439976"/>
          <w:tblCellSpacing w:w="142" w:type="dxa"/>
        </w:trPr>
        <w:tc>
          <w:tcPr>
            <w:tcW w:w="4643" w:type="pct"/>
            <w:shd w:val="clear" w:color="auto" w:fill="auto"/>
          </w:tcPr>
          <w:p w14:paraId="65A95C57" w14:textId="117C02E2"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r>
            <w:r w:rsidR="0038758F" w:rsidRPr="0038758F">
              <w:rPr>
                <w:rFonts w:ascii="Times New Roman" w:eastAsia="Calibri" w:hAnsi="Times New Roman" w:cs="Times New Roman"/>
                <w:b/>
                <w:sz w:val="22"/>
                <w:szCs w:val="22"/>
              </w:rPr>
              <w:t>P’s current care arrangements and main caregiver(s):</w:t>
            </w:r>
          </w:p>
          <w:p w14:paraId="3FF65810" w14:textId="483EE9C6" w:rsidR="0038758F" w:rsidRPr="0038758F" w:rsidRDefault="0038758F" w:rsidP="0038758F">
            <w:pPr>
              <w:rPr>
                <w:rFonts w:ascii="Times New Roman" w:eastAsia="Calibri" w:hAnsi="Times New Roman" w:cs="Times New Roman"/>
                <w:i/>
                <w:sz w:val="22"/>
                <w:szCs w:val="22"/>
              </w:rPr>
            </w:pPr>
            <w:r w:rsidRPr="0038758F">
              <w:rPr>
                <w:rFonts w:ascii="Times New Roman" w:eastAsia="Calibri" w:hAnsi="Times New Roman" w:cs="Times New Roman"/>
                <w:i/>
                <w:sz w:val="22"/>
                <w:szCs w:val="22"/>
              </w:rPr>
              <w:t>(Please provide information about how P is currently being cared for</w:t>
            </w:r>
            <w:r>
              <w:rPr>
                <w:rFonts w:ascii="Times New Roman" w:eastAsia="Calibri" w:hAnsi="Times New Roman" w:cs="Times New Roman"/>
                <w:i/>
                <w:sz w:val="22"/>
                <w:szCs w:val="22"/>
              </w:rPr>
              <w:t xml:space="preserve"> </w:t>
            </w:r>
            <w:r w:rsidRPr="0038758F">
              <w:rPr>
                <w:rFonts w:ascii="Times New Roman" w:eastAsia="Calibri" w:hAnsi="Times New Roman" w:cs="Times New Roman"/>
                <w:i/>
                <w:sz w:val="22"/>
                <w:szCs w:val="22"/>
              </w:rPr>
              <w:t>and who is P’s main caregiver(s))</w:t>
            </w:r>
          </w:p>
          <w:p w14:paraId="4A3958CB" w14:textId="689D31E1"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15103A4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A98FA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9DC727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91FD6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578EB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AFFA0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BCFE51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0AD1F3" w14:textId="77777777" w:rsidTr="00D16B86">
        <w:trPr>
          <w:divId w:val="2116439976"/>
          <w:tblCellSpacing w:w="142" w:type="dxa"/>
        </w:trPr>
        <w:tc>
          <w:tcPr>
            <w:tcW w:w="4643" w:type="pct"/>
            <w:shd w:val="clear" w:color="auto" w:fill="auto"/>
          </w:tcPr>
          <w:p w14:paraId="14F4968F" w14:textId="79F37773" w:rsidR="0038758F"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k)</w:t>
            </w:r>
            <w:r w:rsidRPr="00632015">
              <w:rPr>
                <w:rFonts w:ascii="Times New Roman" w:eastAsia="Calibri" w:hAnsi="Times New Roman" w:cs="Times New Roman"/>
                <w:b/>
                <w:szCs w:val="22"/>
                <w:lang w:eastAsia="en-GB"/>
              </w:rPr>
              <w:tab/>
              <w:t>P’s</w:t>
            </w:r>
            <w:r>
              <w:rPr>
                <w:rFonts w:ascii="Times New Roman" w:eastAsia="Calibri" w:hAnsi="Times New Roman" w:cs="Times New Roman"/>
                <w:b/>
                <w:szCs w:val="22"/>
                <w:lang w:eastAsia="en-GB"/>
              </w:rPr>
              <w:t xml:space="preserve"> </w:t>
            </w:r>
            <w:r w:rsidRPr="00632015">
              <w:rPr>
                <w:rFonts w:ascii="Times New Roman" w:eastAsia="Calibri" w:hAnsi="Times New Roman" w:cs="Times New Roman"/>
                <w:b/>
                <w:szCs w:val="22"/>
                <w:lang w:eastAsia="en-GB"/>
              </w:rPr>
              <w:t>expenses:</w:t>
            </w:r>
          </w:p>
          <w:p w14:paraId="06409ADC" w14:textId="77777777" w:rsidR="0038758F" w:rsidRPr="00C32762" w:rsidRDefault="0038758F" w:rsidP="0038758F">
            <w:pPr>
              <w:autoSpaceDE w:val="0"/>
              <w:autoSpaceDN w:val="0"/>
              <w:adjustRightInd w:val="0"/>
              <w:spacing w:before="0" w:after="0" w:line="240" w:lineRule="auto"/>
              <w:rPr>
                <w:rFonts w:ascii="Times New Roman" w:eastAsia="Calibri" w:hAnsi="Times New Roman" w:cs="Times New Roman"/>
                <w:b/>
                <w:szCs w:val="22"/>
                <w:u w:val="single"/>
                <w:lang w:eastAsia="en-GB"/>
              </w:rPr>
            </w:pPr>
            <w:r>
              <w:rPr>
                <w:rFonts w:ascii="Times New Roman" w:eastAsia="Calibri" w:hAnsi="Times New Roman" w:cs="Times New Roman"/>
                <w:i/>
                <w:szCs w:val="22"/>
                <w:lang w:eastAsia="en-GB"/>
              </w:rPr>
              <w:tab/>
            </w: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 xml:space="preserve">Please include any expenses which P currently does not have but </w:t>
            </w:r>
            <w:r w:rsidRPr="0038758F">
              <w:rPr>
                <w:rFonts w:ascii="Times New Roman" w:eastAsia="Calibri" w:hAnsi="Times New Roman" w:cs="Times New Roman"/>
                <w:i/>
                <w:szCs w:val="22"/>
                <w:lang w:eastAsia="en-GB"/>
              </w:rPr>
              <w:tab/>
              <w:t>is expected to incur in future and indicate these with an ‘*’)</w:t>
            </w:r>
          </w:p>
          <w:p w14:paraId="7781A929"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p w14:paraId="44436F6C"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350"/>
            </w:tblGrid>
            <w:tr w:rsidR="0038758F" w:rsidRPr="00632015" w14:paraId="7B48ED05" w14:textId="77777777" w:rsidTr="00892A9E">
              <w:tc>
                <w:tcPr>
                  <w:tcW w:w="3642" w:type="dxa"/>
                  <w:shd w:val="clear" w:color="auto" w:fill="auto"/>
                  <w:tcMar>
                    <w:top w:w="57" w:type="dxa"/>
                    <w:bottom w:w="57" w:type="dxa"/>
                  </w:tcMar>
                </w:tcPr>
                <w:p w14:paraId="6A1660DE"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38758F">
                    <w:rPr>
                      <w:rFonts w:ascii="Times New Roman" w:eastAsia="Calibri" w:hAnsi="Times New Roman" w:cs="Times New Roman"/>
                      <w:b/>
                      <w:szCs w:val="22"/>
                      <w:u w:val="single"/>
                      <w:lang w:eastAsia="en-GB"/>
                    </w:rPr>
                    <w:t>Type / Frequency</w:t>
                  </w:r>
                </w:p>
                <w:p w14:paraId="778F0E4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i/>
                      <w:color w:val="FF0000"/>
                      <w:szCs w:val="22"/>
                      <w:u w:val="single"/>
                      <w:lang w:eastAsia="en-GB"/>
                    </w:rPr>
                  </w:pP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e.g. food/monthly, insurance/annually</w:t>
                  </w:r>
                  <w:r w:rsidRPr="0038758F">
                    <w:rPr>
                      <w:rFonts w:ascii="Times New Roman" w:eastAsia="Calibri" w:hAnsi="Times New Roman" w:cs="Times New Roman"/>
                      <w:i/>
                      <w:szCs w:val="22"/>
                      <w:u w:val="single"/>
                      <w:lang w:eastAsia="en-GB"/>
                    </w:rPr>
                    <w:t>)</w:t>
                  </w:r>
                </w:p>
              </w:tc>
              <w:tc>
                <w:tcPr>
                  <w:tcW w:w="3588" w:type="dxa"/>
                  <w:shd w:val="clear" w:color="auto" w:fill="auto"/>
                  <w:tcMar>
                    <w:top w:w="57" w:type="dxa"/>
                    <w:bottom w:w="57" w:type="dxa"/>
                  </w:tcMar>
                </w:tcPr>
                <w:p w14:paraId="462457C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b/>
                      <w:color w:val="FF0000"/>
                      <w:szCs w:val="22"/>
                      <w:u w:val="single"/>
                      <w:lang w:eastAsia="en-GB"/>
                    </w:rPr>
                  </w:pPr>
                  <w:r w:rsidRPr="0038758F">
                    <w:rPr>
                      <w:rFonts w:ascii="Times New Roman" w:eastAsia="Calibri" w:hAnsi="Times New Roman" w:cs="Times New Roman"/>
                      <w:b/>
                      <w:szCs w:val="22"/>
                      <w:u w:val="single"/>
                      <w:lang w:eastAsia="en-GB"/>
                    </w:rPr>
                    <w:t>Amount</w:t>
                  </w:r>
                </w:p>
              </w:tc>
            </w:tr>
            <w:tr w:rsidR="0038758F" w:rsidRPr="00632015" w14:paraId="5B56DF7F" w14:textId="77777777" w:rsidTr="00892A9E">
              <w:tc>
                <w:tcPr>
                  <w:tcW w:w="3642" w:type="dxa"/>
                  <w:shd w:val="clear" w:color="auto" w:fill="auto"/>
                  <w:tcMar>
                    <w:top w:w="57" w:type="dxa"/>
                    <w:bottom w:w="57" w:type="dxa"/>
                  </w:tcMar>
                </w:tcPr>
                <w:p w14:paraId="37B9D6B2"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6E4A7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752CD03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33BAA9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30B2A2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5D242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66420F3D"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F4F9425"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7AF30204"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7A14498"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0D15FD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38758F" w:rsidRPr="00632015" w14:paraId="304CEE15" w14:textId="77777777" w:rsidTr="00892A9E">
              <w:tc>
                <w:tcPr>
                  <w:tcW w:w="3642" w:type="dxa"/>
                  <w:shd w:val="clear" w:color="auto" w:fill="auto"/>
                  <w:tcMar>
                    <w:top w:w="57" w:type="dxa"/>
                    <w:bottom w:w="57" w:type="dxa"/>
                  </w:tcMar>
                </w:tcPr>
                <w:p w14:paraId="2EC8F8E8"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38758F">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6F01BA17"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tc>
            </w:tr>
          </w:tbl>
          <w:p w14:paraId="1BBAE5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E9975FE" w14:textId="77777777" w:rsidTr="00D16B86">
        <w:trPr>
          <w:divId w:val="2116439976"/>
          <w:tblCellSpacing w:w="142" w:type="dxa"/>
        </w:trPr>
        <w:tc>
          <w:tcPr>
            <w:tcW w:w="4643" w:type="pct"/>
            <w:shd w:val="clear" w:color="auto" w:fill="auto"/>
          </w:tcPr>
          <w:p w14:paraId="762553E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(l)</w:t>
            </w:r>
            <w:r w:rsidRPr="0092350C">
              <w:rPr>
                <w:rFonts w:ascii="Times New Roman" w:eastAsia="Calibri" w:hAnsi="Times New Roman" w:cs="Times New Roman"/>
                <w:b/>
                <w:sz w:val="22"/>
                <w:szCs w:val="22"/>
              </w:rPr>
              <w:tab/>
              <w:t>P’s monthly income and sources of such income:</w:t>
            </w:r>
          </w:p>
          <w:p w14:paraId="110FE1A4" w14:textId="475C047A" w:rsidR="0011790A" w:rsidRPr="00F408A1" w:rsidRDefault="00F408A1" w:rsidP="0092350C">
            <w:pPr>
              <w:autoSpaceDE w:val="0"/>
              <w:autoSpaceDN w:val="0"/>
              <w:adjustRightInd w:val="0"/>
              <w:spacing w:before="0" w:after="0"/>
              <w:jc w:val="both"/>
              <w:rPr>
                <w:rFonts w:ascii="Times New Roman" w:eastAsia="Calibri" w:hAnsi="Times New Roman" w:cs="Times New Roman"/>
                <w:bCs/>
                <w:sz w:val="22"/>
                <w:szCs w:val="22"/>
              </w:rPr>
            </w:pPr>
            <w:r w:rsidRPr="00F408A1">
              <w:rPr>
                <w:rFonts w:ascii="Times New Roman" w:eastAsia="Calibri" w:hAnsi="Times New Roman" w:cs="Times New Roman"/>
                <w:bCs/>
                <w:sz w:val="22"/>
                <w:szCs w:val="22"/>
              </w:rPr>
              <w:t>(Please include any income which P currently does not have but is expected to receive in future and indicate these with an ‘*’)</w:t>
            </w: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F408A1" w:rsidRPr="00C32762" w14:paraId="71F4712F" w14:textId="77777777" w:rsidTr="00892A9E">
              <w:tc>
                <w:tcPr>
                  <w:tcW w:w="3642" w:type="dxa"/>
                  <w:shd w:val="clear" w:color="auto" w:fill="auto"/>
                  <w:tcMar>
                    <w:top w:w="57" w:type="dxa"/>
                    <w:bottom w:w="57" w:type="dxa"/>
                  </w:tcMar>
                </w:tcPr>
                <w:p w14:paraId="37298BCD"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Source of Income</w:t>
                  </w:r>
                </w:p>
                <w:p w14:paraId="4FE513B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F408A1">
                    <w:rPr>
                      <w:rFonts w:ascii="Times New Roman" w:eastAsia="Calibri" w:hAnsi="Times New Roman" w:cs="Times New Roman"/>
                      <w:i/>
                      <w:szCs w:val="22"/>
                      <w:lang w:eastAsia="en-GB"/>
                    </w:rPr>
                    <w:t xml:space="preserve">(e.g. salary, insurance, government </w:t>
                  </w:r>
                  <w:proofErr w:type="spellStart"/>
                  <w:r w:rsidRPr="00F408A1">
                    <w:rPr>
                      <w:rFonts w:ascii="Times New Roman" w:eastAsia="Calibri" w:hAnsi="Times New Roman" w:cs="Times New Roman"/>
                      <w:i/>
                      <w:szCs w:val="22"/>
                      <w:lang w:eastAsia="en-GB"/>
                    </w:rPr>
                    <w:t>payouts</w:t>
                  </w:r>
                  <w:proofErr w:type="spellEnd"/>
                  <w:r w:rsidRPr="00F408A1">
                    <w:rPr>
                      <w:rFonts w:ascii="Times New Roman" w:eastAsia="Calibri" w:hAnsi="Times New Roman" w:cs="Times New Roman"/>
                      <w:i/>
                      <w:szCs w:val="22"/>
                      <w:lang w:eastAsia="en-GB"/>
                    </w:rPr>
                    <w:t>, rental etc</w:t>
                  </w:r>
                  <w:ins w:id="101" w:author="Adriene CHEONG (FJCOURTS)" w:date="2019-11-15T11:15:00Z">
                    <w:r w:rsidRPr="00F408A1">
                      <w:rPr>
                        <w:rFonts w:ascii="Times New Roman" w:eastAsia="Calibri" w:hAnsi="Times New Roman" w:cs="Times New Roman"/>
                        <w:i/>
                        <w:szCs w:val="22"/>
                        <w:lang w:eastAsia="en-GB"/>
                      </w:rPr>
                      <w:t>.</w:t>
                    </w:r>
                  </w:ins>
                  <w:r w:rsidRPr="00F408A1">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2231F799"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Value</w:t>
                  </w:r>
                </w:p>
              </w:tc>
            </w:tr>
            <w:tr w:rsidR="00F408A1" w:rsidRPr="00C32762" w14:paraId="2404193B" w14:textId="77777777" w:rsidTr="00892A9E">
              <w:tc>
                <w:tcPr>
                  <w:tcW w:w="3642" w:type="dxa"/>
                  <w:shd w:val="clear" w:color="auto" w:fill="auto"/>
                  <w:tcMar>
                    <w:top w:w="57" w:type="dxa"/>
                    <w:bottom w:w="57" w:type="dxa"/>
                  </w:tcMar>
                </w:tcPr>
                <w:p w14:paraId="49A718A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A698CD2"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4C1913"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86ABE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7207E68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422E14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928D80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6EF454B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62D7F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c>
                <w:tcPr>
                  <w:tcW w:w="3588" w:type="dxa"/>
                  <w:shd w:val="clear" w:color="auto" w:fill="auto"/>
                  <w:tcMar>
                    <w:top w:w="57" w:type="dxa"/>
                    <w:bottom w:w="57" w:type="dxa"/>
                  </w:tcMar>
                </w:tcPr>
                <w:p w14:paraId="2103A6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r w:rsidR="00F408A1" w:rsidRPr="00C32762" w14:paraId="3075E343" w14:textId="77777777" w:rsidTr="00892A9E">
              <w:tc>
                <w:tcPr>
                  <w:tcW w:w="3642" w:type="dxa"/>
                  <w:shd w:val="clear" w:color="auto" w:fill="auto"/>
                  <w:tcMar>
                    <w:top w:w="57" w:type="dxa"/>
                    <w:bottom w:w="57" w:type="dxa"/>
                  </w:tcMar>
                </w:tcPr>
                <w:p w14:paraId="4C48ADFF"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TOTAL</w:t>
                  </w:r>
                </w:p>
              </w:tc>
              <w:tc>
                <w:tcPr>
                  <w:tcW w:w="3588" w:type="dxa"/>
                  <w:shd w:val="clear" w:color="auto" w:fill="auto"/>
                  <w:tcMar>
                    <w:top w:w="57" w:type="dxa"/>
                    <w:bottom w:w="57" w:type="dxa"/>
                  </w:tcMar>
                </w:tcPr>
                <w:p w14:paraId="1B47E70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bl>
          <w:p w14:paraId="5186E20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AE6CF5B" w14:textId="77777777" w:rsidTr="00D16B86">
        <w:trPr>
          <w:divId w:val="2116439976"/>
          <w:tblCellSpacing w:w="142" w:type="dxa"/>
        </w:trPr>
        <w:tc>
          <w:tcPr>
            <w:tcW w:w="4643" w:type="pct"/>
            <w:shd w:val="clear" w:color="auto" w:fill="auto"/>
          </w:tcPr>
          <w:p w14:paraId="20506725"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(m)</w:t>
            </w:r>
            <w:r w:rsidRPr="0092350C">
              <w:rPr>
                <w:rFonts w:ascii="Times New Roman" w:eastAsia="Calibri" w:hAnsi="Times New Roman" w:cs="Times New Roman"/>
                <w:b/>
                <w:sz w:val="22"/>
                <w:szCs w:val="22"/>
              </w:rPr>
              <w:tab/>
              <w:t>P’s assets and up to date value (to the best of your knowledge) of these assets:</w:t>
            </w:r>
          </w:p>
          <w:p w14:paraId="4791B01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11790A" w:rsidRPr="0092350C" w14:paraId="040290D1" w14:textId="77777777" w:rsidTr="0092350C">
              <w:tc>
                <w:tcPr>
                  <w:tcW w:w="3642" w:type="dxa"/>
                  <w:shd w:val="clear" w:color="auto" w:fill="auto"/>
                  <w:tcMar>
                    <w:top w:w="57" w:type="dxa"/>
                    <w:bottom w:w="57" w:type="dxa"/>
                  </w:tcMar>
                </w:tcPr>
                <w:p w14:paraId="3B1C237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4188606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7E7D5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11790A" w:rsidRPr="0092350C" w14:paraId="65D791D6" w14:textId="77777777" w:rsidTr="0092350C">
              <w:tc>
                <w:tcPr>
                  <w:tcW w:w="3642" w:type="dxa"/>
                  <w:shd w:val="clear" w:color="auto" w:fill="auto"/>
                  <w:tcMar>
                    <w:top w:w="57" w:type="dxa"/>
                    <w:bottom w:w="57" w:type="dxa"/>
                  </w:tcMar>
                </w:tcPr>
                <w:p w14:paraId="717A45E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AD81C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4FD8067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D7C649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82B9D2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5C3949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CD1D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92E3F0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E35951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8A646A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3588" w:type="dxa"/>
                  <w:shd w:val="clear" w:color="auto" w:fill="auto"/>
                  <w:tcMar>
                    <w:top w:w="57" w:type="dxa"/>
                    <w:bottom w:w="57" w:type="dxa"/>
                  </w:tcMar>
                </w:tcPr>
                <w:p w14:paraId="0DF0B18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r w:rsidR="0011790A" w:rsidRPr="0092350C" w14:paraId="1BE936CA" w14:textId="77777777" w:rsidTr="0092350C">
              <w:tc>
                <w:tcPr>
                  <w:tcW w:w="3642" w:type="dxa"/>
                  <w:shd w:val="clear" w:color="auto" w:fill="auto"/>
                  <w:tcMar>
                    <w:top w:w="57" w:type="dxa"/>
                    <w:bottom w:w="57" w:type="dxa"/>
                  </w:tcMar>
                </w:tcPr>
                <w:p w14:paraId="1A029A02" w14:textId="77777777" w:rsidR="0011790A" w:rsidRPr="0092350C" w:rsidRDefault="0011790A" w:rsidP="00D16B86">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70DAFB5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CE7925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574D1E4D" w14:textId="77777777" w:rsidTr="00D16B86">
        <w:trPr>
          <w:divId w:val="2116439976"/>
          <w:tblCellSpacing w:w="142" w:type="dxa"/>
        </w:trPr>
        <w:tc>
          <w:tcPr>
            <w:tcW w:w="4643" w:type="pct"/>
            <w:shd w:val="clear" w:color="auto" w:fill="auto"/>
          </w:tcPr>
          <w:p w14:paraId="67FB5E8C" w14:textId="77777777" w:rsidR="00D16B86" w:rsidRPr="00632015" w:rsidRDefault="00D16B86" w:rsidP="00D16B86">
            <w:pPr>
              <w:autoSpaceDE w:val="0"/>
              <w:autoSpaceDN w:val="0"/>
              <w:adjustRightInd w:val="0"/>
              <w:spacing w:before="0" w:after="0" w:line="240" w:lineRule="auto"/>
              <w:ind w:left="720" w:hanging="720"/>
              <w:rPr>
                <w:rFonts w:ascii="Times New Roman" w:eastAsia="Calibri" w:hAnsi="Times New Roman" w:cs="Times New Roman"/>
                <w:i/>
                <w:szCs w:val="22"/>
                <w:lang w:eastAsia="en-GB"/>
              </w:rPr>
            </w:pPr>
            <w:r w:rsidRPr="00632015">
              <w:rPr>
                <w:rFonts w:ascii="Times New Roman" w:eastAsia="Calibri" w:hAnsi="Times New Roman" w:cs="Times New Roman"/>
                <w:b/>
                <w:szCs w:val="22"/>
                <w:lang w:eastAsia="en-GB"/>
              </w:rPr>
              <w:t>(n)</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i/>
                <w:szCs w:val="22"/>
                <w:u w:val="single"/>
                <w:lang w:eastAsia="en-GB"/>
              </w:rPr>
              <w:t>Please indicate which options are applicable and provide details where applicable</w:t>
            </w:r>
          </w:p>
          <w:p w14:paraId="31671BAB"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 outstanding debts or liabilities</w:t>
            </w:r>
          </w:p>
          <w:p w14:paraId="5B9D3DCB"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2777"/>
            </w:tblGrid>
            <w:tr w:rsidR="00D16B86" w:rsidRPr="00632015" w14:paraId="023A7FA2" w14:textId="77777777" w:rsidTr="00892A9E">
              <w:tc>
                <w:tcPr>
                  <w:tcW w:w="3449" w:type="dxa"/>
                  <w:shd w:val="clear" w:color="auto" w:fill="auto"/>
                  <w:tcMar>
                    <w:top w:w="57" w:type="dxa"/>
                    <w:bottom w:w="57" w:type="dxa"/>
                  </w:tcMar>
                </w:tcPr>
                <w:p w14:paraId="3A588A4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loan / debt</w:t>
                  </w:r>
                </w:p>
                <w:p w14:paraId="71BED25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creditor, reason for loan/debt etc.)</w:t>
                  </w:r>
                </w:p>
              </w:tc>
              <w:tc>
                <w:tcPr>
                  <w:tcW w:w="2963" w:type="dxa"/>
                  <w:shd w:val="clear" w:color="auto" w:fill="auto"/>
                  <w:tcMar>
                    <w:top w:w="57" w:type="dxa"/>
                    <w:bottom w:w="57" w:type="dxa"/>
                  </w:tcMar>
                </w:tcPr>
                <w:p w14:paraId="40972A3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 owed</w:t>
                  </w:r>
                </w:p>
              </w:tc>
            </w:tr>
            <w:tr w:rsidR="00D16B86" w:rsidRPr="00632015" w14:paraId="072DDA3A" w14:textId="77777777" w:rsidTr="00892A9E">
              <w:tc>
                <w:tcPr>
                  <w:tcW w:w="3449" w:type="dxa"/>
                  <w:shd w:val="clear" w:color="auto" w:fill="auto"/>
                  <w:tcMar>
                    <w:top w:w="57" w:type="dxa"/>
                    <w:bottom w:w="57" w:type="dxa"/>
                  </w:tcMar>
                </w:tcPr>
                <w:p w14:paraId="193F178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24779B26"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B87D54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50CC6E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1638414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5199FD7"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not received and is not going to receive any form of compensation or award of damages</w:t>
            </w:r>
          </w:p>
          <w:p w14:paraId="4315BA7F"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769"/>
            </w:tblGrid>
            <w:tr w:rsidR="00D16B86" w:rsidRPr="00632015" w14:paraId="514B8D03" w14:textId="77777777" w:rsidTr="00892A9E">
              <w:tc>
                <w:tcPr>
                  <w:tcW w:w="3449" w:type="dxa"/>
                  <w:shd w:val="clear" w:color="auto" w:fill="auto"/>
                  <w:tcMar>
                    <w:top w:w="57" w:type="dxa"/>
                    <w:bottom w:w="57" w:type="dxa"/>
                  </w:tcMar>
                </w:tcPr>
                <w:p w14:paraId="33A0673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compensation</w:t>
                  </w:r>
                </w:p>
                <w:p w14:paraId="2BA5657B"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nature of claim etc.)</w:t>
                  </w:r>
                </w:p>
              </w:tc>
              <w:tc>
                <w:tcPr>
                  <w:tcW w:w="2963" w:type="dxa"/>
                  <w:shd w:val="clear" w:color="auto" w:fill="auto"/>
                  <w:tcMar>
                    <w:top w:w="57" w:type="dxa"/>
                    <w:bottom w:w="57" w:type="dxa"/>
                  </w:tcMar>
                </w:tcPr>
                <w:p w14:paraId="0332DCC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w:t>
                  </w:r>
                </w:p>
              </w:tc>
            </w:tr>
            <w:tr w:rsidR="00D16B86" w:rsidRPr="00632015" w14:paraId="6C7DE335" w14:textId="77777777" w:rsidTr="00892A9E">
              <w:tc>
                <w:tcPr>
                  <w:tcW w:w="3449" w:type="dxa"/>
                  <w:shd w:val="clear" w:color="auto" w:fill="auto"/>
                  <w:tcMar>
                    <w:top w:w="57" w:type="dxa"/>
                    <w:bottom w:w="57" w:type="dxa"/>
                  </w:tcMar>
                </w:tcPr>
                <w:p w14:paraId="5A6D8F12"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816945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54659B3"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6EBFE6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268C3945"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21806FC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FA72170" w14:textId="77777777" w:rsidTr="00D16B86">
        <w:trPr>
          <w:divId w:val="2116439976"/>
          <w:tblCellSpacing w:w="142" w:type="dxa"/>
        </w:trPr>
        <w:tc>
          <w:tcPr>
            <w:tcW w:w="4643" w:type="pct"/>
            <w:shd w:val="clear" w:color="auto" w:fill="auto"/>
          </w:tcPr>
          <w:p w14:paraId="442E7D5D" w14:textId="1EC9A515"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468C44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E30EDC4"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061E2A8F" w14:textId="77777777" w:rsidR="0011790A" w:rsidRPr="0092350C" w:rsidRDefault="0011790A" w:rsidP="0092350C">
            <w:pPr>
              <w:autoSpaceDE w:val="0"/>
              <w:autoSpaceDN w:val="0"/>
              <w:adjustRightInd w:val="0"/>
              <w:spacing w:before="0" w:after="0"/>
              <w:ind w:left="1077"/>
              <w:jc w:val="both"/>
              <w:rPr>
                <w:rFonts w:ascii="Times New Roman" w:eastAsia="Calibri" w:hAnsi="Times New Roman" w:cs="Times New Roman"/>
                <w:b/>
              </w:rPr>
            </w:pPr>
            <w:r w:rsidRPr="0092350C">
              <w:rPr>
                <w:rFonts w:ascii="Times New Roman" w:eastAsia="Calibri" w:hAnsi="Times New Roman" w:cs="Times New Roman"/>
                <w:b/>
                <w:sz w:val="22"/>
                <w:szCs w:val="22"/>
              </w:rPr>
              <w:t>_______________________________</w:t>
            </w:r>
          </w:p>
          <w:p w14:paraId="4E5365D2"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0761A2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DD552F4"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BDC5B4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11790A" w:rsidRPr="0092350C" w14:paraId="6A8EECCB" w14:textId="77777777" w:rsidTr="00D16B86">
        <w:trPr>
          <w:divId w:val="2116439976"/>
          <w:trHeight w:val="1661"/>
          <w:tblCellSpacing w:w="142" w:type="dxa"/>
        </w:trPr>
        <w:tc>
          <w:tcPr>
            <w:tcW w:w="4643" w:type="pct"/>
            <w:shd w:val="clear" w:color="auto" w:fill="auto"/>
          </w:tcPr>
          <w:p w14:paraId="2B3DEF6A"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w:t>
            </w:r>
            <w:r w:rsidRPr="00632015">
              <w:rPr>
                <w:rFonts w:ascii="Times New Roman" w:eastAsia="Calibri" w:hAnsi="Times New Roman" w:cs="Times New Roman"/>
                <w:b/>
                <w:szCs w:val="22"/>
                <w:lang w:eastAsia="en-GB"/>
              </w:rPr>
              <w:tab/>
              <w:t>Has P made a will?</w:t>
            </w:r>
            <w:r w:rsidRPr="00632015">
              <w:rPr>
                <w:rFonts w:ascii="Times New Roman" w:eastAsia="Calibri" w:hAnsi="Times New Roman" w:cs="Times New Roman"/>
                <w:b/>
                <w:szCs w:val="22"/>
                <w:lang w:eastAsia="en-GB"/>
              </w:rPr>
              <w:tab/>
            </w:r>
          </w:p>
          <w:p w14:paraId="02167221"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p>
          <w:p w14:paraId="59BAB3C2" w14:textId="32250D71" w:rsidR="0011790A" w:rsidRPr="0092350C" w:rsidRDefault="00D16B86" w:rsidP="00D16B86">
            <w:pPr>
              <w:autoSpaceDE w:val="0"/>
              <w:autoSpaceDN w:val="0"/>
              <w:adjustRightInd w:val="0"/>
              <w:spacing w:before="0" w:after="0"/>
              <w:jc w:val="both"/>
              <w:rPr>
                <w:rFonts w:ascii="Times New Roman" w:eastAsia="Calibri" w:hAnsi="Times New Roman" w:cs="Times New Roman"/>
                <w:b/>
                <w:sz w:val="22"/>
                <w:szCs w:val="22"/>
                <w:u w:val="single"/>
              </w:rPr>
            </w:pP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Yes</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No</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I do not know</w:t>
            </w:r>
          </w:p>
        </w:tc>
      </w:tr>
      <w:tr w:rsidR="0011790A" w:rsidRPr="0092350C" w14:paraId="2DD509F5" w14:textId="77777777" w:rsidTr="00D16B86">
        <w:trPr>
          <w:divId w:val="2116439976"/>
          <w:tblCellSpacing w:w="142" w:type="dxa"/>
        </w:trPr>
        <w:tc>
          <w:tcPr>
            <w:tcW w:w="4643" w:type="pct"/>
            <w:shd w:val="clear" w:color="auto" w:fill="auto"/>
          </w:tcPr>
          <w:p w14:paraId="2E3567FC" w14:textId="57A91552"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q</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51E3028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rPr>
            </w:pPr>
            <w:r w:rsidRPr="0092350C">
              <w:rPr>
                <w:rFonts w:ascii="Times New Roman" w:eastAsia="Calibri" w:hAnsi="Times New Roman" w:cs="Times New Roman"/>
                <w:i/>
                <w:sz w:val="22"/>
                <w:szCs w:val="22"/>
              </w:rPr>
              <w:tab/>
              <w:t>(Please indicate which of the following is applicable)</w:t>
            </w:r>
          </w:p>
          <w:p w14:paraId="0CE559BA" w14:textId="77777777" w:rsidR="00F757EF" w:rsidRPr="0092350C" w:rsidRDefault="00F757EF" w:rsidP="0092350C">
            <w:pPr>
              <w:autoSpaceDE w:val="0"/>
              <w:autoSpaceDN w:val="0"/>
              <w:adjustRightInd w:val="0"/>
              <w:spacing w:before="0" w:after="0"/>
              <w:jc w:val="both"/>
              <w:rPr>
                <w:rFonts w:ascii="Times New Roman" w:eastAsia="Calibri" w:hAnsi="Times New Roman" w:cs="Times New Roman"/>
                <w:i/>
                <w:sz w:val="22"/>
                <w:szCs w:val="22"/>
              </w:rPr>
            </w:pPr>
          </w:p>
          <w:p w14:paraId="55AFF622"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5A824DB7"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C6A217A" w14:textId="77777777" w:rsidR="0011790A" w:rsidRPr="00D16B86"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p w14:paraId="0DA0006C" w14:textId="77777777" w:rsidR="00D16B86" w:rsidRPr="00D16B86"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D16B86">
              <w:rPr>
                <w:rFonts w:ascii="Times New Roman" w:eastAsia="Calibri" w:hAnsi="Times New Roman" w:cs="Times New Roman"/>
                <w:b/>
                <w:szCs w:val="22"/>
                <w:lang w:eastAsia="en-GB"/>
              </w:rPr>
              <w:t>Have the Applicant(s) and/or P been involved in any kind of court proceedings (e.g. criminal, tribunal, civil or family proceedings)?</w:t>
            </w:r>
          </w:p>
          <w:p w14:paraId="4E3CE1A9"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Yes</w:t>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No</w:t>
            </w:r>
          </w:p>
          <w:p w14:paraId="10A9F39A"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t>If yes, please provide details below:</w:t>
            </w:r>
          </w:p>
          <w:p w14:paraId="53EC5DBD" w14:textId="5A68AE96" w:rsidR="00D16B86" w:rsidRPr="00625B2F" w:rsidRDefault="00D16B86" w:rsidP="00625B2F">
            <w:pPr>
              <w:autoSpaceDE w:val="0"/>
              <w:autoSpaceDN w:val="0"/>
              <w:adjustRightInd w:val="0"/>
              <w:spacing w:before="240" w:after="0" w:line="240" w:lineRule="auto"/>
              <w:ind w:left="1077"/>
              <w:rPr>
                <w:rFonts w:ascii="Times New Roman" w:eastAsia="Calibri" w:hAnsi="Times New Roman" w:cs="Times New Roman"/>
                <w:b/>
                <w:szCs w:val="22"/>
                <w:u w:val="single"/>
                <w:lang w:eastAsia="en-GB"/>
              </w:rPr>
            </w:pPr>
            <w:r w:rsidRPr="00D16B86">
              <w:rPr>
                <w:rFonts w:ascii="Times New Roman" w:eastAsia="Calibri" w:hAnsi="Times New Roman" w:cs="Times New Roman"/>
                <w:b/>
                <w:szCs w:val="22"/>
                <w:u w:val="single"/>
                <w:lang w:eastAsia="en-GB"/>
              </w:rPr>
              <w:t>_________________________________________________</w:t>
            </w:r>
          </w:p>
        </w:tc>
      </w:tr>
    </w:tbl>
    <w:p w14:paraId="4EDFBA8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7.</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Relevant Persons</w:t>
      </w:r>
    </w:p>
    <w:p w14:paraId="78038E74" w14:textId="338226B1" w:rsidR="0011790A" w:rsidRPr="00A76CF0" w:rsidRDefault="0011790A" w:rsidP="00A76CF0">
      <w:pPr>
        <w:autoSpaceDE w:val="0"/>
        <w:autoSpaceDN w:val="0"/>
        <w:adjustRightInd w:val="0"/>
        <w:spacing w:before="0" w:after="200"/>
        <w:ind w:left="720" w:hanging="720"/>
        <w:divId w:val="2116439976"/>
        <w:rPr>
          <w:rFonts w:ascii="Times New Roman" w:eastAsia="Calibri" w:hAnsi="Times New Roman" w:cs="Times New Roman"/>
          <w:i/>
          <w:lang w:val="en-GB" w:eastAsia="en-GB"/>
        </w:rPr>
      </w:pPr>
      <w:r w:rsidRPr="00FD402A">
        <w:rPr>
          <w:rFonts w:ascii="Times New Roman" w:eastAsia="Calibri" w:hAnsi="Times New Roman" w:cs="Times New Roman"/>
          <w:smallCaps/>
          <w:sz w:val="22"/>
          <w:szCs w:val="22"/>
        </w:rPr>
        <w:tab/>
      </w:r>
      <w:r w:rsidR="00A76CF0" w:rsidRPr="00267633">
        <w:rPr>
          <w:rFonts w:ascii="Times New Roman" w:eastAsia="Calibri" w:hAnsi="Times New Roman" w:cs="Times New Roman"/>
          <w:i/>
          <w:lang w:val="en-GB" w:eastAsia="en-GB"/>
        </w:rPr>
        <w:t xml:space="preserve">(Please do not leave any blanks.  Please state “Nil” if there is no one in the category in question.  If a Relevant Person has </w:t>
      </w:r>
      <w:proofErr w:type="gramStart"/>
      <w:r w:rsidR="00A76CF0" w:rsidRPr="00267633">
        <w:rPr>
          <w:rFonts w:ascii="Times New Roman" w:eastAsia="Calibri" w:hAnsi="Times New Roman" w:cs="Times New Roman"/>
          <w:i/>
          <w:lang w:val="en-GB" w:eastAsia="en-GB"/>
        </w:rPr>
        <w:t>passed away</w:t>
      </w:r>
      <w:proofErr w:type="gramEnd"/>
      <w:r w:rsidR="00A76CF0" w:rsidRPr="00267633">
        <w:rPr>
          <w:rFonts w:ascii="Times New Roman" w:eastAsia="Calibri" w:hAnsi="Times New Roman" w:cs="Times New Roman"/>
          <w:i/>
          <w:lang w:val="en-GB" w:eastAsia="en-GB"/>
        </w:rPr>
        <w:t>, please state the person’s name and indicate “(deceased)” after the name.</w:t>
      </w:r>
      <w:r w:rsidR="00A76CF0">
        <w:rPr>
          <w:rFonts w:ascii="Times New Roman" w:eastAsia="Calibri" w:hAnsi="Times New Roman" w:cs="Times New Roman"/>
          <w:i/>
          <w:lang w:val="en-GB" w:eastAsia="en-GB"/>
        </w:rPr>
        <w:t xml:space="preserve"> </w:t>
      </w:r>
      <w:r w:rsidR="00A76CF0" w:rsidRPr="00A76CF0">
        <w:rPr>
          <w:rFonts w:ascii="Times New Roman" w:eastAsia="Calibri" w:hAnsi="Times New Roman" w:cs="Times New Roman"/>
          <w:i/>
          <w:lang w:val="en-GB" w:eastAsia="en-GB"/>
        </w:rPr>
        <w:t>Please list all of P’s relatives in the categories set out below even if you are of the view that some or all of them are not, by definition, Relevant Persons.  If you feel that certain relatives are not Relevant Persons, please set out your reasons in the space provided below.)</w:t>
      </w:r>
    </w:p>
    <w:p w14:paraId="3B7CE7EF" w14:textId="77777777" w:rsidR="00FD402A" w:rsidRPr="00FD402A" w:rsidRDefault="00FD402A" w:rsidP="0051115B">
      <w:pPr>
        <w:autoSpaceDE w:val="0"/>
        <w:autoSpaceDN w:val="0"/>
        <w:adjustRightInd w:val="0"/>
        <w:spacing w:before="0" w:after="0"/>
        <w:ind w:left="720" w:hanging="720"/>
        <w:jc w:val="both"/>
        <w:divId w:val="2116439976"/>
        <w:rPr>
          <w:rFonts w:ascii="Times New Roman" w:eastAsia="Calibri" w:hAnsi="Times New Roman" w:cs="Times New Roman"/>
          <w:i/>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79B7EBE9" w14:textId="77777777" w:rsidTr="0092350C">
        <w:trPr>
          <w:divId w:val="2116439976"/>
        </w:trPr>
        <w:tc>
          <w:tcPr>
            <w:tcW w:w="5000" w:type="pct"/>
            <w:gridSpan w:val="3"/>
            <w:shd w:val="clear" w:color="auto" w:fill="D9D9D9"/>
          </w:tcPr>
          <w:p w14:paraId="41DA95F7"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11790A" w:rsidRPr="0092350C" w14:paraId="4E0CD0E7" w14:textId="77777777" w:rsidTr="0092350C">
        <w:trPr>
          <w:divId w:val="2116439976"/>
        </w:trPr>
        <w:tc>
          <w:tcPr>
            <w:tcW w:w="2544" w:type="pct"/>
            <w:tcBorders>
              <w:bottom w:val="single" w:sz="4" w:space="0" w:color="auto"/>
            </w:tcBorders>
            <w:shd w:val="clear" w:color="auto" w:fill="auto"/>
          </w:tcPr>
          <w:p w14:paraId="1FE238EA"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tcBorders>
              <w:bottom w:val="single" w:sz="4" w:space="0" w:color="auto"/>
            </w:tcBorders>
            <w:shd w:val="clear" w:color="auto" w:fill="auto"/>
          </w:tcPr>
          <w:p w14:paraId="44AE38C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tcBorders>
              <w:bottom w:val="single" w:sz="4" w:space="0" w:color="auto"/>
            </w:tcBorders>
            <w:shd w:val="clear" w:color="auto" w:fill="auto"/>
          </w:tcPr>
          <w:p w14:paraId="6AC621D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5D6AD4" w:rsidRPr="0092350C" w14:paraId="2CCBD3D4" w14:textId="77777777" w:rsidTr="0092350C">
        <w:trPr>
          <w:divId w:val="2116439976"/>
        </w:trPr>
        <w:tc>
          <w:tcPr>
            <w:tcW w:w="2544" w:type="pct"/>
            <w:tcBorders>
              <w:bottom w:val="single" w:sz="4" w:space="0" w:color="auto"/>
            </w:tcBorders>
            <w:shd w:val="clear" w:color="auto" w:fill="auto"/>
          </w:tcPr>
          <w:p w14:paraId="5CB716BE" w14:textId="77777777" w:rsidR="005D6AD4" w:rsidRPr="0092350C" w:rsidRDefault="005D6AD4" w:rsidP="0092350C">
            <w:pPr>
              <w:spacing w:before="0" w:after="0"/>
              <w:jc w:val="both"/>
              <w:rPr>
                <w:rFonts w:ascii="Times New Roman" w:eastAsia="Calibri" w:hAnsi="Times New Roman" w:cs="Times New Roman"/>
                <w:b/>
              </w:rPr>
            </w:pPr>
          </w:p>
          <w:p w14:paraId="76F05548"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1666" w:type="pct"/>
            <w:tcBorders>
              <w:bottom w:val="single" w:sz="4" w:space="0" w:color="auto"/>
            </w:tcBorders>
            <w:shd w:val="clear" w:color="auto" w:fill="auto"/>
          </w:tcPr>
          <w:p w14:paraId="7D049853"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790" w:type="pct"/>
            <w:tcBorders>
              <w:bottom w:val="single" w:sz="4" w:space="0" w:color="auto"/>
            </w:tcBorders>
            <w:shd w:val="clear" w:color="auto" w:fill="auto"/>
          </w:tcPr>
          <w:p w14:paraId="34549B05" w14:textId="77777777" w:rsidR="005D6AD4" w:rsidRPr="0092350C" w:rsidRDefault="005D6AD4" w:rsidP="0092350C">
            <w:pPr>
              <w:spacing w:before="0" w:after="0"/>
              <w:jc w:val="both"/>
              <w:rPr>
                <w:rFonts w:ascii="Times New Roman" w:eastAsia="Calibri" w:hAnsi="Times New Roman" w:cs="Times New Roman"/>
                <w:b/>
                <w:sz w:val="22"/>
                <w:szCs w:val="22"/>
              </w:rPr>
            </w:pPr>
          </w:p>
        </w:tc>
      </w:tr>
    </w:tbl>
    <w:p w14:paraId="228A2AA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1184EE84" w14:textId="77777777" w:rsidTr="0092350C">
        <w:trPr>
          <w:divId w:val="2116439976"/>
        </w:trPr>
        <w:tc>
          <w:tcPr>
            <w:tcW w:w="5000" w:type="pct"/>
            <w:gridSpan w:val="3"/>
            <w:shd w:val="clear" w:color="auto" w:fill="D9D9D9"/>
          </w:tcPr>
          <w:p w14:paraId="2993432D"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11790A" w:rsidRPr="0092350C" w14:paraId="2C705291" w14:textId="77777777" w:rsidTr="0092350C">
        <w:trPr>
          <w:divId w:val="2116439976"/>
        </w:trPr>
        <w:tc>
          <w:tcPr>
            <w:tcW w:w="2544" w:type="pct"/>
            <w:shd w:val="clear" w:color="auto" w:fill="auto"/>
          </w:tcPr>
          <w:p w14:paraId="33BEF74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4021108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F8495B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42616EFC" w14:textId="77777777" w:rsidTr="0092350C">
        <w:trPr>
          <w:divId w:val="2116439976"/>
        </w:trPr>
        <w:tc>
          <w:tcPr>
            <w:tcW w:w="2544" w:type="pct"/>
            <w:tcBorders>
              <w:bottom w:val="single" w:sz="4" w:space="0" w:color="auto"/>
            </w:tcBorders>
            <w:shd w:val="clear" w:color="auto" w:fill="auto"/>
          </w:tcPr>
          <w:p w14:paraId="6C1C4A48" w14:textId="77777777" w:rsidR="0011790A" w:rsidRPr="0092350C" w:rsidRDefault="0011790A" w:rsidP="0092350C">
            <w:pPr>
              <w:spacing w:before="0" w:after="0"/>
              <w:jc w:val="both"/>
              <w:rPr>
                <w:rFonts w:ascii="Times New Roman" w:eastAsia="Calibri" w:hAnsi="Times New Roman" w:cs="Times New Roman"/>
                <w:sz w:val="22"/>
                <w:szCs w:val="22"/>
              </w:rPr>
            </w:pPr>
          </w:p>
          <w:p w14:paraId="145AA28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741A8808"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38E19D6F"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5D6AD4" w:rsidRPr="0092350C" w14:paraId="65BDB894" w14:textId="77777777" w:rsidTr="0092350C">
        <w:trPr>
          <w:divId w:val="2116439976"/>
        </w:trPr>
        <w:tc>
          <w:tcPr>
            <w:tcW w:w="2544" w:type="pct"/>
            <w:tcBorders>
              <w:bottom w:val="single" w:sz="4" w:space="0" w:color="auto"/>
            </w:tcBorders>
            <w:shd w:val="clear" w:color="auto" w:fill="auto"/>
          </w:tcPr>
          <w:p w14:paraId="2EEB9436" w14:textId="77777777" w:rsidR="005D6AD4" w:rsidRPr="0092350C" w:rsidRDefault="005D6AD4" w:rsidP="0092350C">
            <w:pPr>
              <w:spacing w:before="0" w:after="0"/>
              <w:jc w:val="both"/>
              <w:rPr>
                <w:rFonts w:ascii="Times New Roman" w:eastAsia="Calibri" w:hAnsi="Times New Roman" w:cs="Times New Roman"/>
              </w:rPr>
            </w:pPr>
          </w:p>
          <w:p w14:paraId="1EA1AD3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3B7EE96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0ECCE6C4" w14:textId="77777777" w:rsidR="005D6AD4" w:rsidRPr="0092350C" w:rsidRDefault="005D6AD4" w:rsidP="0092350C">
            <w:pPr>
              <w:spacing w:before="0" w:after="0"/>
              <w:jc w:val="both"/>
              <w:rPr>
                <w:rFonts w:ascii="Times New Roman" w:eastAsia="Calibri" w:hAnsi="Times New Roman" w:cs="Times New Roman"/>
                <w:sz w:val="22"/>
                <w:szCs w:val="22"/>
              </w:rPr>
            </w:pPr>
          </w:p>
        </w:tc>
      </w:tr>
    </w:tbl>
    <w:p w14:paraId="3A5EFBA1"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2BEB3FAF" w14:textId="77777777" w:rsidTr="0092350C">
        <w:trPr>
          <w:divId w:val="2116439976"/>
        </w:trPr>
        <w:tc>
          <w:tcPr>
            <w:tcW w:w="5000" w:type="pct"/>
            <w:gridSpan w:val="3"/>
            <w:shd w:val="clear" w:color="auto" w:fill="D9D9D9"/>
          </w:tcPr>
          <w:p w14:paraId="68E81E9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11790A" w:rsidRPr="0092350C" w14:paraId="749F6818" w14:textId="77777777" w:rsidTr="0092350C">
        <w:trPr>
          <w:divId w:val="2116439976"/>
        </w:trPr>
        <w:tc>
          <w:tcPr>
            <w:tcW w:w="2544" w:type="pct"/>
            <w:shd w:val="clear" w:color="auto" w:fill="auto"/>
          </w:tcPr>
          <w:p w14:paraId="7AF6DD7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6B9ADD3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F268A9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36C34579" w14:textId="77777777" w:rsidTr="0092350C">
        <w:trPr>
          <w:divId w:val="2116439976"/>
        </w:trPr>
        <w:tc>
          <w:tcPr>
            <w:tcW w:w="2544" w:type="pct"/>
            <w:shd w:val="clear" w:color="auto" w:fill="auto"/>
          </w:tcPr>
          <w:p w14:paraId="22694520" w14:textId="77777777" w:rsidR="0011790A" w:rsidRPr="0092350C" w:rsidRDefault="0011790A" w:rsidP="0092350C">
            <w:pPr>
              <w:spacing w:before="0" w:after="0"/>
              <w:jc w:val="both"/>
              <w:rPr>
                <w:rFonts w:ascii="Times New Roman" w:eastAsia="Calibri" w:hAnsi="Times New Roman" w:cs="Times New Roman"/>
                <w:sz w:val="22"/>
                <w:szCs w:val="22"/>
              </w:rPr>
            </w:pPr>
          </w:p>
          <w:p w14:paraId="3B8D9F6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3286CB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0E044FD"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39BCC72" w14:textId="77777777" w:rsidTr="0092350C">
        <w:trPr>
          <w:divId w:val="2116439976"/>
        </w:trPr>
        <w:tc>
          <w:tcPr>
            <w:tcW w:w="2544" w:type="pct"/>
            <w:shd w:val="clear" w:color="auto" w:fill="auto"/>
          </w:tcPr>
          <w:p w14:paraId="7C4D0933" w14:textId="77777777" w:rsidR="0011790A" w:rsidRPr="0092350C" w:rsidRDefault="0011790A" w:rsidP="0092350C">
            <w:pPr>
              <w:spacing w:before="0" w:after="0"/>
              <w:jc w:val="both"/>
              <w:rPr>
                <w:rFonts w:ascii="Times New Roman" w:eastAsia="Calibri" w:hAnsi="Times New Roman" w:cs="Times New Roman"/>
                <w:sz w:val="22"/>
                <w:szCs w:val="22"/>
              </w:rPr>
            </w:pPr>
          </w:p>
          <w:p w14:paraId="3266D174"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D7E269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B9AFAFE"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40BFCB59" w14:textId="77777777" w:rsidTr="0092350C">
        <w:trPr>
          <w:divId w:val="2116439976"/>
        </w:trPr>
        <w:tc>
          <w:tcPr>
            <w:tcW w:w="2544" w:type="pct"/>
            <w:shd w:val="clear" w:color="auto" w:fill="auto"/>
          </w:tcPr>
          <w:p w14:paraId="6AFF1A03" w14:textId="77777777" w:rsidR="0011790A" w:rsidRPr="0092350C" w:rsidRDefault="0011790A" w:rsidP="0092350C">
            <w:pPr>
              <w:spacing w:before="0" w:after="0"/>
              <w:jc w:val="both"/>
              <w:rPr>
                <w:rFonts w:ascii="Times New Roman" w:eastAsia="Calibri" w:hAnsi="Times New Roman" w:cs="Times New Roman"/>
                <w:sz w:val="22"/>
                <w:szCs w:val="22"/>
              </w:rPr>
            </w:pPr>
          </w:p>
          <w:p w14:paraId="5795D4C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A11DC7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A42D3B0"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3A3DA764"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6D1A46A1" w14:textId="77777777" w:rsidTr="0092350C">
        <w:trPr>
          <w:divId w:val="2116439976"/>
        </w:trPr>
        <w:tc>
          <w:tcPr>
            <w:tcW w:w="5000" w:type="pct"/>
            <w:gridSpan w:val="3"/>
            <w:shd w:val="clear" w:color="auto" w:fill="D9D9D9"/>
          </w:tcPr>
          <w:p w14:paraId="6A4B7D7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11790A" w:rsidRPr="0092350C" w14:paraId="12C54F67" w14:textId="77777777" w:rsidTr="0092350C">
        <w:trPr>
          <w:divId w:val="2116439976"/>
        </w:trPr>
        <w:tc>
          <w:tcPr>
            <w:tcW w:w="2544" w:type="pct"/>
            <w:shd w:val="clear" w:color="auto" w:fill="auto"/>
          </w:tcPr>
          <w:p w14:paraId="241471F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F65FF8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07D6B9"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0EF0CCFE" w14:textId="77777777" w:rsidTr="0092350C">
        <w:trPr>
          <w:divId w:val="2116439976"/>
        </w:trPr>
        <w:tc>
          <w:tcPr>
            <w:tcW w:w="2544" w:type="pct"/>
            <w:shd w:val="clear" w:color="auto" w:fill="auto"/>
          </w:tcPr>
          <w:p w14:paraId="3683CDE1" w14:textId="77777777" w:rsidR="0011790A" w:rsidRPr="0092350C" w:rsidRDefault="0011790A" w:rsidP="0092350C">
            <w:pPr>
              <w:spacing w:before="0" w:after="0"/>
              <w:jc w:val="both"/>
              <w:rPr>
                <w:rFonts w:ascii="Times New Roman" w:eastAsia="Calibri" w:hAnsi="Times New Roman" w:cs="Times New Roman"/>
                <w:sz w:val="22"/>
                <w:szCs w:val="22"/>
              </w:rPr>
            </w:pPr>
          </w:p>
          <w:p w14:paraId="797DF1B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FAE4C5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CB4CB88"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EC609D6" w14:textId="77777777" w:rsidTr="0092350C">
        <w:trPr>
          <w:divId w:val="2116439976"/>
        </w:trPr>
        <w:tc>
          <w:tcPr>
            <w:tcW w:w="2544" w:type="pct"/>
            <w:shd w:val="clear" w:color="auto" w:fill="auto"/>
          </w:tcPr>
          <w:p w14:paraId="46F4E2AC" w14:textId="77777777" w:rsidR="0011790A" w:rsidRPr="0092350C" w:rsidRDefault="0011790A" w:rsidP="0092350C">
            <w:pPr>
              <w:spacing w:before="0" w:after="0"/>
              <w:jc w:val="both"/>
              <w:rPr>
                <w:rFonts w:ascii="Times New Roman" w:eastAsia="Calibri" w:hAnsi="Times New Roman" w:cs="Times New Roman"/>
                <w:sz w:val="22"/>
                <w:szCs w:val="22"/>
              </w:rPr>
            </w:pPr>
          </w:p>
          <w:p w14:paraId="3BA8B56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52431C5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73A3D241"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CD3BAE8" w14:textId="77777777" w:rsidTr="0092350C">
        <w:trPr>
          <w:divId w:val="2116439976"/>
        </w:trPr>
        <w:tc>
          <w:tcPr>
            <w:tcW w:w="2544" w:type="pct"/>
            <w:shd w:val="clear" w:color="auto" w:fill="auto"/>
          </w:tcPr>
          <w:p w14:paraId="3E744B42" w14:textId="77777777" w:rsidR="0011790A" w:rsidRPr="0092350C" w:rsidRDefault="0011790A" w:rsidP="0092350C">
            <w:pPr>
              <w:spacing w:before="0" w:after="0"/>
              <w:jc w:val="both"/>
              <w:rPr>
                <w:rFonts w:ascii="Times New Roman" w:eastAsia="Calibri" w:hAnsi="Times New Roman" w:cs="Times New Roman"/>
                <w:sz w:val="22"/>
                <w:szCs w:val="22"/>
              </w:rPr>
            </w:pPr>
          </w:p>
          <w:p w14:paraId="0E77E7D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905D3D0"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F9B8896"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11B63D03"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r>
    </w:p>
    <w:p w14:paraId="174F50C4"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6"/>
        <w:gridCol w:w="1799"/>
        <w:gridCol w:w="968"/>
        <w:gridCol w:w="2349"/>
      </w:tblGrid>
      <w:tr w:rsidR="0011790A" w:rsidRPr="0092350C" w14:paraId="562B14AD" w14:textId="77777777" w:rsidTr="0092350C">
        <w:trPr>
          <w:divId w:val="2116439976"/>
        </w:trPr>
        <w:tc>
          <w:tcPr>
            <w:tcW w:w="5000" w:type="pct"/>
            <w:gridSpan w:val="4"/>
            <w:shd w:val="clear" w:color="auto" w:fill="auto"/>
          </w:tcPr>
          <w:p w14:paraId="58DA3D47" w14:textId="77777777" w:rsidR="0011790A" w:rsidRPr="0092350C" w:rsidRDefault="0011790A" w:rsidP="0092350C">
            <w:pPr>
              <w:spacing w:before="0" w:after="0"/>
              <w:ind w:left="720" w:hanging="72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476DB0F9"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11790A" w:rsidRPr="0092350C" w14:paraId="45CE0E28" w14:textId="77777777" w:rsidTr="0092350C">
        <w:trPr>
          <w:divId w:val="2116439976"/>
        </w:trPr>
        <w:tc>
          <w:tcPr>
            <w:tcW w:w="1755" w:type="pct"/>
            <w:shd w:val="clear" w:color="auto" w:fill="auto"/>
            <w:vAlign w:val="center"/>
          </w:tcPr>
          <w:p w14:paraId="4DC510FB"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141" w:type="pct"/>
            <w:shd w:val="clear" w:color="auto" w:fill="auto"/>
            <w:vAlign w:val="center"/>
          </w:tcPr>
          <w:p w14:paraId="1C2948C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76D89FE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614" w:type="pct"/>
            <w:shd w:val="clear" w:color="auto" w:fill="auto"/>
            <w:vAlign w:val="center"/>
          </w:tcPr>
          <w:p w14:paraId="6F7A421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490" w:type="pct"/>
            <w:shd w:val="clear" w:color="auto" w:fill="auto"/>
            <w:vAlign w:val="center"/>
          </w:tcPr>
          <w:p w14:paraId="4045836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11790A" w:rsidRPr="0092350C" w14:paraId="0E3DDD99" w14:textId="77777777" w:rsidTr="0092350C">
        <w:trPr>
          <w:divId w:val="2116439976"/>
        </w:trPr>
        <w:tc>
          <w:tcPr>
            <w:tcW w:w="1755" w:type="pct"/>
            <w:shd w:val="clear" w:color="auto" w:fill="auto"/>
          </w:tcPr>
          <w:p w14:paraId="0D020048" w14:textId="77777777" w:rsidR="0011790A" w:rsidRPr="0092350C" w:rsidRDefault="0011790A" w:rsidP="0092350C">
            <w:pPr>
              <w:spacing w:before="0" w:after="0"/>
              <w:jc w:val="both"/>
              <w:rPr>
                <w:rFonts w:ascii="Times New Roman" w:eastAsia="Calibri" w:hAnsi="Times New Roman" w:cs="Times New Roman"/>
                <w:sz w:val="22"/>
                <w:szCs w:val="22"/>
              </w:rPr>
            </w:pPr>
          </w:p>
          <w:p w14:paraId="20D1854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20F2B456"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19FCFBEB"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19593473"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2308C901" w14:textId="77777777" w:rsidTr="0092350C">
        <w:trPr>
          <w:divId w:val="2116439976"/>
        </w:trPr>
        <w:tc>
          <w:tcPr>
            <w:tcW w:w="1755" w:type="pct"/>
            <w:shd w:val="clear" w:color="auto" w:fill="auto"/>
          </w:tcPr>
          <w:p w14:paraId="766AE46F" w14:textId="77777777" w:rsidR="0011790A" w:rsidRPr="0092350C" w:rsidRDefault="0011790A" w:rsidP="0092350C">
            <w:pPr>
              <w:spacing w:before="0" w:after="0"/>
              <w:jc w:val="both"/>
              <w:rPr>
                <w:rFonts w:ascii="Times New Roman" w:eastAsia="Calibri" w:hAnsi="Times New Roman" w:cs="Times New Roman"/>
                <w:sz w:val="22"/>
                <w:szCs w:val="22"/>
              </w:rPr>
            </w:pPr>
          </w:p>
          <w:p w14:paraId="7DCA7CD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5C235FED"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5423E6A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00539F0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270D8B" w:rsidRPr="0092350C" w14:paraId="160E5AB8" w14:textId="77777777" w:rsidTr="0092350C">
        <w:trPr>
          <w:divId w:val="2116439976"/>
        </w:trPr>
        <w:tc>
          <w:tcPr>
            <w:tcW w:w="1755" w:type="pct"/>
            <w:shd w:val="clear" w:color="auto" w:fill="auto"/>
          </w:tcPr>
          <w:p w14:paraId="2313EFB4" w14:textId="77777777" w:rsidR="00270D8B" w:rsidRPr="0092350C" w:rsidRDefault="00270D8B" w:rsidP="0092350C">
            <w:pPr>
              <w:spacing w:before="0" w:after="0"/>
              <w:jc w:val="both"/>
              <w:rPr>
                <w:rFonts w:ascii="Times New Roman" w:eastAsia="Calibri" w:hAnsi="Times New Roman" w:cs="Times New Roman"/>
              </w:rPr>
            </w:pPr>
          </w:p>
          <w:p w14:paraId="4EDF8111"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141" w:type="pct"/>
            <w:shd w:val="clear" w:color="auto" w:fill="auto"/>
          </w:tcPr>
          <w:p w14:paraId="6F673740"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614" w:type="pct"/>
            <w:shd w:val="clear" w:color="auto" w:fill="auto"/>
          </w:tcPr>
          <w:p w14:paraId="65BF766D"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490" w:type="pct"/>
            <w:shd w:val="clear" w:color="auto" w:fill="auto"/>
          </w:tcPr>
          <w:p w14:paraId="7D2F2E40" w14:textId="77777777" w:rsidR="00270D8B" w:rsidRPr="0092350C" w:rsidRDefault="00270D8B" w:rsidP="0092350C">
            <w:pPr>
              <w:spacing w:before="0" w:after="0"/>
              <w:jc w:val="both"/>
              <w:rPr>
                <w:rFonts w:ascii="Times New Roman" w:eastAsia="Calibri" w:hAnsi="Times New Roman" w:cs="Times New Roman"/>
                <w:sz w:val="22"/>
                <w:szCs w:val="22"/>
              </w:rPr>
            </w:pPr>
          </w:p>
        </w:tc>
      </w:tr>
    </w:tbl>
    <w:p w14:paraId="3FBAF5EC" w14:textId="77777777" w:rsidR="0011790A" w:rsidRDefault="0011790A" w:rsidP="0051115B">
      <w:pPr>
        <w:spacing w:before="0" w:after="0"/>
        <w:jc w:val="both"/>
        <w:divId w:val="2116439976"/>
        <w:rPr>
          <w:rFonts w:ascii="Times New Roman" w:eastAsia="Calibri" w:hAnsi="Times New Roman" w:cs="Times New Roman"/>
          <w:sz w:val="22"/>
          <w:szCs w:val="22"/>
        </w:rPr>
      </w:pPr>
    </w:p>
    <w:p w14:paraId="0279379A" w14:textId="77777777" w:rsidR="000F03A7" w:rsidRDefault="000F03A7"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2"/>
      </w:tblGrid>
      <w:tr w:rsidR="0011790A" w:rsidRPr="0092350C" w14:paraId="05FCB596" w14:textId="77777777" w:rsidTr="0092350C">
        <w:trPr>
          <w:divId w:val="2116439976"/>
        </w:trPr>
        <w:tc>
          <w:tcPr>
            <w:tcW w:w="5000" w:type="pct"/>
            <w:shd w:val="clear" w:color="auto" w:fill="auto"/>
          </w:tcPr>
          <w:p w14:paraId="7F56D2C0"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Have you obtained the consent of the Relevant Persons named above?</w:t>
            </w:r>
          </w:p>
          <w:p w14:paraId="40E01EB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000F03A7"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p>
          <w:p w14:paraId="710732E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C390C1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You will normally have to obtain the consent of the Relevant Persons named above.  If you have not done so, please explain why.</w:t>
            </w:r>
          </w:p>
          <w:p w14:paraId="739149C8" w14:textId="77777777" w:rsidR="0011790A" w:rsidRPr="0092350C" w:rsidRDefault="0011790A" w:rsidP="0092350C">
            <w:pPr>
              <w:spacing w:before="0" w:after="0"/>
              <w:jc w:val="both"/>
              <w:rPr>
                <w:rFonts w:ascii="Times New Roman" w:eastAsia="Calibri" w:hAnsi="Times New Roman" w:cs="Times New Roman"/>
                <w:sz w:val="22"/>
                <w:szCs w:val="22"/>
              </w:rPr>
            </w:pPr>
          </w:p>
          <w:p w14:paraId="27C87ACA" w14:textId="77777777" w:rsidR="0011790A" w:rsidRPr="0092350C" w:rsidRDefault="0011790A" w:rsidP="0092350C">
            <w:pPr>
              <w:spacing w:before="0" w:after="0"/>
              <w:jc w:val="both"/>
              <w:rPr>
                <w:rFonts w:ascii="Times New Roman" w:eastAsia="Calibri" w:hAnsi="Times New Roman" w:cs="Times New Roman"/>
                <w:sz w:val="22"/>
                <w:szCs w:val="22"/>
              </w:rPr>
            </w:pPr>
          </w:p>
          <w:p w14:paraId="511B580C" w14:textId="77777777" w:rsidR="0011790A" w:rsidRPr="0092350C" w:rsidRDefault="0011790A" w:rsidP="0092350C">
            <w:pPr>
              <w:spacing w:before="0" w:after="0"/>
              <w:jc w:val="both"/>
              <w:rPr>
                <w:rFonts w:ascii="Times New Roman" w:eastAsia="Calibri" w:hAnsi="Times New Roman" w:cs="Times New Roman"/>
                <w:sz w:val="22"/>
                <w:szCs w:val="22"/>
              </w:rPr>
            </w:pPr>
          </w:p>
          <w:p w14:paraId="210D94D6" w14:textId="77777777" w:rsidR="0011790A" w:rsidRPr="0092350C" w:rsidRDefault="0011790A" w:rsidP="0092350C">
            <w:pPr>
              <w:spacing w:before="0" w:after="0"/>
              <w:jc w:val="both"/>
              <w:rPr>
                <w:rFonts w:ascii="Times New Roman" w:eastAsia="Calibri" w:hAnsi="Times New Roman" w:cs="Times New Roman"/>
                <w:sz w:val="22"/>
                <w:szCs w:val="22"/>
              </w:rPr>
            </w:pPr>
          </w:p>
          <w:p w14:paraId="21138C5E"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4ACF0140"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026FD237"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6E032EB"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8.</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 xml:space="preserve">Information about Orders Requested </w:t>
      </w:r>
    </w:p>
    <w:p w14:paraId="320E17EC" w14:textId="77777777" w:rsidR="00F757EF" w:rsidRPr="00FD402A" w:rsidRDefault="00F757EF"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p>
    <w:tbl>
      <w:tblPr>
        <w:tblW w:w="4370"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9"/>
      </w:tblGrid>
      <w:tr w:rsidR="0011790A" w:rsidRPr="0092350C" w14:paraId="50AE856D"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4367D5AE" w14:textId="79A8909C"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w:t>
            </w:r>
            <w:r w:rsidRPr="00A45225">
              <w:rPr>
                <w:rFonts w:ascii="Times New Roman" w:eastAsia="Calibri" w:hAnsi="Times New Roman" w:cs="Times New Roman"/>
                <w:b/>
                <w:szCs w:val="22"/>
                <w:lang w:eastAsia="en-GB"/>
              </w:rPr>
              <w:tab/>
              <w:t xml:space="preserve">Of all relevant persons, why are you best suited to be </w:t>
            </w:r>
          </w:p>
          <w:p w14:paraId="017D59BE"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appointed the Deputy/Deputies for the patient?</w:t>
            </w:r>
          </w:p>
          <w:p w14:paraId="40E8863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p>
          <w:p w14:paraId="3371F507"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szCs w:val="22"/>
                <w:lang w:eastAsia="en-GB"/>
              </w:rPr>
            </w:pP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Please state the reasons why you believe the Court should appoint you as Deputy/Deputies</w:t>
            </w:r>
            <w:r w:rsidRPr="00A45225">
              <w:rPr>
                <w:rFonts w:ascii="Times New Roman" w:eastAsia="Calibri" w:hAnsi="Times New Roman" w:cs="Times New Roman"/>
                <w:szCs w:val="22"/>
                <w:lang w:eastAsia="en-GB"/>
              </w:rPr>
              <w:t>)</w:t>
            </w:r>
          </w:p>
          <w:p w14:paraId="5B759B6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49D843E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08B2655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EE7763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527C212"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33437EB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(b)</w:t>
            </w:r>
            <w:r w:rsidRPr="00A45225">
              <w:rPr>
                <w:rFonts w:ascii="Times New Roman" w:eastAsia="Calibri" w:hAnsi="Times New Roman" w:cs="Times New Roman"/>
                <w:b/>
                <w:szCs w:val="22"/>
                <w:lang w:eastAsia="en-GB"/>
              </w:rPr>
              <w:tab/>
              <w:t xml:space="preserve">What is your proposed plan for the care of P? (“care </w:t>
            </w:r>
          </w:p>
          <w:p w14:paraId="3F613814"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arrangements’)</w:t>
            </w:r>
          </w:p>
          <w:p w14:paraId="3A94288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0E48FA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B67B8C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A45225" w14:paraId="64E47876"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4CFFD5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bookmarkStart w:id="102" w:name="_Hlk25592687"/>
            <w:r w:rsidRPr="00A45225">
              <w:rPr>
                <w:rFonts w:ascii="Times New Roman" w:eastAsia="Calibri" w:hAnsi="Times New Roman" w:cs="Times New Roman"/>
                <w:b/>
                <w:szCs w:val="22"/>
                <w:lang w:eastAsia="en-GB"/>
              </w:rPr>
              <w:t>(c)</w:t>
            </w:r>
            <w:r w:rsidRPr="00A45225">
              <w:rPr>
                <w:rFonts w:ascii="Times New Roman" w:eastAsia="Calibri" w:hAnsi="Times New Roman" w:cs="Times New Roman"/>
                <w:b/>
                <w:szCs w:val="22"/>
                <w:lang w:eastAsia="en-GB"/>
              </w:rPr>
              <w:tab/>
              <w:t xml:space="preserve">What is your proposed plan for the management of P’s </w:t>
            </w:r>
          </w:p>
          <w:p w14:paraId="0A35AB3A"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property and affairs? (“financial management plan”)</w:t>
            </w:r>
          </w:p>
          <w:p w14:paraId="4B0943FD"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bookmarkEnd w:id="102"/>
          <w:p w14:paraId="3D8222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4853B32"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63CCD9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5A837A8"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16BF00A"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r w:rsidR="00A45225" w14:paraId="04425C3B"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74FFCB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 xml:space="preserve">(d) </w:t>
            </w:r>
            <w:r w:rsidRPr="00A45225">
              <w:rPr>
                <w:rFonts w:ascii="Times New Roman" w:eastAsia="Calibri" w:hAnsi="Times New Roman" w:cs="Times New Roman"/>
                <w:b/>
                <w:szCs w:val="22"/>
                <w:lang w:eastAsia="en-GB"/>
              </w:rPr>
              <w:tab/>
              <w:t xml:space="preserve">Why do you require an Order under the Mental Capacity Act </w:t>
            </w:r>
            <w:r w:rsidRPr="00A45225">
              <w:rPr>
                <w:rFonts w:ascii="Times New Roman" w:eastAsia="Calibri" w:hAnsi="Times New Roman" w:cs="Times New Roman"/>
                <w:b/>
                <w:szCs w:val="22"/>
                <w:lang w:eastAsia="en-GB"/>
              </w:rPr>
              <w:tab/>
            </w:r>
            <w:proofErr w:type="gramStart"/>
            <w:r w:rsidRPr="00A45225">
              <w:rPr>
                <w:rFonts w:ascii="Times New Roman" w:eastAsia="Calibri" w:hAnsi="Times New Roman" w:cs="Times New Roman"/>
                <w:b/>
                <w:szCs w:val="22"/>
                <w:lang w:eastAsia="en-GB"/>
              </w:rPr>
              <w:t>at this point in time</w:t>
            </w:r>
            <w:proofErr w:type="gramEnd"/>
            <w:r w:rsidRPr="00A45225">
              <w:rPr>
                <w:rFonts w:ascii="Times New Roman" w:eastAsia="Calibri" w:hAnsi="Times New Roman" w:cs="Times New Roman"/>
                <w:b/>
                <w:szCs w:val="22"/>
                <w:lang w:eastAsia="en-GB"/>
              </w:rPr>
              <w:t xml:space="preserve">? </w:t>
            </w:r>
          </w:p>
          <w:p w14:paraId="729DA987"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b/>
            </w:r>
          </w:p>
          <w:p w14:paraId="257D85B9"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r w:rsidRPr="00A45225">
              <w:rPr>
                <w:rFonts w:ascii="Times New Roman" w:eastAsia="Calibri" w:hAnsi="Times New Roman" w:cs="Times New Roman"/>
                <w:b/>
                <w:szCs w:val="22"/>
                <w:lang w:eastAsia="en-GB"/>
              </w:rPr>
              <w:tab/>
            </w: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 xml:space="preserve">Please state the circumstances that may have required or led to </w:t>
            </w:r>
            <w:r w:rsidRPr="00A45225">
              <w:rPr>
                <w:rFonts w:ascii="Times New Roman" w:eastAsia="Calibri" w:hAnsi="Times New Roman" w:cs="Times New Roman"/>
                <w:i/>
                <w:szCs w:val="22"/>
                <w:lang w:eastAsia="en-GB"/>
              </w:rPr>
              <w:tab/>
              <w:t>this application being filed.</w:t>
            </w:r>
            <w:r w:rsidRPr="00A45225">
              <w:rPr>
                <w:rFonts w:ascii="Times New Roman" w:eastAsia="Calibri" w:hAnsi="Times New Roman" w:cs="Times New Roman"/>
                <w:szCs w:val="22"/>
                <w:lang w:eastAsia="en-GB"/>
              </w:rPr>
              <w:t>)</w:t>
            </w:r>
          </w:p>
          <w:p w14:paraId="3901C5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41564C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F9FFAB6" w14:textId="77777777" w:rsid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3C83FC0" w14:textId="1D7F16F2"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bl>
    <w:p w14:paraId="314CECFB" w14:textId="77777777" w:rsidR="000F03A7" w:rsidRDefault="000F03A7"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F2C14C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9.</w:t>
      </w:r>
      <w:r w:rsidRPr="00FD402A">
        <w:rPr>
          <w:rFonts w:ascii="Times New Roman" w:eastAsia="Calibri" w:hAnsi="Times New Roman" w:cs="Times New Roman"/>
          <w:sz w:val="22"/>
          <w:szCs w:val="22"/>
        </w:rPr>
        <w:tab/>
        <w:t>I confirm that:</w:t>
      </w:r>
    </w:p>
    <w:p w14:paraId="0924F31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(a)</w:t>
      </w:r>
      <w:r w:rsidRPr="00FD402A">
        <w:rPr>
          <w:rFonts w:ascii="Times New Roman" w:eastAsia="Calibri" w:hAnsi="Times New Roman" w:cs="Times New Roman"/>
          <w:sz w:val="22"/>
          <w:szCs w:val="22"/>
        </w:rPr>
        <w:tab/>
        <w:t xml:space="preserve">there are no other relevant persons who may be interested in this </w:t>
      </w:r>
      <w:proofErr w:type="gramStart"/>
      <w:r w:rsidRPr="00FD402A">
        <w:rPr>
          <w:rFonts w:ascii="Times New Roman" w:eastAsia="Calibri" w:hAnsi="Times New Roman" w:cs="Times New Roman"/>
          <w:sz w:val="22"/>
          <w:szCs w:val="22"/>
        </w:rPr>
        <w:t>application;</w:t>
      </w:r>
      <w:proofErr w:type="gramEnd"/>
    </w:p>
    <w:p w14:paraId="698EEEE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(b)</w:t>
      </w:r>
      <w:r w:rsidRPr="00FD402A">
        <w:rPr>
          <w:rFonts w:ascii="Times New Roman" w:eastAsia="Calibri" w:hAnsi="Times New Roman" w:cs="Times New Roman"/>
          <w:sz w:val="22"/>
          <w:szCs w:val="22"/>
        </w:rPr>
        <w:tab/>
        <w:t xml:space="preserve">there are no other relatives or friends who have a close relationship with </w:t>
      </w:r>
      <w:proofErr w:type="gramStart"/>
      <w:r w:rsidRPr="00FD402A">
        <w:rPr>
          <w:rFonts w:ascii="Times New Roman" w:eastAsia="Calibri" w:hAnsi="Times New Roman" w:cs="Times New Roman"/>
          <w:sz w:val="22"/>
          <w:szCs w:val="22"/>
        </w:rPr>
        <w:t>P;</w:t>
      </w:r>
      <w:proofErr w:type="gramEnd"/>
    </w:p>
    <w:p w14:paraId="2B70188B"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(c)</w:t>
      </w:r>
      <w:r w:rsidRPr="00FD402A">
        <w:rPr>
          <w:rFonts w:ascii="Times New Roman" w:eastAsia="Calibri" w:hAnsi="Times New Roman" w:cs="Times New Roman"/>
          <w:sz w:val="22"/>
          <w:szCs w:val="22"/>
        </w:rPr>
        <w:tab/>
        <w:t xml:space="preserve">there are no other persons who have a legal duty to support </w:t>
      </w:r>
      <w:proofErr w:type="gramStart"/>
      <w:r w:rsidRPr="00FD402A">
        <w:rPr>
          <w:rFonts w:ascii="Times New Roman" w:eastAsia="Calibri" w:hAnsi="Times New Roman" w:cs="Times New Roman"/>
          <w:sz w:val="22"/>
          <w:szCs w:val="22"/>
        </w:rPr>
        <w:t>P;</w:t>
      </w:r>
      <w:proofErr w:type="gramEnd"/>
    </w:p>
    <w:p w14:paraId="066A534F"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(d)</w:t>
      </w:r>
      <w:r w:rsidRPr="00FD402A">
        <w:rPr>
          <w:rFonts w:ascii="Times New Roman" w:eastAsia="Calibri" w:hAnsi="Times New Roman" w:cs="Times New Roman"/>
          <w:sz w:val="22"/>
          <w:szCs w:val="22"/>
        </w:rPr>
        <w:tab/>
        <w:t>there are no other persons who will benefit from P’s estate; and</w:t>
      </w:r>
    </w:p>
    <w:p w14:paraId="380AA3C3"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(e)</w:t>
      </w:r>
      <w:r w:rsidRPr="00FD402A">
        <w:rPr>
          <w:rFonts w:ascii="Times New Roman" w:eastAsia="Calibri" w:hAnsi="Times New Roman" w:cs="Times New Roman"/>
          <w:sz w:val="22"/>
          <w:szCs w:val="22"/>
        </w:rPr>
        <w:tab/>
        <w:t>there are no other persons who are responsible for P’s care.</w:t>
      </w:r>
    </w:p>
    <w:p w14:paraId="0B39542C"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315ED7C7"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10.</w:t>
      </w:r>
      <w:r w:rsidRPr="00FD402A">
        <w:rPr>
          <w:rFonts w:ascii="Times New Roman" w:eastAsia="Calibri" w:hAnsi="Times New Roman" w:cs="Times New Roman"/>
          <w:sz w:val="22"/>
          <w:szCs w:val="22"/>
        </w:rPr>
        <w:tab/>
        <w:t>I declare and undertake as follows:</w:t>
      </w:r>
    </w:p>
    <w:p w14:paraId="1E88C530"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w:t>
      </w:r>
      <w:r w:rsidRPr="00FD402A">
        <w:rPr>
          <w:rFonts w:ascii="Times New Roman" w:eastAsia="Calibri" w:hAnsi="Times New Roman" w:cs="Times New Roman"/>
          <w:sz w:val="22"/>
          <w:szCs w:val="22"/>
        </w:rPr>
        <w:tab/>
        <w:t>I understand my responsibilities if I am appointed as Deputy or Successor Deputy.  In particular, I understand that I must act with honesty and integrity and ensure that my personal interests do not conflict with my duties as P’s deputy, and I will not use my position for any personal benefit.</w:t>
      </w:r>
    </w:p>
    <w:p w14:paraId="00017864"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w:t>
      </w:r>
      <w:r w:rsidRPr="00FD402A">
        <w:rPr>
          <w:rFonts w:ascii="Times New Roman" w:eastAsia="Calibri" w:hAnsi="Times New Roman" w:cs="Times New Roman"/>
          <w:sz w:val="22"/>
          <w:szCs w:val="22"/>
        </w:rPr>
        <w:tab/>
        <w:t xml:space="preserve">I will have regard to the Mental Capacity Act Code of Practice and act in accordance with the principles of the Mental Capacity Act.  </w:t>
      </w:r>
      <w:proofErr w:type="gramStart"/>
      <w:r w:rsidRPr="00FD402A">
        <w:rPr>
          <w:rFonts w:ascii="Times New Roman" w:eastAsia="Calibri" w:hAnsi="Times New Roman" w:cs="Times New Roman"/>
          <w:sz w:val="22"/>
          <w:szCs w:val="22"/>
        </w:rPr>
        <w:t>In particular, I</w:t>
      </w:r>
      <w:proofErr w:type="gramEnd"/>
      <w:r w:rsidRPr="00FD402A">
        <w:rPr>
          <w:rFonts w:ascii="Times New Roman" w:eastAsia="Calibri" w:hAnsi="Times New Roman" w:cs="Times New Roman"/>
          <w:sz w:val="22"/>
          <w:szCs w:val="22"/>
        </w:rPr>
        <w:t xml:space="preserve"> will act and make decisions for P in P’s best interests.</w:t>
      </w:r>
    </w:p>
    <w:p w14:paraId="53743F69"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w:t>
      </w:r>
      <w:r w:rsidRPr="00FD402A">
        <w:rPr>
          <w:rFonts w:ascii="Times New Roman" w:eastAsia="Calibri" w:hAnsi="Times New Roman" w:cs="Times New Roman"/>
          <w:sz w:val="22"/>
          <w:szCs w:val="22"/>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2DB189FF"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p>
    <w:p w14:paraId="0F07BDBA"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11.</w:t>
      </w:r>
      <w:r w:rsidRPr="00FD402A">
        <w:rPr>
          <w:rFonts w:ascii="Times New Roman" w:eastAsia="Calibri" w:hAnsi="Times New Roman" w:cs="Times New Roman"/>
          <w:sz w:val="22"/>
          <w:szCs w:val="22"/>
        </w:rPr>
        <w:tab/>
        <w:t>I confirm that the documents exhibited herein and marked as “A” are true copies of the originals.</w:t>
      </w:r>
    </w:p>
    <w:p w14:paraId="370643F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6B1C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12.</w:t>
      </w:r>
      <w:r w:rsidRPr="00FD402A">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562A66B4" w14:textId="3710190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7F06518" w14:textId="77777777" w:rsidR="00480028" w:rsidRPr="00FD402A" w:rsidRDefault="00480028"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3B2FD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Sworn (or affirmed) by</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74AD559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the abovenamed on</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38BA10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day of 20</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50C35CA"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at Singapore</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078683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643CE8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625770E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F942A69"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2BD0B8" w14:textId="77777777" w:rsidR="0051115B"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Commissioner for Oaths</w:t>
      </w:r>
    </w:p>
    <w:p w14:paraId="65F2DCC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10C0E58"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368F06DC"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806E4F0"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B899BD0" w14:textId="77777777" w:rsidR="0011790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7BE563CB"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A32601A" w14:textId="77777777" w:rsidR="001A1EA3" w:rsidRPr="00FD402A"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699D9AF0" w14:textId="77777777" w:rsidR="0011790A" w:rsidRPr="00FD402A" w:rsidRDefault="0011790A" w:rsidP="00FD402A">
      <w:pPr>
        <w:autoSpaceDE w:val="0"/>
        <w:autoSpaceDN w:val="0"/>
        <w:adjustRightInd w:val="0"/>
        <w:spacing w:before="0" w:after="0" w:line="240" w:lineRule="auto"/>
        <w:ind w:left="720" w:hanging="720"/>
        <w:jc w:val="center"/>
        <w:divId w:val="2116439976"/>
        <w:rPr>
          <w:rFonts w:ascii="Times New Roman" w:eastAsia="Calibri" w:hAnsi="Times New Roman" w:cs="Times New Roman"/>
          <w:b/>
          <w:sz w:val="22"/>
          <w:szCs w:val="22"/>
          <w:u w:val="single"/>
        </w:rPr>
      </w:pPr>
    </w:p>
    <w:p w14:paraId="5E4DCCB1" w14:textId="77777777" w:rsidR="0011790A" w:rsidRPr="00FD402A" w:rsidRDefault="0011790A" w:rsidP="004510E0">
      <w:pPr>
        <w:autoSpaceDE w:val="0"/>
        <w:autoSpaceDN w:val="0"/>
        <w:adjustRightInd w:val="0"/>
        <w:spacing w:before="0" w:after="0" w:line="240" w:lineRule="auto"/>
        <w:ind w:left="720" w:hanging="720"/>
        <w:jc w:val="both"/>
        <w:divId w:val="2116439976"/>
        <w:rPr>
          <w:rFonts w:ascii="Times New Roman" w:eastAsia="Calibri" w:hAnsi="Times New Roman" w:cs="Times New Roman"/>
          <w:sz w:val="22"/>
          <w:szCs w:val="22"/>
        </w:rPr>
      </w:pPr>
    </w:p>
    <w:p w14:paraId="69B284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0093344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48ECE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AB4DF0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17DC68EC"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7DB1D40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206737"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38246BE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684BEB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397BB37" w14:textId="77777777" w:rsidR="0011790A" w:rsidRPr="00FD402A" w:rsidRDefault="0011790A"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 is the exhibit marked “A” referred to in the affidavit of ____________________________ [</w:t>
      </w:r>
      <w:r w:rsidRPr="00FD402A">
        <w:rPr>
          <w:rFonts w:ascii="Times New Roman" w:eastAsia="Calibri" w:hAnsi="Times New Roman" w:cs="Times New Roman"/>
          <w:i/>
          <w:sz w:val="22"/>
          <w:szCs w:val="22"/>
        </w:rPr>
        <w:t>name of applicant</w:t>
      </w:r>
      <w:r w:rsidRPr="00FD402A">
        <w:rPr>
          <w:rFonts w:ascii="Times New Roman" w:eastAsia="Calibri" w:hAnsi="Times New Roman" w:cs="Times New Roman"/>
          <w:sz w:val="22"/>
          <w:szCs w:val="22"/>
        </w:rPr>
        <w:t>] and sworn / affirmed before me on this _______________ [</w:t>
      </w:r>
      <w:r w:rsidRPr="00FD402A">
        <w:rPr>
          <w:rFonts w:ascii="Times New Roman" w:eastAsia="Calibri" w:hAnsi="Times New Roman" w:cs="Times New Roman"/>
          <w:i/>
          <w:sz w:val="22"/>
          <w:szCs w:val="22"/>
        </w:rPr>
        <w:t>date on which the affidavit is sworn or affirmed</w:t>
      </w:r>
      <w:r w:rsidRPr="00FD402A">
        <w:rPr>
          <w:rFonts w:ascii="Times New Roman" w:eastAsia="Calibri" w:hAnsi="Times New Roman" w:cs="Times New Roman"/>
          <w:sz w:val="22"/>
          <w:szCs w:val="22"/>
        </w:rPr>
        <w:t>].</w:t>
      </w:r>
    </w:p>
    <w:p w14:paraId="2EF5FBA8" w14:textId="77777777" w:rsidR="0011790A" w:rsidRPr="00FD402A" w:rsidRDefault="0011790A" w:rsidP="004510E0">
      <w:pPr>
        <w:autoSpaceDE w:val="0"/>
        <w:autoSpaceDN w:val="0"/>
        <w:adjustRightInd w:val="0"/>
        <w:spacing w:before="0" w:after="0" w:line="240" w:lineRule="auto"/>
        <w:jc w:val="both"/>
        <w:divId w:val="2116439976"/>
        <w:rPr>
          <w:rFonts w:ascii="Times New Roman" w:eastAsia="Calibri" w:hAnsi="Times New Roman" w:cs="Times New Roman"/>
          <w:sz w:val="22"/>
          <w:szCs w:val="22"/>
        </w:rPr>
      </w:pPr>
    </w:p>
    <w:p w14:paraId="2DC42B3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9BB500C"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01FABF7E"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0B91042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5598C5C"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676A92B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7E8C015F"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 Commissioner for Oaths</w:t>
      </w:r>
    </w:p>
    <w:p w14:paraId="5C1D99DD"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6A492F7"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2A70C36"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D8C3E78"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08456D0B"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A7504C1"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6443E13" w14:textId="77777777" w:rsidR="0011790A" w:rsidRPr="00FD402A" w:rsidRDefault="0011790A" w:rsidP="0011790A">
      <w:pPr>
        <w:divId w:val="2116439976"/>
        <w:rPr>
          <w:rFonts w:ascii="Times New Roman" w:eastAsia="Calibri" w:hAnsi="Times New Roman" w:cs="Times New Roman"/>
          <w:sz w:val="22"/>
          <w:szCs w:val="22"/>
        </w:rPr>
      </w:pPr>
    </w:p>
    <w:p w14:paraId="230E3034" w14:textId="77777777" w:rsidR="0011790A" w:rsidRPr="00FD402A" w:rsidRDefault="0011790A" w:rsidP="0011790A">
      <w:pPr>
        <w:divId w:val="2116439976"/>
        <w:rPr>
          <w:rFonts w:ascii="Times New Roman" w:eastAsia="Calibri" w:hAnsi="Times New Roman" w:cs="Times New Roman"/>
          <w:sz w:val="22"/>
          <w:szCs w:val="22"/>
        </w:rPr>
      </w:pPr>
    </w:p>
    <w:p w14:paraId="725BF170" w14:textId="77777777" w:rsidR="0011790A" w:rsidRPr="00FD402A" w:rsidRDefault="0011790A" w:rsidP="0011790A">
      <w:pPr>
        <w:divId w:val="2116439976"/>
        <w:rPr>
          <w:rFonts w:ascii="Times New Roman" w:eastAsia="Calibri" w:hAnsi="Times New Roman" w:cs="Times New Roman"/>
          <w:sz w:val="22"/>
          <w:szCs w:val="22"/>
        </w:rPr>
      </w:pPr>
    </w:p>
    <w:p w14:paraId="56671045" w14:textId="77777777" w:rsidR="0011790A" w:rsidRPr="00FD402A" w:rsidRDefault="0011790A" w:rsidP="0011790A">
      <w:pPr>
        <w:jc w:val="center"/>
        <w:divId w:val="2116439976"/>
        <w:rPr>
          <w:rFonts w:ascii="Times New Roman" w:eastAsia="Calibri" w:hAnsi="Times New Roman" w:cs="Times New Roman"/>
          <w:b/>
          <w:color w:val="000000"/>
          <w:sz w:val="22"/>
          <w:szCs w:val="22"/>
          <w:u w:val="single"/>
        </w:rPr>
      </w:pPr>
      <w:r w:rsidRPr="00FD402A">
        <w:rPr>
          <w:rFonts w:ascii="Times New Roman" w:eastAsia="Calibri" w:hAnsi="Times New Roman" w:cs="Times New Roman"/>
          <w:b/>
          <w:color w:val="000000"/>
          <w:sz w:val="22"/>
          <w:szCs w:val="22"/>
          <w:u w:val="single"/>
        </w:rPr>
        <w:t>TABLE OF CONTENTS</w:t>
      </w:r>
    </w:p>
    <w:p w14:paraId="4AE80B9F" w14:textId="77777777" w:rsidR="0011790A" w:rsidRPr="00FD402A" w:rsidRDefault="0011790A" w:rsidP="0011790A">
      <w:pPr>
        <w:jc w:val="center"/>
        <w:divId w:val="2116439976"/>
        <w:rPr>
          <w:rFonts w:ascii="Times New Roman" w:eastAsia="Calibri" w:hAnsi="Times New Roman" w:cs="Times New Roman"/>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11790A" w:rsidRPr="0092350C" w14:paraId="04434D22" w14:textId="77777777" w:rsidTr="0092350C">
        <w:trPr>
          <w:divId w:val="2116439976"/>
        </w:trPr>
        <w:tc>
          <w:tcPr>
            <w:tcW w:w="6487" w:type="dxa"/>
            <w:shd w:val="clear" w:color="auto" w:fill="auto"/>
          </w:tcPr>
          <w:p w14:paraId="4312A376"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3D15B165"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11790A" w:rsidRPr="0092350C" w14:paraId="21017071" w14:textId="77777777" w:rsidTr="0092350C">
        <w:trPr>
          <w:divId w:val="2116439976"/>
        </w:trPr>
        <w:tc>
          <w:tcPr>
            <w:tcW w:w="6487" w:type="dxa"/>
            <w:shd w:val="clear" w:color="auto" w:fill="auto"/>
          </w:tcPr>
          <w:p w14:paraId="24F2B1D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Documents that prove the applicant’s relationship to P</w:t>
            </w:r>
          </w:p>
          <w:p w14:paraId="0D9E8B69"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Birth Certificate, Marriage Certificate, Adoption Order etc.)</w:t>
            </w:r>
          </w:p>
        </w:tc>
        <w:tc>
          <w:tcPr>
            <w:tcW w:w="2755" w:type="dxa"/>
            <w:shd w:val="clear" w:color="auto" w:fill="auto"/>
          </w:tcPr>
          <w:p w14:paraId="1656F4FE"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7C19D93F" w14:textId="77777777" w:rsidTr="0092350C">
        <w:trPr>
          <w:divId w:val="2116439976"/>
        </w:trPr>
        <w:tc>
          <w:tcPr>
            <w:tcW w:w="6487" w:type="dxa"/>
            <w:shd w:val="clear" w:color="auto" w:fill="auto"/>
          </w:tcPr>
          <w:p w14:paraId="4F43736B"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w:t>
            </w:r>
          </w:p>
          <w:p w14:paraId="69AFBDF0"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161699E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21320AFB" w14:textId="77777777" w:rsidTr="0092350C">
        <w:trPr>
          <w:divId w:val="2116439976"/>
        </w:trPr>
        <w:tc>
          <w:tcPr>
            <w:tcW w:w="6487" w:type="dxa"/>
            <w:shd w:val="clear" w:color="auto" w:fill="auto"/>
          </w:tcPr>
          <w:p w14:paraId="06B052E8"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35693C1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6381C09" w14:textId="77777777" w:rsidTr="0092350C">
        <w:trPr>
          <w:divId w:val="2116439976"/>
        </w:trPr>
        <w:tc>
          <w:tcPr>
            <w:tcW w:w="6487" w:type="dxa"/>
            <w:shd w:val="clear" w:color="auto" w:fill="auto"/>
          </w:tcPr>
          <w:p w14:paraId="17DBF882"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6CD944FA"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4F7C840E" w14:textId="77777777" w:rsidTr="0092350C">
        <w:trPr>
          <w:divId w:val="2116439976"/>
        </w:trPr>
        <w:tc>
          <w:tcPr>
            <w:tcW w:w="6487" w:type="dxa"/>
            <w:shd w:val="clear" w:color="auto" w:fill="auto"/>
          </w:tcPr>
          <w:p w14:paraId="119870CB"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202BE85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0C923FED" w14:textId="77777777" w:rsidTr="0092350C">
        <w:trPr>
          <w:divId w:val="2116439976"/>
        </w:trPr>
        <w:tc>
          <w:tcPr>
            <w:tcW w:w="6487" w:type="dxa"/>
            <w:shd w:val="clear" w:color="auto" w:fill="auto"/>
          </w:tcPr>
          <w:p w14:paraId="76E2E6F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A copy of P’s will</w:t>
            </w:r>
          </w:p>
        </w:tc>
        <w:tc>
          <w:tcPr>
            <w:tcW w:w="2755" w:type="dxa"/>
            <w:shd w:val="clear" w:color="auto" w:fill="auto"/>
          </w:tcPr>
          <w:p w14:paraId="79C4C3A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B10C76A" w14:textId="77777777" w:rsidTr="0092350C">
        <w:trPr>
          <w:divId w:val="2116439976"/>
        </w:trPr>
        <w:tc>
          <w:tcPr>
            <w:tcW w:w="6487" w:type="dxa"/>
            <w:shd w:val="clear" w:color="auto" w:fill="auto"/>
          </w:tcPr>
          <w:p w14:paraId="61AB1660"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7B86525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bl>
    <w:p w14:paraId="7DBF0D30"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2569E8FE"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6B1C2A2B" w14:textId="77777777" w:rsidR="00267633" w:rsidRPr="00FD402A" w:rsidRDefault="0011790A" w:rsidP="0011790A">
      <w:pPr>
        <w:spacing w:before="0" w:after="0" w:line="240" w:lineRule="auto"/>
        <w:divId w:val="2116439976"/>
        <w:rPr>
          <w:rFonts w:ascii="Times New Roman" w:eastAsia="Calibri" w:hAnsi="Times New Roman" w:cs="Times New Roman"/>
          <w:sz w:val="22"/>
          <w:szCs w:val="22"/>
          <w:lang w:val="en-US" w:eastAsia="zh-CN"/>
        </w:rPr>
      </w:pPr>
      <w:r w:rsidRPr="00FD402A">
        <w:rPr>
          <w:rFonts w:ascii="Times New Roman" w:eastAsia="Calibri" w:hAnsi="Times New Roman" w:cs="Times New Roman"/>
          <w:b/>
          <w:i/>
          <w:color w:val="000000"/>
          <w:sz w:val="22"/>
          <w:szCs w:val="22"/>
          <w:u w:val="single"/>
        </w:rPr>
        <w:t>Note</w:t>
      </w:r>
      <w:r w:rsidRPr="00FD402A">
        <w:rPr>
          <w:rFonts w:ascii="Times New Roman" w:eastAsia="Calibri" w:hAnsi="Times New Roman" w:cs="Times New Roman"/>
          <w:i/>
          <w:color w:val="000000"/>
          <w:sz w:val="22"/>
          <w:szCs w:val="22"/>
        </w:rPr>
        <w:t>: Please exhibit the documents in the order listed above</w:t>
      </w:r>
      <w:r w:rsidR="00267633" w:rsidRPr="00FD402A">
        <w:rPr>
          <w:rFonts w:ascii="Times New Roman" w:eastAsia="Calibri" w:hAnsi="Times New Roman" w:cs="Times New Roman"/>
          <w:i/>
          <w:snapToGrid w:val="0"/>
          <w:sz w:val="22"/>
          <w:szCs w:val="22"/>
          <w:lang w:val="en-US" w:eastAsia="zh-CN"/>
        </w:rPr>
        <w:tab/>
      </w:r>
    </w:p>
    <w:p w14:paraId="328AA1EB" w14:textId="77777777" w:rsidR="00267633" w:rsidRPr="00FD402A"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0B72763D"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412EA8AC"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3609B643"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2DA1F1C5" w14:textId="77777777" w:rsidR="00267633" w:rsidRDefault="00267633" w:rsidP="00ED3579">
      <w:pPr>
        <w:spacing w:before="0" w:after="200" w:line="276" w:lineRule="auto"/>
        <w:jc w:val="center"/>
        <w:divId w:val="2116439976"/>
        <w:rPr>
          <w:rFonts w:ascii="Times New Roman" w:eastAsia="Calibri" w:hAnsi="Times New Roman" w:cs="Times New Roman"/>
          <w:bCs/>
          <w:iCs/>
          <w:spacing w:val="-3"/>
          <w:lang w:val="en-GB" w:eastAsia="zh-CN"/>
        </w:rPr>
      </w:pPr>
      <w:r w:rsidRPr="00FD402A">
        <w:rPr>
          <w:rFonts w:ascii="Times New Roman" w:hAnsi="Times New Roman" w:cs="Times New Roman"/>
          <w:sz w:val="22"/>
          <w:szCs w:val="22"/>
          <w:lang w:val="en-US" w:eastAsia="zh-CN"/>
        </w:rPr>
        <w:br w:type="page"/>
      </w:r>
      <w:r w:rsidRPr="00267633">
        <w:rPr>
          <w:rFonts w:ascii="Times New Roman" w:eastAsia="Calibri" w:hAnsi="Times New Roman" w:cs="Times New Roman"/>
          <w:bCs/>
          <w:iCs/>
          <w:spacing w:val="-3"/>
          <w:lang w:val="en-GB" w:eastAsia="zh-CN"/>
        </w:rPr>
        <w:t>FORM 219</w:t>
      </w:r>
    </w:p>
    <w:p w14:paraId="38C4ECB5" w14:textId="77777777" w:rsidR="000F03A7" w:rsidRPr="000F03A7" w:rsidRDefault="000F03A7" w:rsidP="000F03A7">
      <w:pPr>
        <w:spacing w:before="0" w:after="0"/>
        <w:jc w:val="both"/>
        <w:divId w:val="2116439976"/>
        <w:rPr>
          <w:rFonts w:ascii="Times New Roman" w:eastAsia="Calibri" w:hAnsi="Times New Roman" w:cs="Times New Roman"/>
          <w:bCs/>
          <w:iCs/>
          <w:spacing w:val="-3"/>
          <w:sz w:val="22"/>
          <w:szCs w:val="22"/>
          <w:lang w:eastAsia="zh-CN"/>
        </w:rPr>
      </w:pPr>
      <w:r w:rsidRPr="000F03A7">
        <w:rPr>
          <w:rFonts w:ascii="Times New Roman" w:eastAsia="Calibri" w:hAnsi="Times New Roman" w:cs="Times New Roman"/>
          <w:bCs/>
          <w:iCs/>
          <w:spacing w:val="-3"/>
          <w:sz w:val="22"/>
          <w:szCs w:val="22"/>
          <w:lang w:eastAsia="zh-CN"/>
        </w:rPr>
        <w:t>Para 54</w:t>
      </w:r>
    </w:p>
    <w:p w14:paraId="75B9A2EF" w14:textId="77777777" w:rsidR="000F03A7" w:rsidRPr="000F03A7" w:rsidRDefault="000F03A7" w:rsidP="000F03A7">
      <w:pPr>
        <w:spacing w:before="0" w:after="0"/>
        <w:jc w:val="both"/>
        <w:divId w:val="2116439976"/>
        <w:rPr>
          <w:rFonts w:ascii="Times New Roman" w:eastAsia="Calibri" w:hAnsi="Times New Roman" w:cs="Times New Roman"/>
          <w:b/>
          <w:bCs/>
          <w:iCs/>
          <w:spacing w:val="-3"/>
          <w:sz w:val="22"/>
          <w:szCs w:val="22"/>
          <w:lang w:eastAsia="zh-CN"/>
        </w:rPr>
      </w:pPr>
    </w:p>
    <w:p w14:paraId="6DAC9A1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t>IN THE FAMILY JUSTICE COURTS OF THE REPUBLIC OF SINGAPORE</w:t>
      </w:r>
    </w:p>
    <w:p w14:paraId="11A05A8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FBD65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OSM No. </w:t>
      </w:r>
      <w:r w:rsidRPr="000F03A7">
        <w:rPr>
          <w:rFonts w:ascii="Times New Roman" w:eastAsia="Calibri" w:hAnsi="Times New Roman" w:cs="Times New Roman"/>
          <w:sz w:val="22"/>
          <w:szCs w:val="22"/>
        </w:rPr>
        <w:tab/>
        <w:t>)</w:t>
      </w:r>
    </w:p>
    <w:p w14:paraId="2FD986A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of 20 </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4710591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937853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1FDE34C"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Section 20 of the Mental Capacity Act (Cap 177A)</w:t>
      </w:r>
    </w:p>
    <w:p w14:paraId="4405B86B"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2A80CA9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And</w:t>
      </w:r>
    </w:p>
    <w:p w14:paraId="29E90E60"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6CD93497"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__________________________ [</w:t>
      </w:r>
      <w:r w:rsidRPr="000F03A7">
        <w:rPr>
          <w:rFonts w:ascii="Times New Roman" w:eastAsia="Calibri" w:hAnsi="Times New Roman" w:cs="Times New Roman"/>
          <w:i/>
          <w:iCs/>
          <w:sz w:val="22"/>
          <w:szCs w:val="22"/>
        </w:rPr>
        <w:t>name of person alleged to lack capacity</w:t>
      </w:r>
      <w:r w:rsidRPr="000F03A7">
        <w:rPr>
          <w:rFonts w:ascii="Times New Roman" w:eastAsia="Calibri" w:hAnsi="Times New Roman" w:cs="Times New Roman"/>
          <w:sz w:val="22"/>
          <w:szCs w:val="22"/>
        </w:rPr>
        <w:t xml:space="preserve">] </w:t>
      </w:r>
    </w:p>
    <w:p w14:paraId="63C37C24"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 a person alleged to lack capacity (“P”)</w:t>
      </w:r>
    </w:p>
    <w:p w14:paraId="5D7E5182"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209DFA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FD644C3"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_______________________________________ [</w:t>
      </w:r>
      <w:r w:rsidRPr="000F03A7">
        <w:rPr>
          <w:rFonts w:ascii="Times New Roman" w:eastAsia="Calibri" w:hAnsi="Times New Roman" w:cs="Times New Roman"/>
          <w:i/>
          <w:iCs/>
          <w:sz w:val="22"/>
          <w:szCs w:val="22"/>
        </w:rPr>
        <w:t>name of applicant</w:t>
      </w:r>
      <w:r w:rsidRPr="000F03A7">
        <w:rPr>
          <w:rFonts w:ascii="Times New Roman" w:eastAsia="Calibri" w:hAnsi="Times New Roman" w:cs="Times New Roman"/>
          <w:sz w:val="22"/>
          <w:szCs w:val="22"/>
        </w:rPr>
        <w:t>]</w:t>
      </w:r>
    </w:p>
    <w:p w14:paraId="3A18DC0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w:t>
      </w:r>
    </w:p>
    <w:p w14:paraId="66BE0E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i/>
          <w:sz w:val="22"/>
          <w:szCs w:val="22"/>
        </w:rPr>
        <w:t>Applicant</w:t>
      </w:r>
    </w:p>
    <w:p w14:paraId="242CE45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94056C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44E48E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A50286E" w14:textId="77777777" w:rsidR="000F03A7" w:rsidRPr="000F03A7" w:rsidRDefault="00DA0C34" w:rsidP="000F03A7">
      <w:pPr>
        <w:autoSpaceDE w:val="0"/>
        <w:autoSpaceDN w:val="0"/>
        <w:adjustRightInd w:val="0"/>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p w14:paraId="602BBB42"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t>AFFIDAVIT</w:t>
      </w:r>
    </w:p>
    <w:p w14:paraId="08BBAEC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32C5C3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 ______________________________________________________ [</w:t>
      </w:r>
      <w:r w:rsidRPr="000F03A7">
        <w:rPr>
          <w:rFonts w:ascii="Times New Roman" w:eastAsia="Calibri" w:hAnsi="Times New Roman" w:cs="Times New Roman"/>
          <w:i/>
          <w:sz w:val="22"/>
          <w:szCs w:val="22"/>
        </w:rPr>
        <w:t>n</w:t>
      </w:r>
      <w:r w:rsidRPr="000F03A7">
        <w:rPr>
          <w:rFonts w:ascii="Times New Roman" w:eastAsia="Calibri" w:hAnsi="Times New Roman" w:cs="Times New Roman"/>
          <w:i/>
          <w:iCs/>
          <w:sz w:val="22"/>
          <w:szCs w:val="22"/>
        </w:rPr>
        <w:t>ame of Applicant</w:t>
      </w:r>
      <w:r w:rsidRPr="000F03A7">
        <w:rPr>
          <w:rFonts w:ascii="Times New Roman" w:eastAsia="Calibri" w:hAnsi="Times New Roman" w:cs="Times New Roman"/>
          <w:sz w:val="22"/>
          <w:szCs w:val="22"/>
        </w:rPr>
        <w:t>], of ________________________________________________________ [</w:t>
      </w:r>
      <w:r w:rsidRPr="000F03A7">
        <w:rPr>
          <w:rFonts w:ascii="Times New Roman" w:eastAsia="Calibri" w:hAnsi="Times New Roman" w:cs="Times New Roman"/>
          <w:i/>
          <w:sz w:val="22"/>
          <w:szCs w:val="22"/>
        </w:rPr>
        <w:t>a</w:t>
      </w:r>
      <w:r w:rsidRPr="000F03A7">
        <w:rPr>
          <w:rFonts w:ascii="Times New Roman" w:eastAsia="Calibri" w:hAnsi="Times New Roman" w:cs="Times New Roman"/>
          <w:i/>
          <w:iCs/>
          <w:sz w:val="22"/>
          <w:szCs w:val="22"/>
        </w:rPr>
        <w:t>ddress of Applicant</w:t>
      </w:r>
      <w:r w:rsidRPr="000F03A7">
        <w:rPr>
          <w:rFonts w:ascii="Times New Roman" w:eastAsia="Calibri" w:hAnsi="Times New Roman" w:cs="Times New Roman"/>
          <w:iCs/>
          <w:sz w:val="22"/>
          <w:szCs w:val="22"/>
        </w:rPr>
        <w:t>]</w:t>
      </w:r>
      <w:r w:rsidRPr="000F03A7">
        <w:rPr>
          <w:rFonts w:ascii="Times New Roman" w:eastAsia="Calibri" w:hAnsi="Times New Roman" w:cs="Times New Roman"/>
          <w:sz w:val="22"/>
          <w:szCs w:val="22"/>
        </w:rPr>
        <w:t>, do make oath / affirm* and say as follows:</w:t>
      </w:r>
    </w:p>
    <w:p w14:paraId="77DB4B20"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32DE08F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1.</w:t>
      </w:r>
      <w:r w:rsidRPr="000F03A7">
        <w:rPr>
          <w:rFonts w:ascii="Times New Roman" w:eastAsia="Calibri" w:hAnsi="Times New Roman" w:cs="Times New Roman"/>
          <w:sz w:val="22"/>
          <w:szCs w:val="22"/>
        </w:rPr>
        <w:tab/>
        <w:t>I am the Applicant and I make this affidavit in support of my application.</w:t>
      </w:r>
    </w:p>
    <w:p w14:paraId="0B0A5C1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77AF9C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2. </w:t>
      </w:r>
      <w:r w:rsidRPr="000F03A7">
        <w:rPr>
          <w:rFonts w:ascii="Times New Roman" w:eastAsia="Calibri" w:hAnsi="Times New Roman" w:cs="Times New Roman"/>
          <w:sz w:val="22"/>
          <w:szCs w:val="22"/>
        </w:rPr>
        <w:tab/>
        <w:t>The facts contained in this affidavit are within my personal knowledge or are based on documents in my possession.</w:t>
      </w:r>
    </w:p>
    <w:p w14:paraId="33CE107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35A09F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3.</w:t>
      </w:r>
      <w:r w:rsidRPr="000F03A7">
        <w:rPr>
          <w:rFonts w:ascii="Times New Roman" w:eastAsia="Calibri" w:hAnsi="Times New Roman" w:cs="Times New Roman"/>
          <w:sz w:val="22"/>
          <w:szCs w:val="22"/>
        </w:rPr>
        <w:tab/>
        <w:t>I confirm that the information set out in this affidavit is true and correct.</w:t>
      </w:r>
    </w:p>
    <w:p w14:paraId="303CD15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3818E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0F03A7">
        <w:rPr>
          <w:rFonts w:ascii="Times New Roman" w:eastAsia="Calibri" w:hAnsi="Times New Roman" w:cs="Times New Roman"/>
          <w:sz w:val="22"/>
          <w:szCs w:val="22"/>
        </w:rPr>
        <w:t>4.</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Applicant’s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9935CA7" w14:textId="77777777" w:rsidTr="0092350C">
        <w:trPr>
          <w:divId w:val="2116439976"/>
          <w:tblCellSpacing w:w="142" w:type="dxa"/>
        </w:trPr>
        <w:tc>
          <w:tcPr>
            <w:tcW w:w="4643" w:type="pct"/>
            <w:shd w:val="clear" w:color="auto" w:fill="auto"/>
          </w:tcPr>
          <w:p w14:paraId="0B201A0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0F03A7" w:rsidRPr="0092350C" w14:paraId="6B90DF96" w14:textId="77777777" w:rsidTr="0092350C">
        <w:trPr>
          <w:divId w:val="2116439976"/>
          <w:tblCellSpacing w:w="142" w:type="dxa"/>
        </w:trPr>
        <w:tc>
          <w:tcPr>
            <w:tcW w:w="4643" w:type="pct"/>
            <w:shd w:val="clear" w:color="auto" w:fill="auto"/>
          </w:tcPr>
          <w:p w14:paraId="555651E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0F03A7" w:rsidRPr="0092350C" w14:paraId="013ED8D1" w14:textId="77777777" w:rsidTr="0092350C">
        <w:trPr>
          <w:divId w:val="2116439976"/>
          <w:tblCellSpacing w:w="142" w:type="dxa"/>
        </w:trPr>
        <w:tc>
          <w:tcPr>
            <w:tcW w:w="4643" w:type="pct"/>
            <w:shd w:val="clear" w:color="auto" w:fill="auto"/>
          </w:tcPr>
          <w:p w14:paraId="2FDE611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Age:</w:t>
            </w:r>
          </w:p>
        </w:tc>
      </w:tr>
      <w:tr w:rsidR="000F03A7" w:rsidRPr="0092350C" w14:paraId="0BD57C84" w14:textId="77777777" w:rsidTr="0092350C">
        <w:trPr>
          <w:divId w:val="2116439976"/>
          <w:tblCellSpacing w:w="142" w:type="dxa"/>
        </w:trPr>
        <w:tc>
          <w:tcPr>
            <w:tcW w:w="4643" w:type="pct"/>
            <w:shd w:val="clear" w:color="auto" w:fill="auto"/>
          </w:tcPr>
          <w:p w14:paraId="6310854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Telephone number:</w:t>
            </w:r>
          </w:p>
        </w:tc>
      </w:tr>
      <w:tr w:rsidR="000F03A7" w:rsidRPr="0092350C" w14:paraId="3361D81E" w14:textId="77777777" w:rsidTr="0092350C">
        <w:trPr>
          <w:divId w:val="2116439976"/>
          <w:tblCellSpacing w:w="142" w:type="dxa"/>
        </w:trPr>
        <w:tc>
          <w:tcPr>
            <w:tcW w:w="4643" w:type="pct"/>
            <w:shd w:val="clear" w:color="auto" w:fill="auto"/>
          </w:tcPr>
          <w:p w14:paraId="181687B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Occupation:</w:t>
            </w:r>
          </w:p>
        </w:tc>
      </w:tr>
      <w:tr w:rsidR="000F03A7" w:rsidRPr="0092350C" w14:paraId="6A797EFA" w14:textId="77777777" w:rsidTr="0092350C">
        <w:trPr>
          <w:divId w:val="2116439976"/>
          <w:tblCellSpacing w:w="142" w:type="dxa"/>
        </w:trPr>
        <w:tc>
          <w:tcPr>
            <w:tcW w:w="4643" w:type="pct"/>
            <w:shd w:val="clear" w:color="auto" w:fill="auto"/>
          </w:tcPr>
          <w:p w14:paraId="4BACBFC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Name and address of employer:</w:t>
            </w:r>
          </w:p>
          <w:p w14:paraId="3D4711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5F2C57CB" w14:textId="77777777" w:rsidTr="0092350C">
        <w:trPr>
          <w:divId w:val="2116439976"/>
          <w:tblCellSpacing w:w="142" w:type="dxa"/>
        </w:trPr>
        <w:tc>
          <w:tcPr>
            <w:tcW w:w="4643" w:type="pct"/>
            <w:shd w:val="clear" w:color="auto" w:fill="auto"/>
          </w:tcPr>
          <w:p w14:paraId="5209297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Relationship to P (i.e. the person alleged to lack capacity):</w:t>
            </w:r>
          </w:p>
          <w:p w14:paraId="4488A29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8D2EF1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4330F74A" w14:textId="77777777" w:rsidR="000F03A7" w:rsidRDefault="000F03A7" w:rsidP="000F03A7">
      <w:pPr>
        <w:spacing w:before="0" w:after="0"/>
        <w:jc w:val="both"/>
        <w:divId w:val="2116439976"/>
        <w:rPr>
          <w:rFonts w:ascii="Times New Roman" w:eastAsia="Calibri" w:hAnsi="Times New Roman" w:cs="Times New Roman"/>
          <w:sz w:val="22"/>
          <w:szCs w:val="22"/>
        </w:rPr>
      </w:pPr>
    </w:p>
    <w:p w14:paraId="488BA4FA" w14:textId="77777777" w:rsidR="00F73568" w:rsidRPr="000F03A7" w:rsidRDefault="00F73568" w:rsidP="000F03A7">
      <w:pPr>
        <w:spacing w:before="0" w:after="0"/>
        <w:jc w:val="both"/>
        <w:divId w:val="2116439976"/>
        <w:rPr>
          <w:rFonts w:ascii="Times New Roman" w:eastAsia="Calibri" w:hAnsi="Times New Roman" w:cs="Times New Roman"/>
          <w:sz w:val="22"/>
          <w:szCs w:val="22"/>
        </w:rPr>
      </w:pPr>
    </w:p>
    <w:p w14:paraId="3044F5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t>5.</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BB6EBF6" w14:textId="77777777" w:rsidTr="0092350C">
        <w:trPr>
          <w:divId w:val="2116439976"/>
          <w:tblCellSpacing w:w="142" w:type="dxa"/>
        </w:trPr>
        <w:tc>
          <w:tcPr>
            <w:tcW w:w="4643" w:type="pct"/>
            <w:shd w:val="clear" w:color="auto" w:fill="auto"/>
          </w:tcPr>
          <w:p w14:paraId="608BBBF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0F03A7" w:rsidRPr="0092350C" w14:paraId="559045C5" w14:textId="77777777" w:rsidTr="0092350C">
        <w:trPr>
          <w:divId w:val="2116439976"/>
          <w:tblCellSpacing w:w="142" w:type="dxa"/>
        </w:trPr>
        <w:tc>
          <w:tcPr>
            <w:tcW w:w="4643" w:type="pct"/>
            <w:shd w:val="clear" w:color="auto" w:fill="auto"/>
          </w:tcPr>
          <w:p w14:paraId="63873886"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0F03A7" w:rsidRPr="0092350C" w14:paraId="6FA6F964" w14:textId="77777777" w:rsidTr="0092350C">
        <w:trPr>
          <w:divId w:val="2116439976"/>
          <w:tblCellSpacing w:w="142" w:type="dxa"/>
        </w:trPr>
        <w:tc>
          <w:tcPr>
            <w:tcW w:w="4643" w:type="pct"/>
            <w:shd w:val="clear" w:color="auto" w:fill="auto"/>
          </w:tcPr>
          <w:p w14:paraId="1AD16F4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0F03A7" w:rsidRPr="0092350C" w14:paraId="5054FABD" w14:textId="77777777" w:rsidTr="0092350C">
        <w:trPr>
          <w:divId w:val="2116439976"/>
          <w:tblCellSpacing w:w="142" w:type="dxa"/>
        </w:trPr>
        <w:tc>
          <w:tcPr>
            <w:tcW w:w="4643" w:type="pct"/>
            <w:shd w:val="clear" w:color="auto" w:fill="auto"/>
          </w:tcPr>
          <w:p w14:paraId="73BA622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0F03A7" w:rsidRPr="0092350C" w14:paraId="6D0F2D57" w14:textId="77777777" w:rsidTr="0092350C">
        <w:trPr>
          <w:divId w:val="2116439976"/>
          <w:tblCellSpacing w:w="142" w:type="dxa"/>
        </w:trPr>
        <w:tc>
          <w:tcPr>
            <w:tcW w:w="4643" w:type="pct"/>
            <w:shd w:val="clear" w:color="auto" w:fill="auto"/>
          </w:tcPr>
          <w:p w14:paraId="67240C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0F03A7" w:rsidRPr="0092350C" w14:paraId="4FEB4147" w14:textId="77777777" w:rsidTr="0092350C">
        <w:trPr>
          <w:divId w:val="2116439976"/>
          <w:tblCellSpacing w:w="142" w:type="dxa"/>
        </w:trPr>
        <w:tc>
          <w:tcPr>
            <w:tcW w:w="4643" w:type="pct"/>
            <w:shd w:val="clear" w:color="auto" w:fill="auto"/>
          </w:tcPr>
          <w:p w14:paraId="7A4B4A6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r w:rsidRPr="0092350C">
              <w:rPr>
                <w:rFonts w:ascii="Times New Roman" w:eastAsia="Calibri" w:hAnsi="Times New Roman" w:cs="Times New Roman"/>
                <w:b/>
                <w:sz w:val="22"/>
                <w:szCs w:val="22"/>
              </w:rPr>
              <w:tab/>
            </w:r>
          </w:p>
          <w:p w14:paraId="35715B1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58C0FBF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7E90094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76C1BA7E"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r w:rsidRPr="0092350C">
              <w:rPr>
                <w:rFonts w:ascii="Times New Roman" w:eastAsia="Calibri" w:hAnsi="Times New Roman" w:cs="Times New Roman"/>
                <w:b/>
                <w:sz w:val="22"/>
                <w:szCs w:val="22"/>
              </w:rPr>
              <w:tab/>
            </w:r>
          </w:p>
          <w:p w14:paraId="011C66C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39A0265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tc>
      </w:tr>
      <w:tr w:rsidR="000F03A7" w:rsidRPr="0092350C" w14:paraId="167E6C10" w14:textId="77777777" w:rsidTr="0092350C">
        <w:trPr>
          <w:divId w:val="2116439976"/>
          <w:tblCellSpacing w:w="142" w:type="dxa"/>
        </w:trPr>
        <w:tc>
          <w:tcPr>
            <w:tcW w:w="4643" w:type="pct"/>
            <w:shd w:val="clear" w:color="auto" w:fill="auto"/>
          </w:tcPr>
          <w:p w14:paraId="0F3421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DE89F4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0330C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75926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2F8194E7" w14:textId="77777777" w:rsidTr="0092350C">
        <w:trPr>
          <w:divId w:val="2116439976"/>
          <w:tblCellSpacing w:w="142" w:type="dxa"/>
        </w:trPr>
        <w:tc>
          <w:tcPr>
            <w:tcW w:w="4643" w:type="pct"/>
            <w:shd w:val="clear" w:color="auto" w:fill="auto"/>
          </w:tcPr>
          <w:p w14:paraId="0B0451D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3FC49B0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47B5B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If “Yes”, please state which nursing home: </w:t>
            </w:r>
          </w:p>
          <w:p w14:paraId="3B64CAF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4CB8A3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25DCDE6A" w14:textId="77777777" w:rsidTr="0092350C">
        <w:trPr>
          <w:divId w:val="2116439976"/>
          <w:tblCellSpacing w:w="142" w:type="dxa"/>
        </w:trPr>
        <w:tc>
          <w:tcPr>
            <w:tcW w:w="4643" w:type="pct"/>
            <w:shd w:val="clear" w:color="auto" w:fill="auto"/>
          </w:tcPr>
          <w:p w14:paraId="193A3B9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6A0D936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0F03A7" w:rsidRPr="0092350C" w14:paraId="0BA6DFFE" w14:textId="77777777" w:rsidTr="0092350C">
        <w:trPr>
          <w:divId w:val="2116439976"/>
          <w:tblCellSpacing w:w="142" w:type="dxa"/>
        </w:trPr>
        <w:tc>
          <w:tcPr>
            <w:tcW w:w="4643" w:type="pct"/>
            <w:shd w:val="clear" w:color="auto" w:fill="auto"/>
          </w:tcPr>
          <w:p w14:paraId="254D55F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Details in respect of P’s medical / nursing home bills and recurrent expenses:</w:t>
            </w:r>
          </w:p>
          <w:p w14:paraId="22E8775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B3739C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0B0FD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108987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CE3DD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6027197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5708416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2C1B0C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559BFCE8" w14:textId="77777777" w:rsidTr="0092350C">
        <w:trPr>
          <w:divId w:val="2116439976"/>
          <w:tblCellSpacing w:w="142" w:type="dxa"/>
        </w:trPr>
        <w:tc>
          <w:tcPr>
            <w:tcW w:w="4643" w:type="pct"/>
            <w:shd w:val="clear" w:color="auto" w:fill="auto"/>
          </w:tcPr>
          <w:p w14:paraId="1BEBBAC3"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(k)</w:t>
            </w:r>
            <w:r w:rsidRPr="0092350C">
              <w:rPr>
                <w:rFonts w:ascii="Times New Roman" w:eastAsia="Calibri" w:hAnsi="Times New Roman" w:cs="Times New Roman"/>
                <w:b/>
                <w:sz w:val="22"/>
                <w:szCs w:val="22"/>
              </w:rPr>
              <w:tab/>
              <w:t>P’s monthly income and sources of such income (to the best of your knowledge):</w:t>
            </w:r>
          </w:p>
          <w:p w14:paraId="3D689A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0ED2B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5C42366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1350F49C" w14:textId="77777777" w:rsidTr="0092350C">
        <w:trPr>
          <w:divId w:val="2116439976"/>
          <w:tblCellSpacing w:w="142" w:type="dxa"/>
        </w:trPr>
        <w:tc>
          <w:tcPr>
            <w:tcW w:w="4643" w:type="pct"/>
            <w:shd w:val="clear" w:color="auto" w:fill="auto"/>
          </w:tcPr>
          <w:p w14:paraId="732E23B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(l)</w:t>
            </w:r>
            <w:r w:rsidRPr="0092350C">
              <w:rPr>
                <w:rFonts w:ascii="Times New Roman" w:eastAsia="Calibri" w:hAnsi="Times New Roman" w:cs="Times New Roman"/>
                <w:b/>
                <w:sz w:val="22"/>
                <w:szCs w:val="22"/>
              </w:rPr>
              <w:tab/>
              <w:t>P’s assets and up to date value (to the best of your knowledge) of these assets:</w:t>
            </w:r>
          </w:p>
          <w:p w14:paraId="4C1D584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0F03A7" w:rsidRPr="0092350C" w14:paraId="6334BECE" w14:textId="77777777" w:rsidTr="0092350C">
              <w:tc>
                <w:tcPr>
                  <w:tcW w:w="3642" w:type="dxa"/>
                  <w:shd w:val="clear" w:color="auto" w:fill="auto"/>
                  <w:tcMar>
                    <w:top w:w="57" w:type="dxa"/>
                    <w:bottom w:w="57" w:type="dxa"/>
                  </w:tcMar>
                </w:tcPr>
                <w:p w14:paraId="1CD0A78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0BB8036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D66FE41"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0F03A7" w:rsidRPr="0092350C" w14:paraId="509A97F1" w14:textId="77777777" w:rsidTr="0092350C">
              <w:tc>
                <w:tcPr>
                  <w:tcW w:w="3642" w:type="dxa"/>
                  <w:shd w:val="clear" w:color="auto" w:fill="auto"/>
                  <w:tcMar>
                    <w:top w:w="57" w:type="dxa"/>
                    <w:bottom w:w="57" w:type="dxa"/>
                  </w:tcMar>
                </w:tcPr>
                <w:p w14:paraId="7988D1B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0E1E3A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44E80BE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51EB07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56544A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907E96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F91DE6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A0CC71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73DA7E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35E07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3588" w:type="dxa"/>
                  <w:shd w:val="clear" w:color="auto" w:fill="auto"/>
                  <w:tcMar>
                    <w:top w:w="57" w:type="dxa"/>
                    <w:bottom w:w="57" w:type="dxa"/>
                  </w:tcMar>
                </w:tcPr>
                <w:p w14:paraId="4962065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r w:rsidR="000F03A7" w:rsidRPr="0092350C" w14:paraId="1FDCFECB" w14:textId="77777777" w:rsidTr="0092350C">
              <w:tc>
                <w:tcPr>
                  <w:tcW w:w="3642" w:type="dxa"/>
                  <w:shd w:val="clear" w:color="auto" w:fill="auto"/>
                  <w:tcMar>
                    <w:top w:w="57" w:type="dxa"/>
                    <w:bottom w:w="57" w:type="dxa"/>
                  </w:tcMar>
                </w:tcPr>
                <w:p w14:paraId="55C3CBF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5373E31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7C2786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38BCBBCD" w14:textId="77777777" w:rsidTr="0092350C">
        <w:trPr>
          <w:divId w:val="2116439976"/>
          <w:tblCellSpacing w:w="142" w:type="dxa"/>
        </w:trPr>
        <w:tc>
          <w:tcPr>
            <w:tcW w:w="4643" w:type="pct"/>
            <w:shd w:val="clear" w:color="auto" w:fill="auto"/>
          </w:tcPr>
          <w:p w14:paraId="23C4B1B5"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t>(m)</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4BE2269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14:paraId="3DEF9E1D"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0F03A7" w:rsidRPr="0092350C" w14:paraId="1A6D56AD" w14:textId="77777777" w:rsidTr="0092350C">
              <w:tc>
                <w:tcPr>
                  <w:tcW w:w="3449" w:type="dxa"/>
                  <w:shd w:val="clear" w:color="auto" w:fill="auto"/>
                  <w:tcMar>
                    <w:top w:w="57" w:type="dxa"/>
                    <w:bottom w:w="57" w:type="dxa"/>
                  </w:tcMar>
                </w:tcPr>
                <w:p w14:paraId="2C9192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67BD95F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creditor, reason for loan/debt etc.)</w:t>
                  </w:r>
                </w:p>
              </w:tc>
              <w:tc>
                <w:tcPr>
                  <w:tcW w:w="2963" w:type="dxa"/>
                  <w:shd w:val="clear" w:color="auto" w:fill="auto"/>
                  <w:tcMar>
                    <w:top w:w="57" w:type="dxa"/>
                    <w:bottom w:w="57" w:type="dxa"/>
                  </w:tcMar>
                </w:tcPr>
                <w:p w14:paraId="6F2FDE3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0F03A7" w:rsidRPr="0092350C" w14:paraId="2D205029" w14:textId="77777777" w:rsidTr="0092350C">
              <w:tc>
                <w:tcPr>
                  <w:tcW w:w="3449" w:type="dxa"/>
                  <w:shd w:val="clear" w:color="auto" w:fill="auto"/>
                  <w:tcMar>
                    <w:top w:w="57" w:type="dxa"/>
                    <w:bottom w:w="57" w:type="dxa"/>
                  </w:tcMar>
                </w:tcPr>
                <w:p w14:paraId="6FA2EB3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826519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1148863"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BC10DD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583CBCB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4BAFF7A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12526AC4" w14:textId="77777777" w:rsidTr="0092350C">
        <w:trPr>
          <w:divId w:val="2116439976"/>
          <w:tblCellSpacing w:w="142" w:type="dxa"/>
        </w:trPr>
        <w:tc>
          <w:tcPr>
            <w:tcW w:w="4643" w:type="pct"/>
            <w:shd w:val="clear" w:color="auto" w:fill="auto"/>
          </w:tcPr>
          <w:p w14:paraId="3B7D842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t>(n)</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5943E6D2"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received and is not going to receive any form of compensation or award of damages</w:t>
            </w:r>
          </w:p>
          <w:p w14:paraId="1CFADC8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0F03A7" w:rsidRPr="0092350C" w14:paraId="27CA2EEE" w14:textId="77777777" w:rsidTr="0092350C">
              <w:tc>
                <w:tcPr>
                  <w:tcW w:w="3449" w:type="dxa"/>
                  <w:shd w:val="clear" w:color="auto" w:fill="auto"/>
                  <w:tcMar>
                    <w:top w:w="57" w:type="dxa"/>
                    <w:bottom w:w="57" w:type="dxa"/>
                  </w:tcMar>
                </w:tcPr>
                <w:p w14:paraId="5EEB29DE"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14:paraId="7EB2090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nature of claim etc.)</w:t>
                  </w:r>
                </w:p>
              </w:tc>
              <w:tc>
                <w:tcPr>
                  <w:tcW w:w="2963" w:type="dxa"/>
                  <w:shd w:val="clear" w:color="auto" w:fill="auto"/>
                  <w:tcMar>
                    <w:top w:w="57" w:type="dxa"/>
                    <w:bottom w:w="57" w:type="dxa"/>
                  </w:tcMar>
                </w:tcPr>
                <w:p w14:paraId="0F115A8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0F03A7" w:rsidRPr="0092350C" w14:paraId="3342BAF3" w14:textId="77777777" w:rsidTr="0092350C">
              <w:tc>
                <w:tcPr>
                  <w:tcW w:w="3449" w:type="dxa"/>
                  <w:shd w:val="clear" w:color="auto" w:fill="auto"/>
                  <w:tcMar>
                    <w:top w:w="57" w:type="dxa"/>
                    <w:bottom w:w="57" w:type="dxa"/>
                  </w:tcMar>
                </w:tcPr>
                <w:p w14:paraId="12772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7FAEB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C3E52C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DFB7AE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23A6060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220AC5C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i/>
                <w:sz w:val="22"/>
                <w:szCs w:val="22"/>
              </w:rPr>
            </w:pPr>
          </w:p>
        </w:tc>
      </w:tr>
      <w:tr w:rsidR="000F03A7" w:rsidRPr="0092350C" w14:paraId="5C18BC1A" w14:textId="77777777" w:rsidTr="0092350C">
        <w:trPr>
          <w:divId w:val="2116439976"/>
          <w:tblCellSpacing w:w="142" w:type="dxa"/>
        </w:trPr>
        <w:tc>
          <w:tcPr>
            <w:tcW w:w="4643" w:type="pct"/>
            <w:shd w:val="clear" w:color="auto" w:fill="auto"/>
          </w:tcPr>
          <w:p w14:paraId="7ED6A44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0B688DF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451BC8E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55F6FCEA" w14:textId="77777777" w:rsidR="000F03A7" w:rsidRPr="0092350C" w:rsidRDefault="00DA0C34" w:rsidP="0092350C">
            <w:pPr>
              <w:autoSpaceDE w:val="0"/>
              <w:autoSpaceDN w:val="0"/>
              <w:adjustRightInd w:val="0"/>
              <w:spacing w:before="0" w:after="0"/>
              <w:ind w:left="107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_______________________________________________________</w:t>
            </w:r>
          </w:p>
          <w:p w14:paraId="7F51834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5265F0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0F03A7" w:rsidRPr="0092350C" w14:paraId="44962BFB" w14:textId="77777777" w:rsidTr="0092350C">
        <w:trPr>
          <w:divId w:val="2116439976"/>
          <w:tblCellSpacing w:w="142" w:type="dxa"/>
        </w:trPr>
        <w:tc>
          <w:tcPr>
            <w:tcW w:w="4643" w:type="pct"/>
            <w:shd w:val="clear" w:color="auto" w:fill="auto"/>
          </w:tcPr>
          <w:p w14:paraId="3BF5179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Yes   </w:t>
            </w:r>
            <w:r w:rsidR="00E44DCD"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bl>
    <w:p w14:paraId="50222442" w14:textId="77777777" w:rsidR="000F03A7" w:rsidRPr="000F03A7" w:rsidRDefault="000F03A7" w:rsidP="000F03A7">
      <w:pPr>
        <w:spacing w:before="0" w:after="0"/>
        <w:divId w:val="2116439976"/>
        <w:rPr>
          <w:rFonts w:ascii="Times New Roman" w:hAnsi="Times New Roman" w:cs="Times New Roman"/>
          <w:sz w:val="22"/>
          <w:szCs w:val="22"/>
        </w:rPr>
      </w:pPr>
    </w:p>
    <w:p w14:paraId="48D5DD4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202A444B" w14:textId="77777777" w:rsidTr="0092350C">
        <w:trPr>
          <w:divId w:val="2116439976"/>
          <w:tblCellSpacing w:w="142" w:type="dxa"/>
        </w:trPr>
        <w:tc>
          <w:tcPr>
            <w:tcW w:w="4643" w:type="pct"/>
            <w:shd w:val="clear" w:color="auto" w:fill="auto"/>
          </w:tcPr>
          <w:p w14:paraId="4F96DCC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(q)</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69A1E03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2248BB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4F1068C8" w14:textId="77777777" w:rsidR="00B22518" w:rsidRPr="0092350C" w:rsidRDefault="00B22518"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390AC2E"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tc>
      </w:tr>
    </w:tbl>
    <w:p w14:paraId="108AB41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42B6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t>6.</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Relevant Persons</w:t>
      </w:r>
    </w:p>
    <w:p w14:paraId="7FB642B6"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i/>
          <w:sz w:val="22"/>
          <w:szCs w:val="22"/>
        </w:rPr>
        <w:t xml:space="preserve">(Please do not leave any blanks.  Please state “Nil” if there is no one in the category in question.  If a Relevant Person has </w:t>
      </w:r>
      <w:proofErr w:type="gramStart"/>
      <w:r w:rsidRPr="000F03A7">
        <w:rPr>
          <w:rFonts w:ascii="Times New Roman" w:eastAsia="Calibri" w:hAnsi="Times New Roman" w:cs="Times New Roman"/>
          <w:i/>
          <w:sz w:val="22"/>
          <w:szCs w:val="22"/>
        </w:rPr>
        <w:t>passed away</w:t>
      </w:r>
      <w:proofErr w:type="gramEnd"/>
      <w:r w:rsidRPr="000F03A7">
        <w:rPr>
          <w:rFonts w:ascii="Times New Roman" w:eastAsia="Calibri" w:hAnsi="Times New Roman" w:cs="Times New Roman"/>
          <w:i/>
          <w:sz w:val="22"/>
          <w:szCs w:val="22"/>
        </w:rPr>
        <w:t>, please state the person’s name and indicate “(deceased)” after the name.)</w:t>
      </w:r>
    </w:p>
    <w:p w14:paraId="0E2A34C9"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b/>
          <w:smallCaps/>
          <w:sz w:val="22"/>
          <w:szCs w:val="22"/>
          <w:u w:val="single"/>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752C3F7" w14:textId="77777777" w:rsidTr="0092350C">
        <w:trPr>
          <w:divId w:val="2116439976"/>
        </w:trPr>
        <w:tc>
          <w:tcPr>
            <w:tcW w:w="5000" w:type="pct"/>
            <w:gridSpan w:val="3"/>
            <w:shd w:val="clear" w:color="auto" w:fill="D9D9D9"/>
          </w:tcPr>
          <w:p w14:paraId="0437AF75" w14:textId="77777777" w:rsidR="000F03A7" w:rsidRPr="0092350C" w:rsidRDefault="000F03A7" w:rsidP="0092350C">
            <w:pPr>
              <w:spacing w:before="0" w:after="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0F03A7" w:rsidRPr="0092350C" w14:paraId="08744FEA" w14:textId="77777777" w:rsidTr="0092350C">
        <w:trPr>
          <w:divId w:val="2116439976"/>
        </w:trPr>
        <w:tc>
          <w:tcPr>
            <w:tcW w:w="2544" w:type="pct"/>
            <w:shd w:val="clear" w:color="auto" w:fill="auto"/>
          </w:tcPr>
          <w:p w14:paraId="6D34B7D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p w14:paraId="1A7E9106"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048E50D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62C05B1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E44DCD" w:rsidRPr="0092350C" w14:paraId="2C04189F" w14:textId="77777777" w:rsidTr="0092350C">
        <w:trPr>
          <w:divId w:val="2116439976"/>
        </w:trPr>
        <w:tc>
          <w:tcPr>
            <w:tcW w:w="2544" w:type="pct"/>
            <w:shd w:val="clear" w:color="auto" w:fill="auto"/>
          </w:tcPr>
          <w:p w14:paraId="712A7874" w14:textId="77777777" w:rsidR="00E44DCD" w:rsidRPr="0092350C" w:rsidRDefault="00E44DCD" w:rsidP="0092350C">
            <w:pPr>
              <w:spacing w:before="0" w:after="0"/>
              <w:jc w:val="center"/>
              <w:rPr>
                <w:rFonts w:ascii="Times New Roman" w:eastAsia="Calibri" w:hAnsi="Times New Roman" w:cs="Times New Roman"/>
                <w:b/>
                <w:sz w:val="22"/>
                <w:szCs w:val="22"/>
              </w:rPr>
            </w:pPr>
          </w:p>
          <w:p w14:paraId="055C000B"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357A49E3"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790" w:type="pct"/>
            <w:shd w:val="clear" w:color="auto" w:fill="auto"/>
          </w:tcPr>
          <w:p w14:paraId="2F716388" w14:textId="77777777" w:rsidR="00E44DCD" w:rsidRPr="0092350C" w:rsidRDefault="00E44DCD" w:rsidP="0092350C">
            <w:pPr>
              <w:spacing w:before="0" w:after="0"/>
              <w:jc w:val="center"/>
              <w:rPr>
                <w:rFonts w:ascii="Times New Roman" w:eastAsia="Calibri" w:hAnsi="Times New Roman" w:cs="Times New Roman"/>
                <w:b/>
                <w:sz w:val="22"/>
                <w:szCs w:val="22"/>
              </w:rPr>
            </w:pPr>
          </w:p>
        </w:tc>
      </w:tr>
    </w:tbl>
    <w:p w14:paraId="343158CA" w14:textId="77777777" w:rsidR="00E44DCD" w:rsidRPr="000F03A7" w:rsidRDefault="00E44DCD"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F7D497B" w14:textId="77777777" w:rsidTr="0092350C">
        <w:trPr>
          <w:divId w:val="2116439976"/>
        </w:trPr>
        <w:tc>
          <w:tcPr>
            <w:tcW w:w="5000" w:type="pct"/>
            <w:gridSpan w:val="3"/>
            <w:shd w:val="clear" w:color="auto" w:fill="D9D9D9"/>
          </w:tcPr>
          <w:p w14:paraId="64280CBB"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0F03A7" w:rsidRPr="0092350C" w14:paraId="1F9F23C4" w14:textId="77777777" w:rsidTr="0092350C">
        <w:trPr>
          <w:divId w:val="2116439976"/>
        </w:trPr>
        <w:tc>
          <w:tcPr>
            <w:tcW w:w="2544" w:type="pct"/>
            <w:shd w:val="clear" w:color="auto" w:fill="auto"/>
          </w:tcPr>
          <w:p w14:paraId="3478F4F0"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1F595B67"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2144B72"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62F2EC47" w14:textId="77777777" w:rsidTr="0092350C">
        <w:trPr>
          <w:divId w:val="2116439976"/>
        </w:trPr>
        <w:tc>
          <w:tcPr>
            <w:tcW w:w="2544" w:type="pct"/>
            <w:shd w:val="clear" w:color="auto" w:fill="auto"/>
          </w:tcPr>
          <w:p w14:paraId="372BD764" w14:textId="77777777" w:rsidR="000F03A7" w:rsidRPr="0092350C" w:rsidRDefault="000F03A7" w:rsidP="0092350C">
            <w:pPr>
              <w:spacing w:before="0" w:after="0"/>
              <w:jc w:val="both"/>
              <w:rPr>
                <w:rFonts w:ascii="Times New Roman" w:eastAsia="Calibri" w:hAnsi="Times New Roman" w:cs="Times New Roman"/>
                <w:sz w:val="22"/>
                <w:szCs w:val="22"/>
              </w:rPr>
            </w:pPr>
          </w:p>
          <w:p w14:paraId="27F2F238" w14:textId="77777777" w:rsidR="00B22518" w:rsidRPr="0092350C" w:rsidRDefault="00B22518"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E430E7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5D8F711A"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E44DCD" w:rsidRPr="0092350C" w14:paraId="6B5849A2" w14:textId="77777777" w:rsidTr="0092350C">
        <w:trPr>
          <w:divId w:val="2116439976"/>
        </w:trPr>
        <w:tc>
          <w:tcPr>
            <w:tcW w:w="2544" w:type="pct"/>
            <w:shd w:val="clear" w:color="auto" w:fill="auto"/>
          </w:tcPr>
          <w:p w14:paraId="1C5F46F9" w14:textId="77777777" w:rsidR="00E44DCD" w:rsidRPr="0092350C" w:rsidRDefault="00E44DCD" w:rsidP="0092350C">
            <w:pPr>
              <w:spacing w:before="0" w:after="0"/>
              <w:jc w:val="both"/>
              <w:rPr>
                <w:rFonts w:ascii="Times New Roman" w:eastAsia="Calibri" w:hAnsi="Times New Roman" w:cs="Times New Roman"/>
                <w:sz w:val="22"/>
                <w:szCs w:val="22"/>
              </w:rPr>
            </w:pPr>
          </w:p>
          <w:p w14:paraId="0E327682"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0F9079C"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790" w:type="pct"/>
            <w:shd w:val="clear" w:color="auto" w:fill="auto"/>
          </w:tcPr>
          <w:p w14:paraId="2CA5AFDC" w14:textId="77777777" w:rsidR="00E44DCD" w:rsidRPr="0092350C" w:rsidRDefault="00E44DCD" w:rsidP="0092350C">
            <w:pPr>
              <w:spacing w:before="0" w:after="0"/>
              <w:jc w:val="both"/>
              <w:rPr>
                <w:rFonts w:ascii="Times New Roman" w:eastAsia="Calibri" w:hAnsi="Times New Roman" w:cs="Times New Roman"/>
                <w:sz w:val="22"/>
                <w:szCs w:val="22"/>
              </w:rPr>
            </w:pPr>
          </w:p>
        </w:tc>
      </w:tr>
      <w:tr w:rsidR="000F03A7" w:rsidRPr="0092350C" w14:paraId="6D8AE48F" w14:textId="77777777" w:rsidTr="0092350C">
        <w:trPr>
          <w:divId w:val="2116439976"/>
        </w:trPr>
        <w:tc>
          <w:tcPr>
            <w:tcW w:w="5000" w:type="pct"/>
            <w:gridSpan w:val="3"/>
            <w:shd w:val="clear" w:color="auto" w:fill="D9D9D9"/>
          </w:tcPr>
          <w:p w14:paraId="350DCD54"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0F03A7" w:rsidRPr="0092350C" w14:paraId="07D76B29" w14:textId="77777777" w:rsidTr="0092350C">
        <w:trPr>
          <w:divId w:val="2116439976"/>
        </w:trPr>
        <w:tc>
          <w:tcPr>
            <w:tcW w:w="2544" w:type="pct"/>
            <w:shd w:val="clear" w:color="auto" w:fill="auto"/>
          </w:tcPr>
          <w:p w14:paraId="046F2203"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6787B79"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25952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1BF36D" w14:textId="77777777" w:rsidTr="0092350C">
        <w:trPr>
          <w:divId w:val="2116439976"/>
        </w:trPr>
        <w:tc>
          <w:tcPr>
            <w:tcW w:w="2544" w:type="pct"/>
            <w:shd w:val="clear" w:color="auto" w:fill="auto"/>
          </w:tcPr>
          <w:p w14:paraId="6E36B8A4" w14:textId="77777777" w:rsidR="000F03A7" w:rsidRPr="0092350C" w:rsidRDefault="000F03A7" w:rsidP="0092350C">
            <w:pPr>
              <w:spacing w:before="0" w:after="0"/>
              <w:jc w:val="both"/>
              <w:rPr>
                <w:rFonts w:ascii="Times New Roman" w:eastAsia="Calibri" w:hAnsi="Times New Roman" w:cs="Times New Roman"/>
                <w:sz w:val="22"/>
                <w:szCs w:val="22"/>
              </w:rPr>
            </w:pPr>
          </w:p>
          <w:p w14:paraId="445666F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1B9B1AE"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BE23BC7"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EC0565" w14:textId="77777777" w:rsidTr="0092350C">
        <w:trPr>
          <w:divId w:val="2116439976"/>
        </w:trPr>
        <w:tc>
          <w:tcPr>
            <w:tcW w:w="2544" w:type="pct"/>
            <w:shd w:val="clear" w:color="auto" w:fill="auto"/>
          </w:tcPr>
          <w:p w14:paraId="28563D91" w14:textId="77777777" w:rsidR="000F03A7" w:rsidRPr="0092350C" w:rsidRDefault="000F03A7" w:rsidP="0092350C">
            <w:pPr>
              <w:spacing w:before="0" w:after="0"/>
              <w:jc w:val="both"/>
              <w:rPr>
                <w:rFonts w:ascii="Times New Roman" w:eastAsia="Calibri" w:hAnsi="Times New Roman" w:cs="Times New Roman"/>
                <w:sz w:val="22"/>
                <w:szCs w:val="22"/>
              </w:rPr>
            </w:pPr>
          </w:p>
          <w:p w14:paraId="0F84BA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1F4534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452C7E09"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6F4D0095" w14:textId="77777777" w:rsidTr="0092350C">
        <w:trPr>
          <w:divId w:val="2116439976"/>
        </w:trPr>
        <w:tc>
          <w:tcPr>
            <w:tcW w:w="2544" w:type="pct"/>
            <w:shd w:val="clear" w:color="auto" w:fill="auto"/>
          </w:tcPr>
          <w:p w14:paraId="3797E3A3" w14:textId="77777777" w:rsidR="000F03A7" w:rsidRPr="0092350C" w:rsidRDefault="000F03A7" w:rsidP="0092350C">
            <w:pPr>
              <w:spacing w:before="0" w:after="0"/>
              <w:jc w:val="both"/>
              <w:rPr>
                <w:rFonts w:ascii="Times New Roman" w:eastAsia="Calibri" w:hAnsi="Times New Roman" w:cs="Times New Roman"/>
                <w:sz w:val="22"/>
                <w:szCs w:val="22"/>
              </w:rPr>
            </w:pPr>
          </w:p>
          <w:p w14:paraId="5904A5E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25E5A67"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18BEEB13"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1C354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6D36082A"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4CE425D3"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7BFCAA4A" w14:textId="77777777" w:rsidTr="0092350C">
        <w:trPr>
          <w:divId w:val="2116439976"/>
        </w:trPr>
        <w:tc>
          <w:tcPr>
            <w:tcW w:w="5000" w:type="pct"/>
            <w:gridSpan w:val="3"/>
            <w:shd w:val="clear" w:color="auto" w:fill="D9D9D9"/>
          </w:tcPr>
          <w:p w14:paraId="678BDF26"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0F03A7" w:rsidRPr="0092350C" w14:paraId="1225FF75" w14:textId="77777777" w:rsidTr="0092350C">
        <w:trPr>
          <w:divId w:val="2116439976"/>
        </w:trPr>
        <w:tc>
          <w:tcPr>
            <w:tcW w:w="2544" w:type="pct"/>
            <w:shd w:val="clear" w:color="auto" w:fill="auto"/>
          </w:tcPr>
          <w:p w14:paraId="271DD1E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E09FF28"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08E678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DA7299" w14:textId="77777777" w:rsidTr="0092350C">
        <w:trPr>
          <w:divId w:val="2116439976"/>
        </w:trPr>
        <w:tc>
          <w:tcPr>
            <w:tcW w:w="2544" w:type="pct"/>
            <w:shd w:val="clear" w:color="auto" w:fill="auto"/>
          </w:tcPr>
          <w:p w14:paraId="56C5F070" w14:textId="77777777" w:rsidR="000F03A7" w:rsidRPr="0092350C" w:rsidRDefault="000F03A7" w:rsidP="0092350C">
            <w:pPr>
              <w:spacing w:before="0" w:after="0"/>
              <w:jc w:val="both"/>
              <w:rPr>
                <w:rFonts w:ascii="Times New Roman" w:eastAsia="Calibri" w:hAnsi="Times New Roman" w:cs="Times New Roman"/>
                <w:sz w:val="22"/>
                <w:szCs w:val="22"/>
              </w:rPr>
            </w:pPr>
          </w:p>
          <w:p w14:paraId="02A5D6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F2B4F7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94ADC0"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14A90DD" w14:textId="77777777" w:rsidTr="0092350C">
        <w:trPr>
          <w:divId w:val="2116439976"/>
        </w:trPr>
        <w:tc>
          <w:tcPr>
            <w:tcW w:w="2544" w:type="pct"/>
            <w:shd w:val="clear" w:color="auto" w:fill="auto"/>
          </w:tcPr>
          <w:p w14:paraId="346B14E0" w14:textId="77777777" w:rsidR="000F03A7" w:rsidRPr="0092350C" w:rsidRDefault="000F03A7" w:rsidP="0092350C">
            <w:pPr>
              <w:spacing w:before="0" w:after="0"/>
              <w:jc w:val="both"/>
              <w:rPr>
                <w:rFonts w:ascii="Times New Roman" w:eastAsia="Calibri" w:hAnsi="Times New Roman" w:cs="Times New Roman"/>
                <w:sz w:val="22"/>
                <w:szCs w:val="22"/>
              </w:rPr>
            </w:pPr>
          </w:p>
          <w:p w14:paraId="0B0C9F2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E43955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1C4ADC2"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BBA8EF" w14:textId="77777777" w:rsidTr="0092350C">
        <w:trPr>
          <w:divId w:val="2116439976"/>
        </w:trPr>
        <w:tc>
          <w:tcPr>
            <w:tcW w:w="2544" w:type="pct"/>
            <w:shd w:val="clear" w:color="auto" w:fill="auto"/>
          </w:tcPr>
          <w:p w14:paraId="54A460A1" w14:textId="77777777" w:rsidR="000F03A7" w:rsidRPr="0092350C" w:rsidRDefault="000F03A7" w:rsidP="0092350C">
            <w:pPr>
              <w:spacing w:before="0" w:after="0"/>
              <w:jc w:val="both"/>
              <w:rPr>
                <w:rFonts w:ascii="Times New Roman" w:eastAsia="Calibri" w:hAnsi="Times New Roman" w:cs="Times New Roman"/>
                <w:sz w:val="22"/>
                <w:szCs w:val="22"/>
              </w:rPr>
            </w:pPr>
          </w:p>
          <w:p w14:paraId="411BD21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357686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4D7CDB"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4CCEA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35A20510" w14:textId="77777777" w:rsidR="000F03A7" w:rsidRPr="000F03A7" w:rsidRDefault="00E44DCD" w:rsidP="000F03A7">
      <w:pPr>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tbl>
      <w:tblPr>
        <w:tblW w:w="4654"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8"/>
        <w:gridCol w:w="1799"/>
        <w:gridCol w:w="968"/>
        <w:gridCol w:w="2857"/>
      </w:tblGrid>
      <w:tr w:rsidR="000F03A7" w:rsidRPr="0092350C" w14:paraId="7C0F357D" w14:textId="77777777" w:rsidTr="0092350C">
        <w:trPr>
          <w:divId w:val="2116439976"/>
        </w:trPr>
        <w:tc>
          <w:tcPr>
            <w:tcW w:w="5000" w:type="pct"/>
            <w:gridSpan w:val="4"/>
            <w:shd w:val="clear" w:color="auto" w:fill="auto"/>
          </w:tcPr>
          <w:p w14:paraId="23A90976" w14:textId="77777777" w:rsidR="000F03A7" w:rsidRPr="0092350C" w:rsidRDefault="000F03A7" w:rsidP="0092350C">
            <w:pPr>
              <w:spacing w:before="0" w:after="0"/>
              <w:ind w:left="720" w:hanging="72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26DCB4C2" w14:textId="77777777" w:rsidR="000F03A7" w:rsidRPr="0092350C" w:rsidRDefault="000F03A7"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0F03A7" w:rsidRPr="0092350C" w14:paraId="64F04910" w14:textId="77777777" w:rsidTr="0092350C">
        <w:trPr>
          <w:divId w:val="2116439976"/>
        </w:trPr>
        <w:tc>
          <w:tcPr>
            <w:tcW w:w="1649" w:type="pct"/>
            <w:shd w:val="clear" w:color="auto" w:fill="auto"/>
            <w:vAlign w:val="center"/>
          </w:tcPr>
          <w:p w14:paraId="6E83F36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072" w:type="pct"/>
            <w:shd w:val="clear" w:color="auto" w:fill="auto"/>
            <w:vAlign w:val="center"/>
          </w:tcPr>
          <w:p w14:paraId="571D549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1B43ECAB"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577" w:type="pct"/>
            <w:shd w:val="clear" w:color="auto" w:fill="auto"/>
            <w:vAlign w:val="center"/>
          </w:tcPr>
          <w:p w14:paraId="17DB299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702" w:type="pct"/>
            <w:shd w:val="clear" w:color="auto" w:fill="auto"/>
            <w:vAlign w:val="center"/>
          </w:tcPr>
          <w:p w14:paraId="4DD7A561"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0F03A7" w:rsidRPr="0092350C" w14:paraId="43ADC7E6" w14:textId="77777777" w:rsidTr="0092350C">
        <w:trPr>
          <w:divId w:val="2116439976"/>
        </w:trPr>
        <w:tc>
          <w:tcPr>
            <w:tcW w:w="1649" w:type="pct"/>
            <w:shd w:val="clear" w:color="auto" w:fill="auto"/>
          </w:tcPr>
          <w:p w14:paraId="712FC7F2" w14:textId="77777777" w:rsidR="000F03A7" w:rsidRPr="0092350C" w:rsidRDefault="000F03A7" w:rsidP="0092350C">
            <w:pPr>
              <w:spacing w:before="0" w:after="0"/>
              <w:jc w:val="both"/>
              <w:rPr>
                <w:rFonts w:ascii="Times New Roman" w:eastAsia="Calibri" w:hAnsi="Times New Roman" w:cs="Times New Roman"/>
                <w:sz w:val="22"/>
                <w:szCs w:val="22"/>
              </w:rPr>
            </w:pPr>
          </w:p>
          <w:p w14:paraId="511686A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6838725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588713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5104E40E"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53367CD" w14:textId="77777777" w:rsidTr="0092350C">
        <w:trPr>
          <w:divId w:val="2116439976"/>
        </w:trPr>
        <w:tc>
          <w:tcPr>
            <w:tcW w:w="1649" w:type="pct"/>
            <w:shd w:val="clear" w:color="auto" w:fill="auto"/>
          </w:tcPr>
          <w:p w14:paraId="7CDAA216" w14:textId="77777777" w:rsidR="000F03A7" w:rsidRPr="0092350C" w:rsidRDefault="000F03A7" w:rsidP="0092350C">
            <w:pPr>
              <w:spacing w:before="0" w:after="0"/>
              <w:jc w:val="both"/>
              <w:rPr>
                <w:rFonts w:ascii="Times New Roman" w:eastAsia="Calibri" w:hAnsi="Times New Roman" w:cs="Times New Roman"/>
                <w:sz w:val="22"/>
                <w:szCs w:val="22"/>
              </w:rPr>
            </w:pPr>
          </w:p>
          <w:p w14:paraId="6A891688"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2832590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2E8DC0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0F2763FC"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7423161" w14:textId="77777777" w:rsidTr="0092350C">
        <w:trPr>
          <w:divId w:val="2116439976"/>
          <w:trHeight w:val="486"/>
        </w:trPr>
        <w:tc>
          <w:tcPr>
            <w:tcW w:w="1649" w:type="pct"/>
            <w:shd w:val="clear" w:color="auto" w:fill="auto"/>
          </w:tcPr>
          <w:p w14:paraId="50221896" w14:textId="77777777" w:rsidR="000F03A7" w:rsidRPr="0092350C" w:rsidRDefault="000F03A7" w:rsidP="0092350C">
            <w:pPr>
              <w:spacing w:before="0" w:after="0"/>
              <w:jc w:val="both"/>
              <w:rPr>
                <w:rFonts w:ascii="Times New Roman" w:eastAsia="Calibri" w:hAnsi="Times New Roman" w:cs="Times New Roman"/>
                <w:sz w:val="22"/>
                <w:szCs w:val="22"/>
              </w:rPr>
            </w:pPr>
          </w:p>
          <w:p w14:paraId="471608B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3359F0C2"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1C7621D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7AFDD786"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416D4043" w14:textId="77777777" w:rsid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7472515" w14:textId="77777777" w:rsidR="00E44DCD" w:rsidRPr="000F03A7" w:rsidRDefault="00E44DCD"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F6648D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7.</w:t>
      </w:r>
      <w:r w:rsidRPr="000F03A7">
        <w:rPr>
          <w:rFonts w:ascii="Times New Roman" w:eastAsia="Calibri" w:hAnsi="Times New Roman" w:cs="Times New Roman"/>
          <w:sz w:val="22"/>
          <w:szCs w:val="22"/>
        </w:rPr>
        <w:tab/>
        <w:t>I confirm that I am authorised to make this application and the declarations contained herein on behalf of _______________________________ [</w:t>
      </w:r>
      <w:r w:rsidRPr="000F03A7">
        <w:rPr>
          <w:rFonts w:ascii="Times New Roman" w:eastAsia="Calibri" w:hAnsi="Times New Roman" w:cs="Times New Roman"/>
          <w:i/>
          <w:sz w:val="22"/>
          <w:szCs w:val="22"/>
        </w:rPr>
        <w:t>name of P’s hospital / nursing home</w:t>
      </w:r>
      <w:r w:rsidRPr="000F03A7">
        <w:rPr>
          <w:rFonts w:ascii="Times New Roman" w:eastAsia="Calibri" w:hAnsi="Times New Roman" w:cs="Times New Roman"/>
          <w:sz w:val="22"/>
          <w:szCs w:val="22"/>
        </w:rPr>
        <w:t>] and I further confirm that the aforesaid institution undertakes to make the requisite refunds to P in the event of a wrongful payment and/or overpayment.</w:t>
      </w:r>
    </w:p>
    <w:p w14:paraId="3204E1AE"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0052A2F0" w14:textId="77777777" w:rsidR="000F03A7" w:rsidRPr="000F03A7" w:rsidRDefault="000F03A7" w:rsidP="000F03A7">
      <w:pPr>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8.</w:t>
      </w:r>
      <w:r w:rsidRPr="000F03A7">
        <w:rPr>
          <w:rFonts w:ascii="Times New Roman" w:eastAsia="Calibri" w:hAnsi="Times New Roman" w:cs="Times New Roman"/>
          <w:sz w:val="22"/>
          <w:szCs w:val="22"/>
        </w:rPr>
        <w:tab/>
        <w:t>I confirm that the documents exhibited herein and marked as “A” are true copies of the originals.</w:t>
      </w:r>
    </w:p>
    <w:p w14:paraId="7D4172A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2D95E7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9.</w:t>
      </w:r>
      <w:r w:rsidRPr="000F03A7">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780A00F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2D4596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Sworn (or affirmed) by</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177785F0"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the abovenamed on</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F5A0BC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day of 20</w:t>
      </w:r>
      <w:r w:rsidRPr="000F03A7">
        <w:rPr>
          <w:rFonts w:ascii="Times New Roman" w:eastAsia="Calibri" w:hAnsi="Times New Roman" w:cs="Times New Roman"/>
          <w:sz w:val="22"/>
          <w:szCs w:val="22"/>
        </w:rPr>
        <w:tab/>
        <w:t>)</w:t>
      </w:r>
    </w:p>
    <w:p w14:paraId="1C827EA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at Singapore</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54095D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9C1518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8610AD1" w14:textId="77777777" w:rsidR="009C5BD4"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Commissioner for Oaths</w:t>
      </w:r>
    </w:p>
    <w:p w14:paraId="3DE8FA4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br w:type="page"/>
      </w:r>
    </w:p>
    <w:p w14:paraId="2DD61D2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A2862B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A5EE2C3"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52E311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81E794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41E7F0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0FC86F7" w14:textId="77777777" w:rsidR="000F03A7" w:rsidRPr="000F03A7" w:rsidRDefault="000F03A7" w:rsidP="000F03A7">
      <w:pPr>
        <w:autoSpaceDE w:val="0"/>
        <w:autoSpaceDN w:val="0"/>
        <w:adjustRightInd w:val="0"/>
        <w:spacing w:before="0" w:after="0"/>
        <w:ind w:left="720" w:hanging="720"/>
        <w:jc w:val="center"/>
        <w:divId w:val="2116439976"/>
        <w:rPr>
          <w:rFonts w:ascii="Times New Roman" w:eastAsia="Calibri" w:hAnsi="Times New Roman" w:cs="Times New Roman"/>
          <w:b/>
          <w:sz w:val="22"/>
          <w:szCs w:val="22"/>
          <w:u w:val="single"/>
        </w:rPr>
      </w:pPr>
    </w:p>
    <w:p w14:paraId="62D26D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DC08592" w14:textId="77777777" w:rsidR="000F03A7" w:rsidRPr="000F03A7" w:rsidRDefault="000F03A7" w:rsidP="000F03A7">
      <w:pPr>
        <w:autoSpaceDE w:val="0"/>
        <w:autoSpaceDN w:val="0"/>
        <w:adjustRightInd w:val="0"/>
        <w:spacing w:before="0" w:after="0"/>
        <w:ind w:left="1701" w:right="1701"/>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 is the exhibit marked “A” referred to in the affidavit of ____________________________ [</w:t>
      </w:r>
      <w:r w:rsidRPr="000F03A7">
        <w:rPr>
          <w:rFonts w:ascii="Times New Roman" w:eastAsia="Calibri" w:hAnsi="Times New Roman" w:cs="Times New Roman"/>
          <w:i/>
          <w:sz w:val="22"/>
          <w:szCs w:val="22"/>
        </w:rPr>
        <w:t>name of applicant</w:t>
      </w:r>
      <w:r w:rsidRPr="000F03A7">
        <w:rPr>
          <w:rFonts w:ascii="Times New Roman" w:eastAsia="Calibri" w:hAnsi="Times New Roman" w:cs="Times New Roman"/>
          <w:sz w:val="22"/>
          <w:szCs w:val="22"/>
        </w:rPr>
        <w:t>] and sworn / affirmed before me on this _______________ [</w:t>
      </w:r>
      <w:r w:rsidRPr="000F03A7">
        <w:rPr>
          <w:rFonts w:ascii="Times New Roman" w:eastAsia="Calibri" w:hAnsi="Times New Roman" w:cs="Times New Roman"/>
          <w:i/>
          <w:sz w:val="22"/>
          <w:szCs w:val="22"/>
        </w:rPr>
        <w:t>date on which the affidavit is sworn or affirmed</w:t>
      </w:r>
      <w:r w:rsidRPr="000F03A7">
        <w:rPr>
          <w:rFonts w:ascii="Times New Roman" w:eastAsia="Calibri" w:hAnsi="Times New Roman" w:cs="Times New Roman"/>
          <w:sz w:val="22"/>
          <w:szCs w:val="22"/>
        </w:rPr>
        <w:t>].</w:t>
      </w:r>
    </w:p>
    <w:p w14:paraId="1DD10E5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820642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0DAEA3EE"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FD395D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3280B4E"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246A42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B14268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F1742B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 Commissioner for Oaths</w:t>
      </w:r>
    </w:p>
    <w:p w14:paraId="1A674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B6947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56AED5B"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1220782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AE3D93"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17CD5D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5D25789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19052F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8CC5961"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28D8AD2"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3B13828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6843EC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4A6A27AC"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6580CC3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9277F46"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B4A6EBB"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186CEA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BB2CAE2" w14:textId="77777777" w:rsidR="000F03A7" w:rsidRPr="000F03A7" w:rsidRDefault="000F03A7" w:rsidP="000F03A7">
      <w:pPr>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b/>
          <w:color w:val="000000"/>
          <w:sz w:val="22"/>
          <w:szCs w:val="22"/>
          <w:u w:val="single"/>
        </w:rPr>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0F03A7" w:rsidRPr="0092350C" w14:paraId="65815308" w14:textId="77777777" w:rsidTr="0092350C">
        <w:trPr>
          <w:divId w:val="2116439976"/>
        </w:trPr>
        <w:tc>
          <w:tcPr>
            <w:tcW w:w="6487" w:type="dxa"/>
            <w:shd w:val="clear" w:color="auto" w:fill="auto"/>
          </w:tcPr>
          <w:p w14:paraId="151E47BA"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45B2555B"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0F03A7" w:rsidRPr="0092350C" w14:paraId="0A5F84F8" w14:textId="77777777" w:rsidTr="0092350C">
        <w:trPr>
          <w:divId w:val="2116439976"/>
        </w:trPr>
        <w:tc>
          <w:tcPr>
            <w:tcW w:w="6487" w:type="dxa"/>
            <w:shd w:val="clear" w:color="auto" w:fill="auto"/>
          </w:tcPr>
          <w:p w14:paraId="2D5B44FB"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 (where available)</w:t>
            </w:r>
          </w:p>
          <w:p w14:paraId="21721A5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316853B1"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1DF8B964" w14:textId="77777777" w:rsidTr="0092350C">
        <w:trPr>
          <w:divId w:val="2116439976"/>
        </w:trPr>
        <w:tc>
          <w:tcPr>
            <w:tcW w:w="6487" w:type="dxa"/>
            <w:shd w:val="clear" w:color="auto" w:fill="auto"/>
          </w:tcPr>
          <w:p w14:paraId="0D7CE58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medical / nursing home expenses</w:t>
            </w:r>
          </w:p>
          <w:p w14:paraId="0B7D3D50"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color w:val="000000"/>
                <w:sz w:val="22"/>
                <w:szCs w:val="22"/>
              </w:rPr>
              <w:t>(e.g. invoices etc.)</w:t>
            </w:r>
          </w:p>
        </w:tc>
        <w:tc>
          <w:tcPr>
            <w:tcW w:w="2755" w:type="dxa"/>
            <w:shd w:val="clear" w:color="auto" w:fill="auto"/>
          </w:tcPr>
          <w:p w14:paraId="5EA5E96C"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03B3C898" w14:textId="77777777" w:rsidTr="0092350C">
        <w:trPr>
          <w:divId w:val="2116439976"/>
        </w:trPr>
        <w:tc>
          <w:tcPr>
            <w:tcW w:w="6487" w:type="dxa"/>
            <w:shd w:val="clear" w:color="auto" w:fill="auto"/>
          </w:tcPr>
          <w:p w14:paraId="69ECED0B"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414EB64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53A7CF6C" w14:textId="77777777" w:rsidTr="0092350C">
        <w:trPr>
          <w:divId w:val="2116439976"/>
        </w:trPr>
        <w:tc>
          <w:tcPr>
            <w:tcW w:w="6487" w:type="dxa"/>
            <w:shd w:val="clear" w:color="auto" w:fill="auto"/>
          </w:tcPr>
          <w:p w14:paraId="232319EE"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14A6877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629D37BD" w14:textId="77777777" w:rsidTr="0092350C">
        <w:trPr>
          <w:divId w:val="2116439976"/>
        </w:trPr>
        <w:tc>
          <w:tcPr>
            <w:tcW w:w="6487" w:type="dxa"/>
            <w:shd w:val="clear" w:color="auto" w:fill="auto"/>
          </w:tcPr>
          <w:p w14:paraId="67CD515A"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4AB6D1D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27D6C007" w14:textId="77777777" w:rsidTr="0092350C">
        <w:trPr>
          <w:divId w:val="2116439976"/>
        </w:trPr>
        <w:tc>
          <w:tcPr>
            <w:tcW w:w="6487" w:type="dxa"/>
            <w:shd w:val="clear" w:color="auto" w:fill="auto"/>
          </w:tcPr>
          <w:p w14:paraId="4470398F"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205CEC02"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bl>
    <w:p w14:paraId="749181F7"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0D33CE21"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177782F6" w14:textId="77777777" w:rsidR="000F03A7" w:rsidRPr="000F03A7" w:rsidRDefault="000F03A7" w:rsidP="000F03A7">
      <w:pPr>
        <w:tabs>
          <w:tab w:val="left" w:pos="1308"/>
        </w:tabs>
        <w:spacing w:before="0" w:after="0"/>
        <w:divId w:val="2116439976"/>
        <w:rPr>
          <w:rFonts w:ascii="Times New Roman" w:eastAsia="Calibri" w:hAnsi="Times New Roman" w:cs="Times New Roman"/>
          <w:i/>
          <w:color w:val="000000"/>
          <w:sz w:val="22"/>
          <w:szCs w:val="22"/>
        </w:rPr>
      </w:pPr>
      <w:r w:rsidRPr="000F03A7">
        <w:rPr>
          <w:rFonts w:ascii="Times New Roman" w:eastAsia="Calibri" w:hAnsi="Times New Roman" w:cs="Times New Roman"/>
          <w:b/>
          <w:i/>
          <w:color w:val="000000"/>
          <w:sz w:val="22"/>
          <w:szCs w:val="22"/>
          <w:u w:val="single"/>
        </w:rPr>
        <w:t>Note</w:t>
      </w:r>
      <w:r w:rsidRPr="000F03A7">
        <w:rPr>
          <w:rFonts w:ascii="Times New Roman" w:eastAsia="Calibri" w:hAnsi="Times New Roman" w:cs="Times New Roman"/>
          <w:i/>
          <w:color w:val="000000"/>
          <w:sz w:val="22"/>
          <w:szCs w:val="22"/>
        </w:rPr>
        <w:t>: Please exhibit the documents in the order listed above.</w:t>
      </w:r>
    </w:p>
    <w:p w14:paraId="5EE7C8F8" w14:textId="77777777" w:rsidR="000F03A7" w:rsidRPr="000F03A7" w:rsidRDefault="000F03A7" w:rsidP="000F03A7">
      <w:pPr>
        <w:spacing w:before="0" w:after="0"/>
        <w:jc w:val="center"/>
        <w:divId w:val="2116439976"/>
        <w:rPr>
          <w:rFonts w:ascii="Times New Roman" w:eastAsia="Calibri" w:hAnsi="Times New Roman" w:cs="Times New Roman"/>
          <w:bCs/>
          <w:iCs/>
          <w:spacing w:val="-3"/>
          <w:sz w:val="22"/>
          <w:szCs w:val="22"/>
          <w:lang w:val="en-GB" w:eastAsia="zh-CN"/>
        </w:rPr>
      </w:pPr>
    </w:p>
    <w:p w14:paraId="7D15B55F" w14:textId="77777777" w:rsidR="00267633" w:rsidRPr="00F73568" w:rsidRDefault="000F03A7" w:rsidP="00F73568">
      <w:pPr>
        <w:spacing w:before="0" w:after="0"/>
        <w:jc w:val="both"/>
        <w:divId w:val="2116439976"/>
        <w:rPr>
          <w:rFonts w:ascii="Times New Roman" w:eastAsia="Calibri" w:hAnsi="Times New Roman" w:cs="Times New Roman"/>
          <w:i/>
          <w:color w:val="000000"/>
          <w:lang w:val="en-GB" w:eastAsia="en-GB"/>
        </w:rPr>
      </w:pPr>
      <w:r w:rsidRPr="000F03A7">
        <w:rPr>
          <w:rFonts w:ascii="Times New Roman" w:eastAsia="Calibri" w:hAnsi="Times New Roman" w:cs="Times New Roman"/>
          <w:bCs/>
          <w:iCs/>
          <w:spacing w:val="-3"/>
          <w:sz w:val="22"/>
          <w:szCs w:val="22"/>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7BCD651" w14:textId="77777777" w:rsidTr="00267633">
        <w:trPr>
          <w:divId w:val="2116439976"/>
          <w:jc w:val="center"/>
        </w:trPr>
        <w:tc>
          <w:tcPr>
            <w:tcW w:w="3080" w:type="dxa"/>
          </w:tcPr>
          <w:p w14:paraId="44DBF133"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hAnsi="Times New Roman" w:cs="Times New Roman"/>
                <w:sz w:val="20"/>
                <w:szCs w:val="20"/>
                <w:lang w:val="en-US" w:eastAsia="zh-CN"/>
              </w:rPr>
              <w:br w:type="page"/>
            </w:r>
            <w:r w:rsidRPr="00267633">
              <w:rPr>
                <w:rFonts w:ascii="Times New Roman" w:eastAsia="Calibri" w:hAnsi="Times New Roman" w:cs="Times New Roman"/>
                <w:sz w:val="22"/>
                <w:szCs w:val="22"/>
                <w:lang w:val="en-GB" w:eastAsia="zh-CN"/>
              </w:rPr>
              <w:br w:type="page"/>
            </w:r>
          </w:p>
        </w:tc>
        <w:tc>
          <w:tcPr>
            <w:tcW w:w="3080" w:type="dxa"/>
          </w:tcPr>
          <w:p w14:paraId="44C11CC0"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220</w:t>
            </w:r>
          </w:p>
        </w:tc>
        <w:tc>
          <w:tcPr>
            <w:tcW w:w="3080" w:type="dxa"/>
          </w:tcPr>
          <w:p w14:paraId="3F78C8D1"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4276937A"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napToGrid w:val="0"/>
          <w:sz w:val="22"/>
          <w:szCs w:val="22"/>
          <w:lang w:val="en-US" w:eastAsia="zh-CN"/>
        </w:rPr>
        <w:tab/>
      </w:r>
      <w:r w:rsidRPr="00F70F79">
        <w:rPr>
          <w:rFonts w:ascii="Times New Roman" w:eastAsia="Calibri" w:hAnsi="Times New Roman" w:cs="Times New Roman"/>
          <w:sz w:val="22"/>
          <w:szCs w:val="22"/>
          <w:lang w:val="en-US" w:eastAsia="zh-CN"/>
        </w:rPr>
        <w:t>Para 54</w:t>
      </w:r>
    </w:p>
    <w:p w14:paraId="5A04960C"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7CFD2552"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val="en-GB" w:eastAsia="en-GB"/>
        </w:rPr>
      </w:pPr>
      <w:r w:rsidRPr="00F70F79">
        <w:rPr>
          <w:rFonts w:ascii="Times New Roman" w:eastAsia="Calibri" w:hAnsi="Times New Roman" w:cs="Times New Roman"/>
          <w:b/>
          <w:sz w:val="22"/>
          <w:szCs w:val="22"/>
          <w:lang w:val="en-GB" w:eastAsia="en-GB"/>
        </w:rPr>
        <w:t>IN THE FAMILY JUSTICE COURTS OF THE REPUBLIC OF SINGAPORE</w:t>
      </w:r>
    </w:p>
    <w:p w14:paraId="168DA84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537CD45A"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OSM No. </w:t>
      </w:r>
      <w:r w:rsidRPr="00F70F79">
        <w:rPr>
          <w:rFonts w:ascii="Times New Roman" w:eastAsia="Calibri" w:hAnsi="Times New Roman" w:cs="Times New Roman"/>
          <w:sz w:val="22"/>
          <w:szCs w:val="22"/>
          <w:lang w:val="en-GB" w:eastAsia="en-GB"/>
        </w:rPr>
        <w:tab/>
        <w:t>)</w:t>
      </w:r>
    </w:p>
    <w:p w14:paraId="76EB5B8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of 20 </w:t>
      </w:r>
      <w:r w:rsidRPr="00F70F79">
        <w:rPr>
          <w:rFonts w:ascii="Times New Roman" w:eastAsia="Calibri" w:hAnsi="Times New Roman" w:cs="Times New Roman"/>
          <w:sz w:val="22"/>
          <w:szCs w:val="22"/>
          <w:lang w:val="en-GB" w:eastAsia="en-GB"/>
        </w:rPr>
        <w:tab/>
      </w:r>
      <w:r w:rsidRPr="00F70F79">
        <w:rPr>
          <w:rFonts w:ascii="Times New Roman" w:eastAsia="Calibri" w:hAnsi="Times New Roman" w:cs="Times New Roman"/>
          <w:sz w:val="22"/>
          <w:szCs w:val="22"/>
          <w:lang w:val="en-GB" w:eastAsia="en-GB"/>
        </w:rPr>
        <w:tab/>
        <w:t>)</w:t>
      </w:r>
    </w:p>
    <w:p w14:paraId="3E2269C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9402818"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3D4EFAC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Section 20 of the Mental Capacity Act (Cap 177A)</w:t>
      </w:r>
    </w:p>
    <w:p w14:paraId="19F7B13C"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4E5717D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And</w:t>
      </w:r>
    </w:p>
    <w:p w14:paraId="7E39C8FF"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09E0EC8E"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__________________________ [</w:t>
      </w:r>
      <w:r w:rsidRPr="00F70F79">
        <w:rPr>
          <w:rFonts w:ascii="Times New Roman" w:eastAsia="Calibri" w:hAnsi="Times New Roman" w:cs="Times New Roman"/>
          <w:i/>
          <w:iCs/>
          <w:sz w:val="22"/>
          <w:szCs w:val="22"/>
          <w:lang w:eastAsia="en-GB"/>
        </w:rPr>
        <w:t>name of person alleged to lack capacity</w:t>
      </w:r>
      <w:r w:rsidRPr="00F70F79">
        <w:rPr>
          <w:rFonts w:ascii="Times New Roman" w:eastAsia="Calibri" w:hAnsi="Times New Roman" w:cs="Times New Roman"/>
          <w:sz w:val="22"/>
          <w:szCs w:val="22"/>
          <w:lang w:eastAsia="en-GB"/>
        </w:rPr>
        <w:t xml:space="preserve">] </w:t>
      </w:r>
    </w:p>
    <w:p w14:paraId="14DFB84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 a person alleged to lack capacity (“P”)</w:t>
      </w:r>
    </w:p>
    <w:p w14:paraId="65ACB06A"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2CF8B6B0"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5C85522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_______________________________________ [</w:t>
      </w:r>
      <w:r w:rsidRPr="00F70F79">
        <w:rPr>
          <w:rFonts w:ascii="Times New Roman" w:eastAsia="Calibri" w:hAnsi="Times New Roman" w:cs="Times New Roman"/>
          <w:i/>
          <w:iCs/>
          <w:sz w:val="22"/>
          <w:szCs w:val="22"/>
          <w:lang w:eastAsia="en-GB"/>
        </w:rPr>
        <w:t>name of applicant</w:t>
      </w:r>
      <w:r w:rsidRPr="00F70F79">
        <w:rPr>
          <w:rFonts w:ascii="Times New Roman" w:eastAsia="Calibri" w:hAnsi="Times New Roman" w:cs="Times New Roman"/>
          <w:sz w:val="22"/>
          <w:szCs w:val="22"/>
          <w:lang w:eastAsia="en-GB"/>
        </w:rPr>
        <w:t>]</w:t>
      </w:r>
    </w:p>
    <w:p w14:paraId="01ADA8AB"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w:t>
      </w:r>
    </w:p>
    <w:p w14:paraId="7E2C5D5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i/>
          <w:sz w:val="22"/>
          <w:szCs w:val="22"/>
          <w:lang w:eastAsia="en-GB"/>
        </w:rPr>
      </w:pP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i/>
          <w:sz w:val="22"/>
          <w:szCs w:val="22"/>
          <w:lang w:eastAsia="en-GB"/>
        </w:rPr>
        <w:t>Applicant</w:t>
      </w:r>
    </w:p>
    <w:p w14:paraId="0704EB49"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62C3077D" w14:textId="77777777" w:rsidR="00267633" w:rsidRPr="00F70F79" w:rsidRDefault="00A61848" w:rsidP="00267633">
      <w:pPr>
        <w:autoSpaceDE w:val="0"/>
        <w:autoSpaceDN w:val="0"/>
        <w:adjustRightInd w:val="0"/>
        <w:spacing w:before="0" w:after="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br w:type="page"/>
      </w:r>
    </w:p>
    <w:p w14:paraId="6F033A8C"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AFFIDAVIT</w:t>
      </w:r>
    </w:p>
    <w:p w14:paraId="69E9FB87"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50634ED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0CD3B3E5"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 ______________________________________________________ [</w:t>
      </w:r>
      <w:r w:rsidRPr="00F70F79">
        <w:rPr>
          <w:rFonts w:ascii="Times New Roman" w:eastAsia="Calibri" w:hAnsi="Times New Roman" w:cs="Times New Roman"/>
          <w:i/>
          <w:sz w:val="22"/>
          <w:szCs w:val="22"/>
          <w:lang w:eastAsia="en-GB"/>
        </w:rPr>
        <w:t>n</w:t>
      </w:r>
      <w:r w:rsidRPr="00F70F79">
        <w:rPr>
          <w:rFonts w:ascii="Times New Roman" w:eastAsia="Calibri" w:hAnsi="Times New Roman" w:cs="Times New Roman"/>
          <w:i/>
          <w:iCs/>
          <w:sz w:val="22"/>
          <w:szCs w:val="22"/>
          <w:lang w:eastAsia="en-GB"/>
        </w:rPr>
        <w:t>ame of Successor Deputy</w:t>
      </w:r>
      <w:r w:rsidRPr="00F70F79">
        <w:rPr>
          <w:rFonts w:ascii="Times New Roman" w:eastAsia="Calibri" w:hAnsi="Times New Roman" w:cs="Times New Roman"/>
          <w:sz w:val="22"/>
          <w:szCs w:val="22"/>
          <w:lang w:eastAsia="en-GB"/>
        </w:rPr>
        <w:t>], of ________________________________________________________ [</w:t>
      </w:r>
      <w:r w:rsidRPr="00F70F79">
        <w:rPr>
          <w:rFonts w:ascii="Times New Roman" w:eastAsia="Calibri" w:hAnsi="Times New Roman" w:cs="Times New Roman"/>
          <w:i/>
          <w:sz w:val="22"/>
          <w:szCs w:val="22"/>
          <w:lang w:eastAsia="en-GB"/>
        </w:rPr>
        <w:t>a</w:t>
      </w:r>
      <w:r w:rsidRPr="00F70F79">
        <w:rPr>
          <w:rFonts w:ascii="Times New Roman" w:eastAsia="Calibri" w:hAnsi="Times New Roman" w:cs="Times New Roman"/>
          <w:i/>
          <w:iCs/>
          <w:sz w:val="22"/>
          <w:szCs w:val="22"/>
          <w:lang w:eastAsia="en-GB"/>
        </w:rPr>
        <w:t>ddress of Successor Deputy</w:t>
      </w:r>
      <w:r w:rsidRPr="00F70F79">
        <w:rPr>
          <w:rFonts w:ascii="Times New Roman" w:eastAsia="Calibri" w:hAnsi="Times New Roman" w:cs="Times New Roman"/>
          <w:iCs/>
          <w:sz w:val="22"/>
          <w:szCs w:val="22"/>
          <w:lang w:eastAsia="en-GB"/>
        </w:rPr>
        <w:t>]</w:t>
      </w:r>
      <w:r w:rsidRPr="00F70F79">
        <w:rPr>
          <w:rFonts w:ascii="Times New Roman" w:eastAsia="Calibri" w:hAnsi="Times New Roman" w:cs="Times New Roman"/>
          <w:sz w:val="22"/>
          <w:szCs w:val="22"/>
          <w:lang w:eastAsia="en-GB"/>
        </w:rPr>
        <w:t>, do make oath / affirm* and say as follows:</w:t>
      </w:r>
    </w:p>
    <w:p w14:paraId="30A9175B"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p>
    <w:p w14:paraId="61F1DC9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1.</w:t>
      </w:r>
      <w:r w:rsidRPr="00F70F79">
        <w:rPr>
          <w:rFonts w:ascii="Times New Roman" w:eastAsia="Calibri" w:hAnsi="Times New Roman" w:cs="Times New Roman"/>
          <w:sz w:val="22"/>
          <w:szCs w:val="22"/>
          <w:lang w:eastAsia="en-GB"/>
        </w:rPr>
        <w:tab/>
        <w:t xml:space="preserve">I am the Successor Deputy proposed to be appointed to make decisions and act on P’s behalf. </w:t>
      </w:r>
    </w:p>
    <w:p w14:paraId="16A97C15"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7F09ED91"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 xml:space="preserve">2. </w:t>
      </w:r>
      <w:r w:rsidRPr="00F70F79">
        <w:rPr>
          <w:rFonts w:ascii="Times New Roman" w:eastAsia="Calibri" w:hAnsi="Times New Roman" w:cs="Times New Roman"/>
          <w:sz w:val="22"/>
          <w:szCs w:val="22"/>
          <w:lang w:eastAsia="en-GB"/>
        </w:rPr>
        <w:tab/>
        <w:t>The facts contained in this affidavit are within my personal knowledge or are based on documents in my possession.</w:t>
      </w:r>
    </w:p>
    <w:p w14:paraId="3AEBDFD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05F81BCC"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3.</w:t>
      </w:r>
      <w:r w:rsidRPr="00F70F79">
        <w:rPr>
          <w:rFonts w:ascii="Times New Roman" w:eastAsia="Calibri" w:hAnsi="Times New Roman" w:cs="Times New Roman"/>
          <w:sz w:val="22"/>
          <w:szCs w:val="22"/>
          <w:lang w:eastAsia="en-GB"/>
        </w:rPr>
        <w:tab/>
        <w:t>I confirm that the information set out in paragraphs 4, 5 and 6 below is true and correct.</w:t>
      </w:r>
    </w:p>
    <w:p w14:paraId="1A4F13EA"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BBB15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lang w:eastAsia="en-GB"/>
        </w:rPr>
      </w:pPr>
      <w:r w:rsidRPr="00F70F79">
        <w:rPr>
          <w:rFonts w:ascii="Times New Roman" w:eastAsia="Calibri" w:hAnsi="Times New Roman" w:cs="Times New Roman"/>
          <w:sz w:val="22"/>
          <w:szCs w:val="22"/>
          <w:lang w:eastAsia="en-GB"/>
        </w:rPr>
        <w:t>4.</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Successor Deputy’s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03C100B5" w14:textId="77777777" w:rsidTr="00632015">
        <w:trPr>
          <w:divId w:val="2116439976"/>
          <w:tblCellSpacing w:w="142" w:type="dxa"/>
        </w:trPr>
        <w:tc>
          <w:tcPr>
            <w:tcW w:w="4672" w:type="pct"/>
            <w:shd w:val="clear" w:color="auto" w:fill="auto"/>
          </w:tcPr>
          <w:p w14:paraId="498EBBA2"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Full name:</w:t>
            </w:r>
          </w:p>
        </w:tc>
      </w:tr>
      <w:tr w:rsidR="00267633" w:rsidRPr="00F70F79" w14:paraId="540BD1B7" w14:textId="77777777" w:rsidTr="00632015">
        <w:trPr>
          <w:divId w:val="2116439976"/>
          <w:tblCellSpacing w:w="142" w:type="dxa"/>
        </w:trPr>
        <w:tc>
          <w:tcPr>
            <w:tcW w:w="4672" w:type="pct"/>
            <w:shd w:val="clear" w:color="auto" w:fill="auto"/>
          </w:tcPr>
          <w:p w14:paraId="1E44E4D7"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NRIC/FIN/Passport no.:</w:t>
            </w:r>
          </w:p>
        </w:tc>
      </w:tr>
      <w:tr w:rsidR="00267633" w:rsidRPr="00F70F79" w14:paraId="173A1368" w14:textId="77777777" w:rsidTr="00632015">
        <w:trPr>
          <w:divId w:val="2116439976"/>
          <w:tblCellSpacing w:w="142" w:type="dxa"/>
        </w:trPr>
        <w:tc>
          <w:tcPr>
            <w:tcW w:w="4672" w:type="pct"/>
            <w:shd w:val="clear" w:color="auto" w:fill="auto"/>
          </w:tcPr>
          <w:p w14:paraId="6479298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ab/>
              <w:t>Date of birth (DD/MM/YYYY):</w:t>
            </w:r>
          </w:p>
        </w:tc>
      </w:tr>
      <w:tr w:rsidR="00267633" w:rsidRPr="00F70F79" w14:paraId="712C41A3" w14:textId="77777777" w:rsidTr="00632015">
        <w:trPr>
          <w:divId w:val="2116439976"/>
          <w:tblCellSpacing w:w="142" w:type="dxa"/>
        </w:trPr>
        <w:tc>
          <w:tcPr>
            <w:tcW w:w="4672" w:type="pct"/>
            <w:shd w:val="clear" w:color="auto" w:fill="auto"/>
          </w:tcPr>
          <w:p w14:paraId="2A073295"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(d)</w:t>
            </w:r>
            <w:r w:rsidRPr="00F70F79">
              <w:rPr>
                <w:rFonts w:ascii="Times New Roman" w:eastAsia="Calibri" w:hAnsi="Times New Roman" w:cs="Times New Roman"/>
                <w:b/>
                <w:sz w:val="22"/>
                <w:szCs w:val="22"/>
                <w:lang w:eastAsia="en-GB"/>
              </w:rPr>
              <w:tab/>
              <w:t>Age:</w:t>
            </w:r>
          </w:p>
        </w:tc>
      </w:tr>
      <w:tr w:rsidR="00267633" w:rsidRPr="00F70F79" w14:paraId="0AA8732E" w14:textId="77777777" w:rsidTr="00632015">
        <w:trPr>
          <w:divId w:val="2116439976"/>
          <w:tblCellSpacing w:w="142" w:type="dxa"/>
        </w:trPr>
        <w:tc>
          <w:tcPr>
            <w:tcW w:w="4672" w:type="pct"/>
            <w:shd w:val="clear" w:color="auto" w:fill="auto"/>
          </w:tcPr>
          <w:p w14:paraId="49DEFD4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(e)</w:t>
            </w:r>
            <w:r w:rsidRPr="00F70F79">
              <w:rPr>
                <w:rFonts w:ascii="Times New Roman" w:eastAsia="Calibri" w:hAnsi="Times New Roman" w:cs="Times New Roman"/>
                <w:b/>
                <w:sz w:val="22"/>
                <w:szCs w:val="22"/>
                <w:lang w:eastAsia="en-GB"/>
              </w:rPr>
              <w:tab/>
              <w:t>Gender:</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Male</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Female</w:t>
            </w:r>
          </w:p>
        </w:tc>
      </w:tr>
      <w:tr w:rsidR="00267633" w:rsidRPr="00F70F79" w14:paraId="60B23434" w14:textId="77777777" w:rsidTr="00632015">
        <w:trPr>
          <w:divId w:val="2116439976"/>
          <w:tblCellSpacing w:w="142" w:type="dxa"/>
        </w:trPr>
        <w:tc>
          <w:tcPr>
            <w:tcW w:w="4672" w:type="pct"/>
            <w:shd w:val="clear" w:color="auto" w:fill="auto"/>
          </w:tcPr>
          <w:p w14:paraId="7B575704"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w:t>
            </w:r>
            <w:r w:rsidRPr="00F70F79">
              <w:rPr>
                <w:rFonts w:ascii="Times New Roman" w:eastAsia="Calibri" w:hAnsi="Times New Roman" w:cs="Times New Roman"/>
                <w:b/>
                <w:sz w:val="22"/>
                <w:szCs w:val="22"/>
                <w:lang w:eastAsia="en-GB"/>
              </w:rPr>
              <w:tab/>
              <w:t>Telephone number:</w:t>
            </w:r>
          </w:p>
        </w:tc>
      </w:tr>
      <w:tr w:rsidR="00267633" w:rsidRPr="00F70F79" w14:paraId="4E54514E" w14:textId="77777777" w:rsidTr="00F70F79">
        <w:trPr>
          <w:divId w:val="2116439976"/>
          <w:trHeight w:val="1066"/>
          <w:tblCellSpacing w:w="142" w:type="dxa"/>
        </w:trPr>
        <w:tc>
          <w:tcPr>
            <w:tcW w:w="4672" w:type="pct"/>
            <w:shd w:val="clear" w:color="auto" w:fill="auto"/>
          </w:tcPr>
          <w:p w14:paraId="2F89A38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(g)</w:t>
            </w:r>
            <w:r w:rsidRPr="00F70F79">
              <w:rPr>
                <w:rFonts w:ascii="Times New Roman" w:eastAsia="Calibri" w:hAnsi="Times New Roman" w:cs="Times New Roman"/>
                <w:b/>
                <w:sz w:val="22"/>
                <w:szCs w:val="22"/>
                <w:lang w:eastAsia="en-GB"/>
              </w:rPr>
              <w:tab/>
              <w:t>Occupation:</w:t>
            </w:r>
          </w:p>
        </w:tc>
      </w:tr>
      <w:tr w:rsidR="00267633" w:rsidRPr="00F70F79" w14:paraId="79D5EC37" w14:textId="77777777" w:rsidTr="00632015">
        <w:trPr>
          <w:divId w:val="2116439976"/>
          <w:tblCellSpacing w:w="142" w:type="dxa"/>
        </w:trPr>
        <w:tc>
          <w:tcPr>
            <w:tcW w:w="4672" w:type="pct"/>
            <w:shd w:val="clear" w:color="auto" w:fill="auto"/>
          </w:tcPr>
          <w:p w14:paraId="13C00B8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(h)</w:t>
            </w:r>
            <w:r w:rsidRPr="00F70F79">
              <w:rPr>
                <w:rFonts w:ascii="Times New Roman" w:eastAsia="Calibri" w:hAnsi="Times New Roman" w:cs="Times New Roman"/>
                <w:b/>
                <w:sz w:val="22"/>
                <w:szCs w:val="22"/>
                <w:lang w:eastAsia="en-GB"/>
              </w:rPr>
              <w:tab/>
              <w:t>Name and address of employer:</w:t>
            </w:r>
          </w:p>
          <w:p w14:paraId="498827D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76D5A7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9346EA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3B8509C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tc>
      </w:tr>
      <w:tr w:rsidR="00267633" w:rsidRPr="00F70F79" w14:paraId="421E1242" w14:textId="77777777" w:rsidTr="00632015">
        <w:trPr>
          <w:divId w:val="2116439976"/>
          <w:tblCellSpacing w:w="142" w:type="dxa"/>
        </w:trPr>
        <w:tc>
          <w:tcPr>
            <w:tcW w:w="4672" w:type="pct"/>
            <w:shd w:val="clear" w:color="auto" w:fill="auto"/>
          </w:tcPr>
          <w:p w14:paraId="45F0F99D" w14:textId="30118C14" w:rsidR="00267633"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w:t>
            </w:r>
            <w:proofErr w:type="spellStart"/>
            <w:r w:rsidRPr="00F70F79">
              <w:rPr>
                <w:rFonts w:ascii="Times New Roman" w:eastAsia="Calibri" w:hAnsi="Times New Roman" w:cs="Times New Roman"/>
                <w:b/>
                <w:sz w:val="22"/>
                <w:szCs w:val="22"/>
                <w:lang w:eastAsia="en-GB"/>
              </w:rPr>
              <w:t>i</w:t>
            </w:r>
            <w:proofErr w:type="spellEnd"/>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t>Monthly income:</w:t>
            </w:r>
          </w:p>
          <w:p w14:paraId="2C37A213" w14:textId="661CCB83" w:rsidR="00D41250"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D41250" w14:paraId="60153D16" w14:textId="77777777" w:rsidTr="00D41250">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84B371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Source of Income</w:t>
                  </w:r>
                </w:p>
                <w:p w14:paraId="088E05BE"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D41250">
                    <w:rPr>
                      <w:rFonts w:ascii="Times New Roman" w:eastAsia="Calibri" w:hAnsi="Times New Roman" w:cs="Times New Roman"/>
                      <w:i/>
                      <w:szCs w:val="22"/>
                      <w:lang w:eastAsia="en-GB"/>
                    </w:rPr>
                    <w:t xml:space="preserve">(e.g. salary, insurance, government </w:t>
                  </w:r>
                  <w:proofErr w:type="spellStart"/>
                  <w:r w:rsidRPr="00D41250">
                    <w:rPr>
                      <w:rFonts w:ascii="Times New Roman" w:eastAsia="Calibri" w:hAnsi="Times New Roman" w:cs="Times New Roman"/>
                      <w:i/>
                      <w:szCs w:val="22"/>
                      <w:lang w:eastAsia="en-GB"/>
                    </w:rPr>
                    <w:t>payouts</w:t>
                  </w:r>
                  <w:proofErr w:type="spellEnd"/>
                  <w:r w:rsidRPr="00D41250">
                    <w:rPr>
                      <w:rFonts w:ascii="Times New Roman" w:eastAsia="Calibri" w:hAnsi="Times New Roman" w:cs="Times New Roman"/>
                      <w:i/>
                      <w:szCs w:val="22"/>
                      <w:lang w:eastAsia="en-GB"/>
                    </w:rPr>
                    <w:t>, rental etc</w:t>
                  </w:r>
                  <w:ins w:id="103" w:author="Adriene CHEONG (FJCOURTS)" w:date="2019-11-15T10:23:00Z">
                    <w:r w:rsidRPr="00D41250">
                      <w:rPr>
                        <w:rFonts w:ascii="Times New Roman" w:eastAsia="Calibri" w:hAnsi="Times New Roman" w:cs="Times New Roman"/>
                        <w:i/>
                        <w:szCs w:val="22"/>
                        <w:lang w:eastAsia="en-GB"/>
                      </w:rPr>
                      <w:t>.</w:t>
                    </w:r>
                  </w:ins>
                  <w:r w:rsidRPr="00D41250">
                    <w:rPr>
                      <w:rFonts w:ascii="Times New Roman" w:eastAsia="Calibri" w:hAnsi="Times New Roman" w:cs="Times New Roman"/>
                      <w:i/>
                      <w:szCs w:val="22"/>
                      <w:lang w:eastAsia="en-GB"/>
                    </w:rPr>
                    <w:t>)</w:t>
                  </w: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B7EF1F6"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Value</w:t>
                  </w:r>
                </w:p>
              </w:tc>
            </w:tr>
            <w:tr w:rsidR="00D41250" w14:paraId="6A8BF254" w14:textId="77777777" w:rsidTr="00D41250">
              <w:trPr>
                <w:trHeight w:val="1436"/>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9D56337" w14:textId="77777777" w:rsidR="00D41250" w:rsidRPr="00D41250" w:rsidRDefault="00D41250" w:rsidP="00D41250">
                  <w:pPr>
                    <w:autoSpaceDE w:val="0"/>
                    <w:autoSpaceDN w:val="0"/>
                    <w:adjustRightInd w:val="0"/>
                    <w:spacing w:before="0" w:after="0" w:line="240" w:lineRule="auto"/>
                    <w:rPr>
                      <w:rFonts w:ascii="Times New Roman" w:eastAsia="Calibri" w:hAnsi="Times New Roman" w:cs="Times New Roman"/>
                      <w:szCs w:val="22"/>
                      <w:lang w:eastAsia="en-GB"/>
                    </w:rPr>
                  </w:pPr>
                </w:p>
                <w:p w14:paraId="7A4BEFD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3E355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39264F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23911D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26DDCA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BB6454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D41250" w14:paraId="7D1D033A" w14:textId="77777777" w:rsidTr="00D41250">
              <w:trPr>
                <w:trHeight w:val="214"/>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DC7C4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TOTAL</w:t>
                  </w:r>
                </w:p>
                <w:p w14:paraId="46994C25"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20B0DC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1ED3E5A8" w14:textId="2F9017E2" w:rsidR="00D41250" w:rsidRPr="00F70F79"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r w:rsidR="00267633" w:rsidRPr="00F70F79" w14:paraId="298C7129" w14:textId="77777777" w:rsidTr="00632015">
        <w:trPr>
          <w:divId w:val="2116439976"/>
          <w:tblCellSpacing w:w="142" w:type="dxa"/>
        </w:trPr>
        <w:tc>
          <w:tcPr>
            <w:tcW w:w="4672" w:type="pct"/>
            <w:shd w:val="clear" w:color="auto" w:fill="auto"/>
          </w:tcPr>
          <w:p w14:paraId="16AF389C"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(j)</w:t>
            </w:r>
            <w:r w:rsidRPr="00F70F79">
              <w:rPr>
                <w:rFonts w:ascii="Times New Roman" w:eastAsia="Calibri" w:hAnsi="Times New Roman" w:cs="Times New Roman"/>
                <w:b/>
                <w:sz w:val="22"/>
                <w:szCs w:val="22"/>
                <w:lang w:eastAsia="en-GB"/>
              </w:rPr>
              <w:tab/>
              <w:t>Relationship to P (i.e. the person alleged to lack capacity):</w:t>
            </w:r>
          </w:p>
          <w:p w14:paraId="5B1B68D9" w14:textId="77777777" w:rsidR="00267633" w:rsidRPr="00F70F79" w:rsidRDefault="00267633" w:rsidP="006172E9">
            <w:pPr>
              <w:numPr>
                <w:ilvl w:val="0"/>
                <w:numId w:val="97"/>
              </w:numPr>
              <w:autoSpaceDE w:val="0"/>
              <w:autoSpaceDN w:val="0"/>
              <w:adjustRightInd w:val="0"/>
              <w:spacing w:before="240" w:after="0" w:line="240" w:lineRule="auto"/>
              <w:ind w:left="1077" w:hanging="357"/>
              <w:contextualSpacing/>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Spouse</w:t>
            </w:r>
          </w:p>
          <w:p w14:paraId="4592452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Child</w:t>
            </w:r>
          </w:p>
          <w:p w14:paraId="17745186"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Parent</w:t>
            </w:r>
          </w:p>
          <w:p w14:paraId="64683F6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Sibling</w:t>
            </w:r>
          </w:p>
          <w:p w14:paraId="0E55DF7D"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Friend</w:t>
            </w:r>
          </w:p>
          <w:p w14:paraId="0F6B7C4E"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Others – please specify: ___________________________</w:t>
            </w:r>
          </w:p>
        </w:tc>
      </w:tr>
    </w:tbl>
    <w:p w14:paraId="0BDE0DE9"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14:paraId="60C8593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5.</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Successor Deputy</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1168A0D0"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01138E5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options are applicable to you</w:t>
            </w:r>
          </w:p>
          <w:p w14:paraId="66476C26"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an undischarged bankrupt</w:t>
            </w:r>
          </w:p>
          <w:p w14:paraId="5D0CECE2"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facing any bankruptcy actions</w:t>
            </w:r>
          </w:p>
          <w:p w14:paraId="009C90B8"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 xml:space="preserve">I have not been appointed as a </w:t>
            </w:r>
            <w:proofErr w:type="spellStart"/>
            <w:r w:rsidRPr="00F70F79">
              <w:rPr>
                <w:rFonts w:ascii="Times New Roman" w:eastAsia="Calibri" w:hAnsi="Times New Roman" w:cs="Times New Roman"/>
                <w:b/>
                <w:sz w:val="22"/>
                <w:szCs w:val="22"/>
                <w:lang w:eastAsia="en-GB"/>
              </w:rPr>
              <w:t>Donee</w:t>
            </w:r>
            <w:proofErr w:type="spellEnd"/>
            <w:r w:rsidRPr="00F70F79">
              <w:rPr>
                <w:rFonts w:ascii="Times New Roman" w:eastAsia="Calibri" w:hAnsi="Times New Roman" w:cs="Times New Roman"/>
                <w:b/>
                <w:sz w:val="22"/>
                <w:szCs w:val="22"/>
                <w:lang w:eastAsia="en-GB"/>
              </w:rPr>
              <w:t xml:space="preserve"> or Deputy for someone else</w:t>
            </w:r>
          </w:p>
        </w:tc>
      </w:tr>
      <w:tr w:rsidR="00267633" w:rsidRPr="00F70F79" w14:paraId="07403BC7"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75EE075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 is applicable to you</w:t>
            </w:r>
          </w:p>
          <w:p w14:paraId="479D1173"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at all</w:t>
            </w:r>
          </w:p>
          <w:p w14:paraId="6FB353D9"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except for the following loans / debts, and I further declare that I am able to pay my loans and debts as and when they become due and payable.</w:t>
            </w:r>
          </w:p>
          <w:p w14:paraId="4DA49B5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267633" w:rsidRPr="00F70F79" w14:paraId="5C80C5C2" w14:textId="77777777" w:rsidTr="00632015">
              <w:tc>
                <w:tcPr>
                  <w:tcW w:w="3449" w:type="dxa"/>
                  <w:shd w:val="clear" w:color="auto" w:fill="auto"/>
                  <w:tcMar>
                    <w:top w:w="57" w:type="dxa"/>
                    <w:bottom w:w="57" w:type="dxa"/>
                  </w:tcMar>
                </w:tcPr>
                <w:p w14:paraId="3EE7A3C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Information about loan / debt</w:t>
                  </w:r>
                </w:p>
                <w:p w14:paraId="57830752"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i/>
                      <w:sz w:val="22"/>
                      <w:szCs w:val="22"/>
                      <w:lang w:eastAsia="en-GB"/>
                    </w:rPr>
                  </w:pPr>
                  <w:r w:rsidRPr="00F70F79">
                    <w:rPr>
                      <w:rFonts w:ascii="Times New Roman" w:eastAsia="Calibri" w:hAnsi="Times New Roman" w:cs="Times New Roman"/>
                      <w:i/>
                      <w:sz w:val="22"/>
                      <w:szCs w:val="22"/>
                      <w:lang w:eastAsia="en-GB"/>
                    </w:rPr>
                    <w:t>(e.g. creditor, reason for loan/debt etc.)</w:t>
                  </w:r>
                </w:p>
              </w:tc>
              <w:tc>
                <w:tcPr>
                  <w:tcW w:w="2963" w:type="dxa"/>
                  <w:shd w:val="clear" w:color="auto" w:fill="auto"/>
                  <w:tcMar>
                    <w:top w:w="57" w:type="dxa"/>
                    <w:bottom w:w="57" w:type="dxa"/>
                  </w:tcMar>
                </w:tcPr>
                <w:p w14:paraId="58BCC28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Amount owed</w:t>
                  </w:r>
                </w:p>
              </w:tc>
            </w:tr>
            <w:tr w:rsidR="00267633" w:rsidRPr="00F70F79" w14:paraId="1EFCA7D3" w14:textId="77777777" w:rsidTr="00632015">
              <w:tc>
                <w:tcPr>
                  <w:tcW w:w="3449" w:type="dxa"/>
                  <w:shd w:val="clear" w:color="auto" w:fill="auto"/>
                  <w:tcMar>
                    <w:top w:w="57" w:type="dxa"/>
                    <w:bottom w:w="57" w:type="dxa"/>
                  </w:tcMar>
                </w:tcPr>
                <w:p w14:paraId="532F8D33"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248C2AE"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1C616F4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0F7612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0D578F0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7317DD2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c>
                <w:tcPr>
                  <w:tcW w:w="2963" w:type="dxa"/>
                  <w:shd w:val="clear" w:color="auto" w:fill="auto"/>
                  <w:tcMar>
                    <w:top w:w="57" w:type="dxa"/>
                    <w:bottom w:w="57" w:type="dxa"/>
                  </w:tcMar>
                </w:tcPr>
                <w:p w14:paraId="758C35E6"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r>
          </w:tbl>
          <w:p w14:paraId="5DBF197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u w:val="single"/>
                <w:lang w:eastAsia="en-GB"/>
              </w:rPr>
            </w:pPr>
          </w:p>
        </w:tc>
      </w:tr>
    </w:tbl>
    <w:p w14:paraId="46420374" w14:textId="4D3051C6" w:rsidR="00267633" w:rsidRDefault="00267633" w:rsidP="00267633">
      <w:pPr>
        <w:spacing w:before="0" w:after="200" w:line="276" w:lineRule="auto"/>
        <w:divId w:val="2116439976"/>
        <w:rPr>
          <w:rFonts w:ascii="Times New Roman" w:eastAsia="Calibri" w:hAnsi="Times New Roman" w:cs="Times New Roman"/>
          <w:sz w:val="22"/>
          <w:szCs w:val="22"/>
          <w:lang w:eastAsia="en-GB"/>
        </w:rPr>
      </w:pP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6A36A1" w:rsidRPr="00F70F79" w14:paraId="055E55A2" w14:textId="77777777" w:rsidTr="006A36A1">
        <w:trPr>
          <w:divId w:val="2116439976"/>
          <w:tblCellSpacing w:w="142" w:type="dxa"/>
        </w:trPr>
        <w:tc>
          <w:tcPr>
            <w:tcW w:w="4672" w:type="pct"/>
            <w:shd w:val="clear" w:color="auto" w:fill="auto"/>
          </w:tcPr>
          <w:p w14:paraId="15B32872"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b/>
                <w:szCs w:val="22"/>
                <w:lang w:eastAsia="en-GB"/>
              </w:rPr>
            </w:pPr>
            <w:r w:rsidRPr="00F70F79">
              <w:rPr>
                <w:rFonts w:ascii="Times New Roman" w:eastAsia="Calibri" w:hAnsi="Times New Roman" w:cs="Times New Roman"/>
                <w:b/>
                <w:sz w:val="22"/>
                <w:szCs w:val="22"/>
                <w:lang w:eastAsia="en-GB"/>
              </w:rPr>
              <w:t>(</w:t>
            </w:r>
            <w:r>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r>
            <w:r w:rsidRPr="006A36A1">
              <w:rPr>
                <w:rFonts w:ascii="Times New Roman" w:eastAsia="Calibri" w:hAnsi="Times New Roman" w:cs="Times New Roman"/>
                <w:b/>
                <w:szCs w:val="22"/>
                <w:lang w:eastAsia="en-GB"/>
              </w:rPr>
              <w:t xml:space="preserve">PREVIOUS LEGAL APPLICATIONS CONCERNING </w:t>
            </w:r>
          </w:p>
          <w:p w14:paraId="15234A26"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APPLICANT(S) AND/OR P</w:t>
            </w:r>
          </w:p>
          <w:p w14:paraId="05E05825"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szCs w:val="22"/>
                <w:lang w:eastAsia="en-GB"/>
              </w:rPr>
            </w:pPr>
          </w:p>
          <w:p w14:paraId="0AA229BC"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i/>
                <w:szCs w:val="22"/>
                <w:lang w:eastAsia="en-GB"/>
              </w:rPr>
            </w:pPr>
            <w:r w:rsidRPr="006A36A1">
              <w:rPr>
                <w:rFonts w:ascii="Times New Roman" w:eastAsia="Calibri" w:hAnsi="Times New Roman" w:cs="Times New Roman"/>
                <w:i/>
                <w:szCs w:val="22"/>
                <w:lang w:eastAsia="en-GB"/>
              </w:rPr>
              <w:tab/>
              <w:t>(Please indicate which of the following is applicable)</w:t>
            </w:r>
          </w:p>
          <w:p w14:paraId="0A27BDCF" w14:textId="77777777" w:rsidR="006A36A1" w:rsidRPr="006A36A1" w:rsidRDefault="006A36A1" w:rsidP="006172E9">
            <w:pPr>
              <w:numPr>
                <w:ilvl w:val="0"/>
                <w:numId w:val="139"/>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6A36A1">
              <w:rPr>
                <w:rFonts w:ascii="Times New Roman" w:eastAsia="Calibri" w:hAnsi="Times New Roman" w:cs="Times New Roman"/>
                <w:b/>
                <w:szCs w:val="22"/>
                <w:lang w:eastAsia="en-GB"/>
              </w:rPr>
              <w:t>Have you and/or P been involved in any kind of court proceedings (e.g. criminal, tribunal, civil or family proceedings)?</w:t>
            </w:r>
          </w:p>
          <w:p w14:paraId="31A95DA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Yes</w:t>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No</w:t>
            </w:r>
          </w:p>
          <w:p w14:paraId="4979C28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If yes, please provide details below:</w:t>
            </w:r>
          </w:p>
          <w:p w14:paraId="5F27A09C"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_________________________________________________</w:t>
            </w:r>
          </w:p>
          <w:p w14:paraId="63D534FA" w14:textId="0E496108" w:rsidR="006A36A1" w:rsidRPr="00F70F79" w:rsidRDefault="006A36A1" w:rsidP="006A36A1">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bl>
    <w:p w14:paraId="51BDF205" w14:textId="6AA85138"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640CC00" w14:textId="77777777"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1FD1F62B" w14:textId="54DD874B"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19C2083" w14:textId="77777777" w:rsidR="006A36A1" w:rsidRPr="00F70F79" w:rsidRDefault="006A36A1" w:rsidP="00267633">
      <w:pPr>
        <w:spacing w:before="0" w:after="200" w:line="276" w:lineRule="auto"/>
        <w:divId w:val="2116439976"/>
        <w:rPr>
          <w:rFonts w:ascii="Times New Roman" w:eastAsia="Calibri" w:hAnsi="Times New Roman" w:cs="Times New Roman"/>
          <w:sz w:val="22"/>
          <w:szCs w:val="22"/>
          <w:lang w:eastAsia="en-GB"/>
        </w:rPr>
      </w:pPr>
    </w:p>
    <w:p w14:paraId="6D8B61E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6.</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3D7D5344" w14:textId="77777777" w:rsidTr="00632015">
        <w:trPr>
          <w:divId w:val="2116439976"/>
          <w:tblCellSpacing w:w="142" w:type="dxa"/>
        </w:trPr>
        <w:tc>
          <w:tcPr>
            <w:tcW w:w="4672" w:type="pct"/>
            <w:shd w:val="clear" w:color="auto" w:fill="auto"/>
          </w:tcPr>
          <w:p w14:paraId="17373F1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P’s Full name:</w:t>
            </w:r>
          </w:p>
        </w:tc>
      </w:tr>
      <w:tr w:rsidR="00267633" w:rsidRPr="00F70F79" w14:paraId="17A3DEF0" w14:textId="77777777" w:rsidTr="00632015">
        <w:trPr>
          <w:divId w:val="2116439976"/>
          <w:tblCellSpacing w:w="142" w:type="dxa"/>
        </w:trPr>
        <w:tc>
          <w:tcPr>
            <w:tcW w:w="4672" w:type="pct"/>
            <w:shd w:val="clear" w:color="auto" w:fill="auto"/>
          </w:tcPr>
          <w:p w14:paraId="0BF02AB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P’s NRIC/FIN/Passport no.:</w:t>
            </w:r>
          </w:p>
        </w:tc>
      </w:tr>
    </w:tbl>
    <w:p w14:paraId="04AC6DF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0348DC" w14:textId="77777777" w:rsidR="00267633" w:rsidRPr="00F70F79" w:rsidRDefault="00267633" w:rsidP="0079054D">
      <w:pPr>
        <w:autoSpaceDE w:val="0"/>
        <w:autoSpaceDN w:val="0"/>
        <w:adjustRightInd w:val="0"/>
        <w:spacing w:before="120" w:after="0"/>
        <w:ind w:left="709" w:hanging="709"/>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eastAsia="en-GB"/>
        </w:rPr>
        <w:t>7.</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val="en-GB" w:eastAsia="en-GB"/>
        </w:rPr>
        <w:t>I understand the nature of the order which is applied for in these proceedings.</w:t>
      </w:r>
    </w:p>
    <w:p w14:paraId="270F1F9A"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I have read and understood all the contents of the Originating Summons and the supporting affidavits.</w:t>
      </w:r>
    </w:p>
    <w:p w14:paraId="0A3C1E35"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consent to the Originating Summons filed in these proceedings.</w:t>
      </w:r>
    </w:p>
    <w:p w14:paraId="3F5F80C4" w14:textId="0EDF031B" w:rsidR="00267633"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(d)</w:t>
      </w:r>
      <w:r w:rsidRPr="00F70F79">
        <w:rPr>
          <w:rFonts w:ascii="Times New Roman" w:eastAsia="Calibri" w:hAnsi="Times New Roman" w:cs="Times New Roman"/>
          <w:sz w:val="22"/>
          <w:szCs w:val="22"/>
          <w:lang w:val="en-GB" w:eastAsia="en-GB"/>
        </w:rPr>
        <w:tab/>
        <w:t>I consent to the dispensation of service of the Originating Summons, supporting affidavits and all subsequent documents filed in these proceedings on me*. (</w:t>
      </w:r>
      <w:r w:rsidRPr="00F70F79">
        <w:rPr>
          <w:rFonts w:ascii="Times New Roman" w:eastAsia="Calibri" w:hAnsi="Times New Roman" w:cs="Times New Roman"/>
          <w:i/>
          <w:sz w:val="22"/>
          <w:szCs w:val="22"/>
          <w:lang w:val="en-GB" w:eastAsia="en-GB"/>
        </w:rPr>
        <w:t>please delete if not applicable</w:t>
      </w:r>
      <w:r w:rsidRPr="00F70F79">
        <w:rPr>
          <w:rFonts w:ascii="Times New Roman" w:eastAsia="Calibri" w:hAnsi="Times New Roman" w:cs="Times New Roman"/>
          <w:sz w:val="22"/>
          <w:szCs w:val="22"/>
          <w:lang w:val="en-GB" w:eastAsia="en-GB"/>
        </w:rPr>
        <w:t>)</w:t>
      </w:r>
    </w:p>
    <w:p w14:paraId="1C86D3E4" w14:textId="44E7628C" w:rsidR="006A36A1" w:rsidRPr="006A36A1" w:rsidRDefault="006A36A1" w:rsidP="006A36A1">
      <w:pPr>
        <w:autoSpaceDE w:val="0"/>
        <w:autoSpaceDN w:val="0"/>
        <w:adjustRightInd w:val="0"/>
        <w:spacing w:before="120" w:after="0"/>
        <w:ind w:left="1440" w:hanging="720"/>
        <w:jc w:val="both"/>
        <w:divId w:val="2116439976"/>
        <w:rPr>
          <w:rFonts w:ascii="Times New Roman" w:eastAsia="Calibri" w:hAnsi="Times New Roman" w:cs="Times New Roman"/>
          <w:lang w:val="en-GB" w:eastAsia="en-GB"/>
        </w:rPr>
      </w:pPr>
      <w:r w:rsidRPr="006A36A1">
        <w:rPr>
          <w:rFonts w:ascii="Times New Roman" w:eastAsia="Calibri" w:hAnsi="Times New Roman" w:cs="Times New Roman"/>
          <w:lang w:val="en-GB" w:eastAsia="en-GB"/>
        </w:rPr>
        <w:t>(e)</w:t>
      </w:r>
      <w:r w:rsidRPr="006A36A1">
        <w:rPr>
          <w:rFonts w:ascii="Times New Roman" w:eastAsia="Calibri" w:hAnsi="Times New Roman" w:cs="Times New Roman"/>
          <w:lang w:val="en-GB" w:eastAsia="en-GB"/>
        </w:rPr>
        <w:tab/>
        <w:t xml:space="preserve">I consent to the care arrangements / financial management plan / care arrangements and financial management plan* proposed by the Applicants and I understand that I am to abide by all orders made by the Court. </w:t>
      </w:r>
    </w:p>
    <w:p w14:paraId="4DDBAACE"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p>
    <w:p w14:paraId="7F34853C"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8.</w:t>
      </w:r>
      <w:r w:rsidRPr="00F70F79">
        <w:rPr>
          <w:rFonts w:ascii="Times New Roman" w:eastAsia="Calibri" w:hAnsi="Times New Roman" w:cs="Times New Roman"/>
          <w:sz w:val="22"/>
          <w:szCs w:val="22"/>
          <w:lang w:val="en-GB" w:eastAsia="en-GB"/>
        </w:rPr>
        <w:tab/>
        <w:t>I declare and undertake as follows:</w:t>
      </w:r>
    </w:p>
    <w:p w14:paraId="1CE85E49"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w:t>
      </w:r>
      <w:r w:rsidRPr="00F70F79">
        <w:rPr>
          <w:rFonts w:ascii="Times New Roman" w:eastAsia="Calibri" w:hAnsi="Times New Roman" w:cs="Times New Roman"/>
          <w:sz w:val="22"/>
          <w:szCs w:val="22"/>
          <w:lang w:val="en-GB" w:eastAsia="en-GB"/>
        </w:rPr>
        <w:tab/>
        <w:t>I understand my responsibilities if I am appointed as Successor Deputy.  In particular, I understand that I must act with honesty and integrity and ensure that my personal interests do not conflict with my duties as P’s deputy, and I will not use my position for any personal benefit.</w:t>
      </w:r>
    </w:p>
    <w:p w14:paraId="1975EA5E"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 xml:space="preserve">I will have regard to the Mental Capacity Act Code of Practice and act in accordance with the principles of the Mental Capacity Act.  </w:t>
      </w:r>
      <w:proofErr w:type="gramStart"/>
      <w:r w:rsidRPr="00F70F79">
        <w:rPr>
          <w:rFonts w:ascii="Times New Roman" w:eastAsia="Calibri" w:hAnsi="Times New Roman" w:cs="Times New Roman"/>
          <w:sz w:val="22"/>
          <w:szCs w:val="22"/>
          <w:lang w:val="en-GB" w:eastAsia="en-GB"/>
        </w:rPr>
        <w:t>In particular, I</w:t>
      </w:r>
      <w:proofErr w:type="gramEnd"/>
      <w:r w:rsidRPr="00F70F79">
        <w:rPr>
          <w:rFonts w:ascii="Times New Roman" w:eastAsia="Calibri" w:hAnsi="Times New Roman" w:cs="Times New Roman"/>
          <w:sz w:val="22"/>
          <w:szCs w:val="22"/>
          <w:lang w:val="en-GB" w:eastAsia="en-GB"/>
        </w:rPr>
        <w:t xml:space="preserve"> will act and make decisions for P in P’s best interests.</w:t>
      </w:r>
    </w:p>
    <w:p w14:paraId="5BACD570"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108519DC" w14:textId="77777777" w:rsidR="00267633" w:rsidRPr="00F70F79" w:rsidRDefault="00267633" w:rsidP="00267633">
      <w:pPr>
        <w:spacing w:before="120" w:after="0"/>
        <w:ind w:left="720" w:hanging="720"/>
        <w:jc w:val="both"/>
        <w:divId w:val="2116439976"/>
        <w:rPr>
          <w:rFonts w:ascii="Times New Roman" w:eastAsia="Calibri" w:hAnsi="Times New Roman" w:cs="Times New Roman"/>
          <w:sz w:val="22"/>
          <w:szCs w:val="22"/>
          <w:lang w:val="en-GB" w:eastAsia="en-GB"/>
        </w:rPr>
      </w:pPr>
    </w:p>
    <w:p w14:paraId="5D3DBD2D"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val="en-GB" w:eastAsia="en-GB"/>
        </w:rPr>
        <w:t>9.</w:t>
      </w:r>
      <w:r w:rsidRPr="00F70F79">
        <w:rPr>
          <w:rFonts w:ascii="Times New Roman" w:eastAsia="Calibri" w:hAnsi="Times New Roman" w:cs="Times New Roman"/>
          <w:sz w:val="22"/>
          <w:szCs w:val="22"/>
          <w:lang w:val="en-GB" w:eastAsia="en-GB"/>
        </w:rPr>
        <w:tab/>
        <w:t>I confirm that the documents exhibited herein and marked as “A” are true copies of the originals.</w:t>
      </w:r>
    </w:p>
    <w:p w14:paraId="248F404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6A221A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Sworn (or affirmed) by</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34F234E0"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the abovenamed on</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4AE33F1B"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this</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day of 20</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AF8BE76"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at Singapore</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3AF6B92"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7BBE641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Before me,</w:t>
      </w:r>
    </w:p>
    <w:p w14:paraId="52123B4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0787E0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49881368" w14:textId="77777777" w:rsidR="00267633" w:rsidRPr="00F70F79" w:rsidRDefault="00267633" w:rsidP="00267633">
      <w:pPr>
        <w:autoSpaceDE w:val="0"/>
        <w:autoSpaceDN w:val="0"/>
        <w:adjustRightInd w:val="0"/>
        <w:spacing w:before="0" w:after="0"/>
        <w:ind w:left="720" w:hanging="720"/>
        <w:divId w:val="2116439976"/>
        <w:rPr>
          <w:rFonts w:ascii="Times New Roman" w:hAnsi="Times New Roman" w:cs="Times New Roman"/>
          <w:sz w:val="22"/>
          <w:szCs w:val="22"/>
          <w:lang w:val="en-GB" w:eastAsia="en-GB"/>
        </w:rPr>
      </w:pPr>
      <w:r w:rsidRPr="00F70F79">
        <w:rPr>
          <w:rFonts w:ascii="Times New Roman" w:eastAsia="Calibri" w:hAnsi="Times New Roman" w:cs="Times New Roman"/>
          <w:sz w:val="22"/>
          <w:szCs w:val="22"/>
          <w:lang w:eastAsia="en-GB"/>
        </w:rPr>
        <w:t>Commissioner for Oaths</w:t>
      </w:r>
      <w:r w:rsidRPr="00F70F79">
        <w:rPr>
          <w:rFonts w:ascii="Times New Roman" w:eastAsia="Calibri" w:hAnsi="Times New Roman" w:cs="Times New Roman"/>
          <w:sz w:val="22"/>
          <w:szCs w:val="22"/>
          <w:lang w:eastAsia="en-GB"/>
        </w:rPr>
        <w:br w:type="page"/>
      </w:r>
    </w:p>
    <w:p w14:paraId="045D6B74" w14:textId="77777777" w:rsidR="00267633" w:rsidRPr="00F70F79"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r w:rsidRPr="00F70F79">
        <w:rPr>
          <w:rFonts w:ascii="Times New Roman" w:hAnsi="Times New Roman" w:cs="Times New Roman"/>
          <w:noProof/>
          <w:sz w:val="22"/>
          <w:szCs w:val="22"/>
        </w:rPr>
        <mc:AlternateContent>
          <mc:Choice Requires="wps">
            <w:drawing>
              <wp:anchor distT="0" distB="0" distL="114300" distR="114300" simplePos="0" relativeHeight="251663872" behindDoc="0" locked="0" layoutInCell="1" allowOverlap="1" wp14:anchorId="7DFD9D67" wp14:editId="058C62AC">
                <wp:simplePos x="0" y="0"/>
                <wp:positionH relativeFrom="column">
                  <wp:posOffset>673100</wp:posOffset>
                </wp:positionH>
                <wp:positionV relativeFrom="paragraph">
                  <wp:posOffset>141605</wp:posOffset>
                </wp:positionV>
                <wp:extent cx="4390390" cy="3933825"/>
                <wp:effectExtent l="0" t="0" r="10160" b="28575"/>
                <wp:wrapNone/>
                <wp:docPr id="5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6E869" id="Rectangle 93" o:spid="_x0000_s1026" style="position:absolute;margin-left:53pt;margin-top:11.15pt;width:345.7pt;height:30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4A7kb3kCAAD+BAAA&#10;DgAAAAAAAAAAAAAAAAAuAgAAZHJzL2Uyb0RvYy54bWxQSwECLQAUAAYACAAAACEAN8XgIN8AAAAK&#10;AQAADwAAAAAAAAAAAAAAAADTBAAAZHJzL2Rvd25yZXYueG1sUEsFBgAAAAAEAAQA8wAAAN8FAAAA&#10;AA==&#10;" filled="f"/>
            </w:pict>
          </mc:Fallback>
        </mc:AlternateContent>
      </w:r>
    </w:p>
    <w:p w14:paraId="0EEFFF7C"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2828F052" w14:textId="77777777" w:rsidR="00267633" w:rsidRPr="00F70F79"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22"/>
          <w:szCs w:val="22"/>
          <w:u w:val="single"/>
          <w:lang w:val="en-GB" w:eastAsia="en-GB"/>
        </w:rPr>
      </w:pPr>
    </w:p>
    <w:p w14:paraId="45983D13"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C6BE015" w14:textId="77777777" w:rsidR="00267633" w:rsidRPr="00F70F79"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This is the exhibit marked “A” referred to in the affidavit of ____________________________ [</w:t>
      </w:r>
      <w:r w:rsidRPr="00F70F79">
        <w:rPr>
          <w:rFonts w:ascii="Times New Roman" w:eastAsia="Calibri" w:hAnsi="Times New Roman" w:cs="Times New Roman"/>
          <w:i/>
          <w:sz w:val="22"/>
          <w:szCs w:val="22"/>
          <w:lang w:val="en-GB" w:eastAsia="en-GB"/>
        </w:rPr>
        <w:t>name of successor deputy</w:t>
      </w:r>
      <w:r w:rsidRPr="00F70F79">
        <w:rPr>
          <w:rFonts w:ascii="Times New Roman" w:eastAsia="Calibri" w:hAnsi="Times New Roman" w:cs="Times New Roman"/>
          <w:sz w:val="22"/>
          <w:szCs w:val="22"/>
          <w:lang w:val="en-GB" w:eastAsia="en-GB"/>
        </w:rPr>
        <w:t>] and sworn / affirmed before me on this _______________ [</w:t>
      </w:r>
      <w:r w:rsidRPr="00F70F79">
        <w:rPr>
          <w:rFonts w:ascii="Times New Roman" w:eastAsia="Calibri" w:hAnsi="Times New Roman" w:cs="Times New Roman"/>
          <w:i/>
          <w:sz w:val="22"/>
          <w:szCs w:val="22"/>
          <w:lang w:val="en-GB" w:eastAsia="en-GB"/>
        </w:rPr>
        <w:t>date on which the affidavit is sworn or affirmed</w:t>
      </w:r>
      <w:r w:rsidRPr="00F70F79">
        <w:rPr>
          <w:rFonts w:ascii="Times New Roman" w:eastAsia="Calibri" w:hAnsi="Times New Roman" w:cs="Times New Roman"/>
          <w:sz w:val="22"/>
          <w:szCs w:val="22"/>
          <w:lang w:val="en-GB" w:eastAsia="en-GB"/>
        </w:rPr>
        <w:t>].</w:t>
      </w:r>
    </w:p>
    <w:p w14:paraId="5180923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7558B6"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D92212"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Before me,</w:t>
      </w:r>
    </w:p>
    <w:p w14:paraId="40FCF238"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42E5147A"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694F66C2"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26260389"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1B625731"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 Commissioner for Oaths</w:t>
      </w:r>
    </w:p>
    <w:p w14:paraId="26B7C406"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2E7F01F"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46F3BC37"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br w:type="page"/>
      </w:r>
    </w:p>
    <w:p w14:paraId="0F8853A3" w14:textId="77777777" w:rsidR="00267633" w:rsidRPr="00F70F79" w:rsidRDefault="00267633" w:rsidP="00267633">
      <w:pPr>
        <w:spacing w:before="0" w:after="200" w:line="276" w:lineRule="auto"/>
        <w:jc w:val="center"/>
        <w:divId w:val="2116439976"/>
        <w:rPr>
          <w:rFonts w:ascii="Times New Roman" w:eastAsia="Calibri" w:hAnsi="Times New Roman" w:cs="Times New Roman"/>
          <w:b/>
          <w:color w:val="000000"/>
          <w:sz w:val="22"/>
          <w:szCs w:val="22"/>
          <w:u w:val="single"/>
          <w:lang w:val="en-GB" w:eastAsia="en-GB"/>
        </w:rPr>
      </w:pPr>
      <w:r w:rsidRPr="00F70F79">
        <w:rPr>
          <w:rFonts w:ascii="Times New Roman" w:eastAsia="Calibri" w:hAnsi="Times New Roman" w:cs="Times New Roman"/>
          <w:b/>
          <w:color w:val="000000"/>
          <w:sz w:val="22"/>
          <w:szCs w:val="22"/>
          <w:u w:val="single"/>
          <w:lang w:val="en-GB" w:eastAsia="en-GB"/>
        </w:rPr>
        <w:t>TABLE OF CONTENTS</w:t>
      </w:r>
    </w:p>
    <w:p w14:paraId="7BFD5CE4" w14:textId="77777777" w:rsidR="00267633" w:rsidRPr="00F70F79"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267633" w:rsidRPr="00F70F79" w14:paraId="2A647350" w14:textId="77777777" w:rsidTr="00632015">
        <w:trPr>
          <w:divId w:val="2116439976"/>
        </w:trPr>
        <w:tc>
          <w:tcPr>
            <w:tcW w:w="6487" w:type="dxa"/>
            <w:shd w:val="clear" w:color="auto" w:fill="auto"/>
          </w:tcPr>
          <w:p w14:paraId="41E19E60"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w:t>
            </w:r>
          </w:p>
        </w:tc>
        <w:tc>
          <w:tcPr>
            <w:tcW w:w="2755" w:type="dxa"/>
            <w:shd w:val="clear" w:color="auto" w:fill="auto"/>
          </w:tcPr>
          <w:p w14:paraId="078592F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Page No.</w:t>
            </w:r>
          </w:p>
        </w:tc>
      </w:tr>
      <w:tr w:rsidR="00267633" w:rsidRPr="00F70F79" w14:paraId="23111A12" w14:textId="77777777" w:rsidTr="00632015">
        <w:trPr>
          <w:divId w:val="2116439976"/>
        </w:trPr>
        <w:tc>
          <w:tcPr>
            <w:tcW w:w="6487" w:type="dxa"/>
            <w:shd w:val="clear" w:color="auto" w:fill="auto"/>
          </w:tcPr>
          <w:p w14:paraId="6AA88C84"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Documents that prove the successor deputy’s relationship to P</w:t>
            </w:r>
          </w:p>
          <w:p w14:paraId="5F239698" w14:textId="77777777" w:rsidR="00267633" w:rsidRPr="00F70F79" w:rsidRDefault="00267633" w:rsidP="00632015">
            <w:pPr>
              <w:spacing w:before="0" w:after="0" w:line="288" w:lineRule="auto"/>
              <w:rPr>
                <w:rFonts w:ascii="Times New Roman" w:eastAsia="Calibri" w:hAnsi="Times New Roman" w:cs="Times New Roman"/>
                <w:color w:val="000000"/>
                <w:sz w:val="22"/>
                <w:szCs w:val="22"/>
                <w:lang w:eastAsia="en-GB"/>
              </w:rPr>
            </w:pPr>
            <w:r w:rsidRPr="00F70F79">
              <w:rPr>
                <w:rFonts w:ascii="Times New Roman" w:eastAsia="Calibri" w:hAnsi="Times New Roman" w:cs="Times New Roman"/>
                <w:color w:val="000000"/>
                <w:sz w:val="22"/>
                <w:szCs w:val="22"/>
                <w:lang w:eastAsia="en-GB"/>
              </w:rPr>
              <w:t>(e.g. Birth Certificate, Marriage Certificate, Adoption Order etc.)</w:t>
            </w:r>
          </w:p>
        </w:tc>
        <w:tc>
          <w:tcPr>
            <w:tcW w:w="2755" w:type="dxa"/>
            <w:shd w:val="clear" w:color="auto" w:fill="auto"/>
          </w:tcPr>
          <w:p w14:paraId="73551B9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r w:rsidR="00267633" w:rsidRPr="00F70F79" w14:paraId="28CAFFF9" w14:textId="77777777" w:rsidTr="00632015">
        <w:trPr>
          <w:divId w:val="2116439976"/>
        </w:trPr>
        <w:tc>
          <w:tcPr>
            <w:tcW w:w="6487" w:type="dxa"/>
            <w:shd w:val="clear" w:color="auto" w:fill="auto"/>
          </w:tcPr>
          <w:p w14:paraId="6221FBAE"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Other documents</w:t>
            </w:r>
          </w:p>
        </w:tc>
        <w:tc>
          <w:tcPr>
            <w:tcW w:w="2755" w:type="dxa"/>
            <w:shd w:val="clear" w:color="auto" w:fill="auto"/>
          </w:tcPr>
          <w:p w14:paraId="4CC12591"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bl>
    <w:p w14:paraId="0ECAB433"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116FB99C"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0630482D"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r w:rsidRPr="00F70F79">
        <w:rPr>
          <w:rFonts w:ascii="Times New Roman" w:eastAsia="Calibri" w:hAnsi="Times New Roman" w:cs="Times New Roman"/>
          <w:b/>
          <w:i/>
          <w:color w:val="000000"/>
          <w:sz w:val="22"/>
          <w:szCs w:val="22"/>
          <w:u w:val="single"/>
          <w:lang w:val="en-GB" w:eastAsia="en-GB"/>
        </w:rPr>
        <w:t>Note</w:t>
      </w:r>
      <w:r w:rsidRPr="00F70F79">
        <w:rPr>
          <w:rFonts w:ascii="Times New Roman" w:eastAsia="Calibri" w:hAnsi="Times New Roman" w:cs="Times New Roman"/>
          <w:i/>
          <w:color w:val="000000"/>
          <w:sz w:val="22"/>
          <w:szCs w:val="22"/>
          <w:lang w:val="en-GB" w:eastAsia="en-GB"/>
        </w:rPr>
        <w:t>: Please exhibit the documents in the order listed above.</w:t>
      </w:r>
    </w:p>
    <w:p w14:paraId="054DAA29"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0F85A922"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15B646B6" w14:textId="77777777" w:rsidR="00267633" w:rsidRPr="00267633" w:rsidRDefault="00267633" w:rsidP="00ED3579">
      <w:pPr>
        <w:spacing w:before="0" w:after="200" w:line="276" w:lineRule="auto"/>
        <w:divId w:val="2116439976"/>
        <w:rPr>
          <w:rFonts w:ascii="Times New Roman" w:hAnsi="Times New Roman" w:cs="Times New Roman"/>
          <w:sz w:val="20"/>
          <w:szCs w:val="20"/>
          <w:lang w:val="en-US" w:eastAsia="zh-CN"/>
        </w:rPr>
      </w:pPr>
      <w:r w:rsidRPr="00F70F79">
        <w:rPr>
          <w:rFonts w:ascii="Times New Roman" w:hAnsi="Times New Roman" w:cs="Times New Roman"/>
          <w:sz w:val="22"/>
          <w:szCs w:val="22"/>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BAD1F86" w14:textId="77777777" w:rsidTr="00267633">
        <w:trPr>
          <w:divId w:val="2116439976"/>
          <w:jc w:val="center"/>
        </w:trPr>
        <w:tc>
          <w:tcPr>
            <w:tcW w:w="3080" w:type="dxa"/>
          </w:tcPr>
          <w:p w14:paraId="0CC360EE"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eastAsia="Calibri" w:hAnsi="Times New Roman" w:cs="Times New Roman"/>
                <w:sz w:val="20"/>
                <w:szCs w:val="20"/>
                <w:lang w:val="en-US" w:eastAsia="zh-CN"/>
              </w:rPr>
              <w:br w:type="page"/>
            </w:r>
          </w:p>
        </w:tc>
        <w:tc>
          <w:tcPr>
            <w:tcW w:w="3080" w:type="dxa"/>
          </w:tcPr>
          <w:p w14:paraId="3E6A2F67"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221</w:t>
            </w:r>
          </w:p>
        </w:tc>
        <w:tc>
          <w:tcPr>
            <w:tcW w:w="3080" w:type="dxa"/>
          </w:tcPr>
          <w:p w14:paraId="0AA94AF4"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5B9F29F3" w14:textId="77777777" w:rsidR="00267633" w:rsidRPr="00267633" w:rsidRDefault="00267633" w:rsidP="00267633">
      <w:pPr>
        <w:widowControl w:val="0"/>
        <w:autoSpaceDE w:val="0"/>
        <w:autoSpaceDN w:val="0"/>
        <w:adjustRightInd w:val="0"/>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Para 51, 53</w:t>
      </w:r>
    </w:p>
    <w:p w14:paraId="04193A0E" w14:textId="77777777" w:rsidR="00267633" w:rsidRPr="00267633" w:rsidRDefault="00267633" w:rsidP="00267633">
      <w:pPr>
        <w:widowControl w:val="0"/>
        <w:autoSpaceDE w:val="0"/>
        <w:autoSpaceDN w:val="0"/>
        <w:adjustRightInd w:val="0"/>
        <w:spacing w:before="0" w:after="0" w:line="240" w:lineRule="auto"/>
        <w:ind w:left="540"/>
        <w:divId w:val="2116439976"/>
        <w:rPr>
          <w:rFonts w:ascii="EANDO E+ Times Ten" w:eastAsia="SimSun" w:hAnsi="EANDO E+ Times Ten" w:cs="EANDO E+ Times Ten"/>
          <w:sz w:val="22"/>
          <w:szCs w:val="22"/>
          <w:lang w:val="en-US" w:eastAsia="zh-CN"/>
        </w:rPr>
      </w:pPr>
    </w:p>
    <w:p w14:paraId="56D4D857" w14:textId="77777777" w:rsidR="00267633" w:rsidRPr="00267633" w:rsidRDefault="00267633" w:rsidP="00267633">
      <w:pPr>
        <w:widowControl w:val="0"/>
        <w:autoSpaceDE w:val="0"/>
        <w:autoSpaceDN w:val="0"/>
        <w:adjustRightInd w:val="0"/>
        <w:spacing w:before="0" w:after="0" w:line="240" w:lineRule="auto"/>
        <w:ind w:left="540"/>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CONSENT TO ORIGINATING SUMMONS AND</w:t>
      </w:r>
    </w:p>
    <w:p w14:paraId="3E7C76B8" w14:textId="77777777" w:rsidR="00267633" w:rsidRPr="00267633" w:rsidRDefault="00267633" w:rsidP="00267633">
      <w:pPr>
        <w:widowControl w:val="0"/>
        <w:autoSpaceDE w:val="0"/>
        <w:autoSpaceDN w:val="0"/>
        <w:adjustRightInd w:val="0"/>
        <w:spacing w:before="0" w:after="0" w:line="240" w:lineRule="auto"/>
        <w:ind w:firstLine="547"/>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DISPENSATION OF SERVICE OF DOCUMENTS</w:t>
      </w:r>
    </w:p>
    <w:p w14:paraId="47E3470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b/>
          <w:sz w:val="22"/>
          <w:szCs w:val="22"/>
          <w:lang w:val="en-US" w:eastAsia="zh-CN"/>
        </w:rPr>
      </w:pPr>
    </w:p>
    <w:p w14:paraId="75281395"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p>
    <w:p w14:paraId="1D841EA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r w:rsidRPr="00267633">
        <w:rPr>
          <w:rFonts w:ascii="EANDO E+ Times Ten" w:eastAsia="SimSun" w:hAnsi="EANDO E+ Times Ten" w:cs="EANDO E+ Times Ten"/>
          <w:sz w:val="22"/>
          <w:szCs w:val="22"/>
          <w:lang w:val="en-US" w:eastAsia="zh-CN"/>
        </w:rPr>
        <w:t>IN THE FAMILY JUSTICE COURTS OF</w:t>
      </w:r>
      <w:r w:rsidRPr="00267633">
        <w:rPr>
          <w:rFonts w:ascii="EANDO E+ Times Ten" w:eastAsia="SimSun" w:hAnsi="EANDO E+ Times Ten" w:cs="EANDO E+ Times Ten"/>
          <w:sz w:val="22"/>
          <w:szCs w:val="22"/>
          <w:lang w:val="en-US" w:eastAsia="zh-CN"/>
        </w:rPr>
        <w:br/>
        <w:t>THE REPUBLIC OF SINGAPORE</w:t>
      </w:r>
      <w:r w:rsidRPr="00267633">
        <w:rPr>
          <w:rFonts w:ascii="EANDO E+ Times Ten" w:eastAsia="SimSun" w:hAnsi="EANDO E+ Times Ten" w:cs="EANDO E+ Times Ten"/>
          <w:sz w:val="22"/>
          <w:szCs w:val="22"/>
          <w:lang w:val="en-US" w:eastAsia="zh-CN"/>
        </w:rPr>
        <w:br/>
      </w:r>
    </w:p>
    <w:p w14:paraId="70980F14"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487777E"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OSM No.</w:t>
      </w:r>
      <w:r w:rsidRPr="00267633">
        <w:rPr>
          <w:rFonts w:ascii="Times New Roman" w:eastAsia="Calibri" w:hAnsi="Times New Roman" w:cs="Times New Roman"/>
          <w:sz w:val="22"/>
          <w:szCs w:val="22"/>
          <w:lang w:val="en-US" w:eastAsia="zh-CN"/>
        </w:rPr>
        <w:tab/>
        <w:t>)</w:t>
      </w:r>
    </w:p>
    <w:p w14:paraId="2BFFCEC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of </w:t>
      </w:r>
      <w:proofErr w:type="gramStart"/>
      <w:r w:rsidRPr="00267633">
        <w:rPr>
          <w:rFonts w:ascii="Times New Roman" w:eastAsia="Calibri" w:hAnsi="Times New Roman" w:cs="Times New Roman"/>
          <w:sz w:val="22"/>
          <w:szCs w:val="22"/>
          <w:lang w:val="en-US" w:eastAsia="zh-CN"/>
        </w:rPr>
        <w:t xml:space="preserve">20  </w:t>
      </w:r>
      <w:r w:rsidRPr="00267633">
        <w:rPr>
          <w:rFonts w:ascii="Times New Roman" w:eastAsia="Calibri" w:hAnsi="Times New Roman" w:cs="Times New Roman"/>
          <w:sz w:val="22"/>
          <w:szCs w:val="22"/>
          <w:lang w:val="en-US" w:eastAsia="zh-CN"/>
        </w:rPr>
        <w:tab/>
      </w:r>
      <w:proofErr w:type="gramEnd"/>
      <w:r w:rsidRPr="00267633">
        <w:rPr>
          <w:rFonts w:ascii="Times New Roman" w:eastAsia="Calibri" w:hAnsi="Times New Roman" w:cs="Times New Roman"/>
          <w:sz w:val="22"/>
          <w:szCs w:val="22"/>
          <w:lang w:val="en-US" w:eastAsia="zh-CN"/>
        </w:rPr>
        <w:tab/>
        <w:t>)</w:t>
      </w:r>
    </w:p>
    <w:p w14:paraId="0FAB7B83"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(Seal) </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w:t>
      </w:r>
    </w:p>
    <w:p w14:paraId="40AE0950"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6FA808CB"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In the Matter of Section [section no] of the Mental Capacity Act (Cap177A) </w:t>
      </w:r>
    </w:p>
    <w:p w14:paraId="1C663F92" w14:textId="77777777" w:rsidR="00267633" w:rsidRPr="00267633" w:rsidRDefault="00267633" w:rsidP="00267633">
      <w:pPr>
        <w:spacing w:before="0" w:after="0" w:line="240" w:lineRule="auto"/>
        <w:ind w:left="4320"/>
        <w:jc w:val="both"/>
        <w:divId w:val="2116439976"/>
        <w:rPr>
          <w:rFonts w:ascii="Times New Roman" w:eastAsia="Calibri" w:hAnsi="Times New Roman" w:cs="Times New Roman"/>
          <w:snapToGrid w:val="0"/>
          <w:sz w:val="22"/>
          <w:szCs w:val="22"/>
          <w:lang w:val="en-US" w:eastAsia="zh-CN"/>
        </w:rPr>
      </w:pPr>
    </w:p>
    <w:p w14:paraId="19A18634" w14:textId="77777777" w:rsidR="00267633" w:rsidRPr="00267633" w:rsidRDefault="00267633" w:rsidP="00267633">
      <w:pPr>
        <w:spacing w:before="0" w:after="0" w:line="240" w:lineRule="auto"/>
        <w:ind w:left="144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And</w:t>
      </w:r>
    </w:p>
    <w:p w14:paraId="64A63B46"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3CEA15"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In the Matter of [</w:t>
      </w:r>
      <w:r w:rsidRPr="00267633">
        <w:rPr>
          <w:rFonts w:ascii="Times New Roman" w:eastAsia="Calibri" w:hAnsi="Times New Roman" w:cs="Times New Roman"/>
          <w:i/>
          <w:snapToGrid w:val="0"/>
          <w:sz w:val="22"/>
          <w:szCs w:val="22"/>
          <w:lang w:val="en-US" w:eastAsia="zh-CN"/>
        </w:rPr>
        <w:t xml:space="preserve">name of person alleged to lack </w:t>
      </w:r>
      <w:proofErr w:type="gramStart"/>
      <w:r w:rsidRPr="00267633">
        <w:rPr>
          <w:rFonts w:ascii="Times New Roman" w:eastAsia="Calibri" w:hAnsi="Times New Roman" w:cs="Times New Roman"/>
          <w:i/>
          <w:snapToGrid w:val="0"/>
          <w:sz w:val="22"/>
          <w:szCs w:val="22"/>
          <w:lang w:val="en-US" w:eastAsia="zh-CN"/>
        </w:rPr>
        <w:t>capacity</w:t>
      </w:r>
      <w:r w:rsidRPr="00267633">
        <w:rPr>
          <w:rFonts w:ascii="Times New Roman" w:eastAsia="Calibri" w:hAnsi="Times New Roman" w:cs="Times New Roman"/>
          <w:snapToGrid w:val="0"/>
          <w:sz w:val="22"/>
          <w:szCs w:val="22"/>
          <w:lang w:val="en-US" w:eastAsia="zh-CN"/>
        </w:rPr>
        <w:t>](</w:t>
      </w:r>
      <w:proofErr w:type="gramEnd"/>
      <w:r w:rsidRPr="00267633">
        <w:rPr>
          <w:rFonts w:ascii="Times New Roman" w:eastAsia="Calibri" w:hAnsi="Times New Roman" w:cs="Times New Roman"/>
          <w:snapToGrid w:val="0"/>
          <w:sz w:val="22"/>
          <w:szCs w:val="22"/>
          <w:lang w:val="en-US" w:eastAsia="zh-CN"/>
        </w:rPr>
        <w:t>ID No.:</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 a person alleged to lack capacity (“P”)</w:t>
      </w:r>
    </w:p>
    <w:p w14:paraId="33ED18EC"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9E1E1CA" w14:textId="77777777" w:rsidR="00267633" w:rsidRPr="00267633" w:rsidRDefault="00267633" w:rsidP="00267633">
      <w:pPr>
        <w:spacing w:before="0" w:after="0" w:line="240" w:lineRule="auto"/>
        <w:ind w:left="4320"/>
        <w:jc w:val="both"/>
        <w:outlineLvl w:val="0"/>
        <w:divId w:val="2116439976"/>
        <w:rPr>
          <w:rFonts w:ascii="Times New Roman" w:eastAsia="Calibri" w:hAnsi="Times New Roman" w:cs="Times New Roman"/>
          <w:snapToGrid w:val="0"/>
          <w:sz w:val="22"/>
          <w:szCs w:val="22"/>
          <w:lang w:val="en-US" w:eastAsia="zh-CN"/>
        </w:rPr>
      </w:pPr>
    </w:p>
    <w:p w14:paraId="599FC3DE"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vertAlign w:val="superscript"/>
          <w:lang w:val="en-US" w:eastAsia="zh-CN"/>
        </w:rPr>
      </w:pPr>
      <w:r w:rsidRPr="00267633">
        <w:rPr>
          <w:rFonts w:ascii="Times New Roman" w:eastAsia="Calibri" w:hAnsi="Times New Roman" w:cs="Times New Roman"/>
          <w:snapToGrid w:val="0"/>
          <w:sz w:val="22"/>
          <w:szCs w:val="22"/>
          <w:lang w:val="en-US" w:eastAsia="zh-CN"/>
        </w:rPr>
        <w:t>Between</w:t>
      </w:r>
    </w:p>
    <w:p w14:paraId="612A1268"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6111C2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723ED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(Name and ID No.:</w:t>
      </w:r>
      <w:r w:rsidRPr="00267633">
        <w:rPr>
          <w:rFonts w:ascii="Times New Roman" w:eastAsia="Calibri" w:hAnsi="Times New Roman" w:cs="Times New Roman"/>
          <w:snapToGrid w:val="0"/>
          <w:sz w:val="22"/>
          <w:szCs w:val="22"/>
          <w:lang w:val="en-US" w:eastAsia="zh-CN"/>
        </w:rPr>
        <w:tab/>
      </w:r>
      <w:proofErr w:type="gramStart"/>
      <w:r w:rsidRPr="00267633">
        <w:rPr>
          <w:rFonts w:ascii="Times New Roman" w:eastAsia="Calibri" w:hAnsi="Times New Roman" w:cs="Times New Roman"/>
          <w:snapToGrid w:val="0"/>
          <w:sz w:val="22"/>
          <w:szCs w:val="22"/>
          <w:lang w:val="en-US" w:eastAsia="zh-CN"/>
        </w:rPr>
        <w:tab/>
        <w:t xml:space="preserve">)   </w:t>
      </w:r>
      <w:proofErr w:type="gramEnd"/>
      <w:r w:rsidRPr="00267633">
        <w:rPr>
          <w:rFonts w:ascii="Times New Roman" w:eastAsia="Calibri" w:hAnsi="Times New Roman" w:cs="Times New Roman"/>
          <w:snapToGrid w:val="0"/>
          <w:sz w:val="22"/>
          <w:szCs w:val="22"/>
          <w:lang w:val="en-US" w:eastAsia="zh-CN"/>
        </w:rPr>
        <w:t xml:space="preserve">      … Plaintiff</w:t>
      </w:r>
      <w:r w:rsidRPr="00267633">
        <w:rPr>
          <w:rFonts w:ascii="Times New Roman" w:eastAsia="Calibri" w:hAnsi="Times New Roman" w:cs="Times New Roman"/>
          <w:snapToGrid w:val="0"/>
          <w:sz w:val="22"/>
          <w:szCs w:val="22"/>
          <w:vertAlign w:val="superscript"/>
          <w:lang w:val="en-US" w:eastAsia="zh-CN"/>
        </w:rPr>
        <w:t>+</w:t>
      </w:r>
      <w:r w:rsidRPr="00267633">
        <w:rPr>
          <w:rFonts w:ascii="Times New Roman" w:eastAsia="Calibri" w:hAnsi="Times New Roman" w:cs="Times New Roman"/>
          <w:sz w:val="22"/>
          <w:szCs w:val="22"/>
          <w:lang w:val="en-US" w:eastAsia="zh-CN"/>
        </w:rPr>
        <w:t xml:space="preserve"> </w:t>
      </w:r>
      <w:r w:rsidRPr="00267633">
        <w:rPr>
          <w:rFonts w:ascii="Times New Roman" w:eastAsia="Calibri" w:hAnsi="Times New Roman" w:cs="Times New Roman"/>
          <w:snapToGrid w:val="0"/>
          <w:sz w:val="22"/>
          <w:szCs w:val="22"/>
          <w:lang w:val="en-US" w:eastAsia="zh-CN"/>
        </w:rPr>
        <w:t xml:space="preserve"> </w:t>
      </w:r>
    </w:p>
    <w:p w14:paraId="2EE09D5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FFC154"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And</w:t>
      </w:r>
      <w:r w:rsidRPr="00267633">
        <w:rPr>
          <w:rFonts w:ascii="Times New Roman" w:eastAsia="Calibri" w:hAnsi="Times New Roman" w:cs="Times New Roman"/>
          <w:snapToGrid w:val="0"/>
          <w:sz w:val="22"/>
          <w:szCs w:val="22"/>
          <w:lang w:val="en-US" w:eastAsia="zh-CN"/>
        </w:rPr>
        <w:tab/>
      </w:r>
    </w:p>
    <w:p w14:paraId="63A8A75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292101" w14:textId="77777777" w:rsidR="00267633" w:rsidRPr="00267633" w:rsidRDefault="00267633" w:rsidP="00267633">
      <w:pPr>
        <w:spacing w:before="0" w:after="0" w:line="240" w:lineRule="auto"/>
        <w:ind w:right="29"/>
        <w:divId w:val="2116439976"/>
        <w:rPr>
          <w:rFonts w:ascii="Times New Roman" w:eastAsia="Calibri" w:hAnsi="Times New Roman" w:cs="Times New Roman"/>
          <w:sz w:val="22"/>
          <w:szCs w:val="22"/>
          <w:lang w:val="en-US" w:eastAsia="zh-CN"/>
        </w:rPr>
      </w:pPr>
    </w:p>
    <w:p w14:paraId="3CE4002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(Name and ID No.:</w:t>
      </w:r>
      <w:r w:rsidRPr="00267633">
        <w:rPr>
          <w:rFonts w:ascii="Times New Roman" w:eastAsia="Calibri" w:hAnsi="Times New Roman" w:cs="Times New Roman"/>
          <w:sz w:val="22"/>
          <w:szCs w:val="22"/>
          <w:lang w:val="en-US" w:eastAsia="zh-CN"/>
        </w:rPr>
        <w:tab/>
      </w:r>
      <w:proofErr w:type="gramStart"/>
      <w:r w:rsidRPr="00267633">
        <w:rPr>
          <w:rFonts w:ascii="Times New Roman" w:eastAsia="Calibri" w:hAnsi="Times New Roman" w:cs="Times New Roman"/>
          <w:sz w:val="22"/>
          <w:szCs w:val="22"/>
          <w:lang w:val="en-US" w:eastAsia="zh-CN"/>
        </w:rPr>
        <w:tab/>
        <w:t xml:space="preserve">)   </w:t>
      </w:r>
      <w:proofErr w:type="gramEnd"/>
      <w:r w:rsidRPr="00267633">
        <w:rPr>
          <w:rFonts w:ascii="Times New Roman" w:eastAsia="Calibri" w:hAnsi="Times New Roman" w:cs="Times New Roman"/>
          <w:sz w:val="22"/>
          <w:szCs w:val="22"/>
          <w:lang w:val="en-US" w:eastAsia="zh-CN"/>
        </w:rPr>
        <w:t xml:space="preserve">  … Defendant </w:t>
      </w:r>
    </w:p>
    <w:p w14:paraId="11E5A086" w14:textId="77777777" w:rsidR="00267633" w:rsidRPr="00267633" w:rsidRDefault="00267633" w:rsidP="00267633">
      <w:pPr>
        <w:spacing w:before="0" w:after="0" w:line="240" w:lineRule="auto"/>
        <w:ind w:left="720" w:firstLine="720"/>
        <w:jc w:val="both"/>
        <w:divId w:val="2116439976"/>
        <w:rPr>
          <w:rFonts w:ascii="Times New Roman" w:eastAsia="Calibri" w:hAnsi="Times New Roman" w:cs="Times New Roman"/>
          <w:snapToGrid w:val="0"/>
          <w:sz w:val="22"/>
          <w:szCs w:val="22"/>
          <w:lang w:val="en-US" w:eastAsia="zh-CN"/>
        </w:rPr>
      </w:pPr>
    </w:p>
    <w:p w14:paraId="314BE070" w14:textId="77777777" w:rsidR="00267633" w:rsidRPr="00267633" w:rsidRDefault="00267633" w:rsidP="00267633">
      <w:pPr>
        <w:keepNext/>
        <w:keepLines/>
        <w:suppressAutoHyphens/>
        <w:spacing w:before="240" w:after="120" w:line="240" w:lineRule="auto"/>
        <w:jc w:val="center"/>
        <w:divId w:val="2116439976"/>
        <w:rPr>
          <w:rFonts w:ascii="Times New Roman" w:eastAsia="Calibri" w:hAnsi="Times New Roman" w:cs="Times New Roman"/>
          <w:caps/>
          <w:sz w:val="22"/>
          <w:szCs w:val="22"/>
          <w:lang w:val="en-US" w:eastAsia="en-GB"/>
        </w:rPr>
      </w:pPr>
      <w:r w:rsidRPr="00267633">
        <w:rPr>
          <w:rFonts w:ascii="Times New Roman" w:eastAsia="Calibri" w:hAnsi="Times New Roman" w:cs="Times New Roman"/>
          <w:caps/>
          <w:sz w:val="22"/>
          <w:szCs w:val="22"/>
          <w:lang w:val="en-US" w:eastAsia="en-GB"/>
        </w:rPr>
        <w:t xml:space="preserve">CONSENT </w:t>
      </w:r>
    </w:p>
    <w:p w14:paraId="46EE058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3456C18B" w14:textId="77777777" w:rsidR="00267633" w:rsidRPr="00267633" w:rsidRDefault="00267633" w:rsidP="00267633">
      <w:pPr>
        <w:widowControl w:val="0"/>
        <w:autoSpaceDE w:val="0"/>
        <w:autoSpaceDN w:val="0"/>
        <w:adjustRightInd w:val="0"/>
        <w:spacing w:before="0" w:after="235" w:line="240" w:lineRule="atLeast"/>
        <w:ind w:right="514"/>
        <w:jc w:val="both"/>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 [</w:t>
      </w:r>
      <w:r w:rsidRPr="00267633">
        <w:rPr>
          <w:rFonts w:ascii="Times New Roman" w:eastAsia="SimSun" w:hAnsi="Times New Roman" w:cs="Times New Roman"/>
          <w:i/>
          <w:sz w:val="22"/>
          <w:szCs w:val="22"/>
          <w:lang w:val="en-US" w:eastAsia="zh-CN"/>
        </w:rPr>
        <w:t xml:space="preserve">name and ID number of relevant </w:t>
      </w:r>
      <w:proofErr w:type="gramStart"/>
      <w:r w:rsidRPr="00267633">
        <w:rPr>
          <w:rFonts w:ascii="Times New Roman" w:eastAsia="SimSun" w:hAnsi="Times New Roman" w:cs="Times New Roman"/>
          <w:i/>
          <w:sz w:val="22"/>
          <w:szCs w:val="22"/>
          <w:lang w:val="en-US" w:eastAsia="zh-CN"/>
        </w:rPr>
        <w:t>person</w:t>
      </w:r>
      <w:proofErr w:type="gram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i/>
          <w:sz w:val="22"/>
          <w:szCs w:val="22"/>
          <w:lang w:val="en-US" w:eastAsia="zh-CN"/>
        </w:rPr>
        <w:t>,</w:t>
      </w:r>
      <w:r w:rsidRPr="00267633">
        <w:rPr>
          <w:rFonts w:ascii="Times New Roman" w:eastAsia="SimSun" w:hAnsi="Times New Roman" w:cs="Times New Roman"/>
          <w:sz w:val="22"/>
          <w:szCs w:val="22"/>
          <w:lang w:val="en-US" w:eastAsia="zh-CN"/>
        </w:rPr>
        <w:t xml:space="preserve"> of [</w:t>
      </w:r>
      <w:r w:rsidRPr="00267633">
        <w:rPr>
          <w:rFonts w:ascii="Times New Roman" w:eastAsia="SimSun" w:hAnsi="Times New Roman" w:cs="Times New Roman"/>
          <w:i/>
          <w:sz w:val="22"/>
          <w:szCs w:val="22"/>
          <w:lang w:val="en-US" w:eastAsia="zh-CN"/>
        </w:rPr>
        <w:t>state address</w:t>
      </w:r>
      <w:r w:rsidRPr="00267633">
        <w:rPr>
          <w:rFonts w:ascii="Times New Roman" w:eastAsia="SimSun" w:hAnsi="Times New Roman" w:cs="Times New Roman"/>
          <w:sz w:val="22"/>
          <w:szCs w:val="22"/>
          <w:lang w:val="en-US" w:eastAsia="zh-CN"/>
        </w:rPr>
        <w:t>] being the [</w:t>
      </w:r>
      <w:r w:rsidRPr="00267633">
        <w:rPr>
          <w:rFonts w:ascii="Times New Roman" w:eastAsia="SimSun" w:hAnsi="Times New Roman" w:cs="Times New Roman"/>
          <w:i/>
          <w:sz w:val="22"/>
          <w:szCs w:val="22"/>
          <w:lang w:val="en-US" w:eastAsia="zh-CN"/>
        </w:rPr>
        <w:t>state nature of relationship with P</w:t>
      </w:r>
      <w:r w:rsidRPr="00267633">
        <w:rPr>
          <w:rFonts w:ascii="Times New Roman" w:eastAsia="SimSun" w:hAnsi="Times New Roman" w:cs="Times New Roman"/>
          <w:sz w:val="22"/>
          <w:szCs w:val="22"/>
          <w:lang w:val="en-US" w:eastAsia="zh-CN"/>
        </w:rPr>
        <w:t>] of P state as follows:</w:t>
      </w:r>
    </w:p>
    <w:p w14:paraId="7F4BBF7E"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OR</w:t>
      </w:r>
    </w:p>
    <w:p w14:paraId="17FE485A"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12A56AD"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We, as the relevant persons whose details are listed in the table below, state as follows:</w:t>
      </w:r>
    </w:p>
    <w:p w14:paraId="204BE43F"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2160"/>
        <w:gridCol w:w="3060"/>
      </w:tblGrid>
      <w:tr w:rsidR="00267633" w:rsidRPr="00267633" w14:paraId="01D66175" w14:textId="77777777" w:rsidTr="00267633">
        <w:trPr>
          <w:divId w:val="2116439976"/>
        </w:trPr>
        <w:tc>
          <w:tcPr>
            <w:tcW w:w="1908" w:type="dxa"/>
          </w:tcPr>
          <w:p w14:paraId="1A7FFD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Name</w:t>
            </w:r>
          </w:p>
        </w:tc>
        <w:tc>
          <w:tcPr>
            <w:tcW w:w="1980" w:type="dxa"/>
          </w:tcPr>
          <w:p w14:paraId="3B31106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ID No.</w:t>
            </w:r>
          </w:p>
        </w:tc>
        <w:tc>
          <w:tcPr>
            <w:tcW w:w="2160" w:type="dxa"/>
          </w:tcPr>
          <w:p w14:paraId="644F2B3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Address</w:t>
            </w:r>
          </w:p>
        </w:tc>
        <w:tc>
          <w:tcPr>
            <w:tcW w:w="3060" w:type="dxa"/>
          </w:tcPr>
          <w:p w14:paraId="4C3AAB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Nature of relationship to P</w:t>
            </w:r>
          </w:p>
        </w:tc>
      </w:tr>
      <w:tr w:rsidR="00267633" w:rsidRPr="00267633" w14:paraId="4D5BB7CC" w14:textId="77777777" w:rsidTr="00267633">
        <w:trPr>
          <w:divId w:val="2116439976"/>
        </w:trPr>
        <w:tc>
          <w:tcPr>
            <w:tcW w:w="1908" w:type="dxa"/>
          </w:tcPr>
          <w:p w14:paraId="18657A8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081B642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1DDD9F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5A42BD0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1E5C949D" w14:textId="77777777" w:rsidTr="00267633">
        <w:trPr>
          <w:divId w:val="2116439976"/>
        </w:trPr>
        <w:tc>
          <w:tcPr>
            <w:tcW w:w="1908" w:type="dxa"/>
          </w:tcPr>
          <w:p w14:paraId="52A6F4A9"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6A04D24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5603FA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71B3EB73"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0FD21AF1" w14:textId="77777777" w:rsidTr="00267633">
        <w:trPr>
          <w:divId w:val="2116439976"/>
        </w:trPr>
        <w:tc>
          <w:tcPr>
            <w:tcW w:w="1908" w:type="dxa"/>
          </w:tcPr>
          <w:p w14:paraId="60BE0BFF"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75DF21F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0C278D0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645AF0B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bl>
    <w:p w14:paraId="0A603D5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291DBF0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eastAsia="zh-CN"/>
        </w:rPr>
      </w:pPr>
    </w:p>
    <w:p w14:paraId="7536E8AD" w14:textId="77777777" w:rsidR="00267633" w:rsidRPr="00267633" w:rsidRDefault="00267633" w:rsidP="0026763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267633">
        <w:rPr>
          <w:rFonts w:ascii="Times New Roman" w:eastAsia="SimSun" w:hAnsi="Times New Roman" w:cs="Times New Roman"/>
          <w:lang w:val="en-US" w:eastAsia="zh-CN"/>
        </w:rPr>
        <w:t>1.</w:t>
      </w:r>
      <w:r w:rsidRPr="00267633">
        <w:rPr>
          <w:rFonts w:ascii="Times New Roman" w:eastAsia="SimSun" w:hAnsi="Times New Roman" w:cs="Times New Roman"/>
          <w:lang w:val="en-US" w:eastAsia="zh-CN"/>
        </w:rPr>
        <w:tab/>
        <w:t xml:space="preserve">I/We* understand the nature of the order which is applied for in these proceedings.  </w:t>
      </w:r>
    </w:p>
    <w:p w14:paraId="27F36957" w14:textId="77777777" w:rsidR="008D15C3" w:rsidRDefault="008D15C3" w:rsidP="008D15C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2.</w:t>
      </w:r>
      <w:r>
        <w:rPr>
          <w:rFonts w:ascii="Times New Roman" w:eastAsia="SimSun" w:hAnsi="Times New Roman" w:cs="Times New Roman"/>
          <w:lang w:val="en-US" w:eastAsia="zh-CN"/>
        </w:rPr>
        <w:tab/>
      </w:r>
      <w:r>
        <w:rPr>
          <w:rFonts w:ascii="EANDO E+ Times Ten" w:eastAsia="SimSun" w:hAnsi="EANDO E+ Times Ten" w:cs="EANDO E+ Times Ten"/>
          <w:lang w:val="en-US" w:eastAsia="zh-CN"/>
        </w:rPr>
        <w:t>I/We* have read</w:t>
      </w:r>
      <w:r w:rsidRPr="008D15C3">
        <w:rPr>
          <w:rFonts w:ascii="EANDO E+ Times Ten" w:eastAsia="SimSun" w:hAnsi="EANDO E+ Times Ten" w:cs="EANDO E+ Times Ten"/>
          <w:lang w:val="en-US" w:eastAsia="zh-CN"/>
        </w:rPr>
        <w:t xml:space="preserve">, </w:t>
      </w:r>
      <w:proofErr w:type="gramStart"/>
      <w:r w:rsidRPr="008D15C3">
        <w:rPr>
          <w:rFonts w:ascii="EANDO E+ Times Ten" w:eastAsia="SimSun" w:hAnsi="EANDO E+ Times Ten" w:cs="EANDO E+ Times Ten"/>
          <w:lang w:val="en-US" w:eastAsia="zh-CN"/>
        </w:rPr>
        <w:t>considered</w:t>
      </w:r>
      <w:proofErr w:type="gramEnd"/>
      <w:r w:rsidRPr="008D15C3">
        <w:rPr>
          <w:rFonts w:ascii="EANDO E+ Times Ten" w:eastAsia="SimSun" w:hAnsi="EANDO E+ Times Ten" w:cs="EANDO E+ Times Ten"/>
          <w:lang w:val="en-US" w:eastAsia="zh-CN"/>
        </w:rPr>
        <w:t xml:space="preserve"> </w:t>
      </w:r>
      <w:r>
        <w:rPr>
          <w:rFonts w:ascii="EANDO E+ Times Ten" w:eastAsia="SimSun" w:hAnsi="EANDO E+ Times Ten" w:cs="EANDO E+ Times Ten"/>
          <w:lang w:val="en-US" w:eastAsia="zh-CN"/>
        </w:rPr>
        <w:t xml:space="preserve">and understood all the contents of the Originating Summons and the supporting affidavits and I/we* consent to the Originating Summons filed / </w:t>
      </w:r>
      <w:r w:rsidRPr="008D15C3">
        <w:rPr>
          <w:rFonts w:ascii="EANDO E+ Times Ten" w:eastAsia="SimSun" w:hAnsi="EANDO E+ Times Ten" w:cs="EANDO E+ Times Ten"/>
          <w:lang w:val="en-US" w:eastAsia="zh-CN"/>
        </w:rPr>
        <w:t xml:space="preserve">to be filed* </w:t>
      </w:r>
      <w:r>
        <w:rPr>
          <w:rFonts w:ascii="EANDO E+ Times Ten" w:eastAsia="SimSun" w:hAnsi="EANDO E+ Times Ten" w:cs="EANDO E+ Times Ten"/>
          <w:lang w:val="en-US" w:eastAsia="zh-CN"/>
        </w:rPr>
        <w:t>in these proceedings.</w:t>
      </w:r>
    </w:p>
    <w:p w14:paraId="401D09DE" w14:textId="77777777" w:rsidR="008D15C3" w:rsidRDefault="008D15C3" w:rsidP="008D15C3">
      <w:pPr>
        <w:widowControl w:val="0"/>
        <w:autoSpaceDE w:val="0"/>
        <w:autoSpaceDN w:val="0"/>
        <w:adjustRightInd w:val="0"/>
        <w:spacing w:before="0" w:after="235" w:line="240" w:lineRule="atLeast"/>
        <w:ind w:left="720" w:right="514"/>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w:t>
      </w:r>
      <w:r>
        <w:rPr>
          <w:rFonts w:ascii="Times New Roman" w:eastAsia="SimSun" w:hAnsi="Times New Roman" w:cs="Times New Roman"/>
          <w:i/>
          <w:lang w:val="en-US" w:eastAsia="zh-CN"/>
        </w:rPr>
        <w:t>If the relevant person(s) is/are only consenting to a part of the Originating summons, to state the prayers in the Originating Summons which the relevant person(s) is/are consenting to.</w:t>
      </w:r>
      <w:r>
        <w:rPr>
          <w:rFonts w:ascii="Times New Roman" w:eastAsia="SimSun" w:hAnsi="Times New Roman" w:cs="Times New Roman"/>
          <w:lang w:val="en-US" w:eastAsia="zh-CN"/>
        </w:rPr>
        <w:t>]</w:t>
      </w:r>
    </w:p>
    <w:p w14:paraId="35106CA1"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color w:val="000000"/>
          <w:sz w:val="22"/>
          <w:szCs w:val="22"/>
          <w:lang w:val="en-US" w:eastAsia="en-GB"/>
        </w:rPr>
      </w:pPr>
    </w:p>
    <w:p w14:paraId="5224344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Pr>
          <w:rFonts w:ascii="Times New Roman" w:eastAsia="Calibri" w:hAnsi="Times New Roman" w:cs="Times New Roman"/>
          <w:color w:val="000000"/>
          <w:sz w:val="22"/>
          <w:szCs w:val="22"/>
          <w:lang w:val="en-US" w:eastAsia="en-GB"/>
        </w:rPr>
        <w:t>3.</w:t>
      </w:r>
      <w:r>
        <w:rPr>
          <w:rFonts w:ascii="Times New Roman" w:eastAsia="Calibri" w:hAnsi="Times New Roman" w:cs="Times New Roman"/>
          <w:color w:val="000000"/>
          <w:sz w:val="22"/>
          <w:szCs w:val="22"/>
          <w:lang w:val="en-US" w:eastAsia="en-GB"/>
        </w:rPr>
        <w:tab/>
        <w:t xml:space="preserve">I/We* consent to </w:t>
      </w:r>
      <w:r>
        <w:rPr>
          <w:rFonts w:ascii="Times New Roman" w:eastAsia="Calibri" w:hAnsi="Times New Roman" w:cs="Times New Roman"/>
          <w:sz w:val="22"/>
          <w:szCs w:val="22"/>
          <w:lang w:val="en-US" w:eastAsia="en-GB"/>
        </w:rPr>
        <w:t>the dispensation of service of the Originating Summons, supporting affidavits and all subsequent documents filed in these proceedings on me/</w:t>
      </w:r>
      <w:proofErr w:type="gramStart"/>
      <w:r>
        <w:rPr>
          <w:rFonts w:ascii="Times New Roman" w:eastAsia="Calibri" w:hAnsi="Times New Roman" w:cs="Times New Roman"/>
          <w:sz w:val="22"/>
          <w:szCs w:val="22"/>
          <w:lang w:val="en-US" w:eastAsia="en-GB"/>
        </w:rPr>
        <w:t>us.*</w:t>
      </w:r>
      <w:proofErr w:type="gramEnd"/>
    </w:p>
    <w:p w14:paraId="51F769A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p>
    <w:p w14:paraId="1B9E0DC8" w14:textId="77777777" w:rsidR="008D15C3" w:rsidRP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sidRPr="008D15C3">
        <w:rPr>
          <w:rFonts w:ascii="Times New Roman" w:eastAsia="Calibri" w:hAnsi="Times New Roman" w:cs="Times New Roman"/>
          <w:sz w:val="22"/>
          <w:szCs w:val="22"/>
          <w:lang w:val="en-US" w:eastAsia="en-GB"/>
        </w:rPr>
        <w:t>4.</w:t>
      </w:r>
      <w:r w:rsidRPr="008D15C3">
        <w:rPr>
          <w:rFonts w:ascii="Times New Roman" w:eastAsia="Calibri" w:hAnsi="Times New Roman" w:cs="Times New Roman"/>
          <w:sz w:val="22"/>
          <w:szCs w:val="22"/>
          <w:lang w:val="en-US" w:eastAsia="en-GB"/>
        </w:rPr>
        <w:tab/>
        <w:t>I/We* confirm that I am /we are* aware of my/our* right to seek independent legal advice.</w:t>
      </w:r>
    </w:p>
    <w:p w14:paraId="425D7FD3" w14:textId="77777777" w:rsidR="00267633" w:rsidRPr="00267633" w:rsidRDefault="00267633" w:rsidP="00267633">
      <w:pPr>
        <w:autoSpaceDE w:val="0"/>
        <w:autoSpaceDN w:val="0"/>
        <w:adjustRightInd w:val="0"/>
        <w:spacing w:before="0" w:after="0" w:line="240" w:lineRule="auto"/>
        <w:ind w:left="720" w:right="514" w:hanging="52"/>
        <w:jc w:val="both"/>
        <w:divId w:val="2116439976"/>
        <w:rPr>
          <w:rFonts w:ascii="Times New Roman" w:eastAsia="Calibri" w:hAnsi="Times New Roman" w:cs="Times New Roman"/>
          <w:color w:val="000000"/>
          <w:sz w:val="22"/>
          <w:szCs w:val="22"/>
          <w:lang w:val="en-US" w:eastAsia="en-GB"/>
        </w:rPr>
      </w:pPr>
    </w:p>
    <w:p w14:paraId="17FDA6A9" w14:textId="77777777" w:rsidR="00267633" w:rsidRPr="00267633" w:rsidRDefault="00267633" w:rsidP="00267633">
      <w:pPr>
        <w:autoSpaceDE w:val="0"/>
        <w:autoSpaceDN w:val="0"/>
        <w:adjustRightInd w:val="0"/>
        <w:spacing w:before="0" w:after="0" w:line="240" w:lineRule="atLeast"/>
        <w:ind w:left="720" w:right="514" w:hanging="52"/>
        <w:divId w:val="2116439976"/>
        <w:rPr>
          <w:rFonts w:ascii="Times New Roman" w:eastAsia="Calibri" w:hAnsi="Times New Roman" w:cs="Times New Roman"/>
          <w:sz w:val="22"/>
          <w:szCs w:val="22"/>
          <w:lang w:val="en-US" w:eastAsia="en-GB"/>
        </w:rPr>
      </w:pPr>
    </w:p>
    <w:p w14:paraId="78EF4F2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Sworn (or affirmed) by the</w:t>
      </w:r>
      <w:r w:rsidRPr="00267633">
        <w:rPr>
          <w:rFonts w:ascii="Times New Roman" w:eastAsia="Calibri" w:hAnsi="Times New Roman" w:cs="Times New Roman"/>
          <w:snapToGrid w:val="0"/>
          <w:sz w:val="22"/>
          <w:szCs w:val="22"/>
          <w:lang w:val="en-US" w:eastAsia="zh-CN"/>
        </w:rPr>
        <w:tab/>
        <w:t>)</w:t>
      </w:r>
    </w:p>
    <w:p w14:paraId="0FBD4A8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abovenamed               on </w:t>
      </w:r>
      <w:r w:rsidRPr="00267633">
        <w:rPr>
          <w:rFonts w:ascii="Times New Roman" w:eastAsia="Calibri" w:hAnsi="Times New Roman" w:cs="Times New Roman"/>
          <w:snapToGrid w:val="0"/>
          <w:sz w:val="22"/>
          <w:szCs w:val="22"/>
          <w:lang w:val="en-US" w:eastAsia="zh-CN"/>
        </w:rPr>
        <w:tab/>
        <w:t>)</w:t>
      </w:r>
    </w:p>
    <w:p w14:paraId="6BE0636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this      day of          20    </w:t>
      </w:r>
      <w:r w:rsidRPr="00267633">
        <w:rPr>
          <w:rFonts w:ascii="Times New Roman" w:eastAsia="Calibri" w:hAnsi="Times New Roman" w:cs="Times New Roman"/>
          <w:snapToGrid w:val="0"/>
          <w:sz w:val="22"/>
          <w:szCs w:val="22"/>
          <w:lang w:val="en-US" w:eastAsia="zh-CN"/>
        </w:rPr>
        <w:tab/>
        <w:t>)</w:t>
      </w:r>
    </w:p>
    <w:p w14:paraId="1A530C4A"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at Singapore</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w:t>
      </w:r>
    </w:p>
    <w:p w14:paraId="7F0B35A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p>
    <w:p w14:paraId="6C15CEB5" w14:textId="77777777" w:rsidR="00267633" w:rsidRPr="00267633" w:rsidRDefault="00267633" w:rsidP="00267633">
      <w:pPr>
        <w:spacing w:before="0" w:after="0" w:line="240" w:lineRule="auto"/>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Through the interpretation of (name and </w:t>
      </w:r>
    </w:p>
    <w:p w14:paraId="1BA7F8F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designation of person who interpreted) in</w:t>
      </w:r>
    </w:p>
    <w:p w14:paraId="1606849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(language of </w:t>
      </w:r>
      <w:proofErr w:type="gramStart"/>
      <w:r w:rsidRPr="00267633">
        <w:rPr>
          <w:rFonts w:ascii="Times New Roman" w:eastAsia="Calibri" w:hAnsi="Times New Roman" w:cs="Times New Roman"/>
          <w:snapToGrid w:val="0"/>
          <w:sz w:val="22"/>
          <w:szCs w:val="22"/>
          <w:lang w:val="en-US" w:eastAsia="zh-CN"/>
        </w:rPr>
        <w:t>interpretation)*</w:t>
      </w:r>
      <w:proofErr w:type="gramEnd"/>
    </w:p>
    <w:p w14:paraId="1318F6BD"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3FBE6363"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Before me, </w:t>
      </w:r>
    </w:p>
    <w:p w14:paraId="05F7A5AF"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089BE074" w14:textId="77777777" w:rsidR="00267633" w:rsidRPr="00267633" w:rsidRDefault="00267633" w:rsidP="00267633">
      <w:pPr>
        <w:spacing w:before="0" w:after="120" w:line="480" w:lineRule="auto"/>
        <w:outlineLvl w:val="0"/>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Commissioner for Oaths</w:t>
      </w:r>
    </w:p>
    <w:p w14:paraId="5EFE6641"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use “Applicant”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w:t>
      </w:r>
    </w:p>
    <w:p w14:paraId="60A5BA9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delete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  </w:t>
      </w:r>
    </w:p>
    <w:p w14:paraId="50F3C058" w14:textId="77777777" w:rsidR="00267633" w:rsidRPr="00267633" w:rsidRDefault="00267633" w:rsidP="00267633">
      <w:pPr>
        <w:spacing w:before="0" w:after="0" w:line="240" w:lineRule="auto"/>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w:t>
      </w:r>
      <w:r w:rsidRPr="00267633">
        <w:rPr>
          <w:rFonts w:ascii="Times New Roman" w:eastAsia="Calibri" w:hAnsi="Times New Roman" w:cs="Times New Roman"/>
          <w:i/>
          <w:snapToGrid w:val="0"/>
          <w:sz w:val="22"/>
          <w:szCs w:val="22"/>
          <w:lang w:val="en-US" w:eastAsia="zh-CN"/>
        </w:rPr>
        <w:t>Delete where inapplicable.</w:t>
      </w:r>
      <w:r w:rsidRPr="00267633">
        <w:rPr>
          <w:rFonts w:ascii="Times New Roman" w:eastAsia="Calibri" w:hAnsi="Times New Roman" w:cs="Times New Roman"/>
          <w:i/>
          <w:snapToGrid w:val="0"/>
          <w:sz w:val="22"/>
          <w:szCs w:val="22"/>
          <w:lang w:val="en-US" w:eastAsia="zh-CN"/>
        </w:rPr>
        <w:tab/>
      </w:r>
    </w:p>
    <w:p w14:paraId="3226BE1F"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1358700D" w14:textId="77777777" w:rsid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42CF4C7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5B5050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C8E1C2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2DA083C"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17AD55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0583C6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4114F26"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7162C9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B950C8"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85CDDD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DB7BBD4"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CAD805F"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72273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0FB628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5A3CB461"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5E0CD1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281197"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37B6D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6DCF4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BB60F6B"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27A44E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7B315C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C568F4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FC2EABD"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63B40FA0"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0DC86B75"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5CCF246B"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11B51090" w14:textId="77777777" w:rsidR="00ED3579" w:rsidRPr="00267633" w:rsidRDefault="00ED3579" w:rsidP="00267633">
      <w:pPr>
        <w:spacing w:before="0" w:after="0" w:line="240" w:lineRule="auto"/>
        <w:divId w:val="2116439976"/>
        <w:rPr>
          <w:rFonts w:ascii="Times New Roman" w:eastAsia="Calibri" w:hAnsi="Times New Roman" w:cs="Times New Roman"/>
          <w:sz w:val="20"/>
          <w:szCs w:val="20"/>
          <w:lang w:val="en-US" w:eastAsia="zh-C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14D73197" w14:textId="77777777" w:rsidTr="00267633">
        <w:trPr>
          <w:divId w:val="2116439976"/>
          <w:jc w:val="center"/>
        </w:trPr>
        <w:tc>
          <w:tcPr>
            <w:tcW w:w="3080" w:type="dxa"/>
          </w:tcPr>
          <w:p w14:paraId="6A49292B"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Calibri" w:hAnsi="Calibri" w:cs="Times New Roman"/>
                <w:sz w:val="22"/>
                <w:szCs w:val="22"/>
                <w:lang w:val="en-GB" w:eastAsia="en-GB"/>
              </w:rPr>
              <w:br w:type="page"/>
            </w:r>
            <w:r w:rsidRPr="00267633">
              <w:rPr>
                <w:rFonts w:ascii="Times New Roman" w:eastAsia="Calibri" w:hAnsi="Times New Roman" w:cs="Times New Roman"/>
                <w:sz w:val="22"/>
                <w:szCs w:val="22"/>
                <w:lang w:val="en-GB" w:eastAsia="zh-CN"/>
              </w:rPr>
              <w:br w:type="page"/>
            </w:r>
          </w:p>
        </w:tc>
        <w:tc>
          <w:tcPr>
            <w:tcW w:w="3080" w:type="dxa"/>
          </w:tcPr>
          <w:p w14:paraId="13BD540E"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FORM 222</w:t>
            </w:r>
          </w:p>
        </w:tc>
        <w:tc>
          <w:tcPr>
            <w:tcW w:w="3080" w:type="dxa"/>
          </w:tcPr>
          <w:p w14:paraId="614E531C"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1E962E39"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r w:rsidRPr="00267633">
        <w:rPr>
          <w:rFonts w:ascii="Times New Roman" w:eastAsia="SimSun" w:hAnsi="Times New Roman" w:cs="Times New Roman"/>
          <w:iCs/>
          <w:sz w:val="22"/>
          <w:szCs w:val="22"/>
          <w:lang w:val="en-US" w:eastAsia="zh-CN"/>
        </w:rPr>
        <w:t>Para 50</w:t>
      </w:r>
    </w:p>
    <w:p w14:paraId="0277F550"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NOTICE TO RELEVANT PERSONS</w:t>
      </w:r>
    </w:p>
    <w:p w14:paraId="4F0A9ECE"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p>
    <w:p w14:paraId="657B2D23"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To:</w:t>
      </w:r>
      <w:r w:rsidRPr="00267633">
        <w:rPr>
          <w:rFonts w:ascii="Times New Roman" w:eastAsia="Calibri" w:hAnsi="Times New Roman" w:cs="Times New Roman"/>
          <w:sz w:val="26"/>
          <w:szCs w:val="20"/>
          <w:lang w:val="en-US" w:eastAsia="zh-CN"/>
        </w:rPr>
        <w:tab/>
        <w:t>[Name of Relevant Person]</w:t>
      </w:r>
    </w:p>
    <w:p w14:paraId="417F8290"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ab/>
        <w:t>[Address of Relevant Person]</w:t>
      </w:r>
    </w:p>
    <w:p w14:paraId="53C0A8E6"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211C708C"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5B168166"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APPLICATION UNDER MENTAL CAPACITY ACT (CAP 177A)</w:t>
      </w:r>
    </w:p>
    <w:p w14:paraId="096F1E65" w14:textId="77777777" w:rsidR="00267633" w:rsidRPr="00267633" w:rsidRDefault="00267633" w:rsidP="00267633">
      <w:pPr>
        <w:spacing w:before="120" w:after="0" w:line="240" w:lineRule="auto"/>
        <w:jc w:val="center"/>
        <w:divId w:val="2116439976"/>
        <w:rPr>
          <w:rFonts w:ascii="Times New Roman" w:eastAsia="Calibri" w:hAnsi="Times New Roman" w:cs="Times New Roman"/>
          <w:sz w:val="26"/>
          <w:szCs w:val="20"/>
          <w:lang w:val="en-US" w:eastAsia="zh-CN"/>
        </w:rPr>
      </w:pPr>
    </w:p>
    <w:p w14:paraId="06EDB13B" w14:textId="77777777" w:rsidR="00267633" w:rsidRPr="00267633" w:rsidRDefault="00267633" w:rsidP="006172E9">
      <w:pPr>
        <w:numPr>
          <w:ilvl w:val="0"/>
          <w:numId w:val="72"/>
        </w:numPr>
        <w:spacing w:before="120" w:after="0" w:line="276" w:lineRule="auto"/>
        <w:ind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You have been served with an Originating Summons and the supporting affidavits. The plaintiff/applicant* is making an application for [</w:t>
      </w:r>
      <w:r w:rsidRPr="00267633">
        <w:rPr>
          <w:rFonts w:ascii="Times New Roman" w:eastAsia="Calibri" w:hAnsi="Times New Roman" w:cs="Times New Roman"/>
          <w:i/>
          <w:lang w:val="en-US" w:eastAsia="zh-CN"/>
        </w:rPr>
        <w:t>state nature of application</w:t>
      </w:r>
      <w:r w:rsidRPr="00267633">
        <w:rPr>
          <w:rFonts w:ascii="Times New Roman" w:eastAsia="Calibri" w:hAnsi="Times New Roman" w:cs="Times New Roman"/>
          <w:lang w:val="en-US" w:eastAsia="zh-CN"/>
        </w:rPr>
        <w:t xml:space="preserve">]. </w:t>
      </w:r>
    </w:p>
    <w:p w14:paraId="67B4E22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2155A59A"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2.</w:t>
      </w:r>
      <w:r w:rsidRPr="00267633">
        <w:rPr>
          <w:rFonts w:ascii="Times New Roman" w:eastAsia="Calibri" w:hAnsi="Times New Roman" w:cs="Times New Roman"/>
          <w:lang w:val="en-US" w:eastAsia="zh-CN"/>
        </w:rPr>
        <w:tab/>
        <w:t xml:space="preserve">If you consent to the application, you should sign a written consent in Form 221 in Appendix A of these Practice Directions before a solicitor, a Commissioner for Oaths, a notary public or any person for the time being </w:t>
      </w:r>
      <w:proofErr w:type="spellStart"/>
      <w:r w:rsidRPr="00267633">
        <w:rPr>
          <w:rFonts w:ascii="Times New Roman" w:eastAsia="Calibri" w:hAnsi="Times New Roman" w:cs="Times New Roman"/>
          <w:lang w:val="en-US" w:eastAsia="zh-CN"/>
        </w:rPr>
        <w:t>authorised</w:t>
      </w:r>
      <w:proofErr w:type="spellEnd"/>
      <w:r w:rsidRPr="00267633">
        <w:rPr>
          <w:rFonts w:ascii="Times New Roman" w:eastAsia="Calibri" w:hAnsi="Times New Roman" w:cs="Times New Roman"/>
          <w:lang w:val="en-US" w:eastAsia="zh-CN"/>
        </w:rPr>
        <w:t xml:space="preserve"> by law in the place where the document is executed to administer oaths. You should then return the completed and signed consent form to the plaintiff/applicant* or the plaintiff’s /applicant’s* solicitors.</w:t>
      </w:r>
    </w:p>
    <w:p w14:paraId="6DBEC2D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A4566EE"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2 is to be deleted and substituted with the following </w:t>
      </w:r>
      <w:proofErr w:type="gramStart"/>
      <w:r w:rsidRPr="00267633">
        <w:rPr>
          <w:rFonts w:ascii="Times New Roman" w:eastAsia="Calibri" w:hAnsi="Times New Roman" w:cs="Times New Roman"/>
          <w:i/>
          <w:lang w:val="en-US" w:eastAsia="zh-CN"/>
        </w:rPr>
        <w:t>paragraph:-</w:t>
      </w:r>
      <w:proofErr w:type="gramEnd"/>
    </w:p>
    <w:p w14:paraId="638A948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p>
    <w:p w14:paraId="5671A1C4"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If you wish to furnish any relevant information for the Court’s consideration and determination of the application in the best interests of P, you may prepare a report through one of your representatives. The report shall be submitted to the Family Justice Courts with a cover letter addressed to the Registrar of the Family Justice Courts and stating clearly the Originating number (OSM No.) </w:t>
      </w:r>
      <w:proofErr w:type="gramStart"/>
      <w:r w:rsidRPr="00267633">
        <w:rPr>
          <w:rFonts w:ascii="Times New Roman" w:eastAsia="Calibri" w:hAnsi="Times New Roman" w:cs="Times New Roman"/>
          <w:lang w:val="en-US" w:eastAsia="zh-CN"/>
        </w:rPr>
        <w:t>and  the</w:t>
      </w:r>
      <w:proofErr w:type="gramEnd"/>
      <w:r w:rsidRPr="00267633">
        <w:rPr>
          <w:rFonts w:ascii="Times New Roman" w:eastAsia="Calibri" w:hAnsi="Times New Roman" w:cs="Times New Roman"/>
          <w:lang w:val="en-US" w:eastAsia="zh-CN"/>
        </w:rPr>
        <w:t xml:space="preserve"> names of P and the plaintiff/applicant*.  You must notify the Court by way of letter (stating clearly the Originating Summons number and the names of P and the plaintiff/applicant) within 8 days of the date on which you were served with this Originating Summons that you wish to submit such a report. If such a report is submitted, the Court may require and direct for the attendance of the maker of the report at the hearing of the Originating Summons.]</w:t>
      </w:r>
    </w:p>
    <w:p w14:paraId="6057AD0D"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p>
    <w:p w14:paraId="1E96A530"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3.</w:t>
      </w:r>
      <w:r w:rsidRPr="00267633">
        <w:rPr>
          <w:rFonts w:ascii="Times New Roman" w:eastAsia="Calibri" w:hAnsi="Times New Roman" w:cs="Times New Roman"/>
          <w:lang w:val="en-US" w:eastAsia="zh-CN"/>
        </w:rPr>
        <w:tab/>
        <w:t>If you intend to contest the application or any part of it, you are required to file an application in Form 4 in Appendix A of these Practice Directions to seek the permission of the Court to be joined as a party to the proceedings.  This application must be supported by an affidavit stating your interest in the application and the grounds of your objection.  The application must be filed using the Electronic Filing Service</w:t>
      </w:r>
      <w:r w:rsidRPr="00267633">
        <w:rPr>
          <w:rFonts w:ascii="Times New Roman" w:eastAsia="Calibri" w:hAnsi="Times New Roman" w:cs="Times New Roman"/>
          <w:vertAlign w:val="superscript"/>
          <w:lang w:val="en-US" w:eastAsia="zh-CN"/>
        </w:rPr>
        <w:t>#</w:t>
      </w:r>
      <w:r w:rsidRPr="00267633">
        <w:rPr>
          <w:rFonts w:ascii="Times New Roman" w:eastAsia="Calibri" w:hAnsi="Times New Roman" w:cs="Times New Roman"/>
          <w:lang w:val="en-US" w:eastAsia="zh-CN"/>
        </w:rPr>
        <w:t xml:space="preserve"> within 21 days after the date on which you were served with this Originating Summons.</w:t>
      </w:r>
    </w:p>
    <w:p w14:paraId="144BF7A2"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167C97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3 is to be deleted.</w:t>
      </w:r>
      <w:r w:rsidRPr="00267633">
        <w:rPr>
          <w:rFonts w:ascii="Times New Roman" w:eastAsia="Calibri" w:hAnsi="Times New Roman" w:cs="Times New Roman"/>
          <w:lang w:val="en-US" w:eastAsia="zh-CN"/>
        </w:rPr>
        <w:t>]</w:t>
      </w:r>
    </w:p>
    <w:p w14:paraId="45A96666"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0ECA346B"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4.</w:t>
      </w:r>
      <w:r w:rsidRPr="00267633">
        <w:rPr>
          <w:rFonts w:ascii="Times New Roman" w:eastAsia="Calibri" w:hAnsi="Times New Roman" w:cs="Times New Roman"/>
          <w:lang w:val="en-US" w:eastAsia="zh-CN"/>
        </w:rPr>
        <w:tab/>
        <w:t>If you do not attend personally or by your solicitor at the time and place stated in the Originating Summons, such order may be made as the Court may think just and expedient.</w:t>
      </w:r>
    </w:p>
    <w:p w14:paraId="7E49ACC8"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6B767289"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4 is to be deleted.</w:t>
      </w:r>
      <w:r w:rsidRPr="00267633">
        <w:rPr>
          <w:rFonts w:ascii="Times New Roman" w:eastAsia="Calibri" w:hAnsi="Times New Roman" w:cs="Times New Roman"/>
          <w:lang w:val="en-US" w:eastAsia="zh-CN"/>
        </w:rPr>
        <w:t>]</w:t>
      </w:r>
    </w:p>
    <w:p w14:paraId="3A14D19A"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BB9E712"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5.</w:t>
      </w:r>
      <w:r w:rsidRPr="00267633">
        <w:rPr>
          <w:rFonts w:ascii="Times New Roman" w:eastAsia="Calibri" w:hAnsi="Times New Roman" w:cs="Times New Roman"/>
          <w:lang w:val="en-US" w:eastAsia="zh-CN"/>
        </w:rPr>
        <w:tab/>
        <w:t xml:space="preserve">This Originating Summons is filed by </w:t>
      </w:r>
      <w:r w:rsidRPr="00267633">
        <w:rPr>
          <w:rFonts w:ascii="Times New Roman" w:eastAsia="Calibri" w:hAnsi="Times New Roman" w:cs="Times New Roman"/>
          <w:i/>
          <w:u w:val="single"/>
          <w:lang w:val="en-US" w:eastAsia="zh-CN"/>
        </w:rPr>
        <w:t xml:space="preserve">[name of firm], </w:t>
      </w:r>
      <w:r w:rsidRPr="00267633">
        <w:rPr>
          <w:rFonts w:ascii="Times New Roman" w:eastAsia="Calibri" w:hAnsi="Times New Roman" w:cs="Times New Roman"/>
          <w:lang w:val="en-US" w:eastAsia="zh-CN"/>
        </w:rPr>
        <w:t>the plaintiff’s/applicant’s* solicitor whose address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w:t>
      </w:r>
    </w:p>
    <w:p w14:paraId="35E28D7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F5A8FC2"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(or where the plaintiff/applicant* acts in person) </w:t>
      </w:r>
    </w:p>
    <w:p w14:paraId="6049EAC7"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EC0C450"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This Originating Summons is filed by the plaintiff/applicant* who resides at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 and (if the plaintiff/applicant* does not reside within the jurisdiction) whose address for service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 within the jurisdiction</w:t>
      </w:r>
      <w:r w:rsidRPr="00267633">
        <w:rPr>
          <w:rFonts w:ascii="Times New Roman" w:eastAsia="Calibri" w:hAnsi="Times New Roman" w:cs="Times New Roman"/>
          <w:lang w:val="en-US" w:eastAsia="zh-CN"/>
        </w:rPr>
        <w:t>].</w:t>
      </w:r>
    </w:p>
    <w:p w14:paraId="1437F9BF"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274CF3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163DEE49"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Name and Signature</w:t>
      </w:r>
    </w:p>
    <w:p w14:paraId="60EB2BAD"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Plaintiff/Applicant* OR Solicitors for the Plaintiff/Applicant*</w:t>
      </w:r>
    </w:p>
    <w:p w14:paraId="38F77ECA"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9C7D74A"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lang w:val="en-US" w:eastAsia="zh-CN"/>
        </w:rPr>
        <w:t>* To delete where inapplicable.</w:t>
      </w:r>
    </w:p>
    <w:p w14:paraId="529AE56F"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vertAlign w:val="superscript"/>
          <w:lang w:val="en-US" w:eastAsia="zh-CN"/>
        </w:rPr>
        <w:t>#</w:t>
      </w:r>
      <w:r w:rsidRPr="00267633">
        <w:rPr>
          <w:rFonts w:ascii="Times New Roman" w:eastAsia="Calibri" w:hAnsi="Times New Roman" w:cs="Times New Roman"/>
          <w:i/>
          <w:lang w:val="en-US" w:eastAsia="zh-CN"/>
        </w:rPr>
        <w:t xml:space="preserve"> To file a document using the Electronic Filing Service, you may use the </w:t>
      </w:r>
      <w:proofErr w:type="spellStart"/>
      <w:r w:rsidRPr="00267633">
        <w:rPr>
          <w:rFonts w:ascii="Times New Roman" w:eastAsia="Calibri" w:hAnsi="Times New Roman" w:cs="Times New Roman"/>
          <w:i/>
          <w:lang w:val="en-US" w:eastAsia="zh-CN"/>
        </w:rPr>
        <w:t>Lawnet</w:t>
      </w:r>
      <w:proofErr w:type="spellEnd"/>
      <w:r w:rsidRPr="00267633">
        <w:rPr>
          <w:rFonts w:ascii="Times New Roman" w:eastAsia="Calibri" w:hAnsi="Times New Roman" w:cs="Times New Roman"/>
          <w:i/>
          <w:lang w:val="en-US" w:eastAsia="zh-CN"/>
        </w:rPr>
        <w:t xml:space="preserve"> and </w:t>
      </w:r>
      <w:proofErr w:type="spellStart"/>
      <w:r w:rsidRPr="00267633">
        <w:rPr>
          <w:rFonts w:ascii="Times New Roman" w:eastAsia="Calibri" w:hAnsi="Times New Roman" w:cs="Times New Roman"/>
          <w:i/>
          <w:lang w:val="en-US" w:eastAsia="zh-CN"/>
        </w:rPr>
        <w:t>Crimsonlogic</w:t>
      </w:r>
      <w:proofErr w:type="spellEnd"/>
      <w:r w:rsidRPr="00267633">
        <w:rPr>
          <w:rFonts w:ascii="Times New Roman" w:eastAsia="Calibri" w:hAnsi="Times New Roman" w:cs="Times New Roman"/>
          <w:i/>
          <w:lang w:val="en-US" w:eastAsia="zh-CN"/>
        </w:rPr>
        <w:t xml:space="preserve"> Service Bureau located at 133 New Bridge Road, Chinatown Point #19-01/02, Singapore 059413. </w:t>
      </w:r>
    </w:p>
    <w:p w14:paraId="1B60ABF8" w14:textId="77777777" w:rsidR="00267633" w:rsidRPr="00267633" w:rsidRDefault="00267633" w:rsidP="00267633">
      <w:pPr>
        <w:spacing w:before="0" w:after="0" w:line="240" w:lineRule="auto"/>
        <w:jc w:val="center"/>
        <w:divId w:val="2116439976"/>
        <w:rPr>
          <w:rFonts w:ascii="Times New Roman" w:eastAsia="Calibri" w:hAnsi="Times New Roman" w:cs="Times New Roman"/>
          <w:bCs/>
          <w:iCs/>
          <w:spacing w:val="-3"/>
          <w:lang w:val="en-GB" w:eastAsia="zh-CN"/>
        </w:rPr>
      </w:pPr>
      <w:r w:rsidRPr="00267633">
        <w:rPr>
          <w:rFonts w:ascii="Times New Roman" w:hAnsi="Times New Roman" w:cs="Times New Roman"/>
          <w:sz w:val="20"/>
          <w:szCs w:val="20"/>
          <w:lang w:val="en-US" w:eastAsia="zh-CN"/>
        </w:rPr>
        <w:br w:type="page"/>
      </w:r>
      <w:r w:rsidRPr="00267633">
        <w:rPr>
          <w:rFonts w:ascii="Times New Roman" w:eastAsia="Calibri" w:hAnsi="Times New Roman" w:cs="Times New Roman"/>
          <w:bCs/>
          <w:iCs/>
          <w:spacing w:val="-3"/>
          <w:lang w:val="en-GB" w:eastAsia="zh-CN"/>
        </w:rPr>
        <w:t>FORM 223</w:t>
      </w:r>
    </w:p>
    <w:p w14:paraId="66B1F7FF" w14:textId="77777777" w:rsidR="00267633" w:rsidRPr="00267633" w:rsidRDefault="00267633" w:rsidP="00267633">
      <w:pPr>
        <w:spacing w:before="0" w:after="0" w:line="240" w:lineRule="auto"/>
        <w:divId w:val="2116439976"/>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Para 52</w:t>
      </w:r>
    </w:p>
    <w:p w14:paraId="5483E699" w14:textId="77777777" w:rsidR="00267633" w:rsidRPr="00267633" w:rsidRDefault="00267633" w:rsidP="00267633">
      <w:pPr>
        <w:spacing w:before="0" w:after="0" w:line="240" w:lineRule="auto"/>
        <w:jc w:val="center"/>
        <w:divId w:val="2116439976"/>
        <w:rPr>
          <w:rFonts w:ascii="Times New Roman" w:eastAsia="Calibri" w:hAnsi="Times New Roman" w:cs="Times New Roman"/>
          <w:sz w:val="20"/>
          <w:szCs w:val="20"/>
          <w:lang w:val="en-US" w:eastAsia="zh-CN"/>
        </w:rPr>
      </w:pPr>
    </w:p>
    <w:p w14:paraId="63326A2D" w14:textId="77777777" w:rsidR="00267633" w:rsidRPr="00267633" w:rsidRDefault="00267633" w:rsidP="00267633">
      <w:pPr>
        <w:tabs>
          <w:tab w:val="center" w:pos="4513"/>
        </w:tabs>
        <w:suppressAutoHyphens/>
        <w:spacing w:before="0" w:after="200" w:line="276" w:lineRule="auto"/>
        <w:ind w:right="26"/>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(Title as in cause or matter.)</w:t>
      </w:r>
    </w:p>
    <w:p w14:paraId="20201E16"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B2EEE63" w14:textId="77777777" w:rsidR="00267633" w:rsidRPr="00267633" w:rsidRDefault="00267633" w:rsidP="00267633">
      <w:pPr>
        <w:spacing w:before="0" w:after="200" w:line="276" w:lineRule="auto"/>
        <w:jc w:val="center"/>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CERTIFICATE OF NOTIFICATION</w:t>
      </w:r>
    </w:p>
    <w:p w14:paraId="227C0E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C53891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I, [</w:t>
      </w:r>
      <w:r w:rsidRPr="00267633">
        <w:rPr>
          <w:rFonts w:ascii="Times New Roman" w:eastAsia="Calibri" w:hAnsi="Times New Roman" w:cs="Times New Roman"/>
          <w:i/>
          <w:sz w:val="22"/>
          <w:szCs w:val="22"/>
          <w:lang w:val="en-GB" w:eastAsia="en-GB"/>
        </w:rPr>
        <w:t>name of person effecting the notification</w:t>
      </w: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sz w:val="22"/>
          <w:szCs w:val="22"/>
          <w:lang w:val="en-GB" w:eastAsia="en-GB"/>
        </w:rPr>
        <w:t xml:space="preserve"> </w:t>
      </w:r>
      <w:r w:rsidRPr="00267633">
        <w:rPr>
          <w:rFonts w:ascii="Times New Roman" w:eastAsia="Calibri" w:hAnsi="Times New Roman" w:cs="Times New Roman"/>
          <w:sz w:val="22"/>
          <w:szCs w:val="22"/>
          <w:lang w:val="en-GB" w:eastAsia="en-GB"/>
        </w:rPr>
        <w:t xml:space="preserve">(ID No.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certify that I have notified the abovenamed P of this Originating Summons on [</w:t>
      </w:r>
      <w:r w:rsidRPr="00267633">
        <w:rPr>
          <w:rFonts w:ascii="Times New Roman" w:eastAsia="Calibri" w:hAnsi="Times New Roman" w:cs="Times New Roman"/>
          <w:i/>
          <w:sz w:val="22"/>
          <w:szCs w:val="22"/>
          <w:lang w:val="en-GB" w:eastAsia="en-GB"/>
        </w:rPr>
        <w:t>date</w:t>
      </w:r>
      <w:r w:rsidRPr="00267633">
        <w:rPr>
          <w:rFonts w:ascii="Times New Roman" w:eastAsia="Calibri" w:hAnsi="Times New Roman" w:cs="Times New Roman"/>
          <w:sz w:val="22"/>
          <w:szCs w:val="22"/>
          <w:lang w:val="en-GB" w:eastAsia="en-GB"/>
        </w:rPr>
        <w:t>] at [</w:t>
      </w:r>
      <w:r w:rsidRPr="00267633">
        <w:rPr>
          <w:rFonts w:ascii="Times New Roman" w:eastAsia="Calibri" w:hAnsi="Times New Roman" w:cs="Times New Roman"/>
          <w:i/>
          <w:sz w:val="22"/>
          <w:szCs w:val="22"/>
          <w:lang w:val="en-GB" w:eastAsia="en-GB"/>
        </w:rPr>
        <w:t>address where notification took place</w:t>
      </w:r>
      <w:r w:rsidRPr="00267633">
        <w:rPr>
          <w:rFonts w:ascii="Times New Roman" w:eastAsia="Calibri" w:hAnsi="Times New Roman" w:cs="Times New Roman"/>
          <w:sz w:val="22"/>
          <w:szCs w:val="22"/>
          <w:lang w:val="en-GB" w:eastAsia="en-GB"/>
        </w:rPr>
        <w:t xml:space="preserve">].  The notification complies with rule 181 of the Family Justice Rules and Paragraph 52 of these Practice Directions. </w:t>
      </w:r>
      <w:proofErr w:type="gramStart"/>
      <w:r w:rsidRPr="00267633">
        <w:rPr>
          <w:rFonts w:ascii="Times New Roman" w:eastAsia="Calibri" w:hAnsi="Times New Roman" w:cs="Times New Roman"/>
          <w:sz w:val="22"/>
          <w:szCs w:val="22"/>
          <w:lang w:val="en-GB" w:eastAsia="en-GB"/>
        </w:rPr>
        <w:t>In particular, P</w:t>
      </w:r>
      <w:proofErr w:type="gramEnd"/>
      <w:r w:rsidRPr="00267633">
        <w:rPr>
          <w:rFonts w:ascii="Times New Roman" w:eastAsia="Calibri" w:hAnsi="Times New Roman" w:cs="Times New Roman"/>
          <w:sz w:val="22"/>
          <w:szCs w:val="22"/>
          <w:lang w:val="en-GB" w:eastAsia="en-GB"/>
        </w:rPr>
        <w:t xml:space="preserve"> was notified of [</w:t>
      </w:r>
      <w:r w:rsidRPr="00267633">
        <w:rPr>
          <w:rFonts w:ascii="Times New Roman" w:eastAsia="Calibri" w:hAnsi="Times New Roman" w:cs="Times New Roman"/>
          <w:i/>
          <w:sz w:val="22"/>
          <w:szCs w:val="22"/>
          <w:lang w:val="en-GB" w:eastAsia="en-GB"/>
        </w:rPr>
        <w:t>please specify the matters which P was notified of</w:t>
      </w:r>
      <w:r w:rsidRPr="00267633">
        <w:rPr>
          <w:rFonts w:ascii="Times New Roman" w:eastAsia="Calibri" w:hAnsi="Times New Roman" w:cs="Times New Roman"/>
          <w:sz w:val="22"/>
          <w:szCs w:val="22"/>
          <w:lang w:val="en-GB" w:eastAsia="en-GB"/>
        </w:rPr>
        <w:t>].</w:t>
      </w:r>
    </w:p>
    <w:p w14:paraId="7BBEBF12"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5FB50A93"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F639F1D"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BDC0315"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Dated </w:t>
      </w:r>
      <w:r w:rsidRPr="00267633">
        <w:rPr>
          <w:rFonts w:ascii="Times New Roman" w:eastAsia="Calibri" w:hAnsi="Times New Roman" w:cs="Times New Roman"/>
          <w:snapToGrid w:val="0"/>
          <w:sz w:val="22"/>
          <w:szCs w:val="22"/>
          <w:lang w:val="en-GB" w:eastAsia="en-GB"/>
        </w:rPr>
        <w:t>this      day of          20</w:t>
      </w:r>
    </w:p>
    <w:p w14:paraId="726F3DE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0A5C75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2DC3B8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5E4805C"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Signature and name of person effecting notification </w:t>
      </w:r>
    </w:p>
    <w:p w14:paraId="1A1D2CDB"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C4E8275"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AEFA57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6AC5DEF"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D9C9C80"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C2CABF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28CD4DC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72D0C6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642A29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564516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4938806"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5AD64371" w14:textId="77777777" w:rsidR="00267633" w:rsidRPr="00267633" w:rsidRDefault="00267633" w:rsidP="00267633">
      <w:pPr>
        <w:spacing w:before="0" w:after="0" w:line="240" w:lineRule="auto"/>
        <w:jc w:val="center"/>
        <w:divId w:val="2116439976"/>
        <w:rPr>
          <w:rFonts w:ascii="Times New Roman" w:eastAsia="Calibri" w:hAnsi="Times New Roman" w:cs="Times New Roman"/>
          <w:b/>
          <w:bCs/>
          <w:iCs/>
          <w:spacing w:val="-3"/>
          <w:sz w:val="22"/>
          <w:szCs w:val="22"/>
          <w:lang w:val="en-GB" w:eastAsia="zh-CN"/>
        </w:rPr>
      </w:pPr>
    </w:p>
    <w:p w14:paraId="68E62A3A" w14:textId="77777777" w:rsidR="00267633" w:rsidRP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60EEEDA7" w14:textId="77777777" w:rsidR="00267633" w:rsidRPr="00267633" w:rsidRDefault="00267633" w:rsidP="00267633">
      <w:pPr>
        <w:spacing w:before="0" w:after="0" w:line="240" w:lineRule="auto"/>
        <w:jc w:val="center"/>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FORM 224</w:t>
      </w:r>
    </w:p>
    <w:p w14:paraId="491FFFCD"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Para 54</w:t>
      </w:r>
    </w:p>
    <w:p w14:paraId="6BA53708"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 THE FAMILY JUSTICE COURTS OF THE REPUBLIC OF SINGAPORE</w:t>
      </w:r>
    </w:p>
    <w:p w14:paraId="3C3D2CC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1EAFC4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OSM No. </w:t>
      </w:r>
      <w:r w:rsidRPr="00267633">
        <w:rPr>
          <w:rFonts w:ascii="Times New Roman" w:eastAsia="Calibri" w:hAnsi="Times New Roman" w:cs="Times New Roman"/>
          <w:lang w:val="en-GB" w:eastAsia="en-GB"/>
        </w:rPr>
        <w:tab/>
        <w:t>)</w:t>
      </w:r>
    </w:p>
    <w:p w14:paraId="7EDBDAB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of 20 </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5361C86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69516331"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25737D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Section 20 of the Mental Capacity Act (Cap 177A)</w:t>
      </w:r>
    </w:p>
    <w:p w14:paraId="17067300"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6D76818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6539FD5"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0127AA6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__________________________ [</w:t>
      </w:r>
      <w:r w:rsidRPr="00267633">
        <w:rPr>
          <w:rFonts w:ascii="Times New Roman" w:eastAsia="Calibri" w:hAnsi="Times New Roman" w:cs="Times New Roman"/>
          <w:i/>
          <w:iCs/>
          <w:lang w:val="en-GB" w:eastAsia="en-GB"/>
        </w:rPr>
        <w:t>name of person alleged to lack capacity</w:t>
      </w:r>
      <w:r w:rsidRPr="00267633">
        <w:rPr>
          <w:rFonts w:ascii="Times New Roman" w:eastAsia="Calibri" w:hAnsi="Times New Roman" w:cs="Times New Roman"/>
          <w:lang w:val="en-GB" w:eastAsia="en-GB"/>
        </w:rPr>
        <w:t xml:space="preserve">] </w:t>
      </w:r>
    </w:p>
    <w:p w14:paraId="69C0631E"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 a person alleged to lack capacity (“P”)</w:t>
      </w:r>
    </w:p>
    <w:p w14:paraId="14A756DC"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72BBF682"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2FECC91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_______________________________________ [</w:t>
      </w:r>
      <w:r w:rsidRPr="00267633">
        <w:rPr>
          <w:rFonts w:ascii="Times New Roman" w:eastAsia="Calibri" w:hAnsi="Times New Roman" w:cs="Times New Roman"/>
          <w:i/>
          <w:iCs/>
          <w:lang w:val="en-GB" w:eastAsia="en-GB"/>
        </w:rPr>
        <w:t>name of applicant</w:t>
      </w:r>
      <w:r w:rsidRPr="00267633">
        <w:rPr>
          <w:rFonts w:ascii="Times New Roman" w:eastAsia="Calibri" w:hAnsi="Times New Roman" w:cs="Times New Roman"/>
          <w:lang w:val="en-GB" w:eastAsia="en-GB"/>
        </w:rPr>
        <w:t>]</w:t>
      </w:r>
    </w:p>
    <w:p w14:paraId="29EB7EE7"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w:t>
      </w:r>
    </w:p>
    <w:p w14:paraId="4A702DF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Applicant</w:t>
      </w:r>
    </w:p>
    <w:p w14:paraId="4C9F887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F41FD44"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19DE59B"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AFFIDAVIT</w:t>
      </w:r>
    </w:p>
    <w:p w14:paraId="617E453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432745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5EA64F99"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______________________________________________________ [</w:t>
      </w:r>
      <w:r w:rsidRPr="00267633">
        <w:rPr>
          <w:rFonts w:ascii="Times New Roman" w:eastAsia="Calibri" w:hAnsi="Times New Roman" w:cs="Times New Roman"/>
          <w:i/>
          <w:lang w:val="en-GB" w:eastAsia="en-GB"/>
        </w:rPr>
        <w:t>n</w:t>
      </w:r>
      <w:r w:rsidRPr="00267633">
        <w:rPr>
          <w:rFonts w:ascii="Times New Roman" w:eastAsia="Calibri" w:hAnsi="Times New Roman" w:cs="Times New Roman"/>
          <w:i/>
          <w:iCs/>
          <w:lang w:val="en-GB" w:eastAsia="en-GB"/>
        </w:rPr>
        <w:t>ame of Doctor</w:t>
      </w:r>
      <w:r w:rsidRPr="00267633">
        <w:rPr>
          <w:rFonts w:ascii="Times New Roman" w:eastAsia="Calibri" w:hAnsi="Times New Roman" w:cs="Times New Roman"/>
          <w:lang w:val="en-GB" w:eastAsia="en-GB"/>
        </w:rPr>
        <w:t>], of ________________________________________________________ [</w:t>
      </w:r>
      <w:r w:rsidRPr="00267633">
        <w:rPr>
          <w:rFonts w:ascii="Times New Roman" w:eastAsia="Calibri" w:hAnsi="Times New Roman" w:cs="Times New Roman"/>
          <w:i/>
          <w:lang w:val="en-GB" w:eastAsia="en-GB"/>
        </w:rPr>
        <w:t>a</w:t>
      </w:r>
      <w:r w:rsidRPr="00267633">
        <w:rPr>
          <w:rFonts w:ascii="Times New Roman" w:eastAsia="Calibri" w:hAnsi="Times New Roman" w:cs="Times New Roman"/>
          <w:i/>
          <w:iCs/>
          <w:lang w:val="en-GB" w:eastAsia="en-GB"/>
        </w:rPr>
        <w:t>ddress of Doctor</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lang w:val="en-GB" w:eastAsia="en-GB"/>
        </w:rPr>
        <w:t>, do make oath / affirm* and say as follows:</w:t>
      </w:r>
    </w:p>
    <w:p w14:paraId="2D48958C"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p>
    <w:p w14:paraId="549DE41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w:t>
      </w:r>
      <w:r w:rsidRPr="00267633">
        <w:rPr>
          <w:rFonts w:ascii="Times New Roman" w:eastAsia="Calibri" w:hAnsi="Times New Roman" w:cs="Times New Roman"/>
          <w:lang w:val="en-GB" w:eastAsia="en-GB"/>
        </w:rPr>
        <w:tab/>
        <w:t>I am a registered medical practitioner in Singapore.</w:t>
      </w:r>
    </w:p>
    <w:p w14:paraId="48442417"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929691C"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 </w:t>
      </w:r>
      <w:r w:rsidRPr="00267633">
        <w:rPr>
          <w:rFonts w:ascii="Times New Roman" w:eastAsia="Calibri" w:hAnsi="Times New Roman" w:cs="Times New Roman"/>
          <w:lang w:val="en-GB" w:eastAsia="en-GB"/>
        </w:rPr>
        <w:tab/>
        <w:t>The facts contained in this affidavit and the medical report exhibited herein are within my personal knowledge or are based on documents in my possession.</w:t>
      </w:r>
    </w:p>
    <w:p w14:paraId="44B2407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055F373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I confirm that the medical report exhibited herein and marked as “A” is mine and that I accept full responsibility for the said report.</w:t>
      </w:r>
    </w:p>
    <w:p w14:paraId="30D55494"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031A7C5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I am aware that my report is being adduced for the purpose of obtaining a declaration that the person who is the subject of this application, i.e. P, lacks capacity in relation to matters specified in the application.</w:t>
      </w:r>
    </w:p>
    <w:p w14:paraId="2A20255D"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2E4636E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6B43B44"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B527E43"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Sworn (or affirmed) by</w:t>
      </w:r>
      <w:r w:rsidRPr="00267633">
        <w:rPr>
          <w:rFonts w:ascii="Times New Roman" w:eastAsia="Calibri" w:hAnsi="Times New Roman" w:cs="Times New Roman"/>
          <w:lang w:val="en-GB" w:eastAsia="en-GB"/>
        </w:rPr>
        <w:tab/>
        <w:t>)</w:t>
      </w:r>
    </w:p>
    <w:p w14:paraId="06C2B306"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abovenamed on</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65AA91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day</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0F16F01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of</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20</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E05767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at Singapore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329FE5A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B3A8A9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FE3A8E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6BD3B54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3DD6AD0"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0576C2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4DBFB2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63F578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Commissioner for Oaths</w:t>
      </w:r>
    </w:p>
    <w:p w14:paraId="070E4EC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AF210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36ED16A" w14:textId="77777777" w:rsidR="00267633" w:rsidRPr="00267633" w:rsidRDefault="00267633" w:rsidP="00267633">
      <w:pPr>
        <w:spacing w:before="0" w:after="200" w:line="276" w:lineRule="auto"/>
        <w:divId w:val="2116439976"/>
        <w:rPr>
          <w:rFonts w:ascii="Times New Roman" w:eastAsia="Calibri" w:hAnsi="Times New Roman" w:cs="Times New Roman"/>
          <w:sz w:val="20"/>
          <w:szCs w:val="20"/>
          <w:lang w:val="en-GB" w:eastAsia="en-GB"/>
        </w:rPr>
      </w:pPr>
      <w:r w:rsidRPr="00267633">
        <w:rPr>
          <w:rFonts w:ascii="Times New Roman" w:eastAsia="Calibri" w:hAnsi="Times New Roman" w:cs="Times New Roman"/>
          <w:sz w:val="20"/>
          <w:szCs w:val="20"/>
          <w:lang w:val="en-GB" w:eastAsia="en-GB"/>
        </w:rPr>
        <w:br w:type="page"/>
      </w:r>
    </w:p>
    <w:p w14:paraId="0D64B916"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6C1D31D8"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370E15CB"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266DCF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F38EAB8"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59164A5"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5CED29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56"/>
          <w:u w:val="single"/>
          <w:lang w:val="en-GB" w:eastAsia="en-GB"/>
        </w:rPr>
      </w:pPr>
    </w:p>
    <w:p w14:paraId="0A7139EE"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4C821D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7CC7591F" w14:textId="77777777" w:rsidR="00267633" w:rsidRPr="00267633"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4896" behindDoc="0" locked="0" layoutInCell="1" allowOverlap="1" wp14:anchorId="75B20379" wp14:editId="493C327E">
                <wp:simplePos x="0" y="0"/>
                <wp:positionH relativeFrom="column">
                  <wp:posOffset>673100</wp:posOffset>
                </wp:positionH>
                <wp:positionV relativeFrom="paragraph">
                  <wp:posOffset>141605</wp:posOffset>
                </wp:positionV>
                <wp:extent cx="4390390" cy="3933825"/>
                <wp:effectExtent l="0" t="0" r="10160" b="28575"/>
                <wp:wrapNone/>
                <wp:docPr id="58"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94AB9" id="Rectangle 95" o:spid="_x0000_s1026" style="position:absolute;margin-left:53pt;margin-top:11.15pt;width:345.7pt;height:30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JhC33HkCAAD+BAAA&#10;DgAAAAAAAAAAAAAAAAAuAgAAZHJzL2Uyb0RvYy54bWxQSwECLQAUAAYACAAAACEAN8XgIN8AAAAK&#10;AQAADwAAAAAAAAAAAAAAAADTBAAAZHJzL2Rvd25yZXYueG1sUEsFBgAAAAAEAAQA8wAAAN8FAAAA&#10;AA==&#10;" filled="f"/>
            </w:pict>
          </mc:Fallback>
        </mc:AlternateContent>
      </w:r>
    </w:p>
    <w:p w14:paraId="06B2EB8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190372A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u w:val="single"/>
          <w:lang w:val="en-GB" w:eastAsia="en-GB"/>
        </w:rPr>
      </w:pPr>
    </w:p>
    <w:p w14:paraId="3451BF1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F1BBF93" w14:textId="77777777" w:rsidR="00267633" w:rsidRPr="00267633"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is the exhibit marked “A” referred to in the affidavit of ______________________________ [</w:t>
      </w:r>
      <w:r w:rsidRPr="00267633">
        <w:rPr>
          <w:rFonts w:ascii="Times New Roman" w:eastAsia="Calibri" w:hAnsi="Times New Roman" w:cs="Times New Roman"/>
          <w:i/>
          <w:lang w:val="en-GB" w:eastAsia="en-GB"/>
        </w:rPr>
        <w:t>name of doctor</w:t>
      </w:r>
      <w:r w:rsidRPr="00267633">
        <w:rPr>
          <w:rFonts w:ascii="Times New Roman" w:eastAsia="Calibri" w:hAnsi="Times New Roman" w:cs="Times New Roman"/>
          <w:lang w:val="en-GB" w:eastAsia="en-GB"/>
        </w:rPr>
        <w:t>] and sworn / affirmed before me on this _______________ [</w:t>
      </w:r>
      <w:r w:rsidRPr="00267633">
        <w:rPr>
          <w:rFonts w:ascii="Times New Roman" w:eastAsia="Calibri" w:hAnsi="Times New Roman" w:cs="Times New Roman"/>
          <w:i/>
          <w:lang w:val="en-GB" w:eastAsia="en-GB"/>
        </w:rPr>
        <w:t>date on which the affidavit is sworn or affirmed</w:t>
      </w:r>
      <w:r w:rsidRPr="00267633">
        <w:rPr>
          <w:rFonts w:ascii="Times New Roman" w:eastAsia="Calibri" w:hAnsi="Times New Roman" w:cs="Times New Roman"/>
          <w:lang w:val="en-GB" w:eastAsia="en-GB"/>
        </w:rPr>
        <w:t>].</w:t>
      </w:r>
    </w:p>
    <w:p w14:paraId="2691406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2D6136CB"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057FCF22"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133A0679"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34170F7F"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3BA562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4E88CA6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0CA7590"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Commissioner for Oaths</w:t>
      </w:r>
    </w:p>
    <w:p w14:paraId="220CF7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667E8EA2"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032C71A"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br w:type="page"/>
      </w:r>
    </w:p>
    <w:p w14:paraId="570CF9A6"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mallCaps/>
          <w:sz w:val="36"/>
          <w:szCs w:val="36"/>
          <w:u w:val="single"/>
          <w:lang w:val="en-GB" w:eastAsia="en-GB"/>
        </w:rPr>
      </w:pPr>
      <w:r w:rsidRPr="00267633">
        <w:rPr>
          <w:rFonts w:ascii="Times New Roman" w:eastAsia="Calibri" w:hAnsi="Times New Roman" w:cs="Times New Roman"/>
          <w:b/>
          <w:smallCaps/>
          <w:sz w:val="36"/>
          <w:szCs w:val="36"/>
          <w:u w:val="single"/>
          <w:lang w:val="en-GB" w:eastAsia="en-GB"/>
        </w:rPr>
        <w:t>Medical Report</w:t>
      </w:r>
    </w:p>
    <w:p w14:paraId="27D240E7"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i/>
          <w:szCs w:val="36"/>
          <w:u w:val="single"/>
          <w:lang w:val="en-GB" w:eastAsia="en-GB"/>
        </w:rPr>
      </w:pPr>
      <w:r w:rsidRPr="00267633">
        <w:rPr>
          <w:rFonts w:ascii="Times New Roman" w:eastAsia="Calibri" w:hAnsi="Times New Roman" w:cs="Times New Roman"/>
          <w:i/>
          <w:szCs w:val="36"/>
          <w:u w:val="single"/>
          <w:lang w:val="en-GB" w:eastAsia="en-GB"/>
        </w:rPr>
        <w:t>The entries in this form should be typed and not handwritten</w:t>
      </w: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4374EA03" w14:textId="77777777" w:rsidTr="00632015">
        <w:trPr>
          <w:divId w:val="2116439976"/>
          <w:tblCellSpacing w:w="142" w:type="dxa"/>
        </w:trPr>
        <w:tc>
          <w:tcPr>
            <w:tcW w:w="4710" w:type="pct"/>
            <w:shd w:val="clear" w:color="auto" w:fill="000000"/>
          </w:tcPr>
          <w:p w14:paraId="4810B17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1: PATIENT’S PARTICULARS</w:t>
            </w:r>
          </w:p>
        </w:tc>
      </w:tr>
      <w:tr w:rsidR="00267633" w:rsidRPr="00632015" w14:paraId="45EC115B" w14:textId="77777777" w:rsidTr="00632015">
        <w:trPr>
          <w:divId w:val="2116439976"/>
          <w:tblCellSpacing w:w="142" w:type="dxa"/>
        </w:trPr>
        <w:tc>
          <w:tcPr>
            <w:tcW w:w="4710" w:type="pct"/>
            <w:shd w:val="clear" w:color="auto" w:fill="auto"/>
          </w:tcPr>
          <w:p w14:paraId="77424F60"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patient:</w:t>
            </w:r>
          </w:p>
        </w:tc>
      </w:tr>
      <w:tr w:rsidR="00267633" w:rsidRPr="00632015" w14:paraId="42169777" w14:textId="77777777" w:rsidTr="00632015">
        <w:trPr>
          <w:divId w:val="2116439976"/>
          <w:tblCellSpacing w:w="142" w:type="dxa"/>
        </w:trPr>
        <w:tc>
          <w:tcPr>
            <w:tcW w:w="4710" w:type="pct"/>
            <w:shd w:val="clear" w:color="auto" w:fill="auto"/>
          </w:tcPr>
          <w:p w14:paraId="0C62B71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patient:</w:t>
            </w:r>
          </w:p>
        </w:tc>
      </w:tr>
      <w:tr w:rsidR="00267633" w:rsidRPr="00632015" w14:paraId="3DDF60C8" w14:textId="77777777" w:rsidTr="00632015">
        <w:trPr>
          <w:divId w:val="2116439976"/>
          <w:tblCellSpacing w:w="142" w:type="dxa"/>
        </w:trPr>
        <w:tc>
          <w:tcPr>
            <w:tcW w:w="4710" w:type="pct"/>
            <w:shd w:val="clear" w:color="auto" w:fill="auto"/>
          </w:tcPr>
          <w:p w14:paraId="77BD8D3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Age of patient:</w:t>
            </w:r>
          </w:p>
        </w:tc>
      </w:tr>
    </w:tbl>
    <w:p w14:paraId="3D909E6A"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36429AE4" w14:textId="77777777" w:rsidTr="00632015">
        <w:trPr>
          <w:divId w:val="2116439976"/>
          <w:tblCellSpacing w:w="142" w:type="dxa"/>
        </w:trPr>
        <w:tc>
          <w:tcPr>
            <w:tcW w:w="4710" w:type="pct"/>
            <w:shd w:val="clear" w:color="auto" w:fill="000000"/>
          </w:tcPr>
          <w:p w14:paraId="701A267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2: DOCTOR’S PARTICULARS</w:t>
            </w:r>
          </w:p>
        </w:tc>
      </w:tr>
      <w:tr w:rsidR="00267633" w:rsidRPr="00632015" w14:paraId="22488A5D" w14:textId="77777777" w:rsidTr="00632015">
        <w:trPr>
          <w:divId w:val="2116439976"/>
          <w:tblCellSpacing w:w="142" w:type="dxa"/>
        </w:trPr>
        <w:tc>
          <w:tcPr>
            <w:tcW w:w="4710" w:type="pct"/>
            <w:shd w:val="clear" w:color="auto" w:fill="auto"/>
          </w:tcPr>
          <w:p w14:paraId="343CF9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doctor:</w:t>
            </w:r>
          </w:p>
        </w:tc>
      </w:tr>
      <w:tr w:rsidR="00267633" w:rsidRPr="00632015" w14:paraId="5989CD74" w14:textId="77777777" w:rsidTr="00632015">
        <w:trPr>
          <w:divId w:val="2116439976"/>
          <w:tblCellSpacing w:w="142" w:type="dxa"/>
        </w:trPr>
        <w:tc>
          <w:tcPr>
            <w:tcW w:w="4710" w:type="pct"/>
            <w:shd w:val="clear" w:color="auto" w:fill="auto"/>
          </w:tcPr>
          <w:p w14:paraId="53F0D7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doctor:</w:t>
            </w:r>
          </w:p>
        </w:tc>
      </w:tr>
      <w:tr w:rsidR="00267633" w:rsidRPr="00632015" w14:paraId="72F2DF62" w14:textId="77777777" w:rsidTr="00632015">
        <w:trPr>
          <w:divId w:val="2116439976"/>
          <w:tblCellSpacing w:w="142" w:type="dxa"/>
        </w:trPr>
        <w:tc>
          <w:tcPr>
            <w:tcW w:w="4710" w:type="pct"/>
            <w:shd w:val="clear" w:color="auto" w:fill="auto"/>
          </w:tcPr>
          <w:p w14:paraId="169BD2C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MCR no. of doctor:</w:t>
            </w:r>
          </w:p>
        </w:tc>
      </w:tr>
      <w:tr w:rsidR="00267633" w:rsidRPr="00632015" w14:paraId="4C0F722D" w14:textId="77777777" w:rsidTr="00632015">
        <w:trPr>
          <w:divId w:val="2116439976"/>
          <w:tblCellSpacing w:w="142" w:type="dxa"/>
        </w:trPr>
        <w:tc>
          <w:tcPr>
            <w:tcW w:w="4710" w:type="pct"/>
            <w:shd w:val="clear" w:color="auto" w:fill="auto"/>
          </w:tcPr>
          <w:p w14:paraId="6A70956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Hospital / Clinic name and address:</w:t>
            </w:r>
          </w:p>
          <w:p w14:paraId="7C218D4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35C15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F47442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2FC43225" w14:textId="77777777" w:rsidTr="00632015">
        <w:trPr>
          <w:divId w:val="2116439976"/>
          <w:tblCellSpacing w:w="142" w:type="dxa"/>
        </w:trPr>
        <w:tc>
          <w:tcPr>
            <w:tcW w:w="4710" w:type="pct"/>
            <w:shd w:val="clear" w:color="auto" w:fill="auto"/>
          </w:tcPr>
          <w:p w14:paraId="079BFD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Doctor’s qualifications and experience in this area of work:</w:t>
            </w:r>
          </w:p>
          <w:p w14:paraId="065A852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9B20F5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F0359F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E9F3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E41073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FBFB55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89D4A1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530FD2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6C60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4941ECF2" w14:textId="77777777" w:rsidTr="00632015">
        <w:trPr>
          <w:divId w:val="2116439976"/>
          <w:tblCellSpacing w:w="142" w:type="dxa"/>
        </w:trPr>
        <w:tc>
          <w:tcPr>
            <w:tcW w:w="4710" w:type="pct"/>
            <w:shd w:val="clear" w:color="auto" w:fill="auto"/>
          </w:tcPr>
          <w:p w14:paraId="14C4829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Doctor-patient relationship:</w:t>
            </w:r>
          </w:p>
          <w:p w14:paraId="51D3C4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state if you have been seeing the patient regularly over a period of time (if so, please state when you first started seeing the patient and how often you see the patient) or if you saw the patient specifically for this mental capacity assessment only.</w:t>
            </w:r>
          </w:p>
          <w:p w14:paraId="442D4CE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8EB55B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745131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FB4F7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724AC2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4EDFE4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12BEE5D"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52A8C257" w14:textId="77777777" w:rsidTr="00632015">
        <w:trPr>
          <w:divId w:val="2116439976"/>
          <w:tblCellSpacing w:w="142" w:type="dxa"/>
        </w:trPr>
        <w:tc>
          <w:tcPr>
            <w:tcW w:w="4710" w:type="pct"/>
            <w:shd w:val="clear" w:color="auto" w:fill="000000"/>
          </w:tcPr>
          <w:p w14:paraId="0D640F3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3: PATIENT’S MEDICAL INFORMATION</w:t>
            </w:r>
          </w:p>
        </w:tc>
      </w:tr>
      <w:tr w:rsidR="00267633" w:rsidRPr="00632015" w14:paraId="63EC837C" w14:textId="77777777" w:rsidTr="00632015">
        <w:trPr>
          <w:divId w:val="2116439976"/>
          <w:tblCellSpacing w:w="142" w:type="dxa"/>
        </w:trPr>
        <w:tc>
          <w:tcPr>
            <w:tcW w:w="4710" w:type="pct"/>
            <w:shd w:val="clear" w:color="auto" w:fill="auto"/>
          </w:tcPr>
          <w:p w14:paraId="2F3477A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Patient’s clinical history:</w:t>
            </w:r>
          </w:p>
          <w:p w14:paraId="0ADE52ED"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note that you should provide sufficient detail to support your opinion in respect of P’s mental capacity.</w:t>
            </w:r>
          </w:p>
          <w:p w14:paraId="0E20161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Please also state the source of the information (e.g. from medical records, from the patient, from the applicant etc.).</w:t>
            </w:r>
          </w:p>
          <w:p w14:paraId="7FFCD2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129A65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5DEF31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5211F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2C9645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1B9A2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4F497C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66F016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B94FBD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D8F69B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1D8355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829DC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7E12361E" w14:textId="77777777" w:rsidTr="00632015">
        <w:trPr>
          <w:divId w:val="2116439976"/>
          <w:tblCellSpacing w:w="142" w:type="dxa"/>
        </w:trPr>
        <w:tc>
          <w:tcPr>
            <w:tcW w:w="4710" w:type="pct"/>
            <w:shd w:val="clear" w:color="auto" w:fill="auto"/>
          </w:tcPr>
          <w:p w14:paraId="037D06D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Findings from physical examination / mental state examination:</w:t>
            </w:r>
          </w:p>
          <w:p w14:paraId="6E7D0574"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 xml:space="preserve">Please note that you should provide sufficient detail to support your opinion in respect of P’s mental capacity.  </w:t>
            </w:r>
          </w:p>
          <w:p w14:paraId="4D4723AF"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also note that there should not be an overly long period between the date of examination of P and the date of this report.</w:t>
            </w:r>
          </w:p>
          <w:p w14:paraId="3D30C3D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2D5219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57555B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1666DD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1902CC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312315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BFCD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040CF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97162B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DE63A7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45EA5F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t>Date of physical examination / mental state examination</w:t>
            </w:r>
            <w:r w:rsidRPr="00632015">
              <w:rPr>
                <w:rFonts w:ascii="Times New Roman" w:eastAsia="Calibri" w:hAnsi="Times New Roman" w:cs="Times New Roman"/>
                <w:sz w:val="22"/>
                <w:szCs w:val="22"/>
                <w:lang w:eastAsia="en-GB"/>
              </w:rPr>
              <w:t>: _________________________</w:t>
            </w:r>
          </w:p>
        </w:tc>
      </w:tr>
      <w:tr w:rsidR="00267633" w:rsidRPr="00632015" w14:paraId="78D49ADE" w14:textId="77777777" w:rsidTr="00632015">
        <w:trPr>
          <w:divId w:val="2116439976"/>
          <w:tblCellSpacing w:w="142" w:type="dxa"/>
        </w:trPr>
        <w:tc>
          <w:tcPr>
            <w:tcW w:w="4710" w:type="pct"/>
            <w:shd w:val="clear" w:color="auto" w:fill="auto"/>
          </w:tcPr>
          <w:p w14:paraId="1BB315F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Relevant investigation results:</w:t>
            </w:r>
          </w:p>
          <w:p w14:paraId="405F2C6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sz w:val="22"/>
                <w:szCs w:val="22"/>
                <w:lang w:eastAsia="en-GB"/>
              </w:rPr>
              <w:br/>
            </w:r>
          </w:p>
          <w:p w14:paraId="1E374CA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A8559D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15BCB84A" w14:textId="77777777" w:rsidTr="00632015">
        <w:trPr>
          <w:divId w:val="2116439976"/>
          <w:tblCellSpacing w:w="142" w:type="dxa"/>
        </w:trPr>
        <w:tc>
          <w:tcPr>
            <w:tcW w:w="4710" w:type="pct"/>
            <w:shd w:val="clear" w:color="auto" w:fill="auto"/>
          </w:tcPr>
          <w:p w14:paraId="0F4629F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Diagnosis:</w:t>
            </w:r>
          </w:p>
          <w:p w14:paraId="11C4B13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1CE4AB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21524E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034696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3F6AB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2BEA7B39" w14:textId="77777777" w:rsidTr="00632015">
        <w:trPr>
          <w:divId w:val="2116439976"/>
          <w:tblCellSpacing w:w="142" w:type="dxa"/>
        </w:trPr>
        <w:tc>
          <w:tcPr>
            <w:tcW w:w="4710" w:type="pct"/>
            <w:shd w:val="clear" w:color="auto" w:fill="000000"/>
          </w:tcPr>
          <w:p w14:paraId="292C84A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4: OPINION ON PATIENT’S MENTAL CAPACITY</w:t>
            </w:r>
          </w:p>
        </w:tc>
      </w:tr>
      <w:tr w:rsidR="00267633" w:rsidRPr="00632015" w14:paraId="037A092C" w14:textId="77777777" w:rsidTr="00632015">
        <w:trPr>
          <w:divId w:val="2116439976"/>
          <w:tblCellSpacing w:w="142" w:type="dxa"/>
        </w:trPr>
        <w:tc>
          <w:tcPr>
            <w:tcW w:w="4710" w:type="pct"/>
            <w:shd w:val="clear" w:color="auto" w:fill="auto"/>
          </w:tcPr>
          <w:p w14:paraId="5D8611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Opinion on patient’s mental capacity in relation to personal welfare</w:t>
            </w:r>
          </w:p>
          <w:p w14:paraId="7B4CB7A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 xml:space="preserve">If you are unable to state “Yes” or “No” in respect of a </w:t>
            </w:r>
            <w:proofErr w:type="gramStart"/>
            <w:r w:rsidRPr="00632015">
              <w:rPr>
                <w:rFonts w:ascii="Times New Roman" w:eastAsia="Calibri" w:hAnsi="Times New Roman" w:cs="Times New Roman"/>
                <w:i/>
                <w:sz w:val="22"/>
                <w:szCs w:val="22"/>
                <w:lang w:eastAsia="en-GB"/>
              </w:rPr>
              <w:t>particular question</w:t>
            </w:r>
            <w:proofErr w:type="gramEnd"/>
            <w:r w:rsidRPr="00632015">
              <w:rPr>
                <w:rFonts w:ascii="Times New Roman" w:eastAsia="Calibri" w:hAnsi="Times New Roman" w:cs="Times New Roman"/>
                <w:i/>
                <w:sz w:val="22"/>
                <w:szCs w:val="22"/>
                <w:lang w:eastAsia="en-GB"/>
              </w:rPr>
              <w:t>, please state your opinion of P in respect of that item and provide sufficient supporting information.</w:t>
            </w:r>
          </w:p>
          <w:p w14:paraId="492F054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p>
          <w:p w14:paraId="2BEAF6EC"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personal welfare? </w:t>
            </w:r>
          </w:p>
          <w:p w14:paraId="700F8C0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632015">
              <w:rPr>
                <w:rFonts w:ascii="Times New Roman" w:eastAsia="Calibri" w:hAnsi="Times New Roman" w:cs="Times New Roman"/>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1F7CEA8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63CFC41"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3CA61597"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4A9722B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31C81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1794975B"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3A7F492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0259DB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personal welfare?</w:t>
            </w:r>
          </w:p>
          <w:p w14:paraId="7E1FE1F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82DEB26"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p>
          <w:p w14:paraId="04A2DFDC"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personal welfare?</w:t>
            </w:r>
          </w:p>
          <w:p w14:paraId="7772A03C"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026C815B" w14:textId="77777777" w:rsidTr="00632015">
        <w:trPr>
          <w:divId w:val="2116439976"/>
          <w:tblCellSpacing w:w="142" w:type="dxa"/>
        </w:trPr>
        <w:tc>
          <w:tcPr>
            <w:tcW w:w="4710" w:type="pct"/>
            <w:shd w:val="clear" w:color="auto" w:fill="auto"/>
          </w:tcPr>
          <w:p w14:paraId="7BBE9BB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Opinion on patient’s mental capacity in relation to PROPERTY AND AFFAIRS</w:t>
            </w:r>
          </w:p>
          <w:p w14:paraId="5A67FD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r w:rsidRPr="00ED3579">
              <w:rPr>
                <w:rFonts w:ascii="Times New Roman" w:eastAsia="Calibri" w:hAnsi="Times New Roman" w:cs="Times New Roman"/>
                <w:b/>
                <w:i/>
                <w:sz w:val="22"/>
                <w:szCs w:val="22"/>
                <w:lang w:eastAsia="en-GB"/>
              </w:rPr>
              <w:t xml:space="preserve">If you are unable to state “Yes” or “No” in respect of a </w:t>
            </w:r>
            <w:proofErr w:type="gramStart"/>
            <w:r w:rsidRPr="00ED3579">
              <w:rPr>
                <w:rFonts w:ascii="Times New Roman" w:eastAsia="Calibri" w:hAnsi="Times New Roman" w:cs="Times New Roman"/>
                <w:b/>
                <w:i/>
                <w:sz w:val="22"/>
                <w:szCs w:val="22"/>
                <w:lang w:eastAsia="en-GB"/>
              </w:rPr>
              <w:t>particular question</w:t>
            </w:r>
            <w:proofErr w:type="gramEnd"/>
            <w:r w:rsidRPr="00ED3579">
              <w:rPr>
                <w:rFonts w:ascii="Times New Roman" w:eastAsia="Calibri" w:hAnsi="Times New Roman" w:cs="Times New Roman"/>
                <w:b/>
                <w:i/>
                <w:sz w:val="22"/>
                <w:szCs w:val="22"/>
                <w:lang w:eastAsia="en-GB"/>
              </w:rPr>
              <w:t>, please state your opinion of P in respect of that item and provide sufficient supporting information.</w:t>
            </w:r>
          </w:p>
          <w:p w14:paraId="6267231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p>
          <w:p w14:paraId="29BB3C52"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property and affairs? </w:t>
            </w:r>
          </w:p>
          <w:p w14:paraId="0F05EA6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0FD8E3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A459AF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6B55C3A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543EB4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049327A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1C64C41A"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60C3E72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56875E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property and affairs?</w:t>
            </w:r>
          </w:p>
          <w:p w14:paraId="223373E8"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AF243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B08028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property and affairs?</w:t>
            </w:r>
          </w:p>
          <w:p w14:paraId="6D5574B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7BE603ED" w14:textId="77777777" w:rsidTr="00632015">
        <w:trPr>
          <w:divId w:val="2116439976"/>
          <w:tblCellSpacing w:w="142" w:type="dxa"/>
        </w:trPr>
        <w:tc>
          <w:tcPr>
            <w:tcW w:w="4710" w:type="pct"/>
            <w:shd w:val="clear" w:color="auto" w:fill="auto"/>
          </w:tcPr>
          <w:p w14:paraId="17AB3BEE" w14:textId="77777777" w:rsidR="00267633" w:rsidRPr="00ED3579" w:rsidRDefault="00267633" w:rsidP="00632015">
            <w:pPr>
              <w:autoSpaceDE w:val="0"/>
              <w:autoSpaceDN w:val="0"/>
              <w:adjustRightInd w:val="0"/>
              <w:spacing w:before="0" w:after="0" w:line="288"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Please state the basis of your opinion above in respect of the patient’s mental capacity:</w:t>
            </w:r>
          </w:p>
          <w:p w14:paraId="1F26D1F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F51933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788D44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744B64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212BA9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38DB83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EE0924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859BE5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5E8AB5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A02BD6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6287E9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A8C676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767B56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0A637B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3B4030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tc>
      </w:tr>
      <w:tr w:rsidR="00267633" w:rsidRPr="00632015" w14:paraId="48B45936" w14:textId="77777777" w:rsidTr="00632015">
        <w:trPr>
          <w:divId w:val="2116439976"/>
          <w:tblCellSpacing w:w="142" w:type="dxa"/>
        </w:trPr>
        <w:tc>
          <w:tcPr>
            <w:tcW w:w="4710" w:type="pct"/>
            <w:shd w:val="clear" w:color="auto" w:fill="auto"/>
          </w:tcPr>
          <w:p w14:paraId="4231A51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Prognosis</w:t>
            </w:r>
          </w:p>
          <w:p w14:paraId="059839D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3BF044C0"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is the patient likely to regain mental capacity?</w:t>
            </w:r>
          </w:p>
          <w:p w14:paraId="0B8A4A7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Not Sure</w:t>
            </w:r>
          </w:p>
          <w:p w14:paraId="5356E94E"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p>
          <w:p w14:paraId="484132C5"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If “Yes” or “Not Sure”, please suggest when another assessment of the patient’s mental capacity should be carried out:</w:t>
            </w:r>
          </w:p>
          <w:p w14:paraId="08459C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19DAAF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r w:rsidR="00267633" w:rsidRPr="00632015" w14:paraId="22CA3B0E" w14:textId="77777777" w:rsidTr="00632015">
        <w:trPr>
          <w:divId w:val="2116439976"/>
          <w:tblCellSpacing w:w="142" w:type="dxa"/>
        </w:trPr>
        <w:tc>
          <w:tcPr>
            <w:tcW w:w="4710" w:type="pct"/>
            <w:shd w:val="clear" w:color="auto" w:fill="auto"/>
          </w:tcPr>
          <w:p w14:paraId="49CF4F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would the patient understand if he/she were to be informed of this application? </w:t>
            </w:r>
          </w:p>
          <w:p w14:paraId="311C392D" w14:textId="77777777" w:rsidR="00267633" w:rsidRPr="00ED3579" w:rsidRDefault="00267633" w:rsidP="00632015">
            <w:pPr>
              <w:autoSpaceDE w:val="0"/>
              <w:autoSpaceDN w:val="0"/>
              <w:adjustRightInd w:val="0"/>
              <w:spacing w:before="12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p>
        </w:tc>
      </w:tr>
      <w:tr w:rsidR="00267633" w:rsidRPr="00632015" w14:paraId="7588DAF3" w14:textId="77777777" w:rsidTr="00632015">
        <w:trPr>
          <w:divId w:val="2116439976"/>
          <w:tblCellSpacing w:w="142" w:type="dxa"/>
        </w:trPr>
        <w:tc>
          <w:tcPr>
            <w:tcW w:w="4710" w:type="pct"/>
            <w:shd w:val="clear" w:color="auto" w:fill="auto"/>
          </w:tcPr>
          <w:p w14:paraId="43485B6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Are you aware of any other doctor who holds a different professional opinion regarding the patient’s mental capacity?  If so, please provide details:</w:t>
            </w:r>
          </w:p>
          <w:p w14:paraId="49E77E0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0DA6C7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66800B9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9496B1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09DEC8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bl>
    <w:p w14:paraId="1E4494B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1B6713B1" w14:textId="77777777" w:rsidTr="00632015">
        <w:trPr>
          <w:divId w:val="2116439976"/>
          <w:tblCellSpacing w:w="142" w:type="dxa"/>
        </w:trPr>
        <w:tc>
          <w:tcPr>
            <w:tcW w:w="4710" w:type="pct"/>
            <w:shd w:val="clear" w:color="auto" w:fill="000000"/>
          </w:tcPr>
          <w:p w14:paraId="4808F9E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5: DECLARATION</w:t>
            </w:r>
          </w:p>
        </w:tc>
      </w:tr>
      <w:tr w:rsidR="00267633" w:rsidRPr="00CE2010" w14:paraId="3466F0FC" w14:textId="77777777" w:rsidTr="00632015">
        <w:trPr>
          <w:divId w:val="2116439976"/>
          <w:tblCellSpacing w:w="142" w:type="dxa"/>
        </w:trPr>
        <w:tc>
          <w:tcPr>
            <w:tcW w:w="4710" w:type="pct"/>
            <w:shd w:val="clear" w:color="auto" w:fill="auto"/>
          </w:tcPr>
          <w:p w14:paraId="5C6B36CE"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have read and understood the provisions in sections 3, 4 and 5 of the Mental Capacity Act.</w:t>
            </w:r>
          </w:p>
          <w:p w14:paraId="18225DF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97ACFF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 xml:space="preserve">I understand that my medical report </w:t>
            </w:r>
            <w:proofErr w:type="gramStart"/>
            <w:r w:rsidRPr="00CE2010">
              <w:rPr>
                <w:rFonts w:ascii="Times New Roman" w:eastAsia="Calibri" w:hAnsi="Times New Roman" w:cs="Times New Roman"/>
                <w:b/>
                <w:sz w:val="22"/>
                <w:szCs w:val="22"/>
                <w:lang w:eastAsia="en-GB"/>
              </w:rPr>
              <w:t>has to</w:t>
            </w:r>
            <w:proofErr w:type="gramEnd"/>
            <w:r w:rsidRPr="00CE2010">
              <w:rPr>
                <w:rFonts w:ascii="Times New Roman" w:eastAsia="Calibri" w:hAnsi="Times New Roman" w:cs="Times New Roman"/>
                <w:b/>
                <w:sz w:val="22"/>
                <w:szCs w:val="22"/>
                <w:lang w:eastAsia="en-GB"/>
              </w:rPr>
              <w:t xml:space="preserve"> contain sufficient detailed information about P’s condition to support my opinion of P’s mental capacity.</w:t>
            </w:r>
          </w:p>
          <w:p w14:paraId="7789731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F1178C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believe in the correctness of the opinion set out herein.</w:t>
            </w:r>
          </w:p>
          <w:p w14:paraId="0C54078C"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understand that in giving this report my duty is to the Court and I confirm that I have complied with this duty.</w:t>
            </w:r>
          </w:p>
          <w:p w14:paraId="0EB24CD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939C84A"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8C59AF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FD6FEF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60173D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0C6255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Signature:</w:t>
            </w:r>
            <w:r w:rsidRPr="00CE2010">
              <w:rPr>
                <w:rFonts w:ascii="Times New Roman" w:eastAsia="Calibri" w:hAnsi="Times New Roman" w:cs="Times New Roman"/>
                <w:b/>
                <w:sz w:val="22"/>
                <w:szCs w:val="22"/>
                <w:lang w:eastAsia="en-GB"/>
              </w:rPr>
              <w:tab/>
              <w:t>_______________________</w:t>
            </w:r>
          </w:p>
          <w:p w14:paraId="3C9489C0"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975553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Name: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p w14:paraId="1553810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F8A36D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Date: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tc>
      </w:tr>
    </w:tbl>
    <w:p w14:paraId="6C37B854"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r w:rsidRPr="00267633">
        <w:rPr>
          <w:rFonts w:ascii="Times New Roman" w:eastAsia="Calibri" w:hAnsi="Times New Roman" w:cs="Times New Roman"/>
          <w:b/>
          <w:i/>
          <w:lang w:val="en-GB" w:eastAsia="en-GB"/>
        </w:rPr>
        <w:t>Explanatory notes:</w:t>
      </w:r>
    </w:p>
    <w:p w14:paraId="30A764FB" w14:textId="77777777" w:rsidR="00267633" w:rsidRPr="00267633" w:rsidRDefault="00267633" w:rsidP="00267633">
      <w:pPr>
        <w:autoSpaceDE w:val="0"/>
        <w:autoSpaceDN w:val="0"/>
        <w:adjustRightInd w:val="0"/>
        <w:spacing w:before="0" w:after="0" w:line="288" w:lineRule="auto"/>
        <w:jc w:val="both"/>
        <w:divId w:val="2116439976"/>
        <w:rPr>
          <w:rFonts w:ascii="Times New Roman" w:eastAsia="Calibri" w:hAnsi="Times New Roman" w:cs="Times New Roman"/>
          <w:b/>
          <w:i/>
          <w:sz w:val="22"/>
          <w:szCs w:val="22"/>
          <w:lang w:val="en-GB" w:eastAsia="en-GB"/>
        </w:rPr>
      </w:pPr>
    </w:p>
    <w:p w14:paraId="20D9AB68" w14:textId="77777777" w:rsidR="00267633" w:rsidRPr="00267633" w:rsidRDefault="00267633" w:rsidP="00267633">
      <w:pPr>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1.</w:t>
      </w:r>
      <w:r w:rsidRPr="00267633">
        <w:rPr>
          <w:rFonts w:ascii="Times New Roman" w:eastAsia="Calibri" w:hAnsi="Times New Roman" w:cs="Times New Roman"/>
          <w:i/>
          <w:lang w:val="en-GB" w:eastAsia="en-GB"/>
        </w:rPr>
        <w:tab/>
        <w:t>“Personal welfare” refers to matters such as deciding where to live and consenting to medical and dental treatment.</w:t>
      </w:r>
    </w:p>
    <w:p w14:paraId="59916D6D"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3B1FD4BA"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2.</w:t>
      </w:r>
      <w:r w:rsidRPr="00267633">
        <w:rPr>
          <w:rFonts w:ascii="Times New Roman" w:eastAsia="Calibri" w:hAnsi="Times New Roman" w:cs="Times New Roman"/>
          <w:i/>
          <w:lang w:val="en-GB" w:eastAsia="en-GB"/>
        </w:rPr>
        <w:tab/>
        <w:t>“Property and affairs”, as the name implies, refers to matters concerning the patient’s financial affairs and property.</w:t>
      </w:r>
    </w:p>
    <w:p w14:paraId="4F30AD26"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196F72E2"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3.</w:t>
      </w:r>
      <w:r w:rsidRPr="00267633">
        <w:rPr>
          <w:rFonts w:ascii="Times New Roman" w:eastAsia="Calibri" w:hAnsi="Times New Roman" w:cs="Times New Roman"/>
          <w:i/>
          <w:lang w:val="en-GB" w:eastAsia="en-GB"/>
        </w:rPr>
        <w:tab/>
        <w:t>When giving your opinion on the patient’s mental capacity, please note that where it is not patently obvious from the clinical history and examination that the patient has or lacks capacity, you will need to explain the basis for your opinion.</w:t>
      </w:r>
    </w:p>
    <w:p w14:paraId="6397070A"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33F5FAA7"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7E9DA15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t>Section 3 of the Mental Capacity Act</w:t>
      </w:r>
    </w:p>
    <w:p w14:paraId="0043B485"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p>
    <w:p w14:paraId="4070F60F"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r w:rsidRPr="00267633">
        <w:rPr>
          <w:rFonts w:ascii="Times New Roman" w:hAnsi="Times New Roman" w:cs="Times New Roman"/>
          <w:i/>
          <w:lang w:val="en"/>
        </w:rPr>
        <w:t xml:space="preserve">(1) </w:t>
      </w:r>
      <w:r w:rsidRPr="00267633">
        <w:rPr>
          <w:rFonts w:ascii="Times New Roman" w:hAnsi="Times New Roman" w:cs="Times New Roman"/>
          <w:i/>
          <w:lang w:val="en"/>
        </w:rPr>
        <w:tab/>
        <w:t>The following principles apply for the purposes of this Act.</w:t>
      </w:r>
    </w:p>
    <w:p w14:paraId="489C6994"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bookmarkStart w:id="104" w:name="pr3-ps2-."/>
      <w:bookmarkEnd w:id="104"/>
      <w:r w:rsidRPr="00267633">
        <w:rPr>
          <w:rFonts w:ascii="Times New Roman" w:hAnsi="Times New Roman" w:cs="Times New Roman"/>
          <w:i/>
          <w:lang w:val="en"/>
        </w:rPr>
        <w:t xml:space="preserve">(2) </w:t>
      </w:r>
      <w:r w:rsidRPr="00267633">
        <w:rPr>
          <w:rFonts w:ascii="Times New Roman" w:hAnsi="Times New Roman" w:cs="Times New Roman"/>
          <w:i/>
          <w:lang w:val="en"/>
        </w:rPr>
        <w:tab/>
        <w:t>A person must be assumed to have capacity unless it is established that he lacks capacity.</w:t>
      </w:r>
    </w:p>
    <w:p w14:paraId="338B299C"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(3)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unless all practicable steps to help him to do so have been taken without success.</w:t>
      </w:r>
    </w:p>
    <w:p w14:paraId="7CC80D26"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(4)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merely because he makes an unwise decision.</w:t>
      </w:r>
    </w:p>
    <w:p w14:paraId="21AD75F3"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5" w:name="pr3-ps5-."/>
      <w:bookmarkEnd w:id="105"/>
      <w:r w:rsidRPr="00267633">
        <w:rPr>
          <w:rFonts w:ascii="Times New Roman" w:hAnsi="Times New Roman" w:cs="Times New Roman"/>
          <w:i/>
          <w:lang w:val="en"/>
        </w:rPr>
        <w:t xml:space="preserve">(5) </w:t>
      </w:r>
      <w:r w:rsidRPr="00267633">
        <w:rPr>
          <w:rFonts w:ascii="Times New Roman" w:hAnsi="Times New Roman" w:cs="Times New Roman"/>
          <w:i/>
          <w:lang w:val="en"/>
        </w:rPr>
        <w:tab/>
        <w:t>An act done, or a decision made, under this Act for or on behalf of a person who lacks capacity must be done, or made, in his best interests.</w:t>
      </w:r>
    </w:p>
    <w:p w14:paraId="1692AA98"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6" w:name="pr3-ps6-."/>
      <w:bookmarkEnd w:id="106"/>
      <w:r w:rsidRPr="00267633">
        <w:rPr>
          <w:rFonts w:ascii="Times New Roman" w:hAnsi="Times New Roman" w:cs="Times New Roman"/>
          <w:i/>
          <w:lang w:val="en"/>
        </w:rPr>
        <w:t xml:space="preserve">(6) </w:t>
      </w:r>
      <w:r w:rsidRPr="00267633">
        <w:rPr>
          <w:rFonts w:ascii="Times New Roman" w:hAnsi="Times New Roman" w:cs="Times New Roman"/>
          <w:i/>
          <w:lang w:val="en"/>
        </w:rPr>
        <w:tab/>
        <w:t>Before the act is done, or the decision is made, regard must be had to whether the purpose for which it is needed can be as effectively achieved in a way that is less restrictive of the person’s rights and freedom of action.</w:t>
      </w:r>
    </w:p>
    <w:p w14:paraId="13A74F5B"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149C0A23"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t>Section 4 of the Mental Capacity Act</w:t>
      </w:r>
    </w:p>
    <w:p w14:paraId="413D9D6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73CC7D9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07" w:name="pr3-ps3-."/>
      <w:bookmarkStart w:id="108" w:name="pr3-ps4-."/>
      <w:bookmarkStart w:id="109" w:name="pr4-ps1-."/>
      <w:bookmarkEnd w:id="107"/>
      <w:bookmarkEnd w:id="108"/>
      <w:bookmarkEnd w:id="109"/>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For the purposes of this Act, a person lacks capacity in relation to a matter if at the material time he is unable to make a decision for himself in relation to the matter because of an impairment of, or a disturbance in the functioning of, the mind or brain.</w:t>
      </w:r>
    </w:p>
    <w:p w14:paraId="06F9F4E7"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0" w:name="pr4-ps2-."/>
      <w:bookmarkEnd w:id="110"/>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It does not matter whether the impairment or disturbance is permanent or temporary.</w:t>
      </w:r>
    </w:p>
    <w:p w14:paraId="3E34F17F"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1" w:name="pr4-ps3-."/>
      <w:bookmarkEnd w:id="111"/>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A lack of capacity cannot be established merely by reference to —</w:t>
      </w:r>
    </w:p>
    <w:p w14:paraId="10217C17"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w:t>
      </w:r>
      <w:r w:rsidRPr="00267633">
        <w:rPr>
          <w:rFonts w:ascii="Times New Roman" w:eastAsia="Calibri" w:hAnsi="Times New Roman" w:cs="Times New Roman"/>
          <w:i/>
          <w:iCs/>
          <w:lang w:val="en" w:eastAsia="en-GB"/>
        </w:rPr>
        <w:t>a</w:t>
      </w:r>
      <w:r w:rsidRPr="00267633">
        <w:rPr>
          <w:rFonts w:ascii="Times New Roman" w:eastAsia="Calibri" w:hAnsi="Times New Roman" w:cs="Times New Roman"/>
          <w:i/>
          <w:lang w:val="en" w:eastAsia="en-GB"/>
        </w:rPr>
        <w:t>)</w:t>
      </w:r>
      <w:r w:rsidRPr="00267633">
        <w:rPr>
          <w:rFonts w:ascii="Times New Roman" w:eastAsia="Calibri" w:hAnsi="Times New Roman" w:cs="Times New Roman"/>
          <w:i/>
          <w:lang w:val="en" w:eastAsia="en-GB"/>
        </w:rPr>
        <w:tab/>
        <w:t>a person’s age or appearance; or</w:t>
      </w:r>
    </w:p>
    <w:p w14:paraId="6FA247DC"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a condition of his, or an aspect of his </w:t>
      </w:r>
      <w:proofErr w:type="spellStart"/>
      <w:r w:rsidRPr="00267633">
        <w:rPr>
          <w:rFonts w:ascii="Times New Roman" w:eastAsia="Calibri" w:hAnsi="Times New Roman" w:cs="Times New Roman"/>
          <w:i/>
          <w:lang w:val="en" w:eastAsia="en-GB"/>
        </w:rPr>
        <w:t>behaviour</w:t>
      </w:r>
      <w:proofErr w:type="spellEnd"/>
      <w:r w:rsidRPr="00267633">
        <w:rPr>
          <w:rFonts w:ascii="Times New Roman" w:eastAsia="Calibri" w:hAnsi="Times New Roman" w:cs="Times New Roman"/>
          <w:i/>
          <w:lang w:val="en" w:eastAsia="en-GB"/>
        </w:rPr>
        <w:t>, which might lead others to make unjustified assumptions about his capacity.</w:t>
      </w:r>
    </w:p>
    <w:p w14:paraId="3FABA40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2" w:name="pr4-ps4-."/>
      <w:bookmarkEnd w:id="112"/>
      <w:r w:rsidRPr="00267633">
        <w:rPr>
          <w:rFonts w:ascii="Times New Roman" w:eastAsia="Calibri" w:hAnsi="Times New Roman" w:cs="Times New Roman"/>
          <w:i/>
          <w:lang w:val="en" w:eastAsia="en-GB"/>
        </w:rPr>
        <w:t>(4)</w:t>
      </w:r>
      <w:r w:rsidRPr="00267633">
        <w:rPr>
          <w:rFonts w:ascii="Times New Roman" w:eastAsia="Calibri" w:hAnsi="Times New Roman" w:cs="Times New Roman"/>
          <w:i/>
          <w:lang w:val="en" w:eastAsia="en-GB"/>
        </w:rPr>
        <w:tab/>
        <w:t>In proceedings under this Act (other than proceedings for offences under this Act), any question whether a person lacks capacity within the meaning of this Act must be decided on the balance of probabilities.</w:t>
      </w:r>
    </w:p>
    <w:p w14:paraId="36C089F8"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3" w:name="pr4-ps5-."/>
      <w:bookmarkEnd w:id="113"/>
      <w:r w:rsidRPr="00267633">
        <w:rPr>
          <w:rFonts w:ascii="Times New Roman" w:eastAsia="Calibri" w:hAnsi="Times New Roman" w:cs="Times New Roman"/>
          <w:i/>
          <w:lang w:val="en" w:eastAsia="en-GB"/>
        </w:rPr>
        <w:t xml:space="preserve">(5) </w:t>
      </w:r>
      <w:r w:rsidRPr="00267633">
        <w:rPr>
          <w:rFonts w:ascii="Times New Roman" w:eastAsia="Calibri" w:hAnsi="Times New Roman" w:cs="Times New Roman"/>
          <w:i/>
          <w:lang w:val="en" w:eastAsia="en-GB"/>
        </w:rPr>
        <w:tab/>
        <w:t>Subject to section 21, no power which a person (“D”) may exercise under this Act —</w:t>
      </w:r>
    </w:p>
    <w:p w14:paraId="1379B860"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in relation to a person who lacks capacity; or</w:t>
      </w:r>
    </w:p>
    <w:p w14:paraId="3FA3071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where D reasonably thinks that a person lacks capacity,</w:t>
      </w:r>
    </w:p>
    <w:p w14:paraId="6C5359B0" w14:textId="77777777" w:rsidR="00267633" w:rsidRPr="00267633" w:rsidRDefault="00267633" w:rsidP="00267633">
      <w:pPr>
        <w:spacing w:before="120" w:after="0" w:line="288" w:lineRule="auto"/>
        <w:ind w:firstLine="720"/>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is exercisable in relation to a person below 21 years of age.</w:t>
      </w:r>
    </w:p>
    <w:p w14:paraId="54A4A375" w14:textId="77777777" w:rsidR="00267633" w:rsidRPr="00267633" w:rsidRDefault="00267633" w:rsidP="00267633">
      <w:pPr>
        <w:spacing w:before="120" w:after="0" w:line="288" w:lineRule="auto"/>
        <w:jc w:val="both"/>
        <w:divId w:val="2116439976"/>
        <w:rPr>
          <w:rFonts w:ascii="Times New Roman" w:eastAsia="Calibri" w:hAnsi="Times New Roman" w:cs="Times New Roman"/>
          <w:i/>
          <w:iCs/>
          <w:lang w:val="en" w:eastAsia="en-GB"/>
        </w:rPr>
      </w:pPr>
      <w:bookmarkStart w:id="114" w:name="pr5-he-."/>
      <w:bookmarkEnd w:id="114"/>
    </w:p>
    <w:p w14:paraId="4B1F9658" w14:textId="77777777" w:rsidR="00267633" w:rsidRPr="00267633" w:rsidRDefault="00267633" w:rsidP="00267633">
      <w:pPr>
        <w:spacing w:before="120" w:after="0" w:line="288" w:lineRule="auto"/>
        <w:jc w:val="both"/>
        <w:divId w:val="2116439976"/>
        <w:rPr>
          <w:rFonts w:ascii="Times New Roman" w:eastAsia="Calibri" w:hAnsi="Times New Roman" w:cs="Times New Roman"/>
          <w:b/>
          <w:bCs/>
          <w:i/>
          <w:lang w:val="en" w:eastAsia="en-GB"/>
        </w:rPr>
      </w:pPr>
      <w:r w:rsidRPr="00267633">
        <w:rPr>
          <w:rFonts w:ascii="Times New Roman" w:eastAsia="Calibri" w:hAnsi="Times New Roman" w:cs="Times New Roman"/>
          <w:b/>
          <w:bCs/>
          <w:i/>
          <w:lang w:val="en" w:eastAsia="en-GB"/>
        </w:rPr>
        <w:t>Section 5 of the Mental Capacity Act</w:t>
      </w:r>
    </w:p>
    <w:p w14:paraId="15D79BD1" w14:textId="77777777" w:rsidR="00267633" w:rsidRPr="00267633" w:rsidRDefault="00267633" w:rsidP="00267633">
      <w:pPr>
        <w:spacing w:before="120" w:after="0" w:line="288" w:lineRule="auto"/>
        <w:jc w:val="both"/>
        <w:divId w:val="2116439976"/>
        <w:rPr>
          <w:rFonts w:ascii="Times New Roman" w:eastAsia="Calibri" w:hAnsi="Times New Roman" w:cs="Times New Roman"/>
          <w:i/>
          <w:lang w:val="en" w:eastAsia="en-GB"/>
        </w:rPr>
      </w:pPr>
    </w:p>
    <w:p w14:paraId="0B815F58"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 xml:space="preserve">For the purposes of section 4, a person is unable to </w:t>
      </w:r>
      <w:proofErr w:type="gramStart"/>
      <w:r w:rsidRPr="00267633">
        <w:rPr>
          <w:rFonts w:ascii="Times New Roman" w:eastAsia="Calibri" w:hAnsi="Times New Roman" w:cs="Times New Roman"/>
          <w:i/>
          <w:lang w:val="en" w:eastAsia="en-GB"/>
        </w:rPr>
        <w:t>make a decision</w:t>
      </w:r>
      <w:proofErr w:type="gramEnd"/>
      <w:r w:rsidRPr="00267633">
        <w:rPr>
          <w:rFonts w:ascii="Times New Roman" w:eastAsia="Calibri" w:hAnsi="Times New Roman" w:cs="Times New Roman"/>
          <w:i/>
          <w:lang w:val="en" w:eastAsia="en-GB"/>
        </w:rPr>
        <w:t xml:space="preserve"> for himself if he is unable —</w:t>
      </w:r>
    </w:p>
    <w:p w14:paraId="7D33723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 xml:space="preserve">to understand the information relevant to the </w:t>
      </w:r>
      <w:proofErr w:type="gramStart"/>
      <w:r w:rsidRPr="00267633">
        <w:rPr>
          <w:rFonts w:ascii="Times New Roman" w:eastAsia="Calibri" w:hAnsi="Times New Roman" w:cs="Times New Roman"/>
          <w:i/>
          <w:lang w:val="en" w:eastAsia="en-GB"/>
        </w:rPr>
        <w:t>decision;</w:t>
      </w:r>
      <w:proofErr w:type="gramEnd"/>
    </w:p>
    <w:p w14:paraId="39B140C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to retain that </w:t>
      </w:r>
      <w:proofErr w:type="gramStart"/>
      <w:r w:rsidRPr="00267633">
        <w:rPr>
          <w:rFonts w:ascii="Times New Roman" w:eastAsia="Calibri" w:hAnsi="Times New Roman" w:cs="Times New Roman"/>
          <w:i/>
          <w:lang w:val="en" w:eastAsia="en-GB"/>
        </w:rPr>
        <w:t>information;</w:t>
      </w:r>
      <w:proofErr w:type="gramEnd"/>
    </w:p>
    <w:p w14:paraId="600F174A"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(c)</w:t>
      </w:r>
      <w:r w:rsidRPr="00267633">
        <w:rPr>
          <w:rFonts w:ascii="Times New Roman" w:eastAsia="Calibri" w:hAnsi="Times New Roman" w:cs="Times New Roman"/>
          <w:i/>
          <w:lang w:val="en" w:eastAsia="en-GB"/>
        </w:rPr>
        <w:tab/>
        <w:t>to use or weigh that information as part of the process of making the decision; or</w:t>
      </w:r>
    </w:p>
    <w:p w14:paraId="3DFD5B8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(d)</w:t>
      </w:r>
      <w:r w:rsidRPr="00267633">
        <w:rPr>
          <w:rFonts w:ascii="Times New Roman" w:eastAsia="Calibri" w:hAnsi="Times New Roman" w:cs="Times New Roman"/>
          <w:i/>
          <w:lang w:val="en" w:eastAsia="en-GB"/>
        </w:rPr>
        <w:tab/>
        <w:t>to communicate his decision (whether by talking, using sign language or any other means).</w:t>
      </w:r>
    </w:p>
    <w:p w14:paraId="3BAD4E9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5" w:name="pr5-ps2-."/>
      <w:bookmarkEnd w:id="115"/>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A person is not to be regarded as unable to understand the information relevant to a decision if he is able to understand an explanation of it given to him in a way that is appropriate to his circumstances (using simple language, visual aids or any other means).</w:t>
      </w:r>
    </w:p>
    <w:p w14:paraId="02ACDD1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6" w:name="pr5-ps3-."/>
      <w:bookmarkEnd w:id="116"/>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 xml:space="preserve">The fact that a person </w:t>
      </w:r>
      <w:proofErr w:type="gramStart"/>
      <w:r w:rsidRPr="00267633">
        <w:rPr>
          <w:rFonts w:ascii="Times New Roman" w:eastAsia="Calibri" w:hAnsi="Times New Roman" w:cs="Times New Roman"/>
          <w:i/>
          <w:lang w:val="en" w:eastAsia="en-GB"/>
        </w:rPr>
        <w:t>is able to</w:t>
      </w:r>
      <w:proofErr w:type="gramEnd"/>
      <w:r w:rsidRPr="00267633">
        <w:rPr>
          <w:rFonts w:ascii="Times New Roman" w:eastAsia="Calibri" w:hAnsi="Times New Roman" w:cs="Times New Roman"/>
          <w:i/>
          <w:lang w:val="en" w:eastAsia="en-GB"/>
        </w:rPr>
        <w:t xml:space="preserve"> retain the information relevant to a decision for a short period only does not prevent him from being regarded as able to make the decision.</w:t>
      </w:r>
    </w:p>
    <w:p w14:paraId="3CA958FF"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7" w:name="pr5-ps4-."/>
      <w:bookmarkEnd w:id="117"/>
      <w:r w:rsidRPr="00267633">
        <w:rPr>
          <w:rFonts w:ascii="Times New Roman" w:eastAsia="Calibri" w:hAnsi="Times New Roman" w:cs="Times New Roman"/>
          <w:i/>
          <w:lang w:val="en" w:eastAsia="en-GB"/>
        </w:rPr>
        <w:t xml:space="preserve">(4) </w:t>
      </w:r>
      <w:r w:rsidRPr="00267633">
        <w:rPr>
          <w:rFonts w:ascii="Times New Roman" w:eastAsia="Calibri" w:hAnsi="Times New Roman" w:cs="Times New Roman"/>
          <w:i/>
          <w:lang w:val="en" w:eastAsia="en-GB"/>
        </w:rPr>
        <w:tab/>
        <w:t>The information relevant to a decision includes information about the reasonably foreseeable consequences of —</w:t>
      </w:r>
    </w:p>
    <w:p w14:paraId="47C8129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deciding one way or another; or</w:t>
      </w:r>
    </w:p>
    <w:p w14:paraId="617E2789"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failing to make the decision.</w:t>
      </w:r>
    </w:p>
    <w:p w14:paraId="3FBF9633" w14:textId="77777777" w:rsidR="00267633" w:rsidRPr="00267633" w:rsidRDefault="00267633" w:rsidP="00CE2010">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sz w:val="20"/>
          <w:szCs w:val="20"/>
          <w:lang w:val="en-US" w:eastAsia="zh-CN"/>
        </w:rPr>
        <w:br w:type="page"/>
      </w:r>
      <w:r w:rsidRPr="00267633">
        <w:rPr>
          <w:rFonts w:ascii="Times New Roman" w:hAnsi="Times New Roman" w:cs="Times New Roman"/>
          <w:bCs/>
          <w:iCs/>
          <w:lang w:val="x-none" w:eastAsia="x-none"/>
        </w:rPr>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225</w:t>
      </w:r>
    </w:p>
    <w:p w14:paraId="33F1FDCB"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x-none"/>
        </w:rPr>
      </w:pPr>
      <w:r w:rsidRPr="00267633">
        <w:rPr>
          <w:rFonts w:ascii="Times New Roman" w:hAnsi="Times New Roman" w:cs="Times New Roman"/>
          <w:bCs/>
          <w:iCs/>
          <w:sz w:val="22"/>
          <w:szCs w:val="22"/>
          <w:lang w:val="en-GB" w:eastAsia="x-none"/>
        </w:rPr>
        <w:t>Para 63</w:t>
      </w:r>
    </w:p>
    <w:p w14:paraId="65A2115C"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
          <w:bCs/>
          <w:iCs/>
          <w:lang w:val="en-GB" w:eastAsia="x-none"/>
        </w:rPr>
      </w:pPr>
      <w:r w:rsidRPr="00267633">
        <w:rPr>
          <w:rFonts w:ascii="Times New Roman" w:hAnsi="Times New Roman" w:cs="Times New Roman"/>
          <w:b/>
          <w:bCs/>
          <w:iCs/>
          <w:lang w:val="en-US" w:eastAsia="x-none"/>
        </w:rPr>
        <w:t>S</w:t>
      </w:r>
      <w:r w:rsidRPr="00267633">
        <w:rPr>
          <w:rFonts w:ascii="Times New Roman" w:hAnsi="Times New Roman" w:cs="Times New Roman"/>
          <w:b/>
          <w:iCs/>
          <w:lang w:val="x-none" w:eastAsia="x-none"/>
        </w:rPr>
        <w:t xml:space="preserve">UPPORTING AFFIDAVIT </w:t>
      </w:r>
      <w:r w:rsidRPr="00267633">
        <w:rPr>
          <w:rFonts w:ascii="Times New Roman" w:hAnsi="Times New Roman" w:cs="Times New Roman"/>
          <w:b/>
          <w:bCs/>
          <w:iCs/>
          <w:lang w:val="en-GB" w:eastAsia="x-none"/>
        </w:rPr>
        <w:t xml:space="preserve">FOR </w:t>
      </w:r>
      <w:r w:rsidRPr="00267633">
        <w:rPr>
          <w:rFonts w:ascii="Times New Roman" w:hAnsi="Times New Roman" w:cs="Times New Roman"/>
          <w:b/>
          <w:iCs/>
          <w:lang w:val="en-GB" w:eastAsia="x-none"/>
        </w:rPr>
        <w:t>APPLICATION FOR GRANT</w:t>
      </w:r>
    </w:p>
    <w:p w14:paraId="1580F49B"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US" w:eastAsia="x-none"/>
        </w:rPr>
      </w:pPr>
      <w:r w:rsidRPr="00267633">
        <w:rPr>
          <w:rFonts w:ascii="Times New Roman" w:eastAsia="Calibri" w:hAnsi="Times New Roman" w:cs="Times New Roman"/>
          <w:sz w:val="22"/>
          <w:szCs w:val="22"/>
          <w:lang w:val="en-US" w:eastAsia="x-none"/>
        </w:rPr>
        <w:t>(Title as in the action)</w:t>
      </w:r>
    </w:p>
    <w:p w14:paraId="0F348D4B"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SUPPORTING AFFIDAVIT</w:t>
      </w:r>
    </w:p>
    <w:p w14:paraId="6E1D257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I/We*, (name(s) of applicants)) (ID </w:t>
      </w:r>
      <w:proofErr w:type="gramStart"/>
      <w:r w:rsidRPr="00267633">
        <w:rPr>
          <w:rFonts w:ascii="Times New Roman" w:eastAsia="Calibri" w:hAnsi="Times New Roman" w:cs="Times New Roman"/>
          <w:sz w:val="22"/>
          <w:szCs w:val="22"/>
          <w:lang w:val="en-GB" w:eastAsia="en-GB"/>
        </w:rPr>
        <w:t>No. )</w:t>
      </w:r>
      <w:proofErr w:type="gramEnd"/>
      <w:r w:rsidRPr="00267633">
        <w:rPr>
          <w:rFonts w:ascii="Times New Roman" w:eastAsia="Calibri" w:hAnsi="Times New Roman" w:cs="Times New Roman"/>
          <w:sz w:val="22"/>
          <w:szCs w:val="22"/>
          <w:lang w:val="en-GB" w:eastAsia="en-GB"/>
        </w:rPr>
        <w:t xml:space="preserve"> of (address(es) of applicant(s)), Singapore, do make oath (or affirm) and say as follows:</w:t>
      </w:r>
    </w:p>
    <w:p w14:paraId="6F32973F" w14:textId="77777777" w:rsidR="00267633" w:rsidRPr="00267633" w:rsidRDefault="00267633" w:rsidP="00267633">
      <w:pPr>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(1)</w:t>
      </w:r>
      <w:r w:rsidRPr="00267633">
        <w:rPr>
          <w:rFonts w:ascii="Times New Roman" w:eastAsia="Calibri" w:hAnsi="Times New Roman" w:cs="Times New Roman"/>
          <w:sz w:val="22"/>
          <w:szCs w:val="22"/>
          <w:lang w:val="en-GB" w:eastAsia="en-GB"/>
        </w:rPr>
        <w:tab/>
        <w:t xml:space="preserve">The Statement exhibited as “A” is the same Statement that was generated by the Electronic Filing Service and no changes have been made. The contents </w:t>
      </w:r>
      <w:proofErr w:type="gramStart"/>
      <w:r w:rsidRPr="00267633">
        <w:rPr>
          <w:rFonts w:ascii="Times New Roman" w:eastAsia="Calibri" w:hAnsi="Times New Roman" w:cs="Times New Roman"/>
          <w:sz w:val="22"/>
          <w:szCs w:val="22"/>
          <w:lang w:val="en-GB" w:eastAsia="en-GB"/>
        </w:rPr>
        <w:t>entered into</w:t>
      </w:r>
      <w:proofErr w:type="gramEnd"/>
      <w:r w:rsidRPr="00267633">
        <w:rPr>
          <w:rFonts w:ascii="Times New Roman" w:eastAsia="Calibri" w:hAnsi="Times New Roman" w:cs="Times New Roman"/>
          <w:sz w:val="22"/>
          <w:szCs w:val="22"/>
          <w:lang w:val="en-GB" w:eastAsia="en-GB"/>
        </w:rPr>
        <w:t xml:space="preserve"> the Electronic Filing Service, which now appear in the Statement, are true and accurate to the best of my/our* knowledge and belief.</w:t>
      </w:r>
    </w:p>
    <w:p w14:paraId="02E15070"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(2)</w:t>
      </w:r>
      <w:r w:rsidRPr="00267633">
        <w:rPr>
          <w:rFonts w:ascii="Times New Roman" w:eastAsia="Calibri" w:hAnsi="Times New Roman" w:cs="Times New Roman"/>
          <w:sz w:val="22"/>
          <w:szCs w:val="22"/>
          <w:lang w:val="en-GB" w:eastAsia="en-GB"/>
        </w:rPr>
        <w:tab/>
        <w:t>The documents exhibited and marked “B” have been accepted by the Court and the contents of the documents are to the best of my/our* knowledge and belief in all respects true.</w:t>
      </w:r>
    </w:p>
    <w:p w14:paraId="18D7989B"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2062377"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Sworn (or affirmed) by the </w:t>
      </w:r>
      <w:r w:rsidRPr="00267633">
        <w:rPr>
          <w:rFonts w:ascii="Times New Roman" w:eastAsia="Calibri" w:hAnsi="Times New Roman" w:cs="Times New Roman"/>
          <w:sz w:val="22"/>
          <w:szCs w:val="22"/>
          <w:lang w:val="en-GB" w:eastAsia="en-GB"/>
        </w:rPr>
        <w:tab/>
        <w:t>)</w:t>
      </w:r>
    </w:p>
    <w:p w14:paraId="608B5CB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abovenamed on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5D70426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this </w:t>
      </w:r>
      <w:r w:rsidRPr="00267633">
        <w:rPr>
          <w:rFonts w:ascii="Times New Roman" w:eastAsia="Calibri" w:hAnsi="Times New Roman" w:cs="Times New Roman"/>
          <w:sz w:val="22"/>
          <w:szCs w:val="22"/>
          <w:lang w:val="en-GB" w:eastAsia="en-GB"/>
        </w:rPr>
        <w:tab/>
        <w:t xml:space="preserve">day of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xml:space="preserve">20 </w:t>
      </w:r>
      <w:r w:rsidRPr="00267633">
        <w:rPr>
          <w:rFonts w:ascii="Times New Roman" w:eastAsia="Calibri" w:hAnsi="Times New Roman" w:cs="Times New Roman"/>
          <w:sz w:val="22"/>
          <w:szCs w:val="22"/>
          <w:lang w:val="en-GB" w:eastAsia="en-GB"/>
        </w:rPr>
        <w:tab/>
        <w:t>)</w:t>
      </w:r>
    </w:p>
    <w:p w14:paraId="36AF46A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at Singapore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7D3720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46EAB84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Through the interpretation of (name and</w:t>
      </w:r>
    </w:p>
    <w:p w14:paraId="35AC008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designation of person who interpreted) in</w:t>
      </w:r>
    </w:p>
    <w:p w14:paraId="229C8C7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(language of </w:t>
      </w:r>
      <w:proofErr w:type="gramStart"/>
      <w:r w:rsidRPr="00267633">
        <w:rPr>
          <w:rFonts w:ascii="Times New Roman" w:eastAsia="Calibri" w:hAnsi="Times New Roman" w:cs="Times New Roman"/>
          <w:sz w:val="22"/>
          <w:szCs w:val="22"/>
          <w:lang w:val="en-GB" w:eastAsia="en-GB"/>
        </w:rPr>
        <w:t>interpretation)*</w:t>
      </w:r>
      <w:proofErr w:type="gramEnd"/>
    </w:p>
    <w:p w14:paraId="6AC47F46"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0F53916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Before me,</w:t>
      </w:r>
    </w:p>
    <w:p w14:paraId="13FEB2C8"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D1D4E4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85055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1CF0D90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Commissioner for Oaths</w:t>
      </w:r>
    </w:p>
    <w:p w14:paraId="5EC394F9" w14:textId="77777777" w:rsidR="00267633" w:rsidRPr="00267633" w:rsidRDefault="00267633" w:rsidP="00267633">
      <w:pPr>
        <w:spacing w:before="0" w:after="200" w:line="276" w:lineRule="auto"/>
        <w:divId w:val="2116439976"/>
        <w:rPr>
          <w:rFonts w:ascii="Times New Roman" w:hAnsi="Times New Roman" w:cs="Times New Roman"/>
          <w:i/>
          <w:snapToGrid w:val="0"/>
          <w:sz w:val="18"/>
          <w:szCs w:val="20"/>
          <w:lang w:val="en-US" w:eastAsia="zh-CN"/>
        </w:rPr>
      </w:pP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iCs/>
          <w:sz w:val="22"/>
          <w:szCs w:val="22"/>
          <w:lang w:val="en-GB" w:eastAsia="en-GB"/>
        </w:rPr>
        <w:t>Delete where inapplicable</w:t>
      </w:r>
      <w:r w:rsidRPr="00267633">
        <w:rPr>
          <w:rFonts w:ascii="Times New Roman" w:hAnsi="Times New Roman" w:cs="Times New Roman"/>
          <w:i/>
          <w:snapToGrid w:val="0"/>
          <w:sz w:val="18"/>
          <w:szCs w:val="20"/>
          <w:lang w:val="en-US" w:eastAsia="zh-CN"/>
        </w:rPr>
        <w:tab/>
      </w:r>
    </w:p>
    <w:p w14:paraId="1036F8B7" w14:textId="77777777" w:rsidR="00267633" w:rsidRPr="00267633" w:rsidRDefault="00267633" w:rsidP="001A0CCB">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i/>
          <w:snapToGrid w:val="0"/>
          <w:sz w:val="18"/>
          <w:szCs w:val="20"/>
          <w:lang w:val="en-US" w:eastAsia="zh-CN"/>
        </w:rPr>
        <w:br w:type="page"/>
      </w:r>
      <w:r w:rsidRPr="00267633">
        <w:rPr>
          <w:rFonts w:ascii="Times New Roman" w:hAnsi="Times New Roman" w:cs="Times New Roman"/>
          <w:bCs/>
          <w:iCs/>
          <w:lang w:val="x-none" w:eastAsia="x-none"/>
        </w:rPr>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226</w:t>
      </w:r>
    </w:p>
    <w:p w14:paraId="27F0394F"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SCHEDULE OF ASSETS</w:t>
      </w:r>
    </w:p>
    <w:p w14:paraId="45D34159"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Cs/>
          <w:sz w:val="22"/>
          <w:szCs w:val="22"/>
          <w:lang w:val="en-GB" w:eastAsia="en-GB"/>
        </w:rPr>
      </w:pPr>
      <w:r w:rsidRPr="00267633">
        <w:rPr>
          <w:rFonts w:ascii="Times New Roman" w:eastAsia="Calibri" w:hAnsi="Times New Roman" w:cs="Times New Roman"/>
          <w:bCs/>
          <w:sz w:val="22"/>
          <w:szCs w:val="22"/>
          <w:lang w:val="en-GB" w:eastAsia="en-GB"/>
        </w:rPr>
        <w:t>Para 67</w:t>
      </w:r>
    </w:p>
    <w:p w14:paraId="547ECF4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i/>
          <w:iCs/>
          <w:sz w:val="22"/>
          <w:szCs w:val="22"/>
          <w:vertAlign w:val="superscript"/>
          <w:lang w:val="en-GB" w:eastAsia="en-GB"/>
        </w:rPr>
      </w:pPr>
      <w:r w:rsidRPr="00267633">
        <w:rPr>
          <w:rFonts w:ascii="Times New Roman" w:eastAsia="Calibri" w:hAnsi="Times New Roman" w:cs="Times New Roman"/>
          <w:b/>
          <w:bCs/>
          <w:sz w:val="22"/>
          <w:szCs w:val="22"/>
          <w:lang w:val="en-GB" w:eastAsia="en-GB"/>
        </w:rPr>
        <w:t>[FOR DEATH ON OR AFTER 15 FEBRUARY 2008]</w:t>
      </w:r>
      <w:r w:rsidRPr="00267633">
        <w:rPr>
          <w:rFonts w:ascii="Times New Roman" w:eastAsia="Calibri" w:hAnsi="Times New Roman" w:cs="Times New Roman"/>
          <w:b/>
          <w:bCs/>
          <w:sz w:val="22"/>
          <w:szCs w:val="22"/>
          <w:vertAlign w:val="superscript"/>
          <w:lang w:val="en-GB" w:eastAsia="en-GB"/>
        </w:rPr>
        <w:t>1</w:t>
      </w:r>
    </w:p>
    <w:p w14:paraId="1FE25F0A"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(Title as in the action)</w:t>
      </w:r>
    </w:p>
    <w:p w14:paraId="4A64B55C"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
          <w:bCs/>
          <w:sz w:val="22"/>
          <w:szCs w:val="22"/>
          <w:lang w:val="en-GB" w:eastAsia="en-GB"/>
        </w:rPr>
      </w:pPr>
    </w:p>
    <w:p w14:paraId="148E6324"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SCHEDULE OF ASSETS</w:t>
      </w: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2"/>
        <w:gridCol w:w="2268"/>
      </w:tblGrid>
      <w:tr w:rsidR="00267633" w:rsidRPr="00267633" w14:paraId="156D1643" w14:textId="77777777" w:rsidTr="00267633">
        <w:trPr>
          <w:divId w:val="2116439976"/>
        </w:trPr>
        <w:tc>
          <w:tcPr>
            <w:tcW w:w="7372" w:type="dxa"/>
            <w:shd w:val="clear" w:color="auto" w:fill="auto"/>
          </w:tcPr>
          <w:p w14:paraId="357E11F4"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 Deceased’s Property in Singapore</w:t>
            </w:r>
          </w:p>
        </w:tc>
        <w:tc>
          <w:tcPr>
            <w:tcW w:w="2268" w:type="dxa"/>
            <w:shd w:val="clear" w:color="auto" w:fill="auto"/>
          </w:tcPr>
          <w:p w14:paraId="4083881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1109D5D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415E7FD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(without deducting</w:t>
            </w:r>
          </w:p>
          <w:p w14:paraId="615C0F6F"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the debts due or</w:t>
            </w:r>
          </w:p>
          <w:p w14:paraId="23C90079"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owing from the</w:t>
            </w:r>
          </w:p>
          <w:p w14:paraId="7123F20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deceased)</w:t>
            </w:r>
          </w:p>
          <w:p w14:paraId="0B09E39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354FE707" w14:textId="77777777" w:rsidTr="00267633">
        <w:trPr>
          <w:divId w:val="2116439976"/>
        </w:trPr>
        <w:tc>
          <w:tcPr>
            <w:tcW w:w="7372" w:type="dxa"/>
            <w:shd w:val="clear" w:color="auto" w:fill="auto"/>
          </w:tcPr>
          <w:p w14:paraId="14FBCC3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AD696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0DF8E01" w14:textId="77777777" w:rsidTr="00267633">
        <w:trPr>
          <w:divId w:val="2116439976"/>
        </w:trPr>
        <w:tc>
          <w:tcPr>
            <w:tcW w:w="7372" w:type="dxa"/>
            <w:shd w:val="clear" w:color="auto" w:fill="auto"/>
          </w:tcPr>
          <w:p w14:paraId="555ECB16"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0A1F92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8F5D096" w14:textId="77777777" w:rsidTr="00267633">
        <w:trPr>
          <w:divId w:val="2116439976"/>
        </w:trPr>
        <w:tc>
          <w:tcPr>
            <w:tcW w:w="7372" w:type="dxa"/>
            <w:shd w:val="clear" w:color="auto" w:fill="auto"/>
          </w:tcPr>
          <w:p w14:paraId="2B5791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97502B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9F09BE9" w14:textId="77777777" w:rsidTr="00267633">
        <w:trPr>
          <w:divId w:val="2116439976"/>
        </w:trPr>
        <w:tc>
          <w:tcPr>
            <w:tcW w:w="7372" w:type="dxa"/>
            <w:shd w:val="clear" w:color="auto" w:fill="auto"/>
          </w:tcPr>
          <w:p w14:paraId="09500DD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F2FDAF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22B4653C" w14:textId="77777777" w:rsidTr="00267633">
        <w:trPr>
          <w:divId w:val="2116439976"/>
        </w:trPr>
        <w:tc>
          <w:tcPr>
            <w:tcW w:w="7372" w:type="dxa"/>
            <w:shd w:val="clear" w:color="auto" w:fill="auto"/>
          </w:tcPr>
          <w:p w14:paraId="2E9A13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EA4DB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0E05457" w14:textId="77777777" w:rsidTr="00267633">
        <w:trPr>
          <w:divId w:val="2116439976"/>
        </w:trPr>
        <w:tc>
          <w:tcPr>
            <w:tcW w:w="7372" w:type="dxa"/>
            <w:shd w:val="clear" w:color="auto" w:fill="auto"/>
          </w:tcPr>
          <w:p w14:paraId="7D9C7D05"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p w14:paraId="77751AEE"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Gross value</w:t>
            </w:r>
            <w:r w:rsidRPr="00267633">
              <w:rPr>
                <w:rFonts w:ascii="Times New Roman" w:eastAsia="Calibri" w:hAnsi="Times New Roman" w:cs="Times New Roman"/>
                <w:b/>
                <w:sz w:val="20"/>
                <w:szCs w:val="20"/>
                <w:vertAlign w:val="superscript"/>
                <w:lang w:val="en-GB" w:eastAsia="en-GB"/>
              </w:rPr>
              <w:t>2</w:t>
            </w:r>
          </w:p>
          <w:p w14:paraId="62970EE0"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tc>
        <w:tc>
          <w:tcPr>
            <w:tcW w:w="2268" w:type="dxa"/>
            <w:shd w:val="clear" w:color="auto" w:fill="auto"/>
          </w:tcPr>
          <w:p w14:paraId="58228F4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4A7BD76" w14:textId="77777777" w:rsidTr="00267633">
        <w:trPr>
          <w:divId w:val="2116439976"/>
        </w:trPr>
        <w:tc>
          <w:tcPr>
            <w:tcW w:w="7372" w:type="dxa"/>
            <w:shd w:val="clear" w:color="auto" w:fill="auto"/>
          </w:tcPr>
          <w:p w14:paraId="79105F80"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 xml:space="preserve">B. Outstanding Debts in Singapore which are Secured by Mortgage </w:t>
            </w:r>
          </w:p>
          <w:p w14:paraId="042C9FC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r w:rsidRPr="00267633">
              <w:rPr>
                <w:rFonts w:ascii="Times New Roman" w:eastAsia="Calibri" w:hAnsi="Times New Roman" w:cs="Times New Roman"/>
                <w:i/>
                <w:iCs/>
                <w:sz w:val="20"/>
                <w:szCs w:val="20"/>
                <w:lang w:val="en-GB" w:eastAsia="en-GB"/>
              </w:rPr>
              <w:t>(For immovable property only)</w:t>
            </w:r>
          </w:p>
          <w:p w14:paraId="3EFB16F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41AD1B55"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Amount</w:t>
            </w:r>
          </w:p>
          <w:p w14:paraId="28FE73A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6CEDCB4" w14:textId="77777777" w:rsidTr="00267633">
        <w:trPr>
          <w:divId w:val="2116439976"/>
        </w:trPr>
        <w:tc>
          <w:tcPr>
            <w:tcW w:w="7372" w:type="dxa"/>
            <w:shd w:val="clear" w:color="auto" w:fill="auto"/>
          </w:tcPr>
          <w:p w14:paraId="721C320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EB73DE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C2E919B" w14:textId="77777777" w:rsidTr="00267633">
        <w:trPr>
          <w:divId w:val="2116439976"/>
        </w:trPr>
        <w:tc>
          <w:tcPr>
            <w:tcW w:w="7372" w:type="dxa"/>
            <w:shd w:val="clear" w:color="auto" w:fill="auto"/>
          </w:tcPr>
          <w:p w14:paraId="18F59CB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2188E7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40D6C3" w14:textId="77777777" w:rsidTr="00267633">
        <w:trPr>
          <w:divId w:val="2116439976"/>
        </w:trPr>
        <w:tc>
          <w:tcPr>
            <w:tcW w:w="7372" w:type="dxa"/>
            <w:shd w:val="clear" w:color="auto" w:fill="auto"/>
          </w:tcPr>
          <w:p w14:paraId="4194A2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2255C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DE86BA" w14:textId="77777777" w:rsidTr="00267633">
        <w:trPr>
          <w:divId w:val="2116439976"/>
        </w:trPr>
        <w:tc>
          <w:tcPr>
            <w:tcW w:w="7372" w:type="dxa"/>
            <w:shd w:val="clear" w:color="auto" w:fill="auto"/>
          </w:tcPr>
          <w:p w14:paraId="007B9DE2"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p w14:paraId="21648C91"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Net Estate Value</w:t>
            </w:r>
            <w:r w:rsidRPr="00267633">
              <w:rPr>
                <w:rFonts w:ascii="Times New Roman" w:eastAsia="Calibri" w:hAnsi="Times New Roman" w:cs="Times New Roman"/>
                <w:b/>
                <w:sz w:val="20"/>
                <w:szCs w:val="20"/>
                <w:vertAlign w:val="superscript"/>
                <w:lang w:val="en-GB" w:eastAsia="en-GB"/>
              </w:rPr>
              <w:t>3</w:t>
            </w:r>
          </w:p>
          <w:p w14:paraId="297169A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EDE10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354F376" w14:textId="77777777" w:rsidTr="00267633">
        <w:trPr>
          <w:divId w:val="2116439976"/>
        </w:trPr>
        <w:tc>
          <w:tcPr>
            <w:tcW w:w="7372" w:type="dxa"/>
            <w:shd w:val="clear" w:color="auto" w:fill="auto"/>
          </w:tcPr>
          <w:p w14:paraId="21E339DB"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C. Deceased’s Property outside Singapore</w:t>
            </w:r>
          </w:p>
          <w:p w14:paraId="252F4773" w14:textId="77777777" w:rsidR="00267633" w:rsidRPr="00267633" w:rsidRDefault="00267633" w:rsidP="00267633">
            <w:pPr>
              <w:spacing w:before="0" w:after="0" w:line="240" w:lineRule="auto"/>
              <w:rPr>
                <w:rFonts w:ascii="Times New Roman" w:eastAsia="Calibri" w:hAnsi="Times New Roman" w:cs="Times New Roman"/>
                <w:i/>
                <w:sz w:val="20"/>
                <w:szCs w:val="20"/>
                <w:lang w:val="en-GB" w:eastAsia="en-GB"/>
              </w:rPr>
            </w:pPr>
            <w:r w:rsidRPr="00267633">
              <w:rPr>
                <w:rFonts w:ascii="Times New Roman" w:eastAsia="Calibri" w:hAnsi="Times New Roman" w:cs="Times New Roman"/>
                <w:i/>
                <w:sz w:val="20"/>
                <w:szCs w:val="20"/>
                <w:lang w:val="en-GB" w:eastAsia="en-GB"/>
              </w:rPr>
              <w:t>(for deceased person domiciled in Singapore at date of death)</w:t>
            </w:r>
          </w:p>
          <w:p w14:paraId="21D4C5CB"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AB4CD5E"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05377A13"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3C52E62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D6C6143" w14:textId="77777777" w:rsidTr="00267633">
        <w:trPr>
          <w:divId w:val="2116439976"/>
        </w:trPr>
        <w:tc>
          <w:tcPr>
            <w:tcW w:w="7372" w:type="dxa"/>
            <w:shd w:val="clear" w:color="auto" w:fill="auto"/>
          </w:tcPr>
          <w:p w14:paraId="7D0CC8A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E7AF09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583E421" w14:textId="77777777" w:rsidTr="00267633">
        <w:trPr>
          <w:divId w:val="2116439976"/>
        </w:trPr>
        <w:tc>
          <w:tcPr>
            <w:tcW w:w="7372" w:type="dxa"/>
            <w:shd w:val="clear" w:color="auto" w:fill="auto"/>
          </w:tcPr>
          <w:p w14:paraId="41DC3F2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96F7F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031D689" w14:textId="77777777" w:rsidTr="00267633">
        <w:trPr>
          <w:divId w:val="2116439976"/>
        </w:trPr>
        <w:tc>
          <w:tcPr>
            <w:tcW w:w="7372" w:type="dxa"/>
            <w:shd w:val="clear" w:color="auto" w:fill="auto"/>
          </w:tcPr>
          <w:p w14:paraId="2FD38C7F"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1C1BB0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CAF2E7D" w14:textId="77777777" w:rsidTr="00267633">
        <w:trPr>
          <w:divId w:val="2116439976"/>
        </w:trPr>
        <w:tc>
          <w:tcPr>
            <w:tcW w:w="7372" w:type="dxa"/>
            <w:shd w:val="clear" w:color="auto" w:fill="auto"/>
          </w:tcPr>
          <w:p w14:paraId="7300266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CF099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bl>
    <w:p w14:paraId="37971BF8"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3B18D98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r w:rsidRPr="00267633">
        <w:rPr>
          <w:rFonts w:ascii="Times New Roman" w:eastAsia="Calibri" w:hAnsi="Times New Roman" w:cs="Times New Roman"/>
          <w:sz w:val="12"/>
          <w:szCs w:val="12"/>
          <w:lang w:val="en-GB" w:eastAsia="en-GB"/>
        </w:rPr>
        <w:t>______________________________________________</w:t>
      </w:r>
    </w:p>
    <w:p w14:paraId="435DE11E"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039203E9"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1</w:t>
      </w:r>
      <w:r w:rsidRPr="00267633">
        <w:rPr>
          <w:rFonts w:ascii="Times New Roman" w:eastAsia="Calibri" w:hAnsi="Times New Roman" w:cs="Times New Roman"/>
          <w:sz w:val="18"/>
          <w:szCs w:val="18"/>
          <w:lang w:val="en-GB" w:eastAsia="en-GB"/>
        </w:rPr>
        <w:t xml:space="preserve"> This form is to be annexed to an affidavit and filed separately with the Courts as well. It will be annexed to the grant of representation</w:t>
      </w:r>
    </w:p>
    <w:p w14:paraId="13ACA41D"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2</w:t>
      </w:r>
      <w:r w:rsidRPr="00267633">
        <w:rPr>
          <w:rFonts w:ascii="Times New Roman" w:eastAsia="Calibri" w:hAnsi="Times New Roman" w:cs="Times New Roman"/>
          <w:sz w:val="18"/>
          <w:szCs w:val="18"/>
          <w:lang w:val="en-GB" w:eastAsia="en-GB"/>
        </w:rPr>
        <w:t xml:space="preserve"> Please state the total for Section A.</w:t>
      </w:r>
    </w:p>
    <w:p w14:paraId="6120B54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605E">
          <w:pgSz w:w="11906" w:h="16838"/>
          <w:pgMar w:top="1134" w:right="1440" w:bottom="1440" w:left="1440" w:header="708" w:footer="708" w:gutter="0"/>
          <w:cols w:space="708"/>
          <w:docGrid w:linePitch="360"/>
        </w:sectPr>
      </w:pPr>
      <w:r w:rsidRPr="00267633">
        <w:rPr>
          <w:rFonts w:ascii="Times New Roman" w:eastAsia="Calibri" w:hAnsi="Times New Roman" w:cs="Times New Roman"/>
          <w:sz w:val="18"/>
          <w:szCs w:val="18"/>
          <w:vertAlign w:val="superscript"/>
          <w:lang w:val="en-GB" w:eastAsia="en-GB"/>
        </w:rPr>
        <w:t xml:space="preserve">3 </w:t>
      </w:r>
      <w:r w:rsidRPr="00267633">
        <w:rPr>
          <w:rFonts w:ascii="Times New Roman" w:eastAsia="Calibri" w:hAnsi="Times New Roman" w:cs="Times New Roman"/>
          <w:sz w:val="18"/>
          <w:szCs w:val="18"/>
          <w:lang w:val="en-GB" w:eastAsia="en-GB"/>
        </w:rPr>
        <w:t>Please deduct the amount for Section B from the total for Section A.</w:t>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0A712F1" w14:textId="77777777" w:rsidTr="00267633">
        <w:trPr>
          <w:divId w:val="2116439976"/>
          <w:jc w:val="center"/>
        </w:trPr>
        <w:tc>
          <w:tcPr>
            <w:tcW w:w="3080" w:type="dxa"/>
          </w:tcPr>
          <w:p w14:paraId="3ED7C00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5EEDF2D"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227</w:t>
            </w:r>
          </w:p>
        </w:tc>
        <w:tc>
          <w:tcPr>
            <w:tcW w:w="3080" w:type="dxa"/>
          </w:tcPr>
          <w:p w14:paraId="67F4AD3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148E8537" w14:textId="77777777" w:rsidR="00267633" w:rsidRPr="00267633" w:rsidRDefault="00267633" w:rsidP="00267633">
      <w:pPr>
        <w:keepNext/>
        <w:keepLines/>
        <w:suppressAutoHyphens/>
        <w:spacing w:before="120" w:after="0" w:line="276"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3A994468"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leave UNDER SECTION 121d OF THE women’s charter (CHAPTER 353)</w:t>
      </w:r>
    </w:p>
    <w:p w14:paraId="24E210D1"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0FABDCE6"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4615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4EA682D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4F532E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p>
    <w:p w14:paraId="2DAE19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B1C4C0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579C9EC0"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E83042B"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7343A5FB" w14:textId="77777777" w:rsidR="00267633" w:rsidRPr="00267633" w:rsidRDefault="00267633" w:rsidP="00267633">
      <w:pPr>
        <w:spacing w:before="0" w:after="0" w:line="240" w:lineRule="auto"/>
        <w:ind w:left="4320"/>
        <w:jc w:val="both"/>
        <w:outlineLvl w:val="0"/>
        <w:divId w:val="2116439976"/>
        <w:rPr>
          <w:rFonts w:ascii="Times New Roman" w:hAnsi="Times New Roman" w:cs="Times New Roman"/>
          <w:snapToGrid w:val="0"/>
          <w:sz w:val="22"/>
          <w:szCs w:val="22"/>
          <w:lang w:val="en-US" w:eastAsia="zh-CN"/>
        </w:rPr>
      </w:pPr>
    </w:p>
    <w:p w14:paraId="05438F8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BE55BD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90163B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55AE25B"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AAAA18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F03F4DE"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5D591F0"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D4C5AE3"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454780DE"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6327ACA6"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04173AA5" w14:textId="107AAB6C" w:rsidR="00267633" w:rsidRPr="00267633" w:rsidRDefault="00657740"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657740">
        <w:rPr>
          <w:rFonts w:ascii="Times New Roman" w:hAnsi="Times New Roman" w:cs="Times New Roman"/>
          <w:caps/>
          <w:lang w:val="en-US" w:eastAsia="en-GB"/>
        </w:rPr>
        <w:t xml:space="preserve">EX PARTE </w:t>
      </w:r>
      <w:r w:rsidR="00267633" w:rsidRPr="00267633">
        <w:rPr>
          <w:rFonts w:ascii="Times New Roman" w:hAnsi="Times New Roman" w:cs="Times New Roman"/>
          <w:caps/>
          <w:sz w:val="22"/>
          <w:szCs w:val="22"/>
          <w:lang w:val="en-US" w:eastAsia="en-GB"/>
        </w:rPr>
        <w:t xml:space="preserve">ORIGINATING SUMMONS </w:t>
      </w:r>
    </w:p>
    <w:p w14:paraId="0A31735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2623325E"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2F4FFE7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2AE2E00C"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5CB9EFA5"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642B6B20"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70B990D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applies for the following </w:t>
      </w:r>
      <w:proofErr w:type="gramStart"/>
      <w:r w:rsidRPr="00267633">
        <w:rPr>
          <w:rFonts w:ascii="Times New Roman" w:hAnsi="Times New Roman" w:cs="Times New Roman"/>
          <w:sz w:val="22"/>
          <w:szCs w:val="22"/>
          <w:lang w:val="en-US" w:eastAsia="en-GB"/>
        </w:rPr>
        <w:t>orders :</w:t>
      </w:r>
      <w:proofErr w:type="gramEnd"/>
    </w:p>
    <w:p w14:paraId="19F5E591"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974A958" w14:textId="77777777" w:rsid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 xml:space="preserve">That leave be granted to the Plaintiff to file an application for financial relief against the Defendant under Section 121B of the Women’s </w:t>
      </w:r>
      <w:proofErr w:type="gramStart"/>
      <w:r w:rsidRPr="000B1CC8">
        <w:rPr>
          <w:sz w:val="22"/>
          <w:szCs w:val="22"/>
          <w:lang w:eastAsia="en-GB"/>
        </w:rPr>
        <w:t>Charter;</w:t>
      </w:r>
      <w:proofErr w:type="gramEnd"/>
    </w:p>
    <w:p w14:paraId="5B915B40" w14:textId="77777777" w:rsid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 xml:space="preserve">Any such further or other order as this </w:t>
      </w:r>
      <w:proofErr w:type="spellStart"/>
      <w:r w:rsidRPr="000B1CC8">
        <w:rPr>
          <w:sz w:val="22"/>
          <w:szCs w:val="22"/>
          <w:lang w:eastAsia="en-GB"/>
        </w:rPr>
        <w:t>Honourable</w:t>
      </w:r>
      <w:proofErr w:type="spellEnd"/>
      <w:r w:rsidRPr="000B1CC8">
        <w:rPr>
          <w:sz w:val="22"/>
          <w:szCs w:val="22"/>
          <w:lang w:eastAsia="en-GB"/>
        </w:rPr>
        <w:t xml:space="preserve"> Court deems </w:t>
      </w:r>
      <w:proofErr w:type="gramStart"/>
      <w:r w:rsidRPr="000B1CC8">
        <w:rPr>
          <w:sz w:val="22"/>
          <w:szCs w:val="22"/>
          <w:lang w:eastAsia="en-GB"/>
        </w:rPr>
        <w:t>fit;</w:t>
      </w:r>
      <w:proofErr w:type="gramEnd"/>
    </w:p>
    <w:p w14:paraId="72668E9F" w14:textId="77777777" w:rsidR="00267633" w:rsidRP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Costs.</w:t>
      </w:r>
    </w:p>
    <w:p w14:paraId="637A6AF0"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6A6558B8"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Dated this         day of                       20</w:t>
      </w:r>
    </w:p>
    <w:p w14:paraId="4D097B63" w14:textId="50016503" w:rsid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608D050C" w14:textId="1D0778D9" w:rsidR="000D6545" w:rsidRDefault="000D6545"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42B3EE5B" w14:textId="77777777" w:rsidR="000D6545" w:rsidRPr="00267633" w:rsidRDefault="000D6545" w:rsidP="000D6545">
      <w:pPr>
        <w:spacing w:before="120" w:after="0" w:line="240" w:lineRule="auto"/>
        <w:divId w:val="2116439976"/>
        <w:rPr>
          <w:rFonts w:ascii="Times New Roman" w:hAnsi="Times New Roman" w:cs="Times New Roman"/>
          <w:sz w:val="22"/>
          <w:szCs w:val="22"/>
          <w:lang w:val="en-US" w:eastAsia="en-GB"/>
        </w:rPr>
      </w:pPr>
    </w:p>
    <w:p w14:paraId="65865816" w14:textId="77777777" w:rsidR="000D6545" w:rsidRPr="000D6545"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 xml:space="preserve">Note:  </w:t>
      </w:r>
    </w:p>
    <w:p w14:paraId="7FCF580F" w14:textId="6DEE3236" w:rsidR="00267633" w:rsidRPr="00267633"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1.</w:t>
      </w:r>
      <w:r w:rsidRPr="000D6545">
        <w:rPr>
          <w:rFonts w:ascii="Times New Roman" w:hAnsi="Times New Roman" w:cs="Times New Roman"/>
          <w:sz w:val="22"/>
          <w:szCs w:val="22"/>
          <w:lang w:val="en-US" w:eastAsia="en-GB"/>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p w14:paraId="2C57AFAF" w14:textId="77777777" w:rsidR="00267633" w:rsidRPr="00267633" w:rsidRDefault="00267633" w:rsidP="00267633">
      <w:pPr>
        <w:spacing w:before="120" w:after="0" w:line="240" w:lineRule="auto"/>
        <w:jc w:val="both"/>
        <w:divId w:val="2116439976"/>
        <w:rPr>
          <w:rFonts w:ascii="Times New Roman" w:hAnsi="Times New Roman" w:cs="Times New Roman"/>
          <w:lang w:val="en-US" w:eastAsia="en-GB"/>
        </w:rPr>
      </w:pPr>
    </w:p>
    <w:p w14:paraId="3AFB9AB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16B965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5"/>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E4617BC" w14:textId="77777777" w:rsidTr="00267633">
        <w:trPr>
          <w:divId w:val="2116439976"/>
          <w:jc w:val="center"/>
        </w:trPr>
        <w:tc>
          <w:tcPr>
            <w:tcW w:w="3080" w:type="dxa"/>
          </w:tcPr>
          <w:p w14:paraId="7773F1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35F76C0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228</w:t>
            </w:r>
          </w:p>
        </w:tc>
        <w:tc>
          <w:tcPr>
            <w:tcW w:w="3080" w:type="dxa"/>
          </w:tcPr>
          <w:p w14:paraId="6FF893A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0950A7"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4A67E9D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PLAINTIFF’S AFFIDAVIT FOR LEAVE UNDER SECTION 121D OF THE WOMEN’S CHARTER (CHAPTER 353)</w:t>
      </w:r>
    </w:p>
    <w:p w14:paraId="0F82A86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22838CAD"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2BB89C1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44916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303D2A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24B6573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023BE7EB"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3CD22D"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6B57DDD7"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4E67B9D"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9210F47"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453D715"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F6F14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377095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8AEA9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FAE1020"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03AD93E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50F3379"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233671CA"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7AB81B2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p>
    <w:p w14:paraId="03F5F5DF"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0DE60BB6"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4D5BF239"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 and I make this affidavit in support of my application for leave to file an application for financial relief under Section 121B of the Women’s Charter.</w:t>
      </w:r>
    </w:p>
    <w:p w14:paraId="5B685BE2"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4D99CB83"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Parties’ particulars</w:t>
      </w:r>
      <w:proofErr w:type="gramEnd"/>
      <w:r w:rsidRPr="00267633">
        <w:rPr>
          <w:rFonts w:ascii="Times New Roman" w:hAnsi="Times New Roman" w:cs="Times New Roman"/>
          <w:i/>
          <w:sz w:val="22"/>
          <w:szCs w:val="22"/>
          <w:lang w:val="en-US" w:eastAsia="en-GB"/>
        </w:rPr>
        <w:t xml:space="preserve"> (including details of marriage)</w:t>
      </w:r>
    </w:p>
    <w:p w14:paraId="2021355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provide parties’ </w:t>
      </w:r>
      <w:proofErr w:type="gramStart"/>
      <w:r w:rsidRPr="00267633">
        <w:rPr>
          <w:rFonts w:ascii="Times New Roman" w:hAnsi="Times New Roman" w:cs="Times New Roman"/>
          <w:sz w:val="22"/>
          <w:szCs w:val="22"/>
          <w:lang w:val="en-US" w:eastAsia="en-GB"/>
        </w:rPr>
        <w:t>particulars and</w:t>
      </w:r>
      <w:proofErr w:type="gramEnd"/>
      <w:r w:rsidRPr="00267633">
        <w:rPr>
          <w:rFonts w:ascii="Times New Roman" w:hAnsi="Times New Roman" w:cs="Times New Roman"/>
          <w:sz w:val="22"/>
          <w:szCs w:val="22"/>
          <w:lang w:val="en-US" w:eastAsia="en-GB"/>
        </w:rPr>
        <w:t xml:space="preserve"> details of their marriage, including date and place of marriage).</w:t>
      </w:r>
    </w:p>
    <w:p w14:paraId="3507E86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
    <w:p w14:paraId="0B6C82A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relating</w:t>
      </w:r>
      <w:proofErr w:type="gramEnd"/>
      <w:r w:rsidRPr="00267633">
        <w:rPr>
          <w:rFonts w:ascii="Times New Roman" w:hAnsi="Times New Roman" w:cs="Times New Roman"/>
          <w:i/>
          <w:sz w:val="22"/>
          <w:szCs w:val="22"/>
          <w:lang w:val="en-US" w:eastAsia="en-GB"/>
        </w:rPr>
        <w:t xml:space="preserve"> to divorce, annulment or judicial separation</w:t>
      </w:r>
    </w:p>
    <w:p w14:paraId="5CDE01F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provide </w:t>
      </w:r>
      <w:proofErr w:type="gramStart"/>
      <w:r w:rsidRPr="00267633">
        <w:rPr>
          <w:rFonts w:ascii="Times New Roman" w:hAnsi="Times New Roman" w:cs="Times New Roman"/>
          <w:sz w:val="22"/>
          <w:szCs w:val="22"/>
          <w:lang w:val="en-US" w:eastAsia="en-GB"/>
        </w:rPr>
        <w:t>particulars relating</w:t>
      </w:r>
      <w:proofErr w:type="gramEnd"/>
      <w:r w:rsidRPr="00267633">
        <w:rPr>
          <w:rFonts w:ascii="Times New Roman" w:hAnsi="Times New Roman" w:cs="Times New Roman"/>
          <w:sz w:val="22"/>
          <w:szCs w:val="22"/>
          <w:lang w:val="en-US" w:eastAsia="en-GB"/>
        </w:rPr>
        <w:t xml:space="preserve"> to the divorce, annulment or judicial separation and evidence that the divorce, annulment or judicial separation is </w:t>
      </w:r>
      <w:proofErr w:type="spellStart"/>
      <w:r w:rsidRPr="00267633">
        <w:rPr>
          <w:rFonts w:ascii="Times New Roman" w:hAnsi="Times New Roman" w:cs="Times New Roman"/>
          <w:sz w:val="22"/>
          <w:szCs w:val="22"/>
          <w:lang w:val="en-US" w:eastAsia="en-GB"/>
        </w:rPr>
        <w:t>recognised</w:t>
      </w:r>
      <w:proofErr w:type="spellEnd"/>
      <w:r w:rsidRPr="00267633">
        <w:rPr>
          <w:rFonts w:ascii="Times New Roman" w:hAnsi="Times New Roman" w:cs="Times New Roman"/>
          <w:sz w:val="22"/>
          <w:szCs w:val="22"/>
          <w:lang w:val="en-US" w:eastAsia="en-GB"/>
        </w:rPr>
        <w:t xml:space="preserve"> as valid in Singapore under Singapore law).</w:t>
      </w:r>
    </w:p>
    <w:p w14:paraId="4BFE0F69"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6CA20F33" w14:textId="77777777" w:rsidR="00267633" w:rsidRPr="00267633" w:rsidRDefault="00267633" w:rsidP="00267633">
      <w:pPr>
        <w:keepNext/>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of</w:t>
      </w:r>
      <w:proofErr w:type="gramEnd"/>
      <w:r w:rsidRPr="00267633">
        <w:rPr>
          <w:rFonts w:ascii="Times New Roman" w:hAnsi="Times New Roman" w:cs="Times New Roman"/>
          <w:i/>
          <w:sz w:val="22"/>
          <w:szCs w:val="22"/>
          <w:lang w:val="en-US" w:eastAsia="en-GB"/>
        </w:rPr>
        <w:t xml:space="preserve"> children (if any)</w:t>
      </w:r>
    </w:p>
    <w:p w14:paraId="202E127D" w14:textId="77777777" w:rsidR="00267633" w:rsidRPr="00267633" w:rsidRDefault="00267633" w:rsidP="006172E9">
      <w:pPr>
        <w:keepNext/>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particulars of children including age, gender, and whether children are schooling or working).</w:t>
      </w:r>
    </w:p>
    <w:p w14:paraId="2287FBBC"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55D12939"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Grounds on which the Court has jurisdiction to hear the application</w:t>
      </w:r>
    </w:p>
    <w:p w14:paraId="542745F3"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which of the parties was domiciled in Singapore on the date of this application or which of the parties was domiciled in Singapore on the date the divorce, annulment or judicial separation was granted in the foreign country. Alternatively, which of the parties was habitually resident in Singapore for a continuous period of 1 year immediately preceding the date of filing this application or was resident in Singapore for a continuous period of 1 year immediately preceding the date on which the foreign divorce, annulment or judicial separation was granted.)</w:t>
      </w:r>
    </w:p>
    <w:p w14:paraId="01B357BE"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p>
    <w:p w14:paraId="5839CD0B"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Foreign orders made and financial relief received by plaintiff and children</w:t>
      </w:r>
    </w:p>
    <w:p w14:paraId="3C7C019B"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orders or agreements relating to financial relief made in relation to the foreign divorce, annulment or judicial separation and the details of the orders or agreements).</w:t>
      </w:r>
    </w:p>
    <w:p w14:paraId="7C566348"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the extent to which the order or agreement has been complied with by the defendant).</w:t>
      </w:r>
    </w:p>
    <w:p w14:paraId="192BC868"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 plaintiff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3FB3EC03" w14:textId="77777777" w:rsidR="00267633" w:rsidRPr="00267633" w:rsidRDefault="00267633" w:rsidP="00267633">
      <w:pPr>
        <w:autoSpaceDE w:val="0"/>
        <w:autoSpaceDN w:val="0"/>
        <w:adjustRightInd w:val="0"/>
        <w:spacing w:before="0" w:after="0" w:line="240" w:lineRule="auto"/>
        <w:ind w:left="426" w:hanging="426"/>
        <w:jc w:val="both"/>
        <w:divId w:val="2116439976"/>
        <w:rPr>
          <w:rFonts w:ascii="Times New Roman" w:hAnsi="Times New Roman" w:cs="Times New Roman"/>
          <w:sz w:val="22"/>
          <w:szCs w:val="22"/>
          <w:lang w:val="en-US" w:eastAsia="en-GB"/>
        </w:rPr>
      </w:pPr>
    </w:p>
    <w:p w14:paraId="74720BB3"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p>
    <w:p w14:paraId="5637BF59"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Financial relief which had not been dealt with by the foreign order</w:t>
      </w:r>
    </w:p>
    <w:p w14:paraId="33B493C6"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rights of the plaintiff which has been omitted in the foreign order and the reason for the omission.)</w:t>
      </w:r>
    </w:p>
    <w:p w14:paraId="3195CF9F"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state the availability in Singapore of any matrimonial asset in respect of which an order under section 121G of the Women’s Charter in </w:t>
      </w:r>
      <w:proofErr w:type="spellStart"/>
      <w:r w:rsidRPr="00267633">
        <w:rPr>
          <w:rFonts w:ascii="Times New Roman" w:hAnsi="Times New Roman" w:cs="Times New Roman"/>
          <w:sz w:val="22"/>
          <w:szCs w:val="22"/>
          <w:lang w:val="en-US" w:eastAsia="en-GB"/>
        </w:rPr>
        <w:t>favour</w:t>
      </w:r>
      <w:proofErr w:type="spellEnd"/>
      <w:r w:rsidRPr="00267633">
        <w:rPr>
          <w:rFonts w:ascii="Times New Roman" w:hAnsi="Times New Roman" w:cs="Times New Roman"/>
          <w:sz w:val="22"/>
          <w:szCs w:val="22"/>
          <w:lang w:val="en-US" w:eastAsia="en-GB"/>
        </w:rPr>
        <w:t xml:space="preserve"> of the applicant could be made).  </w:t>
      </w:r>
    </w:p>
    <w:p w14:paraId="5B4AE58B" w14:textId="77777777" w:rsidR="00267633" w:rsidRPr="00267633" w:rsidRDefault="00267633" w:rsidP="00267633">
      <w:pPr>
        <w:autoSpaceDE w:val="0"/>
        <w:autoSpaceDN w:val="0"/>
        <w:adjustRightInd w:val="0"/>
        <w:spacing w:before="0" w:after="0" w:line="240" w:lineRule="auto"/>
        <w:ind w:left="426"/>
        <w:divId w:val="2116439976"/>
        <w:rPr>
          <w:rFonts w:ascii="Times New Roman" w:hAnsi="Times New Roman" w:cs="Times New Roman"/>
          <w:i/>
          <w:sz w:val="22"/>
          <w:szCs w:val="22"/>
          <w:lang w:val="en-US" w:eastAsia="en-GB"/>
        </w:rPr>
      </w:pPr>
    </w:p>
    <w:p w14:paraId="6354FD14"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7DE492"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B69BFD"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Grounds for application</w:t>
      </w:r>
    </w:p>
    <w:p w14:paraId="4E8B28C7" w14:textId="77777777" w:rsidR="00267633" w:rsidRPr="00267633" w:rsidRDefault="00267633" w:rsidP="006172E9">
      <w:pPr>
        <w:numPr>
          <w:ilvl w:val="0"/>
          <w:numId w:val="95"/>
        </w:numPr>
        <w:autoSpaceDE w:val="0"/>
        <w:autoSpaceDN w:val="0"/>
        <w:adjustRightInd w:val="0"/>
        <w:spacing w:before="12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the grounds for application).</w:t>
      </w:r>
    </w:p>
    <w:p w14:paraId="4BA83B66" w14:textId="77777777" w:rsidR="00267633" w:rsidRPr="00267633" w:rsidRDefault="00267633" w:rsidP="00267633">
      <w:pPr>
        <w:autoSpaceDE w:val="0"/>
        <w:autoSpaceDN w:val="0"/>
        <w:adjustRightInd w:val="0"/>
        <w:spacing w:before="120" w:after="0" w:line="240" w:lineRule="auto"/>
        <w:ind w:left="720"/>
        <w:divId w:val="2116439976"/>
        <w:rPr>
          <w:rFonts w:ascii="Times New Roman" w:hAnsi="Times New Roman" w:cs="Times New Roman"/>
          <w:sz w:val="22"/>
          <w:szCs w:val="22"/>
          <w:lang w:val="en-US" w:eastAsia="en-GB"/>
        </w:rPr>
      </w:pPr>
    </w:p>
    <w:p w14:paraId="0FFBA17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436EB4F7" w14:textId="77777777" w:rsidR="00267633" w:rsidRPr="00267633" w:rsidRDefault="00267633" w:rsidP="00267633">
      <w:pPr>
        <w:tabs>
          <w:tab w:val="left" w:pos="284"/>
        </w:tabs>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12.  I also attach herewith the following documents in support of my application: </w:t>
      </w:r>
    </w:p>
    <w:p w14:paraId="092133F0" w14:textId="77777777" w:rsidR="00267633" w:rsidRPr="00267633" w:rsidRDefault="00267633" w:rsidP="00267633">
      <w:pPr>
        <w:spacing w:before="120" w:after="0" w:line="240" w:lineRule="auto"/>
        <w:ind w:left="1425" w:hanging="716"/>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xml:space="preserve">a.         a draft copy of the application to be filed under Section </w:t>
      </w:r>
      <w:proofErr w:type="gramStart"/>
      <w:r w:rsidRPr="00267633">
        <w:rPr>
          <w:rFonts w:ascii="Times New Roman" w:hAnsi="Times New Roman" w:cs="Times New Roman"/>
          <w:sz w:val="22"/>
          <w:szCs w:val="22"/>
          <w:lang w:val="en-GB" w:eastAsia="en-GB"/>
        </w:rPr>
        <w:t>121B;</w:t>
      </w:r>
      <w:proofErr w:type="gramEnd"/>
    </w:p>
    <w:p w14:paraId="59D2273F"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b.</w:t>
      </w:r>
      <w:r w:rsidRPr="00267633">
        <w:rPr>
          <w:rFonts w:ascii="Times New Roman" w:hAnsi="Times New Roman" w:cs="Times New Roman"/>
          <w:sz w:val="22"/>
          <w:szCs w:val="22"/>
          <w:lang w:val="en-GB" w:eastAsia="en-GB"/>
        </w:rPr>
        <w:tab/>
        <w:t xml:space="preserve">a copy of the foreign decree of divorce or annulment of marriage or judicial </w:t>
      </w:r>
      <w:proofErr w:type="gramStart"/>
      <w:r w:rsidRPr="00267633">
        <w:rPr>
          <w:rFonts w:ascii="Times New Roman" w:hAnsi="Times New Roman" w:cs="Times New Roman"/>
          <w:sz w:val="22"/>
          <w:szCs w:val="22"/>
          <w:lang w:val="en-GB" w:eastAsia="en-GB"/>
        </w:rPr>
        <w:t>separation;</w:t>
      </w:r>
      <w:proofErr w:type="gramEnd"/>
    </w:p>
    <w:p w14:paraId="6E388A67"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c.</w:t>
      </w:r>
      <w:r w:rsidRPr="00267633">
        <w:rPr>
          <w:rFonts w:ascii="Times New Roman" w:hAnsi="Times New Roman" w:cs="Times New Roman"/>
          <w:sz w:val="22"/>
          <w:szCs w:val="22"/>
          <w:lang w:val="en-GB" w:eastAsia="en-GB"/>
        </w:rPr>
        <w:tab/>
        <w:t>any relevant decision or order made by the foreign court requiring any party to the marriage to make payment to the other party or transfer any matrimonial asset to either of the parties or to a child of the marriage; and</w:t>
      </w:r>
    </w:p>
    <w:p w14:paraId="0A228E8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d.</w:t>
      </w:r>
      <w:r w:rsidRPr="00267633">
        <w:rPr>
          <w:rFonts w:ascii="Times New Roman" w:hAnsi="Times New Roman" w:cs="Times New Roman"/>
          <w:sz w:val="22"/>
          <w:szCs w:val="22"/>
          <w:lang w:val="en-GB" w:eastAsia="en-GB"/>
        </w:rPr>
        <w:tab/>
        <w:t>any relevant agreement relating to financial relief between the parties. I am praying for order in terms of the prayers sought in my application.</w:t>
      </w:r>
    </w:p>
    <w:p w14:paraId="6AC377E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04080C6" w14:textId="77777777" w:rsidTr="00267633">
        <w:trPr>
          <w:divId w:val="2116439976"/>
          <w:jc w:val="center"/>
        </w:trPr>
        <w:tc>
          <w:tcPr>
            <w:tcW w:w="3080" w:type="dxa"/>
          </w:tcPr>
          <w:p w14:paraId="67DB0FF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59FF472C"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229</w:t>
            </w:r>
          </w:p>
        </w:tc>
        <w:tc>
          <w:tcPr>
            <w:tcW w:w="3080" w:type="dxa"/>
          </w:tcPr>
          <w:p w14:paraId="315A4C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5993040"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10DCFF1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plaintiff’s AFFIDAVIT for APPLICATION under section 121b of the women’s charter (chapter 353) </w:t>
      </w:r>
    </w:p>
    <w:p w14:paraId="0931CD6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56A09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9D0540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7835274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2A309D3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121B of the Women’s Charter (Chapter 353) </w:t>
      </w:r>
    </w:p>
    <w:p w14:paraId="260D3442"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639A8E8F"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B5BE1D6"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EF3991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244289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BD54B7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00BE14B1"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172C7DB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0DF2D1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2CD1DABB"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09C11470"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4F39B60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74085E73"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I, [Name of deponent], of [address of deponent], do make oath (or </w:t>
      </w:r>
      <w:proofErr w:type="gramStart"/>
      <w:r w:rsidRPr="00267633">
        <w:rPr>
          <w:rFonts w:ascii="Times New Roman" w:eastAsia="SimSun" w:hAnsi="Times New Roman" w:cs="Times New Roman"/>
          <w:sz w:val="22"/>
          <w:szCs w:val="22"/>
          <w:lang w:val="en-US" w:eastAsia="en-US"/>
        </w:rPr>
        <w:t>affirm)*</w:t>
      </w:r>
      <w:proofErr w:type="gramEnd"/>
      <w:r w:rsidRPr="00267633">
        <w:rPr>
          <w:rFonts w:ascii="Times New Roman" w:eastAsia="SimSun" w:hAnsi="Times New Roman" w:cs="Times New Roman"/>
          <w:sz w:val="22"/>
          <w:szCs w:val="22"/>
          <w:lang w:val="en-US" w:eastAsia="en-US"/>
        </w:rPr>
        <w:t xml:space="preserve"> and say as follows:</w:t>
      </w:r>
    </w:p>
    <w:p w14:paraId="001C63B5"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p>
    <w:p w14:paraId="5C29C908" w14:textId="77777777" w:rsidR="00267633" w:rsidRPr="00267633" w:rsidRDefault="00267633" w:rsidP="006172E9">
      <w:pPr>
        <w:numPr>
          <w:ilvl w:val="0"/>
          <w:numId w:val="112"/>
        </w:numPr>
        <w:spacing w:before="0" w:after="0" w:line="240" w:lineRule="auto"/>
        <w:ind w:left="426" w:hanging="425"/>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the Plaintiff and I make this affidavit in support of my application.</w:t>
      </w:r>
    </w:p>
    <w:p w14:paraId="4A120D2D"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31905456" w14:textId="77777777" w:rsidR="00267633" w:rsidRPr="00267633" w:rsidRDefault="00267633" w:rsidP="00267633">
      <w:pPr>
        <w:spacing w:before="0" w:after="0" w:line="240" w:lineRule="auto"/>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Parties’ particulars</w:t>
      </w:r>
      <w:proofErr w:type="gramEnd"/>
      <w:r w:rsidRPr="00267633">
        <w:rPr>
          <w:rFonts w:ascii="Times New Roman" w:eastAsia="SimSun" w:hAnsi="Times New Roman" w:cs="Times New Roman"/>
          <w:i/>
          <w:sz w:val="22"/>
          <w:szCs w:val="22"/>
          <w:lang w:val="en-US" w:eastAsia="en-US"/>
        </w:rPr>
        <w:t xml:space="preserve"> (including details of marriage)</w:t>
      </w:r>
    </w:p>
    <w:p w14:paraId="09002AAE"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provide parties’ </w:t>
      </w:r>
      <w:proofErr w:type="gramStart"/>
      <w:r w:rsidRPr="00267633">
        <w:rPr>
          <w:rFonts w:ascii="Times New Roman" w:eastAsia="SimSun" w:hAnsi="Times New Roman" w:cs="Times New Roman"/>
          <w:sz w:val="22"/>
          <w:szCs w:val="22"/>
          <w:lang w:val="en-US" w:eastAsia="en-US"/>
        </w:rPr>
        <w:t>particulars and</w:t>
      </w:r>
      <w:proofErr w:type="gramEnd"/>
      <w:r w:rsidRPr="00267633">
        <w:rPr>
          <w:rFonts w:ascii="Times New Roman" w:eastAsia="SimSun" w:hAnsi="Times New Roman" w:cs="Times New Roman"/>
          <w:sz w:val="22"/>
          <w:szCs w:val="22"/>
          <w:lang w:val="en-US" w:eastAsia="en-US"/>
        </w:rPr>
        <w:t xml:space="preserve"> details of their marriage (including date and place of marriage)).</w:t>
      </w:r>
    </w:p>
    <w:p w14:paraId="66721AF8"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42817A0E"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relating</w:t>
      </w:r>
      <w:proofErr w:type="gramEnd"/>
      <w:r w:rsidRPr="00267633">
        <w:rPr>
          <w:rFonts w:ascii="Times New Roman" w:eastAsia="SimSun" w:hAnsi="Times New Roman" w:cs="Times New Roman"/>
          <w:i/>
          <w:sz w:val="22"/>
          <w:szCs w:val="22"/>
          <w:lang w:val="en-US" w:eastAsia="en-US"/>
        </w:rPr>
        <w:t xml:space="preserve"> to divorce, annulment or judicial separation</w:t>
      </w:r>
    </w:p>
    <w:p w14:paraId="7C343C6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provide </w:t>
      </w:r>
      <w:proofErr w:type="gramStart"/>
      <w:r w:rsidRPr="00267633">
        <w:rPr>
          <w:rFonts w:ascii="Times New Roman" w:eastAsia="SimSun" w:hAnsi="Times New Roman" w:cs="Times New Roman"/>
          <w:sz w:val="22"/>
          <w:szCs w:val="22"/>
          <w:lang w:val="en-US" w:eastAsia="en-US"/>
        </w:rPr>
        <w:t>particulars relating</w:t>
      </w:r>
      <w:proofErr w:type="gramEnd"/>
      <w:r w:rsidRPr="00267633">
        <w:rPr>
          <w:rFonts w:ascii="Times New Roman" w:eastAsia="SimSun" w:hAnsi="Times New Roman" w:cs="Times New Roman"/>
          <w:sz w:val="22"/>
          <w:szCs w:val="22"/>
          <w:lang w:val="en-US" w:eastAsia="en-US"/>
        </w:rPr>
        <w:t xml:space="preserve"> to the divorce, annulment or judicial separation).</w:t>
      </w:r>
    </w:p>
    <w:p w14:paraId="7AFD5882"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
    <w:p w14:paraId="64397C6B"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of</w:t>
      </w:r>
      <w:proofErr w:type="gramEnd"/>
      <w:r w:rsidRPr="00267633">
        <w:rPr>
          <w:rFonts w:ascii="Times New Roman" w:eastAsia="SimSun" w:hAnsi="Times New Roman" w:cs="Times New Roman"/>
          <w:i/>
          <w:sz w:val="22"/>
          <w:szCs w:val="22"/>
          <w:lang w:val="en-US" w:eastAsia="en-US"/>
        </w:rPr>
        <w:t xml:space="preserve"> children (if any)</w:t>
      </w:r>
    </w:p>
    <w:p w14:paraId="0C67053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particulars of children including age, sex, whether children are schooling or working).</w:t>
      </w:r>
    </w:p>
    <w:p w14:paraId="673EE6FD"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73306EF8"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to Singapore</w:t>
      </w:r>
    </w:p>
    <w:p w14:paraId="241E11FD"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connection which the parties to the marriage have with Singapore).</w:t>
      </w:r>
    </w:p>
    <w:p w14:paraId="30A4CDF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3D7F036E" w14:textId="77777777" w:rsidR="00267633" w:rsidRPr="00267633" w:rsidRDefault="00267633" w:rsidP="00267633">
      <w:pPr>
        <w:spacing w:before="0" w:after="0" w:line="240" w:lineRule="auto"/>
        <w:ind w:left="284"/>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with country in which marriage was dissolved or annulled or in which judicial separation was obtained</w:t>
      </w:r>
    </w:p>
    <w:p w14:paraId="4CB3665B" w14:textId="77777777" w:rsidR="00267633" w:rsidRPr="00267633" w:rsidRDefault="00267633" w:rsidP="006172E9">
      <w:pPr>
        <w:numPr>
          <w:ilvl w:val="0"/>
          <w:numId w:val="112"/>
        </w:numPr>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connection between parties and the country in which the marriage was dissolved or annulled or judicial separation was obtained).</w:t>
      </w:r>
    </w:p>
    <w:p w14:paraId="196A9145"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2853C03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that parties have with any other foreign country</w:t>
      </w:r>
    </w:p>
    <w:p w14:paraId="3002922B"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parties’ connection with any other foreign country).</w:t>
      </w:r>
    </w:p>
    <w:p w14:paraId="6DAE4353"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159C0D6"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Foreign orders made and financial relief received by plaintiff and children</w:t>
      </w:r>
    </w:p>
    <w:p w14:paraId="7B47AAFA"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orders or agreements relating to financial relief made in relation to the foreign divorce, annulment or judicial separation and the details of the orders or agreements).</w:t>
      </w:r>
    </w:p>
    <w:p w14:paraId="077745D7"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the order or agreement has been complied with by the defendant).</w:t>
      </w:r>
    </w:p>
    <w:p w14:paraId="05BEF6E4"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0A123BA2"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 applicant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78866F2B" w14:textId="77777777" w:rsidR="00267633" w:rsidRPr="00267633" w:rsidRDefault="00267633" w:rsidP="00267633">
      <w:pPr>
        <w:autoSpaceDE w:val="0"/>
        <w:autoSpaceDN w:val="0"/>
        <w:adjustRightInd w:val="0"/>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863C319" w14:textId="77777777" w:rsidR="00267633" w:rsidRPr="00267633" w:rsidRDefault="00267633" w:rsidP="00267633">
      <w:pPr>
        <w:autoSpaceDE w:val="0"/>
        <w:autoSpaceDN w:val="0"/>
        <w:adjustRightInd w:val="0"/>
        <w:spacing w:before="12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Financial relief which had not been dealt with by the foreign order</w:t>
      </w:r>
    </w:p>
    <w:p w14:paraId="0640874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rights of the plaintiff which has been omitted in the foreign order.)</w:t>
      </w:r>
    </w:p>
    <w:p w14:paraId="74935A0E"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53F2B70F"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state the availability in Singapore of any matrimonial asset in respect of which an order under section 121G in </w:t>
      </w:r>
      <w:proofErr w:type="spellStart"/>
      <w:r w:rsidRPr="00267633">
        <w:rPr>
          <w:rFonts w:ascii="Times New Roman" w:eastAsia="SimSun" w:hAnsi="Times New Roman" w:cs="Times New Roman"/>
          <w:sz w:val="22"/>
          <w:szCs w:val="22"/>
          <w:lang w:val="en-US" w:eastAsia="en-US"/>
        </w:rPr>
        <w:t>favour</w:t>
      </w:r>
      <w:proofErr w:type="spellEnd"/>
      <w:r w:rsidRPr="00267633">
        <w:rPr>
          <w:rFonts w:ascii="Times New Roman" w:eastAsia="SimSun" w:hAnsi="Times New Roman" w:cs="Times New Roman"/>
          <w:sz w:val="22"/>
          <w:szCs w:val="22"/>
          <w:lang w:val="en-US" w:eastAsia="en-US"/>
        </w:rPr>
        <w:t xml:space="preserve"> of the applicant could be made).  </w:t>
      </w:r>
    </w:p>
    <w:p w14:paraId="21658A8D"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p>
    <w:p w14:paraId="4F80FD5E"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r w:rsidRPr="00267633">
        <w:rPr>
          <w:rFonts w:ascii="Times New Roman" w:eastAsia="SimSun" w:hAnsi="Times New Roman" w:cs="Times New Roman"/>
          <w:i/>
          <w:sz w:val="22"/>
          <w:szCs w:val="22"/>
          <w:lang w:val="en-US" w:eastAsia="zh-CN"/>
        </w:rPr>
        <w:t>Extent to which any order under Section 121G is likely to be enforceable</w:t>
      </w:r>
    </w:p>
    <w:p w14:paraId="2284D731" w14:textId="77777777" w:rsidR="00267633" w:rsidRPr="00267633" w:rsidRDefault="00267633" w:rsidP="006172E9">
      <w:pPr>
        <w:numPr>
          <w:ilvl w:val="0"/>
          <w:numId w:val="112"/>
        </w:numPr>
        <w:autoSpaceDE w:val="0"/>
        <w:autoSpaceDN w:val="0"/>
        <w:adjustRightInd w:val="0"/>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any order under Section 121G is likely to be enforceable).</w:t>
      </w:r>
    </w:p>
    <w:p w14:paraId="5D4036AF"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037EC725"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Length of time elapsed</w:t>
      </w:r>
    </w:p>
    <w:p w14:paraId="31AA9BA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6"/>
          <w:szCs w:val="26"/>
          <w:lang w:val="en-US" w:eastAsia="en-US"/>
        </w:rPr>
      </w:pPr>
      <w:r w:rsidRPr="00267633">
        <w:rPr>
          <w:rFonts w:ascii="Times New Roman" w:eastAsia="SimSun" w:hAnsi="Times New Roman" w:cs="Times New Roman"/>
          <w:sz w:val="22"/>
          <w:szCs w:val="22"/>
          <w:lang w:val="en-US" w:eastAsia="en-US"/>
        </w:rPr>
        <w:t>(Please state the length of time which has elapsed since the date of the foreign divorce, annulment or judicial separation and the reason for the time taken for this application).</w:t>
      </w:r>
    </w:p>
    <w:p w14:paraId="79230F64"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51125D79"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Grounds for application</w:t>
      </w:r>
    </w:p>
    <w:p w14:paraId="4898C565" w14:textId="77777777" w:rsidR="00267633" w:rsidRPr="00267633" w:rsidRDefault="00267633" w:rsidP="006172E9">
      <w:pPr>
        <w:numPr>
          <w:ilvl w:val="0"/>
          <w:numId w:val="112"/>
        </w:numPr>
        <w:autoSpaceDE w:val="0"/>
        <w:autoSpaceDN w:val="0"/>
        <w:adjustRightInd w:val="0"/>
        <w:spacing w:before="120" w:after="0" w:line="240" w:lineRule="auto"/>
        <w:ind w:left="426"/>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grounds for application).</w:t>
      </w:r>
    </w:p>
    <w:p w14:paraId="27D996C0"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sz w:val="26"/>
          <w:szCs w:val="26"/>
          <w:lang w:val="en-US" w:eastAsia="en-US"/>
        </w:rPr>
      </w:pPr>
    </w:p>
    <w:p w14:paraId="6178FC2B" w14:textId="77777777" w:rsidR="00267633" w:rsidRPr="00267633" w:rsidRDefault="00267633" w:rsidP="00267633">
      <w:pPr>
        <w:tabs>
          <w:tab w:val="left" w:pos="284"/>
        </w:tabs>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Attachments</w:t>
      </w:r>
    </w:p>
    <w:p w14:paraId="796EF534"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I also attach herewith the following documents in support of my </w:t>
      </w:r>
      <w:proofErr w:type="gramStart"/>
      <w:r w:rsidRPr="00267633">
        <w:rPr>
          <w:rFonts w:ascii="Times New Roman" w:eastAsia="SimSun" w:hAnsi="Times New Roman" w:cs="Times New Roman"/>
          <w:sz w:val="22"/>
          <w:szCs w:val="22"/>
          <w:lang w:val="en-GB" w:eastAsia="en-US"/>
        </w:rPr>
        <w:t>application:-</w:t>
      </w:r>
      <w:proofErr w:type="gramEnd"/>
      <w:r w:rsidRPr="00267633">
        <w:rPr>
          <w:rFonts w:ascii="Times New Roman" w:eastAsia="SimSun" w:hAnsi="Times New Roman" w:cs="Times New Roman"/>
          <w:sz w:val="22"/>
          <w:szCs w:val="22"/>
          <w:lang w:val="en-GB" w:eastAsia="en-US"/>
        </w:rPr>
        <w:t xml:space="preserve"> </w:t>
      </w:r>
    </w:p>
    <w:p w14:paraId="30C1C833"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a.   </w:t>
      </w:r>
      <w:r w:rsidRPr="00267633">
        <w:rPr>
          <w:rFonts w:ascii="Times New Roman" w:eastAsia="SimSun" w:hAnsi="Times New Roman" w:cs="Times New Roman"/>
          <w:sz w:val="22"/>
          <w:szCs w:val="22"/>
          <w:lang w:val="en-GB" w:eastAsia="en-US"/>
        </w:rPr>
        <w:tab/>
        <w:t xml:space="preserve">a copy of the foreign decree of divorce or annulment of marriage or judicial </w:t>
      </w:r>
      <w:proofErr w:type="gramStart"/>
      <w:r w:rsidRPr="00267633">
        <w:rPr>
          <w:rFonts w:ascii="Times New Roman" w:eastAsia="SimSun" w:hAnsi="Times New Roman" w:cs="Times New Roman"/>
          <w:sz w:val="22"/>
          <w:szCs w:val="22"/>
          <w:lang w:val="en-GB" w:eastAsia="en-US"/>
        </w:rPr>
        <w:t>separation;</w:t>
      </w:r>
      <w:proofErr w:type="gramEnd"/>
    </w:p>
    <w:p w14:paraId="152A0D32"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b.</w:t>
      </w:r>
      <w:r w:rsidRPr="00267633">
        <w:rPr>
          <w:rFonts w:ascii="Times New Roman" w:eastAsia="SimSun" w:hAnsi="Times New Roman" w:cs="Times New Roman"/>
          <w:sz w:val="22"/>
          <w:szCs w:val="22"/>
          <w:lang w:val="en-GB" w:eastAsia="en-US"/>
        </w:rPr>
        <w:tab/>
        <w:t>any relevant decision or order made by the foreign court requiring any party to the marriage to make payment to the other party or transfer any matrimonial asset to either of the parties or to a child of the marriage; and</w:t>
      </w:r>
    </w:p>
    <w:p w14:paraId="0948E147"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c.</w:t>
      </w:r>
      <w:r w:rsidRPr="00267633">
        <w:rPr>
          <w:rFonts w:ascii="Times New Roman" w:eastAsia="SimSun" w:hAnsi="Times New Roman" w:cs="Times New Roman"/>
          <w:sz w:val="22"/>
          <w:szCs w:val="22"/>
          <w:lang w:val="en-GB" w:eastAsia="en-US"/>
        </w:rPr>
        <w:tab/>
        <w:t>any relevant agreement relating to financial relief between the parties.</w:t>
      </w:r>
    </w:p>
    <w:p w14:paraId="4BF7176A"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614A274E"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praying for order in terms of the prayers sought                                                                                                                                                                                                                     in my application.</w:t>
      </w:r>
    </w:p>
    <w:p w14:paraId="74D2C774" w14:textId="77777777" w:rsidR="00267633" w:rsidRPr="00267633" w:rsidRDefault="00267633" w:rsidP="00267633">
      <w:pPr>
        <w:tabs>
          <w:tab w:val="left" w:pos="284"/>
        </w:tabs>
        <w:spacing w:before="120" w:after="0" w:line="240" w:lineRule="auto"/>
        <w:ind w:left="1080"/>
        <w:jc w:val="both"/>
        <w:divId w:val="2116439976"/>
        <w:rPr>
          <w:rFonts w:ascii="Times New Roman" w:eastAsia="SimSun" w:hAnsi="Times New Roman" w:cs="Times New Roman"/>
          <w:sz w:val="22"/>
          <w:szCs w:val="22"/>
          <w:lang w:val="en-US" w:eastAsia="en-US"/>
        </w:rPr>
      </w:pPr>
    </w:p>
    <w:p w14:paraId="553AB177"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SWORN (or AFFIRMED) by the</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47B6F3AD"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 xml:space="preserve">Plaintiff at     </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50AF1EB2"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on the                        day of 20</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69396D40" w14:textId="77777777" w:rsidR="00267633" w:rsidRPr="00267633" w:rsidRDefault="00267633" w:rsidP="00267633">
      <w:pPr>
        <w:tabs>
          <w:tab w:val="center" w:pos="4320"/>
          <w:tab w:val="right" w:pos="8640"/>
        </w:tabs>
        <w:spacing w:before="0" w:after="0" w:line="240" w:lineRule="auto"/>
        <w:ind w:firstLine="720"/>
        <w:jc w:val="both"/>
        <w:outlineLvl w:val="0"/>
        <w:divId w:val="2116439976"/>
        <w:rPr>
          <w:rFonts w:ascii="Times New Roman" w:eastAsia="SimSun" w:hAnsi="Times New Roman" w:cs="Times New Roman"/>
          <w:snapToGrid w:val="0"/>
          <w:sz w:val="22"/>
          <w:szCs w:val="22"/>
          <w:lang w:val="en-US" w:eastAsia="zh-CN"/>
        </w:rPr>
      </w:pPr>
    </w:p>
    <w:p w14:paraId="5B21213E"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Before me,</w:t>
      </w:r>
    </w:p>
    <w:p w14:paraId="21051E11"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5C5F4425"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A Commissioner for Oaths</w:t>
      </w:r>
    </w:p>
    <w:p w14:paraId="4DC634B4" w14:textId="77777777" w:rsidR="00267633" w:rsidRPr="00267633" w:rsidRDefault="00267633" w:rsidP="00267633">
      <w:pPr>
        <w:spacing w:before="0" w:after="0" w:line="240" w:lineRule="auto"/>
        <w:divId w:val="2116439976"/>
        <w:rPr>
          <w:rFonts w:ascii="Times New Roman" w:eastAsia="SimSun" w:hAnsi="Times New Roman" w:cs="Times New Roman"/>
          <w:sz w:val="20"/>
          <w:szCs w:val="20"/>
          <w:lang w:val="en-US" w:eastAsia="zh-CN"/>
        </w:rPr>
      </w:pPr>
      <w:r w:rsidRPr="00267633">
        <w:rPr>
          <w:rFonts w:ascii="Times New Roman" w:eastAsia="SimSun" w:hAnsi="Times New Roman" w:cs="Times New Roman"/>
          <w:i/>
          <w:sz w:val="22"/>
          <w:szCs w:val="22"/>
          <w:lang w:val="en-US" w:eastAsia="zh-CN"/>
        </w:rPr>
        <w:t>*Delete where</w:t>
      </w:r>
      <w:r w:rsidRPr="00267633">
        <w:rPr>
          <w:rFonts w:ascii="Times New Roman" w:eastAsia="SimSun" w:hAnsi="Times New Roman" w:cs="Times New Roman"/>
          <w:i/>
          <w:sz w:val="22"/>
          <w:szCs w:val="22"/>
          <w:lang w:val="en-US" w:eastAsia="zh-CN"/>
        </w:rPr>
        <w:tab/>
        <w:t>inapplicable</w:t>
      </w:r>
    </w:p>
    <w:tbl>
      <w:tblPr>
        <w:tblW w:w="0" w:type="auto"/>
        <w:jc w:val="center"/>
        <w:tblLayout w:type="fixed"/>
        <w:tblLook w:val="0000" w:firstRow="0" w:lastRow="0" w:firstColumn="0" w:lastColumn="0" w:noHBand="0" w:noVBand="0"/>
      </w:tblPr>
      <w:tblGrid>
        <w:gridCol w:w="2600"/>
        <w:gridCol w:w="2600"/>
        <w:gridCol w:w="2600"/>
      </w:tblGrid>
      <w:tr w:rsidR="00267633" w:rsidRPr="00267633" w14:paraId="5175E46B" w14:textId="77777777" w:rsidTr="00267633">
        <w:trPr>
          <w:divId w:val="2116439976"/>
          <w:jc w:val="center"/>
        </w:trPr>
        <w:tc>
          <w:tcPr>
            <w:tcW w:w="2600" w:type="dxa"/>
          </w:tcPr>
          <w:p w14:paraId="47E0C17F"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p>
        </w:tc>
        <w:tc>
          <w:tcPr>
            <w:tcW w:w="2600" w:type="dxa"/>
          </w:tcPr>
          <w:p w14:paraId="146BF264" w14:textId="77777777" w:rsidR="00041F27" w:rsidRDefault="00041F27" w:rsidP="00267633">
            <w:pPr>
              <w:keepNext/>
              <w:spacing w:before="0" w:after="0" w:line="240" w:lineRule="auto"/>
              <w:jc w:val="center"/>
              <w:outlineLvl w:val="1"/>
              <w:rPr>
                <w:rFonts w:ascii="Times New Roman" w:hAnsi="Times New Roman"/>
                <w:bCs/>
                <w:iCs/>
                <w:spacing w:val="-3"/>
                <w:lang w:val="en-GB" w:eastAsia="zh-CN"/>
              </w:rPr>
            </w:pPr>
            <w:bookmarkStart w:id="118" w:name="form4"/>
            <w:bookmarkStart w:id="119" w:name="_Toc66445299"/>
            <w:bookmarkStart w:id="120" w:name="_Toc81709854"/>
            <w:bookmarkStart w:id="121" w:name="_Toc81710579"/>
            <w:bookmarkStart w:id="122" w:name="_Toc81717488"/>
            <w:bookmarkStart w:id="123" w:name="_Toc122854339"/>
            <w:bookmarkStart w:id="124" w:name="_Toc122854700"/>
            <w:bookmarkStart w:id="125" w:name="_Toc243995783"/>
            <w:bookmarkEnd w:id="118"/>
          </w:p>
          <w:p w14:paraId="0C3EA439"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w:t>
            </w:r>
            <w:bookmarkEnd w:id="119"/>
            <w:bookmarkEnd w:id="120"/>
            <w:bookmarkEnd w:id="121"/>
            <w:bookmarkEnd w:id="122"/>
            <w:bookmarkEnd w:id="123"/>
            <w:bookmarkEnd w:id="124"/>
            <w:bookmarkEnd w:id="125"/>
            <w:r w:rsidRPr="00267633">
              <w:rPr>
                <w:rFonts w:ascii="Times New Roman" w:hAnsi="Times New Roman"/>
                <w:bCs/>
                <w:iCs/>
                <w:spacing w:val="-3"/>
                <w:lang w:val="en-GB" w:eastAsia="zh-CN"/>
              </w:rPr>
              <w:t>ORM 230</w:t>
            </w:r>
          </w:p>
        </w:tc>
        <w:tc>
          <w:tcPr>
            <w:tcW w:w="2600" w:type="dxa"/>
          </w:tcPr>
          <w:p w14:paraId="5A2ED3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32C8B8CF" w14:textId="77777777" w:rsidR="00236DAA" w:rsidRPr="00236DAA" w:rsidRDefault="00236DAA" w:rsidP="00236DAA">
      <w:pPr>
        <w:spacing w:before="0" w:after="200" w:line="276" w:lineRule="auto"/>
        <w:jc w:val="center"/>
        <w:divId w:val="2116439976"/>
        <w:rPr>
          <w:rFonts w:ascii="Times New Roman" w:hAnsi="Times New Roman" w:cs="Times New Roman"/>
          <w:szCs w:val="20"/>
          <w:lang w:val="en-GB" w:eastAsia="zh-CN"/>
        </w:rPr>
      </w:pPr>
      <w:r w:rsidRPr="00236DAA">
        <w:rPr>
          <w:rFonts w:ascii="Times New Roman" w:hAnsi="Times New Roman" w:cs="Times New Roman"/>
          <w:szCs w:val="20"/>
          <w:lang w:val="en-GB" w:eastAsia="zh-CN"/>
        </w:rPr>
        <w:t>(deleted)</w:t>
      </w:r>
    </w:p>
    <w:p w14:paraId="5966B22B" w14:textId="77777777" w:rsidR="00267633" w:rsidRPr="00267633" w:rsidRDefault="00236DAA" w:rsidP="00267633">
      <w:pPr>
        <w:spacing w:before="0" w:after="200" w:line="276" w:lineRule="auto"/>
        <w:divId w:val="2116439976"/>
        <w:rPr>
          <w:rFonts w:ascii="Times New Roman" w:hAnsi="Times New Roman" w:cs="Times New Roman"/>
          <w:i/>
          <w:szCs w:val="20"/>
          <w:lang w:val="en-GB" w:eastAsia="zh-CN"/>
        </w:rPr>
      </w:pPr>
      <w:r w:rsidRPr="00236DAA">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83E14E1" w14:textId="77777777" w:rsidTr="00267633">
        <w:trPr>
          <w:divId w:val="2116439976"/>
          <w:jc w:val="center"/>
        </w:trPr>
        <w:tc>
          <w:tcPr>
            <w:tcW w:w="3080" w:type="dxa"/>
          </w:tcPr>
          <w:p w14:paraId="53CDF4B6"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br w:type="page"/>
            </w:r>
          </w:p>
        </w:tc>
        <w:tc>
          <w:tcPr>
            <w:tcW w:w="3080" w:type="dxa"/>
          </w:tcPr>
          <w:p w14:paraId="1F31C2D6"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231</w:t>
            </w:r>
          </w:p>
        </w:tc>
        <w:tc>
          <w:tcPr>
            <w:tcW w:w="3080" w:type="dxa"/>
          </w:tcPr>
          <w:p w14:paraId="530C419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0B3C459"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2B803E2F"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NOTICE TO PRODUCE DOCUMENTS REFERRED TO</w:t>
      </w:r>
    </w:p>
    <w:p w14:paraId="71DE5F39"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IN PLEADINGS OR AFFIDAVITS</w:t>
      </w:r>
    </w:p>
    <w:p w14:paraId="7AF7F8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12B9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F02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8BA33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630C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E47FF2"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requires you to produce for his inspection, the following documents referred to in your pleading (or affidavit) namely:</w:t>
      </w:r>
    </w:p>
    <w:p w14:paraId="1D0D25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C6F2C5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004F8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documents required and set them out in a table).</w:t>
      </w:r>
    </w:p>
    <w:p w14:paraId="09C87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2795A02C" w14:textId="77777777" w:rsidTr="00267633">
        <w:trPr>
          <w:divId w:val="2116439976"/>
        </w:trPr>
        <w:tc>
          <w:tcPr>
            <w:tcW w:w="828" w:type="dxa"/>
          </w:tcPr>
          <w:p w14:paraId="6BA4F66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328E8D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21D1F3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w:t>
            </w:r>
            <w:proofErr w:type="gramStart"/>
            <w:r w:rsidRPr="00267633">
              <w:rPr>
                <w:rFonts w:ascii="Times New Roman" w:hAnsi="Times New Roman" w:cs="Times New Roman"/>
                <w:szCs w:val="20"/>
                <w:lang w:val="en-GB" w:eastAsia="zh-CN"/>
              </w:rPr>
              <w:t>/  deponent</w:t>
            </w:r>
            <w:proofErr w:type="gramEnd"/>
            <w:r w:rsidRPr="00267633">
              <w:rPr>
                <w:rFonts w:ascii="Times New Roman" w:hAnsi="Times New Roman" w:cs="Times New Roman"/>
                <w:szCs w:val="20"/>
                <w:lang w:val="en-GB" w:eastAsia="zh-CN"/>
              </w:rPr>
              <w:t xml:space="preserve"> of affidavit and number of affidavit in relation to the deponent*, in which document is referred to</w:t>
            </w:r>
          </w:p>
          <w:p w14:paraId="0E7C9FA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E06025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460DDB9" w14:textId="77777777" w:rsidTr="00267633">
        <w:trPr>
          <w:divId w:val="2116439976"/>
        </w:trPr>
        <w:tc>
          <w:tcPr>
            <w:tcW w:w="828" w:type="dxa"/>
          </w:tcPr>
          <w:p w14:paraId="322E918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F919D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0612A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3ABAAB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2661E37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326B53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038D05"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45EA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529EC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3A2FF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F2B1A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A775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50083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584CB2"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5832846"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3ACD69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B0BAB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F8CFB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A46286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089C2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BC2127C" w14:textId="77777777" w:rsidTr="00267633">
        <w:trPr>
          <w:divId w:val="2116439976"/>
          <w:jc w:val="center"/>
        </w:trPr>
        <w:tc>
          <w:tcPr>
            <w:tcW w:w="3080" w:type="dxa"/>
          </w:tcPr>
          <w:p w14:paraId="3FED02B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28ED41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232</w:t>
            </w:r>
          </w:p>
        </w:tc>
        <w:tc>
          <w:tcPr>
            <w:tcW w:w="3080" w:type="dxa"/>
          </w:tcPr>
          <w:p w14:paraId="3C6A797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F4C0A7F"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33B6FB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WHERE DOCUMENTS MAY BE INSPECTED</w:t>
      </w:r>
    </w:p>
    <w:p w14:paraId="7A3AC26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410FA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A038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A45E0C"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may be inspected at [</w:t>
      </w:r>
      <w:r w:rsidRPr="00267633">
        <w:rPr>
          <w:rFonts w:ascii="Times New Roman" w:hAnsi="Times New Roman" w:cs="Times New Roman"/>
          <w:i/>
          <w:szCs w:val="20"/>
          <w:lang w:val="en-GB" w:eastAsia="zh-CN"/>
        </w:rPr>
        <w:t>to state place of inspection</w:t>
      </w:r>
      <w:r w:rsidRPr="00267633">
        <w:rPr>
          <w:rFonts w:ascii="Times New Roman" w:hAnsi="Times New Roman" w:cs="Times New Roman"/>
          <w:szCs w:val="20"/>
          <w:lang w:val="en-GB" w:eastAsia="zh-CN"/>
        </w:rPr>
        <w:t>] on the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between the hours of [</w:t>
      </w:r>
      <w:r w:rsidRPr="00267633">
        <w:rPr>
          <w:rFonts w:ascii="Times New Roman" w:hAnsi="Times New Roman" w:cs="Times New Roman"/>
          <w:i/>
          <w:szCs w:val="20"/>
          <w:lang w:val="en-GB" w:eastAsia="zh-CN"/>
        </w:rPr>
        <w:t>to state times</w:t>
      </w:r>
      <w:proofErr w:type="gramStart"/>
      <w:r w:rsidRPr="00267633">
        <w:rPr>
          <w:rFonts w:ascii="Times New Roman" w:hAnsi="Times New Roman" w:cs="Times New Roman"/>
          <w:szCs w:val="20"/>
          <w:lang w:val="en-GB" w:eastAsia="zh-CN"/>
        </w:rPr>
        <w:t>].*</w:t>
      </w:r>
      <w:proofErr w:type="gramEnd"/>
    </w:p>
    <w:p w14:paraId="30B8949A"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429B2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which may be inspected and set them out in table form.)</w:t>
      </w:r>
    </w:p>
    <w:p w14:paraId="3EA49D0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0C072A83" w14:textId="77777777" w:rsidTr="00267633">
        <w:trPr>
          <w:divId w:val="2116439976"/>
        </w:trPr>
        <w:tc>
          <w:tcPr>
            <w:tcW w:w="828" w:type="dxa"/>
          </w:tcPr>
          <w:p w14:paraId="4C299A2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730B4D8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13AA87A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102276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152D75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EF4DD08" w14:textId="77777777" w:rsidTr="00267633">
        <w:trPr>
          <w:divId w:val="2116439976"/>
        </w:trPr>
        <w:tc>
          <w:tcPr>
            <w:tcW w:w="828" w:type="dxa"/>
          </w:tcPr>
          <w:p w14:paraId="09F6A8D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6B77A3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7D7BE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0AACB6F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2D03C92" w14:textId="77777777" w:rsidR="00267633" w:rsidRPr="00267633" w:rsidRDefault="00267633" w:rsidP="00267633">
      <w:pPr>
        <w:spacing w:before="0" w:after="120" w:line="240" w:lineRule="auto"/>
        <w:jc w:val="both"/>
        <w:divId w:val="2116439976"/>
        <w:rPr>
          <w:rFonts w:ascii="Times New Roman" w:hAnsi="Times New Roman" w:cs="Times New Roman"/>
          <w:b/>
          <w:sz w:val="20"/>
          <w:szCs w:val="20"/>
          <w:lang w:val="en-GB" w:eastAsia="zh-CN"/>
        </w:rPr>
      </w:pPr>
    </w:p>
    <w:p w14:paraId="79B07D82" w14:textId="77777777" w:rsidR="00267633" w:rsidRPr="00267633" w:rsidRDefault="00267633" w:rsidP="00267633">
      <w:pPr>
        <w:spacing w:before="0" w:after="12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giving inspection of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2CBE7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7FDC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in respect of which inspection is objected to, and set them out in table form, setting out the grounds of objection in respect of each document).</w:t>
      </w:r>
    </w:p>
    <w:p w14:paraId="3B325C8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2070"/>
        <w:gridCol w:w="1620"/>
        <w:gridCol w:w="3456"/>
      </w:tblGrid>
      <w:tr w:rsidR="00267633" w:rsidRPr="00267633" w14:paraId="50D70F92" w14:textId="77777777" w:rsidTr="00267633">
        <w:trPr>
          <w:divId w:val="2116439976"/>
        </w:trPr>
        <w:tc>
          <w:tcPr>
            <w:tcW w:w="828" w:type="dxa"/>
          </w:tcPr>
          <w:p w14:paraId="16144B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23942C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070" w:type="dxa"/>
          </w:tcPr>
          <w:p w14:paraId="067C04B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5ECDAE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1620" w:type="dxa"/>
          </w:tcPr>
          <w:p w14:paraId="13B141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where reference to pleading/ affidavit is made</w:t>
            </w:r>
          </w:p>
        </w:tc>
        <w:tc>
          <w:tcPr>
            <w:tcW w:w="3456" w:type="dxa"/>
          </w:tcPr>
          <w:p w14:paraId="122FDA5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Reasons for objection to inspection</w:t>
            </w:r>
          </w:p>
        </w:tc>
      </w:tr>
      <w:tr w:rsidR="00267633" w:rsidRPr="00267633" w14:paraId="4648648D" w14:textId="77777777" w:rsidTr="00267633">
        <w:trPr>
          <w:divId w:val="2116439976"/>
        </w:trPr>
        <w:tc>
          <w:tcPr>
            <w:tcW w:w="828" w:type="dxa"/>
          </w:tcPr>
          <w:p w14:paraId="657D2C1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0E10E5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070" w:type="dxa"/>
          </w:tcPr>
          <w:p w14:paraId="3941C2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20" w:type="dxa"/>
          </w:tcPr>
          <w:p w14:paraId="2AC2642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456" w:type="dxa"/>
          </w:tcPr>
          <w:p w14:paraId="7E8819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2464FA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3E6AE97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8ABF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3E3C88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49105B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A94FE1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0E3C20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0C98011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E6F2BD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5BAC20C" w14:textId="77777777" w:rsidTr="00267633">
        <w:trPr>
          <w:divId w:val="2116439976"/>
          <w:jc w:val="center"/>
        </w:trPr>
        <w:tc>
          <w:tcPr>
            <w:tcW w:w="3080" w:type="dxa"/>
          </w:tcPr>
          <w:p w14:paraId="49F2D34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3A0B074"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233</w:t>
            </w:r>
          </w:p>
        </w:tc>
        <w:tc>
          <w:tcPr>
            <w:tcW w:w="3080" w:type="dxa"/>
          </w:tcPr>
          <w:p w14:paraId="469DFB34"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8B31D20"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A713B80"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REQUEST FOR DISCOVERY</w:t>
      </w:r>
    </w:p>
    <w:p w14:paraId="1504866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A4DC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4A39F3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41F81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7A6D6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691BC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 w:val="20"/>
          <w:szCs w:val="20"/>
          <w:lang w:val="en-GB" w:eastAsia="zh-CN"/>
        </w:rPr>
        <w:tab/>
      </w: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requested to state, pursuant to Rule 63(4) of the Family Justice Rules**, in respect of each of the following documents, whether he is willing and able to provide discovery of the same, and, if so, to specify in what mode he is willing to provide such discovery (for example, by exhibiting the documents in an affidavit to be filed in court, by forwarding copies of the documents to the other party, by making the documents available to the other party for inspection):</w:t>
      </w:r>
    </w:p>
    <w:p w14:paraId="3FFDA8AE"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13CE64B"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185B7EE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091F10A0"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350"/>
        <w:gridCol w:w="1350"/>
        <w:gridCol w:w="2430"/>
        <w:gridCol w:w="3330"/>
      </w:tblGrid>
      <w:tr w:rsidR="00267633" w:rsidRPr="00267633" w14:paraId="2636CE56" w14:textId="77777777" w:rsidTr="00267633">
        <w:trPr>
          <w:divId w:val="2116439976"/>
        </w:trPr>
        <w:tc>
          <w:tcPr>
            <w:tcW w:w="918" w:type="dxa"/>
          </w:tcPr>
          <w:p w14:paraId="07CD806A"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350" w:type="dxa"/>
          </w:tcPr>
          <w:p w14:paraId="71C419C4"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350" w:type="dxa"/>
          </w:tcPr>
          <w:p w14:paraId="0B1D5FB1"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00ECBF54"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430" w:type="dxa"/>
          </w:tcPr>
          <w:p w14:paraId="1574AB9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37E6C068"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2A7015E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290454D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FDFB167" w14:textId="77777777" w:rsidTr="00267633">
        <w:trPr>
          <w:divId w:val="2116439976"/>
        </w:trPr>
        <w:tc>
          <w:tcPr>
            <w:tcW w:w="918" w:type="dxa"/>
          </w:tcPr>
          <w:p w14:paraId="1F968F1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6DFD05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1EBB9D2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430" w:type="dxa"/>
          </w:tcPr>
          <w:p w14:paraId="1E88E8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05433F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3A5AD1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EEEC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79E8695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41E4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78D9203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B51E7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0B5DADB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3DD349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3693A3"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60CAC2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DA05C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1A1F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13A5A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9D136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FEA4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4377C47" w14:textId="77777777" w:rsidTr="00267633">
        <w:trPr>
          <w:divId w:val="2116439976"/>
          <w:jc w:val="center"/>
        </w:trPr>
        <w:tc>
          <w:tcPr>
            <w:tcW w:w="3080" w:type="dxa"/>
          </w:tcPr>
          <w:p w14:paraId="7E09BC4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689327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234</w:t>
            </w:r>
          </w:p>
        </w:tc>
        <w:tc>
          <w:tcPr>
            <w:tcW w:w="3080" w:type="dxa"/>
          </w:tcPr>
          <w:p w14:paraId="68619FA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FA76D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352A8DA2" w14:textId="77777777" w:rsidR="00267633" w:rsidRPr="00267633" w:rsidRDefault="00267633" w:rsidP="00267633">
      <w:pPr>
        <w:keepNext/>
        <w:spacing w:before="0" w:after="0" w:line="240" w:lineRule="auto"/>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NOTICE IN RESPONSE TO REQUEST FOR DISCOVERY</w:t>
      </w:r>
    </w:p>
    <w:p w14:paraId="3C8857B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AF0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02E4B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E0C1E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205DF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602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willing and able to provide discovery of the following documents:*</w:t>
      </w:r>
    </w:p>
    <w:p w14:paraId="02DFF66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64FC01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to be discovered and set them out in table form.)</w:t>
      </w:r>
    </w:p>
    <w:p w14:paraId="32DE7E3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8B609E3" w14:textId="77777777" w:rsidTr="00267633">
        <w:trPr>
          <w:divId w:val="2116439976"/>
        </w:trPr>
        <w:tc>
          <w:tcPr>
            <w:tcW w:w="918" w:type="dxa"/>
          </w:tcPr>
          <w:p w14:paraId="1C9C621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366CC87B"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0653D747"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597661E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2D97EEE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Mode in which discovery will be provided</w:t>
            </w:r>
          </w:p>
        </w:tc>
      </w:tr>
      <w:tr w:rsidR="00267633" w:rsidRPr="00267633" w14:paraId="021196D5" w14:textId="77777777" w:rsidTr="00267633">
        <w:trPr>
          <w:divId w:val="2116439976"/>
        </w:trPr>
        <w:tc>
          <w:tcPr>
            <w:tcW w:w="918" w:type="dxa"/>
          </w:tcPr>
          <w:p w14:paraId="3AA612B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1029F59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4BF714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2F699F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7D429E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2157F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6EDF3E0"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not willing and/or not able to provide discovery of the following documents*:</w:t>
      </w:r>
    </w:p>
    <w:p w14:paraId="31B1BF5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05C30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which the party is not willing and/or not able to provide discovery of and set them out in table form.)</w:t>
      </w:r>
    </w:p>
    <w:p w14:paraId="771777EC"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E3D7587" w14:textId="77777777" w:rsidTr="00267633">
        <w:trPr>
          <w:divId w:val="2116439976"/>
        </w:trPr>
        <w:tc>
          <w:tcPr>
            <w:tcW w:w="918" w:type="dxa"/>
          </w:tcPr>
          <w:p w14:paraId="5A60822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436E2840"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740AF26B"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6302E489"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01064AB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not being willing and/or able to provide discovery</w:t>
            </w:r>
          </w:p>
          <w:p w14:paraId="696E0ED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4962EAF9" w14:textId="77777777" w:rsidTr="00267633">
        <w:trPr>
          <w:divId w:val="2116439976"/>
        </w:trPr>
        <w:tc>
          <w:tcPr>
            <w:tcW w:w="918" w:type="dxa"/>
          </w:tcPr>
          <w:p w14:paraId="56D28C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665CE15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143D235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08809F1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2DD3B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C35378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10A0C0DE"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213B14F"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885E11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31819F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A868C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C86A8A"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CAC1E9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1DE3B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FB5B6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915F1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CB9C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4D9A8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2E41D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0A117F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F22564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B6477C3" w14:textId="77777777" w:rsidTr="00267633">
        <w:trPr>
          <w:divId w:val="2116439976"/>
          <w:jc w:val="center"/>
        </w:trPr>
        <w:tc>
          <w:tcPr>
            <w:tcW w:w="3080" w:type="dxa"/>
          </w:tcPr>
          <w:p w14:paraId="13547D98"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2B62F2A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235</w:t>
            </w:r>
          </w:p>
        </w:tc>
        <w:tc>
          <w:tcPr>
            <w:tcW w:w="3080" w:type="dxa"/>
          </w:tcPr>
          <w:p w14:paraId="0E04DB79"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085366A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029512D2" w14:textId="77777777" w:rsidR="00267633" w:rsidRPr="00267633" w:rsidRDefault="00267633" w:rsidP="00267633">
      <w:pPr>
        <w:keepNext/>
        <w:spacing w:before="0" w:after="0" w:line="240" w:lineRule="auto"/>
        <w:ind w:left="547" w:hanging="547"/>
        <w:jc w:val="center"/>
        <w:outlineLvl w:val="1"/>
        <w:divId w:val="2116439976"/>
        <w:rPr>
          <w:rFonts w:ascii="Times New Roman" w:hAnsi="Times New Roman"/>
          <w:bCs/>
          <w:iCs/>
          <w:szCs w:val="28"/>
          <w:lang w:val="en-GB" w:eastAsia="zh-CN"/>
        </w:rPr>
      </w:pPr>
      <w:r w:rsidRPr="00267633">
        <w:rPr>
          <w:rFonts w:ascii="Times New Roman" w:hAnsi="Times New Roman"/>
          <w:b/>
          <w:bCs/>
          <w:iCs/>
          <w:szCs w:val="28"/>
          <w:lang w:val="en-GB" w:eastAsia="zh-CN"/>
        </w:rPr>
        <w:t>REQUEST FOR INTERROGATORIES</w:t>
      </w:r>
    </w:p>
    <w:p w14:paraId="2BFFBE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D2C03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8FF8A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A4227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E7EE4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AC1C1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requested to answer the following interrogatories on affidavit, to the best of his knowledge, information and belief, pursuant to Rule 69 of the Family Justice Rules:</w:t>
      </w:r>
    </w:p>
    <w:p w14:paraId="07BD73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0869A3"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7FC936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495"/>
        <w:gridCol w:w="2311"/>
      </w:tblGrid>
      <w:tr w:rsidR="00267633" w:rsidRPr="00267633" w14:paraId="5418524B" w14:textId="77777777" w:rsidTr="00267633">
        <w:trPr>
          <w:divId w:val="2116439976"/>
        </w:trPr>
        <w:tc>
          <w:tcPr>
            <w:tcW w:w="918" w:type="dxa"/>
          </w:tcPr>
          <w:p w14:paraId="6539035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5742904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2FA6B66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495" w:type="dxa"/>
          </w:tcPr>
          <w:p w14:paraId="29B19FB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1E48C55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311" w:type="dxa"/>
          </w:tcPr>
          <w:p w14:paraId="68C835C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63C33D6C"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436A65C" w14:textId="77777777" w:rsidTr="00267633">
        <w:trPr>
          <w:divId w:val="2116439976"/>
        </w:trPr>
        <w:tc>
          <w:tcPr>
            <w:tcW w:w="918" w:type="dxa"/>
          </w:tcPr>
          <w:p w14:paraId="4419DCF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2F3EC1C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495" w:type="dxa"/>
          </w:tcPr>
          <w:p w14:paraId="159CC52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311" w:type="dxa"/>
          </w:tcPr>
          <w:p w14:paraId="3A4495E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F991E8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0349AF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5D2A2762"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535CE24"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C3218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8DD8718"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5947F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E6A58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8A28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342FEC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8A6A2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17E6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59E0CF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076A8A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3313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D3792A" w14:textId="77777777" w:rsidTr="00267633">
        <w:trPr>
          <w:divId w:val="2116439976"/>
          <w:jc w:val="center"/>
        </w:trPr>
        <w:tc>
          <w:tcPr>
            <w:tcW w:w="3080" w:type="dxa"/>
          </w:tcPr>
          <w:p w14:paraId="11417711"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7818C91"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236</w:t>
            </w:r>
          </w:p>
        </w:tc>
        <w:tc>
          <w:tcPr>
            <w:tcW w:w="3080" w:type="dxa"/>
          </w:tcPr>
          <w:p w14:paraId="5FFA426F"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1DBF5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E6FE17A"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IN RESPONSE TO REQUEST FOR INTERROGATORIES</w:t>
      </w:r>
    </w:p>
    <w:p w14:paraId="0529E2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E45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C6DA62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158BB8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C32D9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DC4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will answer the following interrogatories on affidavit, to the best of his knowledge, information and belief:</w:t>
      </w:r>
    </w:p>
    <w:p w14:paraId="5F74541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CAD884"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Items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listed in your request for interrogatories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CE0F1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9CD7F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answering the following interrogatories:</w:t>
      </w:r>
    </w:p>
    <w:p w14:paraId="681723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AA9C7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(Set out the interrogatories objected to, in table form.)</w:t>
      </w:r>
    </w:p>
    <w:p w14:paraId="3E566DE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4410"/>
        <w:gridCol w:w="3780"/>
      </w:tblGrid>
      <w:tr w:rsidR="00267633" w:rsidRPr="00267633" w14:paraId="2C1182CC" w14:textId="77777777" w:rsidTr="00267633">
        <w:trPr>
          <w:divId w:val="2116439976"/>
        </w:trPr>
        <w:tc>
          <w:tcPr>
            <w:tcW w:w="918" w:type="dxa"/>
          </w:tcPr>
          <w:p w14:paraId="14C34E4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410" w:type="dxa"/>
          </w:tcPr>
          <w:p w14:paraId="239EA9F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18EB876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780" w:type="dxa"/>
          </w:tcPr>
          <w:p w14:paraId="1EB755D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objection to the interrogatory</w:t>
            </w:r>
          </w:p>
          <w:p w14:paraId="7A65BD0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2259C5FF" w14:textId="77777777" w:rsidTr="00267633">
        <w:trPr>
          <w:divId w:val="2116439976"/>
        </w:trPr>
        <w:tc>
          <w:tcPr>
            <w:tcW w:w="918" w:type="dxa"/>
          </w:tcPr>
          <w:p w14:paraId="36D38A1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4410" w:type="dxa"/>
          </w:tcPr>
          <w:p w14:paraId="6C64DD0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780" w:type="dxa"/>
          </w:tcPr>
          <w:p w14:paraId="7481605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90D79C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051B8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6FFE2D9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528A7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3AF57E3"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78CB46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953EF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07B1A7"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6370FE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6A38F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18DF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434EF0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C375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6F5250"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6FB59CEE"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552367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DFF811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091D3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B36F9F"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4CE050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EA37DFC"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1251F5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8300A9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76126531"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AC1070E"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1A38807A"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04A57A60" w14:textId="77777777" w:rsidR="00CE2010" w:rsidRPr="00267633" w:rsidRDefault="00CE201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1CD783D" w14:textId="77777777" w:rsidTr="00267633">
        <w:trPr>
          <w:divId w:val="2116439976"/>
          <w:jc w:val="center"/>
        </w:trPr>
        <w:tc>
          <w:tcPr>
            <w:tcW w:w="3080" w:type="dxa"/>
          </w:tcPr>
          <w:p w14:paraId="5B54753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Calibri" w:hAnsi="Calibri" w:cs="Times New Roman"/>
                <w:sz w:val="22"/>
                <w:szCs w:val="22"/>
                <w:lang w:val="en-GB" w:eastAsia="en-GB"/>
              </w:rPr>
              <w:br w:type="page"/>
            </w:r>
          </w:p>
        </w:tc>
        <w:tc>
          <w:tcPr>
            <w:tcW w:w="3080" w:type="dxa"/>
          </w:tcPr>
          <w:p w14:paraId="5222801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237</w:t>
            </w:r>
          </w:p>
        </w:tc>
        <w:tc>
          <w:tcPr>
            <w:tcW w:w="3080" w:type="dxa"/>
          </w:tcPr>
          <w:p w14:paraId="109A12B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28A69A4" w14:textId="77777777" w:rsidR="00267633" w:rsidRPr="00267633" w:rsidRDefault="00267633" w:rsidP="00F73568">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3039C3C" w14:textId="77777777" w:rsidR="00267633" w:rsidRPr="00267633" w:rsidRDefault="00267633" w:rsidP="00F73568">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DISCOVERY</w:t>
      </w:r>
    </w:p>
    <w:p w14:paraId="4C8D8A9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D0B29D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051B6AF"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39DA48C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62758D5"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2E87A8FD"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256AC1EF"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B9EC75E"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55316F2" w14:textId="77777777" w:rsidR="00267633" w:rsidRPr="00267633" w:rsidRDefault="00267633" w:rsidP="00F73568">
      <w:pPr>
        <w:spacing w:before="0" w:after="0" w:line="240" w:lineRule="auto"/>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3FA42BCA"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1830B11D" w14:textId="77777777" w:rsidR="00267633" w:rsidRPr="00267633" w:rsidRDefault="00267633" w:rsidP="00F73568">
      <w:pPr>
        <w:spacing w:before="0" w:after="120" w:line="240" w:lineRule="auto"/>
        <w:jc w:val="both"/>
        <w:divId w:val="2116439976"/>
        <w:rPr>
          <w:rFonts w:ascii="Times New Roman" w:hAnsi="Times New Roman" w:cs="Times New Roman"/>
          <w:b/>
          <w:sz w:val="20"/>
          <w:szCs w:val="20"/>
          <w:lang w:val="en-GB" w:eastAsia="zh-CN"/>
        </w:rPr>
      </w:pPr>
    </w:p>
    <w:p w14:paraId="1F075903"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77EE99C2"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 </w:t>
      </w:r>
    </w:p>
    <w:p w14:paraId="178DA73B"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To state on affidavit, pursuant to Rule 63(1) of the Family Justice Rules**, in respect of each of the following documents, whether the same is in his possession, custody or power, and if not then in his possession, custody or power, when he parted with it and what has become of it;</w:t>
      </w:r>
    </w:p>
    <w:p w14:paraId="305550BC"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4070F04"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To exhibit in the affidavit a copy of each of the said documents stated to be in his possession, </w:t>
      </w:r>
      <w:proofErr w:type="gramStart"/>
      <w:r w:rsidRPr="00267633">
        <w:rPr>
          <w:rFonts w:ascii="Times New Roman" w:hAnsi="Times New Roman" w:cs="Times New Roman"/>
          <w:szCs w:val="20"/>
          <w:lang w:val="en-GB" w:eastAsia="zh-CN"/>
        </w:rPr>
        <w:t>custody</w:t>
      </w:r>
      <w:proofErr w:type="gramEnd"/>
      <w:r w:rsidRPr="00267633">
        <w:rPr>
          <w:rFonts w:ascii="Times New Roman" w:hAnsi="Times New Roman" w:cs="Times New Roman"/>
          <w:szCs w:val="20"/>
          <w:lang w:val="en-GB" w:eastAsia="zh-CN"/>
        </w:rPr>
        <w:t xml:space="preserve">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and</w:t>
      </w:r>
    </w:p>
    <w:p w14:paraId="2DD7FAAD"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1B879BE"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In respect of each of the said documents stated not to be in his possession, custody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to state the reasons why, together with supporting documentation for the explanation (if any).</w:t>
      </w:r>
    </w:p>
    <w:p w14:paraId="2D233F06" w14:textId="77777777" w:rsidR="00267633" w:rsidRPr="00267633" w:rsidRDefault="00267633" w:rsidP="00F73568">
      <w:pPr>
        <w:spacing w:before="0" w:after="0" w:line="240" w:lineRule="auto"/>
        <w:ind w:left="720"/>
        <w:jc w:val="both"/>
        <w:divId w:val="2116439976"/>
        <w:rPr>
          <w:rFonts w:ascii="Times New Roman" w:hAnsi="Times New Roman" w:cs="Times New Roman"/>
          <w:szCs w:val="20"/>
          <w:lang w:val="en-GB" w:eastAsia="zh-CN"/>
        </w:rPr>
      </w:pPr>
    </w:p>
    <w:p w14:paraId="3C358A38" w14:textId="77777777" w:rsidR="00267633" w:rsidRPr="00267633" w:rsidRDefault="00267633" w:rsidP="00F73568">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D04534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59FC52FD"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40089FB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260"/>
        <w:gridCol w:w="1620"/>
        <w:gridCol w:w="2250"/>
        <w:gridCol w:w="3330"/>
      </w:tblGrid>
      <w:tr w:rsidR="00267633" w:rsidRPr="00267633" w14:paraId="4BC53D86" w14:textId="77777777" w:rsidTr="00F73568">
        <w:trPr>
          <w:divId w:val="2116439976"/>
        </w:trPr>
        <w:tc>
          <w:tcPr>
            <w:tcW w:w="918" w:type="dxa"/>
          </w:tcPr>
          <w:p w14:paraId="25E4B16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260" w:type="dxa"/>
          </w:tcPr>
          <w:p w14:paraId="5175DE62"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620" w:type="dxa"/>
          </w:tcPr>
          <w:p w14:paraId="31E13104"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2722310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250" w:type="dxa"/>
          </w:tcPr>
          <w:p w14:paraId="65BEE94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68090510"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3D142BB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9DD59A7"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20E7C3B" w14:textId="77777777" w:rsidTr="00F73568">
        <w:trPr>
          <w:divId w:val="2116439976"/>
        </w:trPr>
        <w:tc>
          <w:tcPr>
            <w:tcW w:w="918" w:type="dxa"/>
          </w:tcPr>
          <w:p w14:paraId="68D6200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260" w:type="dxa"/>
          </w:tcPr>
          <w:p w14:paraId="7998CC3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620" w:type="dxa"/>
          </w:tcPr>
          <w:p w14:paraId="75E05C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250" w:type="dxa"/>
          </w:tcPr>
          <w:p w14:paraId="3B56506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7956C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0C0B016"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300ED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B70A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20A7A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01ED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5010974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885FE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35D3E3FB"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1CDDDD7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85EA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5A7F7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8854E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72E1F0D"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69F63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F1844B1"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11045E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85624F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BD4786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111C30D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18A294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5F6B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AEE93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83640F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466C1E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2AB9E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29AE3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10DB7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6444C9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3BEA9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6A38E9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A28B6C"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pPr>
    </w:p>
    <w:p w14:paraId="25CBBA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3C17B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0AB14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E504E87"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29E1621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467DEC5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67E1B953" w14:textId="77777777" w:rsidR="000B1CC8" w:rsidRPr="00267633" w:rsidRDefault="000B1CC8"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DBA4315" w14:textId="77777777" w:rsidTr="00267633">
        <w:trPr>
          <w:divId w:val="2116439976"/>
          <w:jc w:val="center"/>
        </w:trPr>
        <w:tc>
          <w:tcPr>
            <w:tcW w:w="3080" w:type="dxa"/>
          </w:tcPr>
          <w:p w14:paraId="598F8390"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1B7000E"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238</w:t>
            </w:r>
          </w:p>
        </w:tc>
        <w:tc>
          <w:tcPr>
            <w:tcW w:w="3080" w:type="dxa"/>
          </w:tcPr>
          <w:p w14:paraId="148A03A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DAC3F51"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1405D33B"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INTERROGATORIES</w:t>
      </w:r>
    </w:p>
    <w:p w14:paraId="3E8538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7E3DD4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BAD39A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5F89600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350A3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1D6940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4FF906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F75FE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B1FA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22F327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3CE4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6C123E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EBBF8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to answer the following interrogatories on affidavit, to the best of his knowledge, information and belief, pursuant to Rule 69 of the Family Justice Rules.</w:t>
      </w:r>
    </w:p>
    <w:p w14:paraId="791F453A"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p>
    <w:p w14:paraId="3FAFC233"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4B9E9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B3B19A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25553A8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240"/>
        <w:gridCol w:w="2566"/>
      </w:tblGrid>
      <w:tr w:rsidR="00267633" w:rsidRPr="00267633" w14:paraId="025AAEA9" w14:textId="77777777" w:rsidTr="00267633">
        <w:trPr>
          <w:divId w:val="2116439976"/>
        </w:trPr>
        <w:tc>
          <w:tcPr>
            <w:tcW w:w="918" w:type="dxa"/>
          </w:tcPr>
          <w:p w14:paraId="51B3DCF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7C30838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6C3210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240" w:type="dxa"/>
          </w:tcPr>
          <w:p w14:paraId="57B4DAC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503B2DC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566" w:type="dxa"/>
          </w:tcPr>
          <w:p w14:paraId="09594C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1DE25B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41B0468" w14:textId="77777777" w:rsidTr="00267633">
        <w:trPr>
          <w:divId w:val="2116439976"/>
        </w:trPr>
        <w:tc>
          <w:tcPr>
            <w:tcW w:w="918" w:type="dxa"/>
          </w:tcPr>
          <w:p w14:paraId="6BEB4B8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CBE6F5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240" w:type="dxa"/>
          </w:tcPr>
          <w:p w14:paraId="70C2249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66" w:type="dxa"/>
          </w:tcPr>
          <w:p w14:paraId="630363D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B84CB91"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08265F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3. </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058DE0E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EF9347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295F78F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EAFDE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BF558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53590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E8BAE7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FB129A1" w14:textId="77777777" w:rsid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5A96DF07"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8F6EBB4"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3BD4243" w14:textId="77777777" w:rsidR="000B1CC8" w:rsidRPr="00267633"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t>FORM 239</w:t>
      </w:r>
    </w:p>
    <w:p w14:paraId="6EA3F76D" w14:textId="77777777" w:rsidR="00267633" w:rsidRPr="00267633" w:rsidRDefault="00267633" w:rsidP="00267633">
      <w:pPr>
        <w:tabs>
          <w:tab w:val="left" w:pos="-720"/>
        </w:tabs>
        <w:suppressAutoHyphens/>
        <w:spacing w:before="0" w:after="0" w:line="240" w:lineRule="auto"/>
        <w:ind w:right="-180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84</w:t>
      </w:r>
    </w:p>
    <w:p w14:paraId="235810CD" w14:textId="77777777" w:rsidR="00267633" w:rsidRPr="00267633" w:rsidRDefault="00267633" w:rsidP="00267633">
      <w:pPr>
        <w:keepNext/>
        <w:spacing w:before="240" w:after="60" w:line="240" w:lineRule="auto"/>
        <w:ind w:right="26"/>
        <w:jc w:val="center"/>
        <w:outlineLvl w:val="1"/>
        <w:divId w:val="2116439976"/>
        <w:rPr>
          <w:rFonts w:ascii="Times New Roman" w:hAnsi="Times New Roman"/>
          <w:b/>
          <w:bCs/>
          <w:iCs/>
          <w:spacing w:val="-3"/>
          <w:szCs w:val="28"/>
          <w:lang w:val="en-GB" w:eastAsia="zh-CN"/>
        </w:rPr>
      </w:pPr>
      <w:bookmarkStart w:id="126" w:name="_Toc66445304"/>
      <w:bookmarkStart w:id="127" w:name="_Toc81709859"/>
      <w:bookmarkStart w:id="128" w:name="_Toc81710584"/>
      <w:bookmarkStart w:id="129" w:name="_Toc81717493"/>
      <w:bookmarkStart w:id="130" w:name="_Toc122854344"/>
      <w:bookmarkStart w:id="131" w:name="_Toc122854705"/>
      <w:bookmarkStart w:id="132" w:name="_Toc243995788"/>
      <w:r w:rsidRPr="00267633">
        <w:rPr>
          <w:rFonts w:ascii="Times New Roman" w:hAnsi="Times New Roman"/>
          <w:b/>
          <w:bCs/>
          <w:iCs/>
          <w:spacing w:val="-3"/>
          <w:szCs w:val="28"/>
          <w:lang w:val="en-GB" w:eastAsia="zh-CN"/>
        </w:rPr>
        <w:t>INJUNCTION PROHIBITING DISPOSAL OF ASSETS WORLDWIDE</w:t>
      </w:r>
      <w:bookmarkEnd w:id="126"/>
      <w:bookmarkEnd w:id="127"/>
      <w:bookmarkEnd w:id="128"/>
      <w:bookmarkEnd w:id="129"/>
      <w:bookmarkEnd w:id="130"/>
      <w:bookmarkEnd w:id="131"/>
      <w:bookmarkEnd w:id="132"/>
    </w:p>
    <w:p w14:paraId="04895A39" w14:textId="77777777" w:rsidR="00267633" w:rsidRP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b/>
          <w:szCs w:val="20"/>
          <w:lang w:val="en-GB" w:eastAsia="zh-CN"/>
        </w:rPr>
      </w:pPr>
    </w:p>
    <w:p w14:paraId="2456F6B4"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THE FAMILY JUSTICE COURTS OF THE REPUBLIC OF SINGAPORE</w:t>
      </w:r>
    </w:p>
    <w:p w14:paraId="374321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2568D1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130E62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0BFA7F2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3ED91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BEEFA4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4A0426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C489279"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2727E0D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FEA148A"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1222C9F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AA449F"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2E175D5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6449F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F774D06" w14:textId="77777777" w:rsidR="00267633" w:rsidRPr="00267633" w:rsidRDefault="00267633" w:rsidP="00267633">
      <w:pPr>
        <w:tabs>
          <w:tab w:val="right" w:pos="7586"/>
        </w:tabs>
        <w:suppressAutoHyphens/>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BEFORE THE HONORABLE JUSTICE/DISTRICT JUDGE* ________________ IN CHAMBERS</w:t>
      </w:r>
    </w:p>
    <w:p w14:paraId="6ED2980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1FFF6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6958310"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w:t>
      </w:r>
    </w:p>
    <w:p w14:paraId="30D1A739"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OF ASSETS WORLDWIDE</w:t>
      </w:r>
    </w:p>
    <w:p w14:paraId="7609083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38C8C3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1EB94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55AD357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70E8E1D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NOTICE TO THE DEFENDANT</w:t>
      </w:r>
    </w:p>
    <w:p w14:paraId="312C8CC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521BDC9"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7A756D"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p>
    <w:p w14:paraId="56F7B348"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customMarkFollows="1" w:id="9"/>
        <w:t>1</w:t>
      </w:r>
      <w:r w:rsidRPr="00267633">
        <w:rPr>
          <w:rFonts w:ascii="Times New Roman" w:hAnsi="Times New Roman" w:cs="Times New Roman"/>
          <w:szCs w:val="20"/>
          <w:lang w:val="en-GB" w:eastAsia="zh-CN"/>
        </w:rPr>
        <w:t xml:space="preserve"> </w:t>
      </w:r>
    </w:p>
    <w:p w14:paraId="77A5C57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t>THE ORDER</w:t>
      </w:r>
    </w:p>
    <w:p w14:paraId="2D947C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47F15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 </w:t>
      </w:r>
    </w:p>
    <w:p w14:paraId="0A6B42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D0E5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As a result of the application </w:t>
      </w:r>
      <w:r w:rsidRPr="00267633">
        <w:rPr>
          <w:rFonts w:ascii="Times New Roman" w:hAnsi="Times New Roman" w:cs="Times New Roman"/>
          <w:b/>
          <w:szCs w:val="20"/>
          <w:lang w:val="en-GB" w:eastAsia="zh-CN"/>
        </w:rPr>
        <w:t>IT IS ORDERED</w:t>
      </w:r>
      <w:r w:rsidRPr="00267633">
        <w:rPr>
          <w:rFonts w:ascii="Times New Roman" w:hAnsi="Times New Roman" w:cs="Times New Roman"/>
          <w:szCs w:val="20"/>
          <w:lang w:val="en-GB" w:eastAsia="zh-CN"/>
        </w:rPr>
        <w:t xml:space="preserve">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1BEF194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EA8B90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Disposal of assets</w:t>
      </w:r>
    </w:p>
    <w:p w14:paraId="69CF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571595"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3" w:name="form6_p1"/>
      <w:bookmarkEnd w:id="133"/>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xml:space="preserve">) remove from Singapore any of his assets which are in Singapore whether in his own name or not and whether solely or jointly owned up to the value of $       or (ii) in any way dispose of or deal with or diminish the value of any of his assets whether they are in or outside Singapore whether in his own name or not and whether solely or jointly owned up to the same value.  This prohibition includes the following assets in </w:t>
      </w:r>
      <w:proofErr w:type="gramStart"/>
      <w:r w:rsidRPr="00267633">
        <w:rPr>
          <w:rFonts w:ascii="Times New Roman" w:hAnsi="Times New Roman" w:cs="Times New Roman"/>
          <w:szCs w:val="20"/>
          <w:lang w:val="en-GB" w:eastAsia="zh-CN"/>
        </w:rPr>
        <w:t>particular:-</w:t>
      </w:r>
      <w:proofErr w:type="gramEnd"/>
    </w:p>
    <w:p w14:paraId="13E3DBE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91B65"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6C1CB4AD"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4C3986"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1B47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EEC749" w14:textId="77777777" w:rsidR="00267633" w:rsidRPr="00267633" w:rsidRDefault="00267633" w:rsidP="00267633">
      <w:pPr>
        <w:tabs>
          <w:tab w:val="left" w:pos="-720"/>
          <w:tab w:val="left" w:pos="0"/>
          <w:tab w:val="left" w:pos="720"/>
          <w:tab w:val="left" w:pos="1440"/>
          <w:tab w:val="left" w:pos="2160"/>
          <w:tab w:val="left" w:pos="75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77600313"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962DBA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the defendant may remove any of those assets from Singapore or may dispose of or deal with them so long as the total unencumbered value of his assets still in Singapore remains above $        .  If the total unencumbered value of the defendant's assets in Singapore does not exceed $        , the defendant must not remove any of those assets from Singapore and must not dispose of or deal with any of them, but if he has other assets outside Singapore the defendant may dispose of or deal with those assets so long as the total unencumbered value of all his assets whether in or outside Singapore remains above $          .</w:t>
      </w:r>
    </w:p>
    <w:p w14:paraId="209150F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br w:type="page"/>
        <w:t>Disclosure of information</w:t>
      </w:r>
    </w:p>
    <w:p w14:paraId="01DAD4A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1D50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4" w:name="form6_p2"/>
      <w:bookmarkEnd w:id="134"/>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inform the plaintiff in writing at once of all his assets whether in or outside Singapore and whether in his own name or not and whether solely or jointly owned, giving the value, location and details of all such assets.</w:t>
      </w:r>
    </w:p>
    <w:p w14:paraId="56A82669"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BD67E49"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The information must be confirmed in an affidavit which must be served on the plaintiff's solicitors within ... days after this order has been served on the defendant.</w:t>
      </w:r>
    </w:p>
    <w:p w14:paraId="3EB77E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8949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DD006B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EXCEPTIONS TO THIS ORDER</w:t>
      </w:r>
    </w:p>
    <w:p w14:paraId="409D9DF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9C1517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w:t>
      </w:r>
      <w:r w:rsidRPr="00267633">
        <w:rPr>
          <w:rFonts w:ascii="Times New Roman" w:hAnsi="Times New Roman" w:cs="Times New Roman"/>
          <w:szCs w:val="20"/>
          <w:u w:val="single"/>
          <w:lang w:val="en-GB" w:eastAsia="zh-CN"/>
        </w:rPr>
        <w:t>or</w:t>
      </w:r>
      <w:r w:rsidRPr="00267633">
        <w:rPr>
          <w:rFonts w:ascii="Times New Roman" w:hAnsi="Times New Roman" w:cs="Times New Roman"/>
          <w:szCs w:val="20"/>
          <w:lang w:val="en-GB" w:eastAsia="zh-CN"/>
        </w:rPr>
        <w:t xml:space="preserve"> a reasonable sum] on legal advice and representation.  But before spending any money the defendant must tell the plaintiff's solicitors where the money is to come from.</w:t>
      </w:r>
    </w:p>
    <w:p w14:paraId="085F0213"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FDF3D1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p>
    <w:p w14:paraId="723758F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505C219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79818A6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9A8590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A6B5A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EFFECT OF THIS ORDER</w:t>
      </w:r>
    </w:p>
    <w:p w14:paraId="1373F4D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284D7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1D3E3D4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7C24F7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A defendant which is a </w:t>
      </w:r>
      <w:proofErr w:type="gramStart"/>
      <w:r w:rsidRPr="00267633">
        <w:rPr>
          <w:rFonts w:ascii="Times New Roman" w:hAnsi="Times New Roman" w:cs="Times New Roman"/>
          <w:szCs w:val="20"/>
          <w:lang w:val="en-GB" w:eastAsia="zh-CN"/>
        </w:rPr>
        <w:t>corporation</w:t>
      </w:r>
      <w:proofErr w:type="gramEnd"/>
      <w:r w:rsidRPr="00267633">
        <w:rPr>
          <w:rFonts w:ascii="Times New Roman" w:hAnsi="Times New Roman" w:cs="Times New Roman"/>
          <w:szCs w:val="20"/>
          <w:lang w:val="en-GB" w:eastAsia="zh-CN"/>
        </w:rPr>
        <w:t xml:space="preserve"> and which is ordered not to do something must not do it itself or by its directors, officers, employees or agents or in any other way.</w:t>
      </w:r>
    </w:p>
    <w:p w14:paraId="746EA32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75E7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4AC58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THIRD PARTIES</w:t>
      </w:r>
    </w:p>
    <w:p w14:paraId="68893B1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3ABBF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r w:rsidRPr="00267633">
        <w:rPr>
          <w:rFonts w:ascii="Times New Roman" w:hAnsi="Times New Roman" w:cs="Times New Roman"/>
          <w:szCs w:val="20"/>
          <w:lang w:val="en-GB" w:eastAsia="zh-CN"/>
        </w:rPr>
        <w:t xml:space="preserve">  </w:t>
      </w:r>
    </w:p>
    <w:p w14:paraId="1EDBF16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contempt of Court for any person notified of this order knowingly to assist in or permit a breach of the order.  Any person doing so may be sent to prison or fined.</w:t>
      </w:r>
    </w:p>
    <w:p w14:paraId="76C7A0A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6B0A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 outside Singapore</w:t>
      </w:r>
    </w:p>
    <w:p w14:paraId="1C6C5CA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terms of this order do not affect or concern anyone outside the jurisdiction of this Court until it is declared enforceable or is enforced by a Court in the relevant country and then they are to affect him only to the extent they have been declared enforceable or have been enforced </w:t>
      </w:r>
      <w:r w:rsidRPr="00267633">
        <w:rPr>
          <w:rFonts w:ascii="Times New Roman" w:hAnsi="Times New Roman" w:cs="Times New Roman"/>
          <w:b/>
          <w:szCs w:val="20"/>
          <w:lang w:val="en-GB" w:eastAsia="zh-CN"/>
        </w:rPr>
        <w:t>UNLESS</w:t>
      </w:r>
      <w:r w:rsidRPr="00267633">
        <w:rPr>
          <w:rFonts w:ascii="Times New Roman" w:hAnsi="Times New Roman" w:cs="Times New Roman"/>
          <w:szCs w:val="20"/>
          <w:lang w:val="en-GB" w:eastAsia="zh-CN"/>
        </w:rPr>
        <w:t xml:space="preserve"> such person is:</w:t>
      </w:r>
    </w:p>
    <w:p w14:paraId="042A34CE"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386BAC"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a person to whom this order is addressed or an officer or an agent appointed by power of attorney of such a person; or</w:t>
      </w:r>
    </w:p>
    <w:p w14:paraId="29877F1A"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E23C53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 person who is subject to the jurisdiction of this Court and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has been given written notice of this order at his residence or place of business within the jurisdiction of this Court and (ii) is able to prevent acts or omissions outside the jurisdiction of this Court which constitute or assist in a breach of the terms of this order.</w:t>
      </w:r>
    </w:p>
    <w:p w14:paraId="4D518E5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CF9F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r w:rsidRPr="00267633">
        <w:rPr>
          <w:rFonts w:ascii="Times New Roman" w:hAnsi="Times New Roman" w:cs="Times New Roman"/>
          <w:szCs w:val="20"/>
          <w:lang w:val="en-GB" w:eastAsia="zh-CN"/>
        </w:rPr>
        <w:t xml:space="preserve"> </w:t>
      </w:r>
    </w:p>
    <w:p w14:paraId="542B205A"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injunction does not prevent any bank from exercising any right of set off it may have in respect of any facility which it gave to the defendant before it was notified of the order.</w:t>
      </w:r>
    </w:p>
    <w:p w14:paraId="15850021"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62A6E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r w:rsidRPr="00267633">
        <w:rPr>
          <w:rFonts w:ascii="Times New Roman" w:hAnsi="Times New Roman" w:cs="Times New Roman"/>
          <w:szCs w:val="20"/>
          <w:lang w:val="en-GB" w:eastAsia="zh-CN"/>
        </w:rPr>
        <w:t xml:space="preserve"> </w:t>
      </w:r>
    </w:p>
    <w:p w14:paraId="25A93572"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No bank need enquire as to the application or proposed application of any money withdrawn by the defendant if the withdrawal appears to be permitted by this order.</w:t>
      </w:r>
    </w:p>
    <w:p w14:paraId="67742E3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1E62C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BC041DC"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w:t>
      </w:r>
      <w:r w:rsidRPr="00267633">
        <w:rPr>
          <w:rFonts w:ascii="Times New Roman" w:hAnsi="Times New Roman" w:cs="Times New Roman"/>
          <w:b/>
          <w:szCs w:val="20"/>
          <w:u w:val="single"/>
          <w:lang w:val="en-GB" w:eastAsia="zh-CN"/>
        </w:rPr>
        <w:t>SERVICE OUT OF THE JURISDICTION AND SUBSTITUTED SERVICE</w:t>
      </w:r>
    </w:p>
    <w:p w14:paraId="19AB7F8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48E39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plaintiff may serve the writ of summons on the defendant at ... by .... [mode of service].</w:t>
      </w:r>
    </w:p>
    <w:p w14:paraId="7E51025B"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4D454B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60C2F3D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3210F5D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4FB318A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UNDERTAKINGS</w:t>
      </w:r>
    </w:p>
    <w:p w14:paraId="24C6CF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A148C10"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 gives to the Court the undertakings set out in Schedule 1 to this order.</w:t>
      </w:r>
    </w:p>
    <w:p w14:paraId="014E45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BD3F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1464B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DURATION OF THIS ORDER</w:t>
      </w:r>
    </w:p>
    <w:p w14:paraId="20CC89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1C38A3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order will remain in force until the trial or further order.</w:t>
      </w:r>
    </w:p>
    <w:p w14:paraId="259B38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EC39821" w14:textId="77777777" w:rsidR="00B01346" w:rsidRPr="00267633" w:rsidRDefault="00B01346"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018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VARIATION OR DISCHARGE OF THIS ORDER</w:t>
      </w:r>
    </w:p>
    <w:p w14:paraId="3EAEC9B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E0FEE"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 (or anyone notified of this order) may apply to the Court at any time to vary or discharge this order (or so much of it as affects that person), but anyone wishing to do so must inform the plaintiff's solicitors.</w:t>
      </w:r>
    </w:p>
    <w:p w14:paraId="4936071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8BB9B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043D8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NAME AND ADDRESS OF PLAINTIFF'S SOLICITORS</w:t>
      </w:r>
    </w:p>
    <w:p w14:paraId="15CC52E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A94B26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plaintiff's solicitors </w:t>
      </w:r>
      <w:proofErr w:type="gramStart"/>
      <w:r w:rsidRPr="00267633">
        <w:rPr>
          <w:rFonts w:ascii="Times New Roman" w:hAnsi="Times New Roman" w:cs="Times New Roman"/>
          <w:szCs w:val="20"/>
          <w:lang w:val="en-GB" w:eastAsia="zh-CN"/>
        </w:rPr>
        <w:t>are:-</w:t>
      </w:r>
      <w:proofErr w:type="gramEnd"/>
    </w:p>
    <w:p w14:paraId="158D988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4221F5A"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lawyer(s) having conduct of action or charge of matter.]</w:t>
      </w:r>
    </w:p>
    <w:p w14:paraId="5C19C0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 firm.]</w:t>
      </w:r>
    </w:p>
    <w:p w14:paraId="62FAAB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 of law firm.]</w:t>
      </w:r>
    </w:p>
    <w:p w14:paraId="4589357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Tel: [Contact telephone number.]</w:t>
      </w:r>
    </w:p>
    <w:p w14:paraId="3BD4969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Fax: [Contact facsimile number.]</w:t>
      </w:r>
    </w:p>
    <w:p w14:paraId="65A28EA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Ref: [File reference of law firm.]</w:t>
      </w:r>
    </w:p>
    <w:p w14:paraId="2846738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1CBE9D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6D70C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[INTERPRETATION OF THIS ORDER</w:t>
      </w:r>
    </w:p>
    <w:p w14:paraId="33135F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93EE19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In this order references to “he”, “him” or “his” include “she” or “her” and “it” or “its”.</w:t>
      </w:r>
    </w:p>
    <w:p w14:paraId="4C60E6B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C7F25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Where there are 2 or more defendants then (unless the context indicates differently)</w:t>
      </w:r>
    </w:p>
    <w:p w14:paraId="74C08DD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A0DB6E4"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1B2DF736"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D7196CD"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19B31B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734CB57"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0F69774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120B9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p w14:paraId="3B53015C"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Dated this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day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20           .</w:t>
      </w:r>
    </w:p>
    <w:p w14:paraId="7A6803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349373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AD886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AD0C4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CBD1BF2"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Registrar</w:t>
      </w:r>
    </w:p>
    <w:p w14:paraId="3DE5DB1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612184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3B4F3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5AB384" w14:textId="77777777" w:rsid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FA5B42F"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FE31C3"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C7D2A4"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8E8BE62"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DCA985" w14:textId="77777777" w:rsidR="000B1CC8" w:rsidRPr="00267633"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6006C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5F16B6A"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SCHEDULE 1</w:t>
      </w:r>
    </w:p>
    <w:p w14:paraId="79B2C142"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9ACF59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55876D"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7B3952E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12FA21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sz w:val="22"/>
          <w:szCs w:val="22"/>
          <w:lang w:val="en-GB" w:eastAsia="en-GB"/>
        </w:rPr>
        <w:t>(2)</w:t>
      </w:r>
      <w:r w:rsidRPr="00267633">
        <w:rPr>
          <w:rFonts w:ascii="Times New Roman" w:eastAsia="SimSun" w:hAnsi="Times New Roman" w:cs="Times New Roman"/>
          <w:sz w:val="22"/>
          <w:szCs w:val="22"/>
          <w:lang w:val="en-GB" w:eastAsia="en-GB"/>
        </w:rPr>
        <w:tab/>
      </w:r>
      <w:r w:rsidRPr="00267633">
        <w:rPr>
          <w:rFonts w:ascii="Times New Roman" w:eastAsia="SimSun" w:hAnsi="Times New Roman" w:cs="Times New Roman"/>
          <w:lang w:val="en-GB" w:eastAsia="en-GB"/>
        </w:rPr>
        <w:t xml:space="preserve">The plaintiff, in respect of any order the Court may make pursuant to paragraph (1) above, will: </w:t>
      </w:r>
    </w:p>
    <w:p w14:paraId="7B69612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p>
    <w:p w14:paraId="14C031F7"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(a) </w:t>
      </w:r>
      <w:r w:rsidRPr="00267633">
        <w:rPr>
          <w:rFonts w:ascii="Times New Roman" w:eastAsia="SimSun" w:hAnsi="Times New Roman" w:cs="Times New Roman"/>
          <w:lang w:val="en-GB" w:eastAsia="en-GB"/>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C4997B0" w14:textId="77777777" w:rsidR="00267633" w:rsidRPr="00267633" w:rsidRDefault="00267633" w:rsidP="00267633">
      <w:pPr>
        <w:widowControl w:val="0"/>
        <w:autoSpaceDE w:val="0"/>
        <w:autoSpaceDN w:val="0"/>
        <w:adjustRightInd w:val="0"/>
        <w:spacing w:before="0" w:after="0" w:line="240" w:lineRule="auto"/>
        <w:ind w:left="1418"/>
        <w:jc w:val="both"/>
        <w:divId w:val="2116439976"/>
        <w:rPr>
          <w:rFonts w:ascii="Times New Roman" w:eastAsia="SimSun" w:hAnsi="Times New Roman" w:cs="Times New Roman"/>
          <w:i/>
          <w:lang w:val="en-GB" w:eastAsia="en-GB"/>
        </w:rPr>
      </w:pPr>
      <w:r w:rsidRPr="00267633">
        <w:rPr>
          <w:rFonts w:ascii="Times New Roman" w:eastAsia="SimSun" w:hAnsi="Times New Roman" w:cs="Times New Roman"/>
          <w:i/>
          <w:lang w:val="en-GB" w:eastAsia="en-GB"/>
        </w:rPr>
        <w:t>(*Delete where appropriate)</w:t>
      </w:r>
    </w:p>
    <w:p w14:paraId="1E4D154E"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p>
    <w:p w14:paraId="0E370710"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(b) </w:t>
      </w:r>
      <w:r w:rsidRPr="00267633">
        <w:rPr>
          <w:rFonts w:ascii="Times New Roman" w:eastAsia="SimSun" w:hAnsi="Times New Roman" w:cs="Times New Roman"/>
          <w:lang w:val="en-GB" w:eastAsia="en-GB"/>
        </w:rPr>
        <w:tab/>
        <w:t xml:space="preserve">cause evidence of the provision of security to be extended to the defendant immediately after the security has been put up.       </w:t>
      </w:r>
    </w:p>
    <w:p w14:paraId="7016AD5A"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1054CE8"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36439D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270B097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D766AA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72E6556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966DD8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4A4D7C2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19A0C48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Anyone notified of this order will be given a copy of it by the plaintiff's solicitors.</w:t>
      </w:r>
    </w:p>
    <w:p w14:paraId="47A03926"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8BD32E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3D57C348"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AEB6D6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(8)</w:t>
      </w:r>
      <w:r w:rsidRPr="00267633">
        <w:rPr>
          <w:rFonts w:ascii="Times New Roman" w:hAnsi="Times New Roman" w:cs="Times New Roman"/>
          <w:szCs w:val="20"/>
          <w:lang w:val="en-GB" w:eastAsia="zh-CN"/>
        </w:rPr>
        <w:tab/>
      </w:r>
      <w:r w:rsidRPr="00267633">
        <w:rPr>
          <w:rFonts w:ascii="Times New Roman" w:eastAsia="SimSun" w:hAnsi="Times New Roman" w:cs="Times New Roman"/>
          <w:lang w:val="en-GB" w:eastAsia="zh-CN"/>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p>
    <w:p w14:paraId="64D211B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9FE83F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plaintiff shall not without the leave of the Court begin proceedings against the defendant in any other jurisdiction or use information obtained as a result of an order of the Court in this jurisdiction for the purpose of civil or criminal proceedings in any other jurisdiction.</w:t>
      </w:r>
    </w:p>
    <w:p w14:paraId="641905C0"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2EFE75F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The plaintiff shall not without the leave of the Court seek to enforce this order in any country outside Singapore [or seek an order of a similar nature including orders conferring a charge or other security against the defendant or the defendant's assets].</w:t>
      </w:r>
    </w:p>
    <w:p w14:paraId="7301193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sectPr w:rsidR="00267633" w:rsidRPr="00267633" w:rsidSect="00C63330">
          <w:headerReference w:type="default" r:id="rId16"/>
          <w:footerReference w:type="default" r:id="rId17"/>
          <w:pgSz w:w="11906" w:h="16838"/>
          <w:pgMar w:top="1418" w:right="2125" w:bottom="1418" w:left="2127" w:header="1152" w:footer="1152" w:gutter="0"/>
          <w:paperSrc w:first="1" w:other="1"/>
          <w:cols w:space="720"/>
          <w:noEndnote/>
        </w:sectPr>
      </w:pPr>
    </w:p>
    <w:tbl>
      <w:tblPr>
        <w:tblW w:w="0" w:type="auto"/>
        <w:tblInd w:w="641" w:type="dxa"/>
        <w:tblLayout w:type="fixed"/>
        <w:tblLook w:val="0000" w:firstRow="0" w:lastRow="0" w:firstColumn="0" w:lastColumn="0" w:noHBand="0" w:noVBand="0"/>
      </w:tblPr>
      <w:tblGrid>
        <w:gridCol w:w="2600"/>
        <w:gridCol w:w="2600"/>
        <w:gridCol w:w="2600"/>
      </w:tblGrid>
      <w:tr w:rsidR="00267633" w:rsidRPr="00267633" w14:paraId="71BC1250" w14:textId="77777777" w:rsidTr="00267633">
        <w:trPr>
          <w:divId w:val="2116439976"/>
        </w:trPr>
        <w:tc>
          <w:tcPr>
            <w:tcW w:w="2600" w:type="dxa"/>
          </w:tcPr>
          <w:p w14:paraId="0C313690"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8"/>
                <w:szCs w:val="20"/>
                <w:lang w:val="en-GB" w:eastAsia="zh-CN"/>
              </w:rPr>
              <w:br w:type="page"/>
            </w:r>
          </w:p>
        </w:tc>
        <w:tc>
          <w:tcPr>
            <w:tcW w:w="2600" w:type="dxa"/>
          </w:tcPr>
          <w:p w14:paraId="5706F5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35" w:name="form7"/>
            <w:bookmarkStart w:id="136" w:name="_Toc66445305"/>
            <w:bookmarkStart w:id="137" w:name="_Toc81709860"/>
            <w:bookmarkStart w:id="138" w:name="_Toc81710585"/>
            <w:bookmarkStart w:id="139" w:name="_Toc81717494"/>
            <w:bookmarkStart w:id="140" w:name="_Toc122854345"/>
            <w:bookmarkStart w:id="141" w:name="_Toc122854706"/>
            <w:bookmarkStart w:id="142" w:name="_Toc243995789"/>
            <w:bookmarkEnd w:id="135"/>
            <w:r w:rsidRPr="00267633">
              <w:rPr>
                <w:rFonts w:ascii="Times New Roman" w:hAnsi="Times New Roman"/>
                <w:bCs/>
                <w:iCs/>
                <w:spacing w:val="-3"/>
                <w:szCs w:val="28"/>
                <w:lang w:val="en-GB" w:eastAsia="zh-CN"/>
              </w:rPr>
              <w:t xml:space="preserve">FORM </w:t>
            </w:r>
            <w:bookmarkEnd w:id="136"/>
            <w:bookmarkEnd w:id="137"/>
            <w:bookmarkEnd w:id="138"/>
            <w:bookmarkEnd w:id="139"/>
            <w:bookmarkEnd w:id="140"/>
            <w:bookmarkEnd w:id="141"/>
            <w:bookmarkEnd w:id="142"/>
            <w:r w:rsidRPr="00267633">
              <w:rPr>
                <w:rFonts w:ascii="Times New Roman" w:hAnsi="Times New Roman"/>
                <w:bCs/>
                <w:iCs/>
                <w:spacing w:val="-3"/>
                <w:szCs w:val="28"/>
                <w:lang w:val="en-GB" w:eastAsia="zh-CN"/>
              </w:rPr>
              <w:t>240</w:t>
            </w:r>
          </w:p>
          <w:p w14:paraId="40FA6D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600" w:type="dxa"/>
          </w:tcPr>
          <w:p w14:paraId="62444FF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57177CA0" w14:textId="77777777" w:rsidR="00267633" w:rsidRPr="00267633" w:rsidRDefault="00267633" w:rsidP="00267633">
      <w:pPr>
        <w:tabs>
          <w:tab w:val="center" w:pos="3780"/>
          <w:tab w:val="right" w:pos="11128"/>
        </w:tabs>
        <w:suppressAutoHyphens/>
        <w:spacing w:before="0" w:after="0" w:line="240" w:lineRule="auto"/>
        <w:ind w:firstLine="72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3B14DFD1" w14:textId="77777777" w:rsidR="00267633" w:rsidRPr="00267633" w:rsidRDefault="00267633" w:rsidP="00267633">
      <w:pPr>
        <w:tabs>
          <w:tab w:val="right" w:pos="11128"/>
        </w:tabs>
        <w:suppressAutoHyphens/>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pacing w:val="-2"/>
          <w:sz w:val="22"/>
          <w:szCs w:val="22"/>
          <w:lang w:val="en-GB" w:eastAsia="zh-CN"/>
        </w:rPr>
        <w:t>Para 84</w:t>
      </w:r>
      <w:r w:rsidRPr="00267633">
        <w:rPr>
          <w:rFonts w:ascii="Times New Roman" w:hAnsi="Times New Roman" w:cs="Times New Roman"/>
          <w:spacing w:val="-2"/>
          <w:sz w:val="22"/>
          <w:szCs w:val="22"/>
          <w:lang w:val="en-GB" w:eastAsia="zh-CN"/>
        </w:rPr>
        <w:tab/>
      </w:r>
    </w:p>
    <w:p w14:paraId="2ADB18AA" w14:textId="77777777" w:rsidR="00267633" w:rsidRPr="00267633" w:rsidRDefault="00267633" w:rsidP="00267633">
      <w:pPr>
        <w:keepNext/>
        <w:spacing w:before="240" w:after="60" w:line="240" w:lineRule="auto"/>
        <w:ind w:left="720" w:hanging="720"/>
        <w:jc w:val="center"/>
        <w:outlineLvl w:val="1"/>
        <w:divId w:val="2116439976"/>
        <w:rPr>
          <w:rFonts w:ascii="Times New Roman" w:hAnsi="Times New Roman"/>
          <w:b/>
          <w:bCs/>
          <w:iCs/>
          <w:szCs w:val="28"/>
          <w:lang w:val="en-GB" w:eastAsia="zh-CN"/>
        </w:rPr>
      </w:pPr>
      <w:bookmarkStart w:id="143" w:name="_Toc66445306"/>
      <w:bookmarkStart w:id="144" w:name="_Toc81709861"/>
      <w:bookmarkStart w:id="145" w:name="_Toc81710586"/>
      <w:bookmarkStart w:id="146" w:name="_Toc81717495"/>
      <w:bookmarkStart w:id="147" w:name="_Toc122854346"/>
      <w:bookmarkStart w:id="148" w:name="_Toc122854707"/>
      <w:bookmarkStart w:id="149" w:name="_Toc243995790"/>
      <w:r w:rsidRPr="00267633">
        <w:rPr>
          <w:rFonts w:ascii="Times New Roman" w:hAnsi="Times New Roman"/>
          <w:b/>
          <w:bCs/>
          <w:iCs/>
          <w:smallCaps/>
          <w:szCs w:val="28"/>
          <w:lang w:val="en-GB" w:eastAsia="zh-CN"/>
        </w:rPr>
        <w:t>INJUNCTION PROHIBITING DISPOSAL OF ASSETS IN SINGAPORE</w:t>
      </w:r>
      <w:bookmarkEnd w:id="143"/>
      <w:bookmarkEnd w:id="144"/>
      <w:bookmarkEnd w:id="145"/>
      <w:bookmarkEnd w:id="146"/>
      <w:bookmarkEnd w:id="147"/>
      <w:bookmarkEnd w:id="148"/>
      <w:bookmarkEnd w:id="149"/>
    </w:p>
    <w:p w14:paraId="324DED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28AF304" w14:textId="77777777" w:rsidR="00267633" w:rsidRPr="00267633" w:rsidRDefault="00267633" w:rsidP="00267633">
      <w:pPr>
        <w:tabs>
          <w:tab w:val="center" w:pos="5564"/>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IN THE FAMILY JUSTICE COURTS OF THE REPUBLIC OF SINGAPORE</w:t>
      </w:r>
    </w:p>
    <w:p w14:paraId="5799D99C"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43E2AE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001F6EE"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066AD5B7" w14:textId="77777777" w:rsidR="00267633" w:rsidRPr="00267633" w:rsidRDefault="00267633" w:rsidP="00267633">
      <w:pPr>
        <w:tabs>
          <w:tab w:val="left" w:pos="-720"/>
        </w:tabs>
        <w:suppressAutoHyphens/>
        <w:spacing w:before="0" w:after="0" w:line="240" w:lineRule="auto"/>
        <w:ind w:right="180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4B958B5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31096B3"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6E722D09"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D36B492" w14:textId="77777777" w:rsidR="00267633" w:rsidRPr="00267633" w:rsidRDefault="00267633" w:rsidP="00267633">
      <w:pPr>
        <w:tabs>
          <w:tab w:val="left" w:pos="-1710"/>
          <w:tab w:val="left" w:pos="-720"/>
        </w:tabs>
        <w:suppressAutoHyphens/>
        <w:spacing w:before="0" w:after="0" w:line="240" w:lineRule="auto"/>
        <w:ind w:left="-450" w:firstLine="45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26BA1A1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8777B0"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04076F89" w14:textId="77777777" w:rsidR="00267633" w:rsidRPr="00267633" w:rsidRDefault="00267633" w:rsidP="00267633">
      <w:pPr>
        <w:tabs>
          <w:tab w:val="left" w:pos="-1890"/>
          <w:tab w:val="left" w:pos="-720"/>
          <w:tab w:val="left" w:pos="-630"/>
        </w:tabs>
        <w:suppressAutoHyphens/>
        <w:spacing w:before="0" w:after="0" w:line="240" w:lineRule="auto"/>
        <w:ind w:left="-630" w:firstLine="63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2C4E91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D1E33C6"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6AB50D4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ECBD2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50E9C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BEFORE </w:t>
      </w:r>
      <w:proofErr w:type="gramStart"/>
      <w:r w:rsidRPr="00267633">
        <w:rPr>
          <w:rFonts w:ascii="Times New Roman" w:hAnsi="Times New Roman" w:cs="Times New Roman"/>
          <w:szCs w:val="20"/>
          <w:lang w:val="en-GB" w:eastAsia="zh-CN"/>
        </w:rPr>
        <w:t>THE  HONORABLE</w:t>
      </w:r>
      <w:proofErr w:type="gramEnd"/>
      <w:r w:rsidRPr="00267633">
        <w:rPr>
          <w:rFonts w:ascii="Times New Roman" w:hAnsi="Times New Roman" w:cs="Times New Roman"/>
          <w:szCs w:val="20"/>
          <w:lang w:val="en-GB" w:eastAsia="zh-CN"/>
        </w:rPr>
        <w:t xml:space="preserve"> JUSTICE/DISTRICT JUDGE* ________________ IN CHAMBERS</w:t>
      </w:r>
    </w:p>
    <w:p w14:paraId="372594D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CCE21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0B47BA"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 OF ASSETS</w:t>
      </w:r>
    </w:p>
    <w:p w14:paraId="2DCB9891"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SINGAPORE</w:t>
      </w:r>
    </w:p>
    <w:p w14:paraId="76A8BF0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B54C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54205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7669B56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
    <w:p w14:paraId="5061C7D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NOTICE TO THE DEFENDANT</w:t>
      </w:r>
    </w:p>
    <w:p w14:paraId="523BD0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BBBB3F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F309C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lang w:val="en-GB" w:eastAsia="zh-CN"/>
        </w:rPr>
      </w:pPr>
    </w:p>
    <w:p w14:paraId="68CB0057" w14:textId="77777777" w:rsidR="00267633" w:rsidRPr="00267633" w:rsidRDefault="00267633" w:rsidP="00267633">
      <w:pPr>
        <w:tabs>
          <w:tab w:val="left" w:pos="-720"/>
          <w:tab w:val="left" w:pos="-36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id="10"/>
      </w:r>
      <w:r w:rsidRPr="00267633">
        <w:rPr>
          <w:rFonts w:ascii="Times New Roman" w:hAnsi="Times New Roman" w:cs="Times New Roman"/>
          <w:b/>
          <w:szCs w:val="20"/>
          <w:lang w:val="en-GB" w:eastAsia="zh-CN"/>
        </w:rPr>
        <w:t xml:space="preserve"> </w:t>
      </w:r>
    </w:p>
    <w:p w14:paraId="4ED8FCC5" w14:textId="77777777" w:rsidR="00267633" w:rsidRPr="00267633" w:rsidRDefault="00267633" w:rsidP="00267633">
      <w:pPr>
        <w:tabs>
          <w:tab w:val="left" w:pos="-720"/>
          <w:tab w:val="left" w:pos="-36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t>THE ORDER</w:t>
      </w:r>
    </w:p>
    <w:p w14:paraId="7565F2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3101A6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no._____         of ____.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w:t>
      </w:r>
    </w:p>
    <w:p w14:paraId="7BD2A1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88175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As a result of the application IT IS ORDERED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31F4FDF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EBFA28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Disposal of assets</w:t>
      </w:r>
    </w:p>
    <w:p w14:paraId="38CAFEE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A24A1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50" w:name="form7_p1"/>
      <w:bookmarkEnd w:id="150"/>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remove from Singapore in any way dispose of or deal with or diminish the value of any of his assets which are in Singapore whether in his own name or not and whether solely or jointly owned up to the value $        .  This prohibition includes the following assets in particular</w:t>
      </w:r>
    </w:p>
    <w:p w14:paraId="13017AE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AD58168"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(a) </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2BD24C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p>
    <w:p w14:paraId="3DC1023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7E9D5F"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0468117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3C94B"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1FFE16C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BC32D8"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 the defendant may remove any of those assets from Singapore or may dispose of or deal with them so long as the total unencumbered value of his assets still in Singapore remain above $        .</w:t>
      </w:r>
    </w:p>
    <w:p w14:paraId="5BF779E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0CB9C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p>
    <w:p w14:paraId="43401B34" w14:textId="77777777" w:rsidR="00267633" w:rsidRPr="00267633" w:rsidRDefault="00267633" w:rsidP="000B1CC8">
      <w:pPr>
        <w:tabs>
          <w:tab w:val="left" w:pos="-720"/>
          <w:tab w:val="left" w:pos="0"/>
          <w:tab w:val="left" w:pos="72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Disclosure of information</w:t>
      </w:r>
    </w:p>
    <w:p w14:paraId="0D6062CD" w14:textId="77777777" w:rsidR="00267633" w:rsidRPr="00267633" w:rsidRDefault="00267633" w:rsidP="000B1CC8">
      <w:pPr>
        <w:tabs>
          <w:tab w:val="left" w:pos="-720"/>
          <w:tab w:val="left" w:pos="0"/>
          <w:tab w:val="left" w:pos="720"/>
        </w:tabs>
        <w:suppressAutoHyphens/>
        <w:spacing w:before="0" w:after="0" w:line="240" w:lineRule="auto"/>
        <w:ind w:left="1440" w:hanging="2160"/>
        <w:jc w:val="both"/>
        <w:divId w:val="2116439976"/>
        <w:rPr>
          <w:rFonts w:ascii="Times New Roman" w:hAnsi="Times New Roman" w:cs="Times New Roman"/>
          <w:szCs w:val="20"/>
          <w:lang w:val="en-GB" w:eastAsia="zh-CN"/>
        </w:rPr>
      </w:pPr>
    </w:p>
    <w:p w14:paraId="45BAFBD5" w14:textId="77777777" w:rsidR="00267633" w:rsidRPr="00267633" w:rsidRDefault="00267633" w:rsidP="000B1CC8">
      <w:pPr>
        <w:tabs>
          <w:tab w:val="left" w:pos="-720"/>
          <w:tab w:val="left" w:pos="0"/>
          <w:tab w:val="left" w:pos="720"/>
        </w:tabs>
        <w:suppressAutoHyphens/>
        <w:spacing w:before="0" w:after="0" w:line="240" w:lineRule="auto"/>
        <w:ind w:left="720" w:hanging="86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bookmarkStart w:id="151" w:name="form7_p2"/>
      <w:bookmarkEnd w:id="151"/>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The defendant must inform the plaintiff in writing at once of all his assets in Singapore whether in his own name or not and whether solely or jointly owned, giving the value, </w:t>
      </w:r>
      <w:proofErr w:type="gramStart"/>
      <w:r w:rsidRPr="00267633">
        <w:rPr>
          <w:rFonts w:ascii="Times New Roman" w:hAnsi="Times New Roman" w:cs="Times New Roman"/>
          <w:szCs w:val="20"/>
          <w:lang w:val="en-GB" w:eastAsia="zh-CN"/>
        </w:rPr>
        <w:t>location</w:t>
      </w:r>
      <w:proofErr w:type="gramEnd"/>
      <w:r w:rsidRPr="00267633">
        <w:rPr>
          <w:rFonts w:ascii="Times New Roman" w:hAnsi="Times New Roman" w:cs="Times New Roman"/>
          <w:szCs w:val="20"/>
          <w:lang w:val="en-GB" w:eastAsia="zh-CN"/>
        </w:rPr>
        <w:t xml:space="preserve"> and details of all such assets.  The information must be confirmed in an affidavit which must be served on the </w:t>
      </w:r>
      <w:proofErr w:type="gramStart"/>
      <w:r w:rsidRPr="00267633">
        <w:rPr>
          <w:rFonts w:ascii="Times New Roman" w:hAnsi="Times New Roman" w:cs="Times New Roman"/>
          <w:szCs w:val="20"/>
          <w:lang w:val="en-GB" w:eastAsia="zh-CN"/>
        </w:rPr>
        <w:t>plaintiffs</w:t>
      </w:r>
      <w:proofErr w:type="gramEnd"/>
      <w:r w:rsidRPr="00267633">
        <w:rPr>
          <w:rFonts w:ascii="Times New Roman" w:hAnsi="Times New Roman" w:cs="Times New Roman"/>
          <w:szCs w:val="20"/>
          <w:lang w:val="en-GB" w:eastAsia="zh-CN"/>
        </w:rPr>
        <w:t xml:space="preserve"> solicitors within ... days after this order has been served on the defendant.</w:t>
      </w:r>
    </w:p>
    <w:p w14:paraId="315BFE6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13BC86E"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84E5F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E775C45"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41BA29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339B820"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85976B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B2C5B8B"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FC0B02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E3274AE"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2E6A4" w14:textId="77777777" w:rsidR="0030694F" w:rsidRPr="00267633" w:rsidRDefault="0030694F"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A46FA98"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0086AF8" w14:textId="77777777" w:rsidR="000B1CC8"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FC6616" w14:textId="77777777" w:rsidR="000B1CC8" w:rsidRPr="00267633"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6E54A7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5666AA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EXCEPTIONS TO THIS ORDER</w:t>
      </w:r>
    </w:p>
    <w:p w14:paraId="1515938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7CA8C1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[or a reasonable sum] on legal advice and representation.  But before spending any money the defendant must tell the plaintiff's solicitors where the money is to come from.</w:t>
      </w:r>
    </w:p>
    <w:p w14:paraId="306D68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5F68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r w:rsidRPr="00267633">
        <w:rPr>
          <w:rFonts w:ascii="Times New Roman" w:hAnsi="Times New Roman" w:cs="Times New Roman"/>
          <w:szCs w:val="20"/>
          <w:lang w:val="en-GB" w:eastAsia="zh-CN"/>
        </w:rPr>
        <w:cr/>
      </w:r>
    </w:p>
    <w:p w14:paraId="172C478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8C12DC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46072C4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A5D9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625FDE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EFFECT OF THIS ORDER</w:t>
      </w:r>
    </w:p>
    <w:p w14:paraId="7A89F3F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960FF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3947261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8D88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A defendant which is a </w:t>
      </w:r>
      <w:proofErr w:type="gramStart"/>
      <w:r w:rsidRPr="00267633">
        <w:rPr>
          <w:rFonts w:ascii="Times New Roman" w:hAnsi="Times New Roman" w:cs="Times New Roman"/>
          <w:szCs w:val="20"/>
          <w:lang w:val="en-GB" w:eastAsia="zh-CN"/>
        </w:rPr>
        <w:t>corporation</w:t>
      </w:r>
      <w:proofErr w:type="gramEnd"/>
      <w:r w:rsidRPr="00267633">
        <w:rPr>
          <w:rFonts w:ascii="Times New Roman" w:hAnsi="Times New Roman" w:cs="Times New Roman"/>
          <w:szCs w:val="20"/>
          <w:lang w:val="en-GB" w:eastAsia="zh-CN"/>
        </w:rPr>
        <w:t xml:space="preserve"> and which is ordered not to do something must not do it itself or by its directors, officers, employees or agents or in any other way.</w:t>
      </w:r>
    </w:p>
    <w:p w14:paraId="45C2A31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6F724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0C9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THIRD PARTIES</w:t>
      </w:r>
    </w:p>
    <w:p w14:paraId="50501EA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B5BC8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p>
    <w:p w14:paraId="530D325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It is a contempt of Court for any person notified of this order knowingly to assist in or permit a breach of the order.  Any person doing so may be sent to prison or fined.</w:t>
      </w:r>
    </w:p>
    <w:p w14:paraId="3C5059F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9935D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p>
    <w:p w14:paraId="1DB29D3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This injunction does not prevent any bank from exercising any right of set off it may have in respect of any facility which it gave to the defendant before it was notified of the order.</w:t>
      </w:r>
    </w:p>
    <w:p w14:paraId="6847395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F7005C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p>
    <w:p w14:paraId="579A026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No bank need enquire as to the application or proposed application of any money withdrawn by the defendant if the withdrawal appears to be permitted by this order.</w:t>
      </w:r>
    </w:p>
    <w:p w14:paraId="4A5AE6D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575D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B111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9EB1F0A" w14:textId="77777777" w:rsid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12ACBB" w14:textId="77777777" w:rsidR="000B1CC8" w:rsidRPr="00267633" w:rsidRDefault="000B1CC8"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37963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2ED7F2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3CDF7"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[SERVICE OUT OF THE JURISDICTION AND SUBSTITUTED SERVICE</w:t>
      </w:r>
    </w:p>
    <w:p w14:paraId="0A714BA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u w:val="single"/>
          <w:lang w:val="en-GB" w:eastAsia="zh-CN"/>
        </w:rPr>
      </w:pPr>
    </w:p>
    <w:p w14:paraId="376F439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plaintiff may serve the writ of summons on the defendant at ... by .... (mode of service).</w:t>
      </w:r>
    </w:p>
    <w:p w14:paraId="4280EB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D63ED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4435E6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C629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3F85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ab/>
      </w:r>
      <w:r w:rsidRPr="00267633">
        <w:rPr>
          <w:rFonts w:ascii="Times New Roman" w:hAnsi="Times New Roman" w:cs="Times New Roman"/>
          <w:b/>
          <w:szCs w:val="20"/>
          <w:u w:val="single"/>
          <w:lang w:val="en-GB" w:eastAsia="zh-CN"/>
        </w:rPr>
        <w:t>UNDERTAKINGS</w:t>
      </w:r>
    </w:p>
    <w:p w14:paraId="0B02B6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2457C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 gives to the Court the undertakings set out in Schedule 1 to this order.</w:t>
      </w:r>
    </w:p>
    <w:p w14:paraId="4747AC8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3B39F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D0743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DURATION OF THIS ORDER</w:t>
      </w:r>
    </w:p>
    <w:p w14:paraId="5AA755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7E79A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This order will remain in force until the trial or further order.</w:t>
      </w:r>
    </w:p>
    <w:p w14:paraId="6F0DC9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F01623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321392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VARIATION OR DISCHARGE OF THIS ORDER</w:t>
      </w:r>
    </w:p>
    <w:p w14:paraId="5C9BA74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6C20B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defendant (or anyone notified of this order) may apply to the Court at any time to vary or discharge this order (or so much of it as affects that person), but anyone wishing to do so must inform the plaintiff's solicitors.</w:t>
      </w:r>
    </w:p>
    <w:p w14:paraId="0130A80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AA3B2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AC2CA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NAME AND ADDRESS OF PLAINTIFF'S SOLICITORS</w:t>
      </w:r>
    </w:p>
    <w:p w14:paraId="4338B2D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30DAB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The plaintiff's solicitors </w:t>
      </w:r>
      <w:proofErr w:type="gramStart"/>
      <w:r w:rsidRPr="00267633">
        <w:rPr>
          <w:rFonts w:ascii="Times New Roman" w:hAnsi="Times New Roman" w:cs="Times New Roman"/>
          <w:szCs w:val="20"/>
          <w:lang w:val="en-GB" w:eastAsia="zh-CN"/>
        </w:rPr>
        <w:t>are:-</w:t>
      </w:r>
      <w:proofErr w:type="gramEnd"/>
    </w:p>
    <w:p w14:paraId="7A43495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61648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lawyer(s) having conduct of action or charge of matter.]</w:t>
      </w:r>
    </w:p>
    <w:p w14:paraId="6D5B35E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 firm.]</w:t>
      </w:r>
    </w:p>
    <w:p w14:paraId="5F2F15F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[Address of law firm.]</w:t>
      </w:r>
    </w:p>
    <w:p w14:paraId="2C698C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Tel: [Contact telephone number.]</w:t>
      </w:r>
    </w:p>
    <w:p w14:paraId="68365A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Fax: [Contact facsimile number.]</w:t>
      </w:r>
    </w:p>
    <w:p w14:paraId="084C051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roofErr w:type="spellStart"/>
      <w:r w:rsidRPr="00267633">
        <w:rPr>
          <w:rFonts w:ascii="Times New Roman" w:hAnsi="Times New Roman" w:cs="Times New Roman"/>
          <w:szCs w:val="20"/>
          <w:lang w:val="en-GB" w:eastAsia="zh-CN"/>
        </w:rPr>
        <w:t>Tlx</w:t>
      </w:r>
      <w:proofErr w:type="spellEnd"/>
      <w:r w:rsidRPr="00267633">
        <w:rPr>
          <w:rFonts w:ascii="Times New Roman" w:hAnsi="Times New Roman" w:cs="Times New Roman"/>
          <w:szCs w:val="20"/>
          <w:lang w:val="en-GB" w:eastAsia="zh-CN"/>
        </w:rPr>
        <w:t>: [Contact telex number and answer back code.]</w:t>
      </w:r>
    </w:p>
    <w:p w14:paraId="676C94B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Ref: [File reference of law firm.]</w:t>
      </w:r>
    </w:p>
    <w:p w14:paraId="4B91AA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E4922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[INTERPRETATION OF THIS ORDER</w:t>
      </w:r>
    </w:p>
    <w:p w14:paraId="46C690F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B51C1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In this order references to “he”, “him” or “his” include “she” or “her” and “it” or “its”.</w:t>
      </w:r>
    </w:p>
    <w:p w14:paraId="2102901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A5DB8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87B64D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D910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25A205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69690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41C0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A8AFB4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D7BC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F663F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985D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498A2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Where there are 2 or more defendants then (unless the context indicates differently)</w:t>
      </w:r>
    </w:p>
    <w:p w14:paraId="00456F7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D18FF5"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3C8C632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C58DE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65E1A54A"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1C8F081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363605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184242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556B9407"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1B1AC2A9"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6CAA99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CAB26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2AA14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7A4A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7AC14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6CE10" w14:textId="77777777" w:rsidR="00267633" w:rsidRPr="00267633" w:rsidRDefault="00267633" w:rsidP="00267633">
      <w:pPr>
        <w:tabs>
          <w:tab w:val="left" w:pos="-720"/>
          <w:tab w:val="left" w:pos="0"/>
          <w:tab w:val="left" w:pos="720"/>
        </w:tabs>
        <w:suppressAutoHyphens/>
        <w:spacing w:before="0" w:after="0" w:line="240" w:lineRule="auto"/>
        <w:jc w:val="right"/>
        <w:divId w:val="2116439976"/>
        <w:rPr>
          <w:rFonts w:ascii="Times New Roman" w:hAnsi="Times New Roman" w:cs="Times New Roman"/>
          <w:b/>
          <w:szCs w:val="20"/>
          <w:lang w:val="en-GB" w:eastAsia="zh-CN"/>
        </w:rPr>
      </w:pPr>
      <w:r w:rsidRPr="00267633">
        <w:rPr>
          <w:rFonts w:ascii="Times New Roman" w:hAnsi="Times New Roman" w:cs="Times New Roman"/>
          <w:i/>
          <w:szCs w:val="20"/>
          <w:lang w:val="en-GB" w:eastAsia="zh-CN"/>
        </w:rPr>
        <w:t>Registrar</w:t>
      </w:r>
    </w:p>
    <w:p w14:paraId="372C17E6"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19DB576"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18"/>
          <w:szCs w:val="20"/>
          <w:lang w:val="en-GB" w:eastAsia="zh-CN"/>
        </w:rPr>
        <w:sectPr w:rsidR="00267633" w:rsidRPr="00267633">
          <w:footerReference w:type="default" r:id="rId18"/>
          <w:type w:val="oddPage"/>
          <w:pgSz w:w="11909" w:h="16834" w:code="9"/>
          <w:pgMar w:top="1152" w:right="1440" w:bottom="1152" w:left="1440" w:header="720" w:footer="720" w:gutter="0"/>
          <w:paperSrc w:first="15" w:other="15"/>
          <w:cols w:space="720"/>
        </w:sectPr>
      </w:pPr>
    </w:p>
    <w:p w14:paraId="0A4740B8" w14:textId="77777777" w:rsidR="00267633" w:rsidRPr="00267633" w:rsidRDefault="00267633" w:rsidP="00267633">
      <w:pPr>
        <w:tabs>
          <w:tab w:val="left" w:pos="-720"/>
          <w:tab w:val="left" w:pos="0"/>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SCHEDULE 1</w:t>
      </w:r>
    </w:p>
    <w:p w14:paraId="6A8A85F1" w14:textId="77777777" w:rsidR="00267633" w:rsidRPr="00267633" w:rsidRDefault="00267633" w:rsidP="00267633">
      <w:pPr>
        <w:tabs>
          <w:tab w:val="left" w:pos="-720"/>
          <w:tab w:val="left" w:pos="0"/>
          <w:tab w:val="left" w:pos="720"/>
        </w:tabs>
        <w:suppressAutoHyphens/>
        <w:spacing w:before="0" w:after="0" w:line="240" w:lineRule="auto"/>
        <w:ind w:left="630" w:hanging="630"/>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F416A1B"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szCs w:val="20"/>
          <w:lang w:val="en-GB" w:eastAsia="zh-CN"/>
        </w:rPr>
      </w:pPr>
    </w:p>
    <w:p w14:paraId="6B907BC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20EA5A3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2C0DF" w14:textId="77777777" w:rsidR="00267633" w:rsidRPr="00267633" w:rsidRDefault="00267633" w:rsidP="00267633">
      <w:pPr>
        <w:tabs>
          <w:tab w:val="left" w:pos="-720"/>
          <w:tab w:val="left" w:pos="0"/>
          <w:tab w:val="left" w:pos="709"/>
        </w:tabs>
        <w:suppressAutoHyphens/>
        <w:spacing w:before="0" w:after="0" w:line="240" w:lineRule="auto"/>
        <w:ind w:left="1418" w:hanging="1418"/>
        <w:jc w:val="both"/>
        <w:divId w:val="2116439976"/>
        <w:rPr>
          <w:rFonts w:ascii="Times New Roman" w:eastAsia="SimSun" w:hAnsi="Times New Roman" w:cs="Times New Roman"/>
          <w:sz w:val="22"/>
          <w:szCs w:val="20"/>
          <w:lang w:val="en-GB" w:eastAsia="zh-CN"/>
        </w:rPr>
      </w:pPr>
      <w:r w:rsidRPr="00267633">
        <w:rPr>
          <w:rFonts w:ascii="Times New Roman" w:eastAsia="SimSun" w:hAnsi="Times New Roman" w:cs="Times New Roman"/>
          <w:sz w:val="22"/>
          <w:szCs w:val="20"/>
          <w:lang w:val="en-GB" w:eastAsia="zh-CN"/>
        </w:rPr>
        <w:tab/>
        <w:t>[(2)</w:t>
      </w:r>
      <w:r w:rsidRPr="00267633">
        <w:rPr>
          <w:rFonts w:ascii="Times New Roman" w:eastAsia="SimSun" w:hAnsi="Times New Roman" w:cs="Times New Roman"/>
          <w:sz w:val="22"/>
          <w:szCs w:val="20"/>
          <w:lang w:val="en-GB" w:eastAsia="zh-CN"/>
        </w:rPr>
        <w:tab/>
        <w:t>The plaintiff, in respect of any order the Court may make pursuant to paragraph (1) above, will:</w:t>
      </w:r>
    </w:p>
    <w:p w14:paraId="6DFE184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eastAsia="SimSun" w:hAnsi="Times New Roman" w:cs="Times New Roman"/>
          <w:sz w:val="22"/>
          <w:szCs w:val="20"/>
          <w:lang w:val="en-GB" w:eastAsia="zh-CN"/>
        </w:rPr>
      </w:pPr>
    </w:p>
    <w:p w14:paraId="47F56F5F"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(a)</w:t>
      </w:r>
      <w:r w:rsidRPr="00267633">
        <w:rPr>
          <w:rFonts w:ascii="Times New Roman" w:eastAsia="SimSun" w:hAnsi="Times New Roman" w:cs="Times New Roman"/>
          <w:szCs w:val="20"/>
          <w:lang w:val="en-GB" w:eastAsia="zh-CN"/>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DBE6FCC" w14:textId="77777777" w:rsidR="00267633" w:rsidRPr="00267633" w:rsidRDefault="00267633" w:rsidP="00267633">
      <w:pPr>
        <w:widowControl w:val="0"/>
        <w:autoSpaceDE w:val="0"/>
        <w:autoSpaceDN w:val="0"/>
        <w:adjustRightInd w:val="0"/>
        <w:spacing w:before="0" w:after="0" w:line="240" w:lineRule="auto"/>
        <w:ind w:left="1440" w:right="2" w:firstLine="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(*Delete where appropriate)</w:t>
      </w:r>
    </w:p>
    <w:p w14:paraId="7DD3A83E" w14:textId="77777777" w:rsidR="00267633" w:rsidRPr="00267633" w:rsidRDefault="00267633" w:rsidP="00267633">
      <w:pPr>
        <w:widowControl w:val="0"/>
        <w:autoSpaceDE w:val="0"/>
        <w:autoSpaceDN w:val="0"/>
        <w:adjustRightInd w:val="0"/>
        <w:spacing w:before="0" w:after="0" w:line="240" w:lineRule="auto"/>
        <w:ind w:right="2" w:hanging="425"/>
        <w:jc w:val="both"/>
        <w:divId w:val="2116439976"/>
        <w:rPr>
          <w:rFonts w:ascii="Times New Roman" w:eastAsia="SimSun" w:hAnsi="Times New Roman" w:cs="Times New Roman"/>
          <w:szCs w:val="20"/>
          <w:lang w:val="en-GB" w:eastAsia="zh-CN"/>
        </w:rPr>
      </w:pPr>
    </w:p>
    <w:p w14:paraId="3BEA4923"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 xml:space="preserve">(b) </w:t>
      </w:r>
      <w:r w:rsidRPr="00267633">
        <w:rPr>
          <w:rFonts w:ascii="Times New Roman" w:eastAsia="SimSun" w:hAnsi="Times New Roman" w:cs="Times New Roman"/>
          <w:szCs w:val="20"/>
          <w:lang w:val="en-GB" w:eastAsia="zh-CN"/>
        </w:rPr>
        <w:tab/>
        <w:t xml:space="preserve">cause evidence of the provision of security to be extended to the defendant immediately after the security has been put up.]       </w:t>
      </w:r>
    </w:p>
    <w:p w14:paraId="26048BD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76C0C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41CE792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90B4F8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31F686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46B8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2DEEA6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7C8234"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Anyone notified of this order shall be given a copy of it</w:t>
      </w:r>
      <w:r w:rsidR="002F0484" w:rsidRPr="002F0484">
        <w:rPr>
          <w:sz w:val="24"/>
          <w:lang w:val="en-GB"/>
        </w:rPr>
        <w:t xml:space="preserve"> by the plaintiff's solicitors.</w:t>
      </w:r>
    </w:p>
    <w:p w14:paraId="3E9BD271" w14:textId="77777777" w:rsidR="002F0484" w:rsidRPr="002F0484" w:rsidRDefault="002F0484" w:rsidP="002F0484">
      <w:pPr>
        <w:pStyle w:val="ListParagraph"/>
        <w:tabs>
          <w:tab w:val="left" w:pos="-720"/>
          <w:tab w:val="left" w:pos="0"/>
          <w:tab w:val="left" w:pos="1418"/>
        </w:tabs>
        <w:suppressAutoHyphens/>
        <w:ind w:left="1418" w:hanging="709"/>
        <w:jc w:val="both"/>
        <w:divId w:val="2116439976"/>
        <w:rPr>
          <w:sz w:val="24"/>
          <w:lang w:val="en-GB"/>
        </w:rPr>
      </w:pPr>
    </w:p>
    <w:p w14:paraId="7AE512D0"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410FA6A1" w14:textId="77777777" w:rsidR="002F0484" w:rsidRPr="002F0484" w:rsidRDefault="002F0484" w:rsidP="002F0484">
      <w:pPr>
        <w:pStyle w:val="ListParagraph"/>
        <w:tabs>
          <w:tab w:val="left" w:pos="1418"/>
        </w:tabs>
        <w:ind w:left="1418" w:hanging="709"/>
        <w:divId w:val="2116439976"/>
        <w:rPr>
          <w:sz w:val="24"/>
          <w:lang w:val="en-GB"/>
        </w:rPr>
      </w:pPr>
    </w:p>
    <w:p w14:paraId="10784C14" w14:textId="77777777" w:rsidR="000B1CC8" w:rsidRPr="002F0484" w:rsidRDefault="000B1CC8" w:rsidP="006172E9">
      <w:pPr>
        <w:pStyle w:val="ListParagraph"/>
        <w:numPr>
          <w:ilvl w:val="0"/>
          <w:numId w:val="1"/>
        </w:numPr>
        <w:tabs>
          <w:tab w:val="left" w:pos="-720"/>
          <w:tab w:val="left" w:pos="0"/>
          <w:tab w:val="left" w:pos="1418"/>
        </w:tabs>
        <w:suppressAutoHyphens/>
        <w:ind w:left="1418" w:hanging="709"/>
        <w:jc w:val="both"/>
        <w:divId w:val="2116439976"/>
        <w:rPr>
          <w:lang w:val="en-GB"/>
        </w:rPr>
      </w:pPr>
      <w:r w:rsidRPr="002F0484">
        <w:rPr>
          <w:sz w:val="24"/>
          <w:lang w:val="en-GB"/>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r w:rsidRPr="002F0484">
        <w:rPr>
          <w:rFonts w:ascii="Calibri" w:hAnsi="Calibri"/>
          <w:sz w:val="22"/>
          <w:szCs w:val="22"/>
          <w:lang w:val="en-GB" w:eastAsia="en-GB"/>
        </w:rPr>
        <w:br w:type="page"/>
      </w:r>
    </w:p>
    <w:tbl>
      <w:tblPr>
        <w:tblW w:w="7661" w:type="dxa"/>
        <w:jc w:val="center"/>
        <w:tblLook w:val="04A0" w:firstRow="1" w:lastRow="0" w:firstColumn="1" w:lastColumn="0" w:noHBand="0" w:noVBand="1"/>
      </w:tblPr>
      <w:tblGrid>
        <w:gridCol w:w="7100"/>
        <w:gridCol w:w="561"/>
      </w:tblGrid>
      <w:tr w:rsidR="00267633" w:rsidRPr="00267633" w14:paraId="3618095C" w14:textId="77777777" w:rsidTr="00267633">
        <w:trPr>
          <w:gridAfter w:val="1"/>
          <w:divId w:val="2116439976"/>
          <w:wAfter w:w="561" w:type="dxa"/>
          <w:cantSplit/>
          <w:jc w:val="center"/>
        </w:trPr>
        <w:tc>
          <w:tcPr>
            <w:tcW w:w="7100" w:type="dxa"/>
          </w:tcPr>
          <w:p w14:paraId="720B49B8" w14:textId="77777777" w:rsidR="00267633" w:rsidRPr="00267633" w:rsidRDefault="00267633" w:rsidP="002F0484">
            <w:pPr>
              <w:spacing w:before="60" w:after="60" w:line="240" w:lineRule="auto"/>
              <w:rPr>
                <w:rFonts w:ascii="Times New Roman" w:hAnsi="Times New Roman" w:cs="Times New Roman"/>
                <w:lang w:val="en-GB" w:eastAsia="en-GB"/>
              </w:rPr>
            </w:pPr>
          </w:p>
        </w:tc>
      </w:tr>
      <w:tr w:rsidR="00267633" w:rsidRPr="00267633" w14:paraId="13543061" w14:textId="77777777" w:rsidTr="00267633">
        <w:trPr>
          <w:divId w:val="2116439976"/>
          <w:cantSplit/>
          <w:jc w:val="center"/>
        </w:trPr>
        <w:tc>
          <w:tcPr>
            <w:tcW w:w="7661" w:type="dxa"/>
            <w:gridSpan w:val="2"/>
          </w:tcPr>
          <w:p w14:paraId="532BEF74" w14:textId="77777777" w:rsidR="001A0CCB" w:rsidRDefault="001A0CCB" w:rsidP="001A0CCB">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t xml:space="preserve">FORM </w:t>
            </w: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GUID=626ab2bc-3390-4dff-8832-632a574c7750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241</w:t>
            </w:r>
          </w:p>
          <w:p w14:paraId="578E1798" w14:textId="77777777" w:rsidR="00267633" w:rsidRPr="00267633" w:rsidRDefault="00267633" w:rsidP="00267633">
            <w:pPr>
              <w:spacing w:before="60" w:after="60" w:line="240" w:lineRule="auto"/>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86</w:t>
            </w:r>
          </w:p>
          <w:p w14:paraId="012C15FD" w14:textId="77777777" w:rsidR="00267633" w:rsidRPr="00267633" w:rsidRDefault="00267633" w:rsidP="001A0CCB">
            <w:pPr>
              <w:spacing w:before="60" w:after="60" w:line="240" w:lineRule="auto"/>
              <w:ind w:right="-2944" w:firstLine="1490"/>
              <w:rPr>
                <w:rFonts w:ascii="Times New Roman" w:hAnsi="Times New Roman" w:cs="Times New Roman"/>
                <w:b/>
                <w:lang w:val="en-GB" w:eastAsia="en-GB"/>
              </w:rPr>
            </w:pPr>
            <w:r w:rsidRPr="00267633">
              <w:rPr>
                <w:rFonts w:ascii="Times New Roman" w:hAnsi="Times New Roman" w:cs="Times New Roman"/>
                <w:b/>
                <w:lang w:val="en-GB" w:eastAsia="en-GB"/>
              </w:rPr>
              <w:fldChar w:fldCharType="begin"/>
            </w:r>
            <w:r w:rsidRPr="00267633">
              <w:rPr>
                <w:rFonts w:ascii="Times New Roman" w:hAnsi="Times New Roman" w:cs="Times New Roman"/>
                <w:b/>
                <w:lang w:val="en-GB" w:eastAsia="en-GB"/>
              </w:rPr>
              <w:instrText xml:space="preserve"> GUID=395dd442-b34a-44a0-bb51-04146b1fedc5 </w:instrText>
            </w:r>
            <w:r w:rsidRPr="00267633">
              <w:rPr>
                <w:rFonts w:ascii="Times New Roman" w:hAnsi="Times New Roman" w:cs="Times New Roman"/>
                <w:b/>
                <w:lang w:val="en-GB" w:eastAsia="en-GB"/>
              </w:rPr>
              <w:fldChar w:fldCharType="end"/>
            </w:r>
            <w:r w:rsidRPr="00267633">
              <w:rPr>
                <w:rFonts w:ascii="Times New Roman" w:hAnsi="Times New Roman" w:cs="Times New Roman"/>
                <w:b/>
                <w:lang w:val="en-GB" w:eastAsia="en-GB"/>
              </w:rPr>
              <w:t>NOTICE OF PRE-TRIAL CONFERENCE</w:t>
            </w:r>
          </w:p>
        </w:tc>
      </w:tr>
      <w:tr w:rsidR="00267633" w:rsidRPr="00267633" w14:paraId="1D624516" w14:textId="77777777" w:rsidTr="00267633">
        <w:trPr>
          <w:gridAfter w:val="1"/>
          <w:divId w:val="2116439976"/>
          <w:wAfter w:w="561" w:type="dxa"/>
          <w:cantSplit/>
          <w:jc w:val="center"/>
        </w:trPr>
        <w:tc>
          <w:tcPr>
            <w:tcW w:w="7100" w:type="dxa"/>
          </w:tcPr>
          <w:p w14:paraId="1FD0A5D3"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2276518E"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302371C4" w14:textId="77777777" w:rsidR="00267633" w:rsidRPr="00267633" w:rsidRDefault="00267633" w:rsidP="00267633">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GUID=9185226f-9e88-43ec-a701-362cdb451418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(Title as in action or proceedings)</w:t>
            </w:r>
          </w:p>
          <w:p w14:paraId="5AD03EBC" w14:textId="77777777" w:rsidR="00267633" w:rsidRPr="00267633" w:rsidRDefault="00267633" w:rsidP="00267633">
            <w:pPr>
              <w:spacing w:before="60" w:after="60" w:line="240" w:lineRule="auto"/>
              <w:rPr>
                <w:rFonts w:ascii="Times New Roman" w:hAnsi="Times New Roman" w:cs="Times New Roman"/>
                <w:lang w:val="en-GB" w:eastAsia="en-GB"/>
              </w:rPr>
            </w:pPr>
          </w:p>
          <w:p w14:paraId="0203A248" w14:textId="77777777" w:rsidR="00267633" w:rsidRPr="00267633" w:rsidRDefault="00267633" w:rsidP="00267633">
            <w:pPr>
              <w:spacing w:before="60" w:after="60" w:line="240" w:lineRule="auto"/>
              <w:rPr>
                <w:rFonts w:ascii="Times New Roman" w:hAnsi="Times New Roman" w:cs="Times New Roman"/>
                <w:lang w:val="en-GB" w:eastAsia="en-GB"/>
              </w:rPr>
            </w:pPr>
          </w:p>
          <w:p w14:paraId="60755635" w14:textId="77777777" w:rsidR="00267633" w:rsidRPr="00267633" w:rsidRDefault="00267633" w:rsidP="00267633">
            <w:pPr>
              <w:spacing w:before="60" w:after="60" w:line="240" w:lineRule="auto"/>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GUID=0d78faad-7350-4258-948a-3437bbdd6f90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To</w:t>
            </w:r>
          </w:p>
          <w:p w14:paraId="107915FC"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GUID=09ed76ad-7c8b-43b6-9d1a-00d62ab17de1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Take notice that you are required to attend before the Judge (or Registrar) on                   </w:t>
            </w:r>
            <w:proofErr w:type="gramStart"/>
            <w:r w:rsidRPr="00267633">
              <w:rPr>
                <w:rFonts w:ascii="Times New Roman" w:hAnsi="Times New Roman" w:cs="Times New Roman"/>
                <w:lang w:val="en-GB" w:eastAsia="en-GB"/>
              </w:rPr>
              <w:t>   (</w:t>
            </w:r>
            <w:proofErr w:type="gramEnd"/>
            <w:r w:rsidRPr="00267633">
              <w:rPr>
                <w:rFonts w:ascii="Times New Roman" w:hAnsi="Times New Roman" w:cs="Times New Roman"/>
                <w:lang w:val="en-GB" w:eastAsia="en-GB"/>
              </w:rPr>
              <w:t>date/time) for a pre-trial conference.</w:t>
            </w:r>
          </w:p>
          <w:p w14:paraId="104D3027"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GUID=7fb63e75-8725-4b86-a76a-4267f2020ddc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And further take notice that you are required to comply with the following directions:</w:t>
            </w:r>
          </w:p>
          <w:p w14:paraId="7C3D0635"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GUID=0d68ed20-7f3e-41a8-bcfb-eccaf0d060b1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Dated this      day of              20   </w:t>
            </w:r>
            <w:proofErr w:type="gramStart"/>
            <w:r w:rsidRPr="00267633">
              <w:rPr>
                <w:rFonts w:ascii="Times New Roman" w:hAnsi="Times New Roman" w:cs="Times New Roman"/>
                <w:lang w:val="en-GB" w:eastAsia="en-GB"/>
              </w:rPr>
              <w:t>  .</w:t>
            </w:r>
            <w:proofErr w:type="gramEnd"/>
          </w:p>
          <w:p w14:paraId="4C240861" w14:textId="77777777" w:rsidR="00267633" w:rsidRPr="00267633" w:rsidRDefault="00267633" w:rsidP="00267633">
            <w:pPr>
              <w:spacing w:before="60" w:after="60" w:line="240" w:lineRule="auto"/>
              <w:jc w:val="right"/>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GUID=43077b98-3b89-43bb-a061-6a20331232d5 </w:instrText>
            </w:r>
            <w:r w:rsidRPr="00267633">
              <w:rPr>
                <w:rFonts w:ascii="Times New Roman" w:hAnsi="Times New Roman" w:cs="Times New Roman"/>
                <w:lang w:val="en-GB" w:eastAsia="en-GB"/>
              </w:rPr>
              <w:fldChar w:fldCharType="end"/>
            </w:r>
            <w:r w:rsidRPr="00267633">
              <w:rPr>
                <w:rFonts w:ascii="Times New Roman" w:hAnsi="Times New Roman" w:cs="Times New Roman"/>
                <w:i/>
                <w:lang w:val="en-GB" w:eastAsia="en-GB"/>
              </w:rPr>
              <w:t>Registrar.</w:t>
            </w:r>
          </w:p>
        </w:tc>
      </w:tr>
    </w:tbl>
    <w:p w14:paraId="5E011A4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B5A2C52"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D6342C4"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405588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C213E1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25770B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F8BE21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46D5C6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27DCEC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1F72847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0750400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CB4A62E"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9580C8D"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1E64EE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B6D8094" w14:textId="77777777" w:rsidR="001A0CCB"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88B7F9" w14:textId="77777777" w:rsidTr="00267633">
        <w:trPr>
          <w:divId w:val="2116439976"/>
          <w:jc w:val="center"/>
        </w:trPr>
        <w:tc>
          <w:tcPr>
            <w:tcW w:w="3080" w:type="dxa"/>
          </w:tcPr>
          <w:p w14:paraId="62EAA25A"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br w:type="page"/>
            </w:r>
          </w:p>
        </w:tc>
        <w:tc>
          <w:tcPr>
            <w:tcW w:w="3080" w:type="dxa"/>
          </w:tcPr>
          <w:p w14:paraId="5E6348CF" w14:textId="77777777" w:rsidR="003D47BB" w:rsidRDefault="003D47BB" w:rsidP="00267633">
            <w:pPr>
              <w:keepNext/>
              <w:spacing w:before="0" w:after="0" w:line="240" w:lineRule="auto"/>
              <w:jc w:val="center"/>
              <w:outlineLvl w:val="1"/>
              <w:rPr>
                <w:rFonts w:ascii="Times New Roman" w:hAnsi="Times New Roman"/>
                <w:bCs/>
                <w:iCs/>
                <w:szCs w:val="28"/>
                <w:lang w:val="en-GB" w:eastAsia="zh-CN"/>
              </w:rPr>
            </w:pPr>
          </w:p>
          <w:p w14:paraId="21ED1F8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242</w:t>
            </w:r>
          </w:p>
        </w:tc>
        <w:tc>
          <w:tcPr>
            <w:tcW w:w="3080" w:type="dxa"/>
          </w:tcPr>
          <w:p w14:paraId="20DFD20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906A11A"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86</w:t>
      </w:r>
    </w:p>
    <w:p w14:paraId="7E5F2D85"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ANCILLARY MATTERS FACT AND POSITION SHEET</w:t>
      </w:r>
    </w:p>
    <w:p w14:paraId="246247AC"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69644AC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479698F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7776937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1B05343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 xml:space="preserve">Party Filing this Ancillary Matters Fact and Position Sheet:  </w:t>
      </w:r>
      <w:r w:rsidRPr="00267633">
        <w:rPr>
          <w:rFonts w:ascii="Times New Roman" w:hAnsi="Times New Roman" w:cs="Times New Roman"/>
          <w:szCs w:val="20"/>
          <w:lang w:val="en-US" w:eastAsia="zh-CN"/>
        </w:rPr>
        <w:t>Plaintiff/Defendant*</w:t>
      </w:r>
    </w:p>
    <w:p w14:paraId="31B134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6369730" w14:textId="77777777" w:rsidR="00267633" w:rsidRPr="00267633" w:rsidRDefault="00267633" w:rsidP="00267633">
      <w:pPr>
        <w:spacing w:before="0" w:after="0" w:line="240" w:lineRule="auto"/>
        <w:divId w:val="2116439976"/>
        <w:rPr>
          <w:rFonts w:ascii="Times New Roman" w:hAnsi="Times New Roman" w:cs="Times New Roman"/>
          <w:b/>
          <w:smallCaps/>
          <w:szCs w:val="20"/>
          <w:lang w:val="en-US" w:eastAsia="zh-CN"/>
        </w:rPr>
      </w:pPr>
      <w:r w:rsidRPr="00267633">
        <w:rPr>
          <w:rFonts w:ascii="Times New Roman" w:hAnsi="Times New Roman" w:cs="Times New Roman"/>
          <w:b/>
          <w:szCs w:val="20"/>
          <w:lang w:val="en-US" w:eastAsia="zh-CN"/>
        </w:rPr>
        <w:t>A.</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Division of Matrimonial Assets</w:t>
      </w:r>
    </w:p>
    <w:p w14:paraId="2753041A"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36D110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Matrimonial Home (See Annex A for Other Real Property)</w:t>
      </w:r>
    </w:p>
    <w:p w14:paraId="0D6245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234D9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matrimonial home:</w:t>
      </w:r>
    </w:p>
    <w:p w14:paraId="7B6404B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71624D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324"/>
        <w:gridCol w:w="2053"/>
        <w:gridCol w:w="2456"/>
      </w:tblGrid>
      <w:tr w:rsidR="00267633" w:rsidRPr="00267633" w14:paraId="45B2273F" w14:textId="77777777" w:rsidTr="00267633">
        <w:trPr>
          <w:divId w:val="2116439976"/>
          <w:tblHeader/>
        </w:trPr>
        <w:tc>
          <w:tcPr>
            <w:tcW w:w="828" w:type="dxa"/>
          </w:tcPr>
          <w:p w14:paraId="379135A3"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4" w:type="dxa"/>
          </w:tcPr>
          <w:p w14:paraId="58C371A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2053" w:type="dxa"/>
          </w:tcPr>
          <w:p w14:paraId="5CEBD96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6" w:type="dxa"/>
          </w:tcPr>
          <w:p w14:paraId="5F01088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462CBFAE" w14:textId="77777777" w:rsidTr="00267633">
        <w:trPr>
          <w:divId w:val="2116439976"/>
        </w:trPr>
        <w:tc>
          <w:tcPr>
            <w:tcW w:w="828" w:type="dxa"/>
          </w:tcPr>
          <w:p w14:paraId="5E9878C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24" w:type="dxa"/>
          </w:tcPr>
          <w:p w14:paraId="1A5F0C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tc>
        <w:tc>
          <w:tcPr>
            <w:tcW w:w="2053" w:type="dxa"/>
          </w:tcPr>
          <w:p w14:paraId="4B8043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12A7B08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727FFFC" w14:textId="77777777" w:rsidTr="00267633">
        <w:trPr>
          <w:divId w:val="2116439976"/>
        </w:trPr>
        <w:tc>
          <w:tcPr>
            <w:tcW w:w="828" w:type="dxa"/>
          </w:tcPr>
          <w:p w14:paraId="3DC2415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24" w:type="dxa"/>
          </w:tcPr>
          <w:p w14:paraId="60526DB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date on which that amount is outstanding)</w:t>
            </w:r>
          </w:p>
        </w:tc>
        <w:tc>
          <w:tcPr>
            <w:tcW w:w="2053" w:type="dxa"/>
          </w:tcPr>
          <w:p w14:paraId="5548ED8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9CC8C1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D1B5E7F" w14:textId="77777777" w:rsidTr="00267633">
        <w:trPr>
          <w:divId w:val="2116439976"/>
        </w:trPr>
        <w:tc>
          <w:tcPr>
            <w:tcW w:w="828" w:type="dxa"/>
          </w:tcPr>
          <w:p w14:paraId="0494636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24" w:type="dxa"/>
          </w:tcPr>
          <w:p w14:paraId="4BB54B3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tc>
        <w:tc>
          <w:tcPr>
            <w:tcW w:w="2053" w:type="dxa"/>
          </w:tcPr>
          <w:p w14:paraId="05145C8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92F243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08D95D8"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2BA52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0ED09C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09D49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49F8781" w14:textId="77777777" w:rsidTr="00267633">
        <w:trPr>
          <w:divId w:val="2116439976"/>
        </w:trPr>
        <w:tc>
          <w:tcPr>
            <w:tcW w:w="828" w:type="dxa"/>
          </w:tcPr>
          <w:p w14:paraId="5E04F16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24" w:type="dxa"/>
          </w:tcPr>
          <w:p w14:paraId="7EAE9A6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tc>
        <w:tc>
          <w:tcPr>
            <w:tcW w:w="2053" w:type="dxa"/>
          </w:tcPr>
          <w:p w14:paraId="0B66E11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04D5667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09C82DB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F8F449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1648012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361A90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F305D02" w14:textId="77777777" w:rsidTr="00267633">
        <w:trPr>
          <w:divId w:val="2116439976"/>
        </w:trPr>
        <w:tc>
          <w:tcPr>
            <w:tcW w:w="828" w:type="dxa"/>
          </w:tcPr>
          <w:p w14:paraId="671E3EA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24" w:type="dxa"/>
          </w:tcPr>
          <w:p w14:paraId="0E56378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tc>
        <w:tc>
          <w:tcPr>
            <w:tcW w:w="2053" w:type="dxa"/>
          </w:tcPr>
          <w:p w14:paraId="1C9D0BF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FE1A97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E8FD8B0" w14:textId="77777777" w:rsidTr="00267633">
        <w:trPr>
          <w:divId w:val="2116439976"/>
        </w:trPr>
        <w:tc>
          <w:tcPr>
            <w:tcW w:w="828" w:type="dxa"/>
          </w:tcPr>
          <w:p w14:paraId="1D6CD079"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24" w:type="dxa"/>
          </w:tcPr>
          <w:p w14:paraId="72867504" w14:textId="77777777" w:rsidR="00267633" w:rsidRPr="00267633" w:rsidRDefault="00267633" w:rsidP="00267633">
            <w:pPr>
              <w:keepNext/>
              <w:keepLines/>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tc>
        <w:tc>
          <w:tcPr>
            <w:tcW w:w="2053" w:type="dxa"/>
          </w:tcPr>
          <w:p w14:paraId="2B440A1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C442D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DA31C3A" w14:textId="77777777" w:rsidTr="00267633">
        <w:trPr>
          <w:divId w:val="2116439976"/>
        </w:trPr>
        <w:tc>
          <w:tcPr>
            <w:tcW w:w="828" w:type="dxa"/>
          </w:tcPr>
          <w:p w14:paraId="3F78980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24" w:type="dxa"/>
          </w:tcPr>
          <w:p w14:paraId="106C1D7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tc>
        <w:tc>
          <w:tcPr>
            <w:tcW w:w="2053" w:type="dxa"/>
          </w:tcPr>
          <w:p w14:paraId="1EB2C2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AE566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E0D874D" w14:textId="77777777" w:rsidTr="00267633">
        <w:trPr>
          <w:divId w:val="2116439976"/>
        </w:trPr>
        <w:tc>
          <w:tcPr>
            <w:tcW w:w="828" w:type="dxa"/>
          </w:tcPr>
          <w:p w14:paraId="557EC66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3324" w:type="dxa"/>
          </w:tcPr>
          <w:p w14:paraId="7B8EDF8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2053" w:type="dxa"/>
          </w:tcPr>
          <w:p w14:paraId="3322CE2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94CB01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80C805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2A4950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party wants in respect of the matrimonial home, and how sale proceeds, if any, are to be split between parties:</w:t>
      </w:r>
    </w:p>
    <w:p w14:paraId="6EF6C87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C759F0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761A323"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This Party (Excluding Real Property)</w:t>
      </w:r>
    </w:p>
    <w:p w14:paraId="17BC2AE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17"/>
        <w:gridCol w:w="3216"/>
        <w:gridCol w:w="1993"/>
        <w:gridCol w:w="2404"/>
      </w:tblGrid>
      <w:tr w:rsidR="00267633" w:rsidRPr="00267633" w14:paraId="764EF615" w14:textId="77777777" w:rsidTr="00267633">
        <w:trPr>
          <w:divId w:val="2116439976"/>
        </w:trPr>
        <w:tc>
          <w:tcPr>
            <w:tcW w:w="820" w:type="dxa"/>
          </w:tcPr>
          <w:p w14:paraId="28C72B8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2" w:type="dxa"/>
          </w:tcPr>
          <w:p w14:paraId="7BDC94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0" w:type="dxa"/>
          </w:tcPr>
          <w:p w14:paraId="5846863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70" w:type="dxa"/>
          </w:tcPr>
          <w:p w14:paraId="2498004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75D2ED2B" w14:textId="77777777" w:rsidTr="00267633">
        <w:trPr>
          <w:divId w:val="2116439976"/>
        </w:trPr>
        <w:tc>
          <w:tcPr>
            <w:tcW w:w="820" w:type="dxa"/>
          </w:tcPr>
          <w:p w14:paraId="4E438B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104A86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the party’s CPF Accounts, insurance policies, retirement/gratuity benefits etc. For example, ABC Bank account no. 1111111.</w:t>
            </w:r>
            <w:r w:rsidRPr="00267633">
              <w:rPr>
                <w:rFonts w:ascii="Times New Roman" w:hAnsi="Times New Roman" w:cs="Times New Roman"/>
                <w:szCs w:val="20"/>
                <w:lang w:val="en-US" w:eastAsia="zh-CN"/>
              </w:rPr>
              <w:t>]</w:t>
            </w:r>
          </w:p>
          <w:p w14:paraId="162760D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0" w:type="dxa"/>
          </w:tcPr>
          <w:p w14:paraId="7FBA9554"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70" w:type="dxa"/>
          </w:tcPr>
          <w:p w14:paraId="33FFC2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FA5F584" w14:textId="77777777" w:rsidTr="00267633">
        <w:trPr>
          <w:divId w:val="2116439976"/>
        </w:trPr>
        <w:tc>
          <w:tcPr>
            <w:tcW w:w="820" w:type="dxa"/>
          </w:tcPr>
          <w:p w14:paraId="37E18A7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628933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447B01D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E020C7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72B8831F" w14:textId="77777777" w:rsidTr="00267633">
        <w:trPr>
          <w:divId w:val="2116439976"/>
        </w:trPr>
        <w:tc>
          <w:tcPr>
            <w:tcW w:w="820" w:type="dxa"/>
          </w:tcPr>
          <w:p w14:paraId="4CC8CE8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4EA8CBF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3CA5AD4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AF561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2B8B37A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6E37B4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above assets:</w:t>
      </w:r>
    </w:p>
    <w:p w14:paraId="2FFC482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9BED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7FCB056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the Other Party (Plaintiff/Defendant*)</w:t>
      </w:r>
    </w:p>
    <w:p w14:paraId="2A9C708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3204"/>
        <w:gridCol w:w="2011"/>
        <w:gridCol w:w="2399"/>
      </w:tblGrid>
      <w:tr w:rsidR="00267633" w:rsidRPr="00267633" w14:paraId="38727019" w14:textId="77777777" w:rsidTr="00267633">
        <w:trPr>
          <w:divId w:val="2116439976"/>
        </w:trPr>
        <w:tc>
          <w:tcPr>
            <w:tcW w:w="815" w:type="dxa"/>
          </w:tcPr>
          <w:p w14:paraId="4E95D8F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1" w:type="dxa"/>
          </w:tcPr>
          <w:p w14:paraId="65B141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5" w:type="dxa"/>
          </w:tcPr>
          <w:p w14:paraId="5C1BD70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51" w:type="dxa"/>
          </w:tcPr>
          <w:p w14:paraId="33149A5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FE4BF2E" w14:textId="77777777" w:rsidTr="00267633">
        <w:trPr>
          <w:divId w:val="2116439976"/>
        </w:trPr>
        <w:tc>
          <w:tcPr>
            <w:tcW w:w="815" w:type="dxa"/>
          </w:tcPr>
          <w:p w14:paraId="19433D2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38E0BB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party’s Ordinary Account, insurance policies, etc. For example, ABC Bank account no. 1111111.</w:t>
            </w:r>
            <w:r w:rsidRPr="00267633">
              <w:rPr>
                <w:rFonts w:ascii="Times New Roman" w:hAnsi="Times New Roman" w:cs="Times New Roman"/>
                <w:szCs w:val="20"/>
                <w:lang w:val="en-US" w:eastAsia="zh-CN"/>
              </w:rPr>
              <w:t>]</w:t>
            </w:r>
          </w:p>
          <w:p w14:paraId="3B64195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5" w:type="dxa"/>
          </w:tcPr>
          <w:p w14:paraId="0A2CD861"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51" w:type="dxa"/>
          </w:tcPr>
          <w:p w14:paraId="7575B6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13B7790B" w14:textId="77777777" w:rsidTr="00267633">
        <w:trPr>
          <w:divId w:val="2116439976"/>
        </w:trPr>
        <w:tc>
          <w:tcPr>
            <w:tcW w:w="815" w:type="dxa"/>
          </w:tcPr>
          <w:p w14:paraId="45870F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695BCFB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023C3C7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5BE8F9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5C380411" w14:textId="77777777" w:rsidTr="00267633">
        <w:trPr>
          <w:divId w:val="2116439976"/>
        </w:trPr>
        <w:tc>
          <w:tcPr>
            <w:tcW w:w="815" w:type="dxa"/>
          </w:tcPr>
          <w:p w14:paraId="00AB5C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90AB15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3A41425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749A3D8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6C00E2B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9060E1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the other party’s above assets:</w:t>
      </w:r>
    </w:p>
    <w:p w14:paraId="7858A97A" w14:textId="77777777" w:rsid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AB503" w14:textId="77777777" w:rsidR="002F0484" w:rsidRDefault="002F0484" w:rsidP="00267633">
      <w:pPr>
        <w:spacing w:before="0" w:after="0" w:line="240" w:lineRule="auto"/>
        <w:divId w:val="2116439976"/>
        <w:rPr>
          <w:rFonts w:ascii="Times New Roman" w:hAnsi="Times New Roman" w:cs="Times New Roman"/>
          <w:szCs w:val="20"/>
          <w:lang w:val="en-US" w:eastAsia="zh-CN"/>
        </w:rPr>
      </w:pPr>
    </w:p>
    <w:p w14:paraId="24AF327F" w14:textId="77777777" w:rsidR="002F0484" w:rsidRPr="00267633" w:rsidRDefault="002F0484" w:rsidP="00267633">
      <w:pPr>
        <w:spacing w:before="0" w:after="0" w:line="240" w:lineRule="auto"/>
        <w:divId w:val="2116439976"/>
        <w:rPr>
          <w:rFonts w:ascii="Times New Roman" w:hAnsi="Times New Roman" w:cs="Times New Roman"/>
          <w:szCs w:val="20"/>
          <w:lang w:val="en-US" w:eastAsia="zh-CN"/>
        </w:rPr>
      </w:pPr>
    </w:p>
    <w:p w14:paraId="7030F618" w14:textId="77777777" w:rsidR="00267633" w:rsidRDefault="00267633" w:rsidP="00267633">
      <w:pPr>
        <w:spacing w:before="0" w:after="0" w:line="240" w:lineRule="auto"/>
        <w:divId w:val="2116439976"/>
        <w:rPr>
          <w:rFonts w:ascii="Times New Roman" w:hAnsi="Times New Roman" w:cs="Times New Roman"/>
          <w:szCs w:val="20"/>
          <w:lang w:val="en-US" w:eastAsia="zh-CN"/>
        </w:rPr>
      </w:pPr>
    </w:p>
    <w:p w14:paraId="215DED4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B.</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Maintenance</w:t>
      </w:r>
    </w:p>
    <w:p w14:paraId="2B63BE3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206"/>
        <w:gridCol w:w="2017"/>
        <w:gridCol w:w="2388"/>
      </w:tblGrid>
      <w:tr w:rsidR="00267633" w:rsidRPr="00267633" w14:paraId="2A93972F" w14:textId="77777777" w:rsidTr="00267633">
        <w:trPr>
          <w:divId w:val="2116439976"/>
          <w:tblHeader/>
        </w:trPr>
        <w:tc>
          <w:tcPr>
            <w:tcW w:w="819" w:type="dxa"/>
          </w:tcPr>
          <w:p w14:paraId="2C860C0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5" w:type="dxa"/>
          </w:tcPr>
          <w:p w14:paraId="2D87D7D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9" w:type="dxa"/>
          </w:tcPr>
          <w:p w14:paraId="4F6FF32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9" w:type="dxa"/>
          </w:tcPr>
          <w:p w14:paraId="14D0D54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06238C63" w14:textId="77777777" w:rsidTr="00267633">
        <w:trPr>
          <w:divId w:val="2116439976"/>
        </w:trPr>
        <w:tc>
          <w:tcPr>
            <w:tcW w:w="819" w:type="dxa"/>
          </w:tcPr>
          <w:p w14:paraId="7B1B9FF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05" w:type="dxa"/>
          </w:tcPr>
          <w:p w14:paraId="6DD5BCC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income</w:t>
            </w:r>
          </w:p>
          <w:p w14:paraId="3BB7C8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148754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26CF9F6B"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5A1A62D0" w14:textId="77777777" w:rsidTr="00267633">
        <w:trPr>
          <w:divId w:val="2116439976"/>
        </w:trPr>
        <w:tc>
          <w:tcPr>
            <w:tcW w:w="819" w:type="dxa"/>
          </w:tcPr>
          <w:p w14:paraId="1CCD748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05" w:type="dxa"/>
          </w:tcPr>
          <w:p w14:paraId="10FB37B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occupation</w:t>
            </w:r>
          </w:p>
          <w:p w14:paraId="1095C39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5C7E77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ABDB0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02712941" w14:textId="77777777" w:rsidTr="00267633">
        <w:trPr>
          <w:divId w:val="2116439976"/>
        </w:trPr>
        <w:tc>
          <w:tcPr>
            <w:tcW w:w="819" w:type="dxa"/>
          </w:tcPr>
          <w:p w14:paraId="414D9F67"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05" w:type="dxa"/>
          </w:tcPr>
          <w:p w14:paraId="59E9041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Party’s total monthly expenses </w:t>
            </w:r>
          </w:p>
          <w:p w14:paraId="5B4EBFB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9" w:type="dxa"/>
          </w:tcPr>
          <w:p w14:paraId="771ED09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435E2C9"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party’s expenses can be found.]</w:t>
            </w:r>
          </w:p>
          <w:p w14:paraId="524A2B6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2D3B200" w14:textId="77777777" w:rsidTr="00267633">
        <w:trPr>
          <w:divId w:val="2116439976"/>
        </w:trPr>
        <w:tc>
          <w:tcPr>
            <w:tcW w:w="819" w:type="dxa"/>
          </w:tcPr>
          <w:p w14:paraId="4A48539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05" w:type="dxa"/>
          </w:tcPr>
          <w:p w14:paraId="53BCA64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Children’s total monthly expenses</w:t>
            </w:r>
          </w:p>
          <w:p w14:paraId="074490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6C6A03A7"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sub-total for each child, followed by the total amount for all children.]</w:t>
            </w:r>
          </w:p>
          <w:p w14:paraId="3A1B11B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3B841AB6"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children’s expenses can be found.]</w:t>
            </w:r>
          </w:p>
          <w:p w14:paraId="5601818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E19F76C" w14:textId="77777777" w:rsidTr="00267633">
        <w:trPr>
          <w:divId w:val="2116439976"/>
        </w:trPr>
        <w:tc>
          <w:tcPr>
            <w:tcW w:w="819" w:type="dxa"/>
          </w:tcPr>
          <w:p w14:paraId="5E60712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05" w:type="dxa"/>
          </w:tcPr>
          <w:p w14:paraId="34E2E0F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wife/incapacitated husband*</w:t>
            </w:r>
          </w:p>
        </w:tc>
        <w:tc>
          <w:tcPr>
            <w:tcW w:w="2069" w:type="dxa"/>
          </w:tcPr>
          <w:p w14:paraId="7EDDCCE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1E0AC45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639FBD2F" w14:textId="77777777" w:rsidTr="00267633">
        <w:trPr>
          <w:divId w:val="2116439976"/>
        </w:trPr>
        <w:tc>
          <w:tcPr>
            <w:tcW w:w="819" w:type="dxa"/>
          </w:tcPr>
          <w:p w14:paraId="6535B3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05" w:type="dxa"/>
          </w:tcPr>
          <w:p w14:paraId="58291BA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children*</w:t>
            </w:r>
          </w:p>
        </w:tc>
        <w:tc>
          <w:tcPr>
            <w:tcW w:w="2069" w:type="dxa"/>
          </w:tcPr>
          <w:p w14:paraId="3C17756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6AFF6A5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4860CA05" w14:textId="77777777" w:rsidTr="00267633">
        <w:trPr>
          <w:divId w:val="2116439976"/>
        </w:trPr>
        <w:tc>
          <w:tcPr>
            <w:tcW w:w="819" w:type="dxa"/>
          </w:tcPr>
          <w:p w14:paraId="0229A0C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05" w:type="dxa"/>
          </w:tcPr>
          <w:p w14:paraId="120A7B1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Existing maintenance order/existing voluntary payment for household* </w:t>
            </w:r>
          </w:p>
        </w:tc>
        <w:tc>
          <w:tcPr>
            <w:tcW w:w="2069" w:type="dxa"/>
          </w:tcPr>
          <w:p w14:paraId="3720F80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06D8DB4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4433077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4B35944"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Maintenance of children</w:t>
      </w:r>
    </w:p>
    <w:p w14:paraId="1F7486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458E5FE"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how the children’s total expenses should be divided (i.e. whether parties are to bear them equally, whether one party is to bear all the expenses, whether the expenses are to be divided 70:30, etc.):</w:t>
      </w:r>
    </w:p>
    <w:p w14:paraId="717C270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2F204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9A90455"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Maintenance of wife/incapacitated husband*</w:t>
      </w:r>
    </w:p>
    <w:p w14:paraId="44181B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BDB49E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the wife/incapacitated husband is asking for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6B0392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being offered (if any) for the wife’s/incapacitated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18E6E2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24C33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C.</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Issues Relating to the Children</w:t>
      </w:r>
    </w:p>
    <w:p w14:paraId="6D61977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3FC16C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Number of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901CD3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52BA9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Names and ages of each child:</w:t>
      </w:r>
    </w:p>
    <w:p w14:paraId="1709D5E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8"/>
        <w:gridCol w:w="4208"/>
      </w:tblGrid>
      <w:tr w:rsidR="00267633" w:rsidRPr="00267633" w14:paraId="58095E19" w14:textId="77777777" w:rsidTr="00267633">
        <w:trPr>
          <w:divId w:val="2116439976"/>
        </w:trPr>
        <w:tc>
          <w:tcPr>
            <w:tcW w:w="4328" w:type="dxa"/>
          </w:tcPr>
          <w:p w14:paraId="6F5F888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Name of child</w:t>
            </w:r>
          </w:p>
        </w:tc>
        <w:tc>
          <w:tcPr>
            <w:tcW w:w="4324" w:type="dxa"/>
          </w:tcPr>
          <w:p w14:paraId="3F04C6A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Age</w:t>
            </w:r>
          </w:p>
          <w:p w14:paraId="3545F65F"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p>
        </w:tc>
      </w:tr>
      <w:tr w:rsidR="00267633" w:rsidRPr="00267633" w14:paraId="3BE7C523" w14:textId="77777777" w:rsidTr="00267633">
        <w:trPr>
          <w:divId w:val="2116439976"/>
        </w:trPr>
        <w:tc>
          <w:tcPr>
            <w:tcW w:w="4328" w:type="dxa"/>
          </w:tcPr>
          <w:p w14:paraId="7A6BB8C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119C800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2F79729" w14:textId="77777777" w:rsidTr="00267633">
        <w:trPr>
          <w:divId w:val="2116439976"/>
        </w:trPr>
        <w:tc>
          <w:tcPr>
            <w:tcW w:w="4328" w:type="dxa"/>
          </w:tcPr>
          <w:p w14:paraId="4582A59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4017251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7F6EE0A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BAC47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Custody</w:t>
      </w:r>
    </w:p>
    <w:p w14:paraId="7B2F5B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2D8EEA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custody</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3748EF1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4080398"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Care and Control</w:t>
      </w:r>
    </w:p>
    <w:p w14:paraId="427E9C5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4058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care and control</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5A2181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683A0D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Access</w:t>
      </w:r>
    </w:p>
    <w:p w14:paraId="42BF556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3CAB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r w:rsidRPr="00267633">
        <w:rPr>
          <w:rFonts w:ascii="Times New Roman" w:hAnsi="Times New Roman" w:cs="Times New Roman"/>
          <w:szCs w:val="20"/>
          <w:lang w:val="en-US" w:eastAsia="zh-CN"/>
        </w:rPr>
        <w:tab/>
        <w:t>State what this party wants regarding access if:</w:t>
      </w:r>
    </w:p>
    <w:p w14:paraId="4F8C789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AF9FA1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the parent with care and control</w:t>
      </w:r>
    </w:p>
    <w:p w14:paraId="42FC0CA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54259321" w14:textId="77777777" w:rsidTr="00267633">
        <w:trPr>
          <w:divId w:val="2116439976"/>
        </w:trPr>
        <w:tc>
          <w:tcPr>
            <w:tcW w:w="3348" w:type="dxa"/>
          </w:tcPr>
          <w:p w14:paraId="5A7E941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450461B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5FCF6FD" w14:textId="77777777" w:rsidTr="00267633">
        <w:trPr>
          <w:divId w:val="2116439976"/>
        </w:trPr>
        <w:tc>
          <w:tcPr>
            <w:tcW w:w="3348" w:type="dxa"/>
          </w:tcPr>
          <w:p w14:paraId="408A372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117379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1E3DBD8" w14:textId="77777777" w:rsidTr="00267633">
        <w:trPr>
          <w:divId w:val="2116439976"/>
        </w:trPr>
        <w:tc>
          <w:tcPr>
            <w:tcW w:w="3348" w:type="dxa"/>
          </w:tcPr>
          <w:p w14:paraId="249C058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108BE5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97AC2C" w14:textId="77777777" w:rsidTr="00267633">
        <w:trPr>
          <w:divId w:val="2116439976"/>
        </w:trPr>
        <w:tc>
          <w:tcPr>
            <w:tcW w:w="3348" w:type="dxa"/>
          </w:tcPr>
          <w:p w14:paraId="7D75C7E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2A82F25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61B519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BA05E1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not the parent with care and control</w:t>
      </w:r>
    </w:p>
    <w:p w14:paraId="5245F48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339DF652" w14:textId="77777777" w:rsidTr="00267633">
        <w:trPr>
          <w:divId w:val="2116439976"/>
        </w:trPr>
        <w:tc>
          <w:tcPr>
            <w:tcW w:w="3348" w:type="dxa"/>
          </w:tcPr>
          <w:p w14:paraId="60C332D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3B83353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75491EA" w14:textId="77777777" w:rsidTr="00267633">
        <w:trPr>
          <w:divId w:val="2116439976"/>
        </w:trPr>
        <w:tc>
          <w:tcPr>
            <w:tcW w:w="3348" w:type="dxa"/>
          </w:tcPr>
          <w:p w14:paraId="4DFF721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5BC9C9E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7D7196D" w14:textId="77777777" w:rsidTr="00267633">
        <w:trPr>
          <w:divId w:val="2116439976"/>
        </w:trPr>
        <w:tc>
          <w:tcPr>
            <w:tcW w:w="3348" w:type="dxa"/>
          </w:tcPr>
          <w:p w14:paraId="326EB1C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5BA6C4C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DF65287" w14:textId="77777777" w:rsidTr="00267633">
        <w:trPr>
          <w:divId w:val="2116439976"/>
        </w:trPr>
        <w:tc>
          <w:tcPr>
            <w:tcW w:w="3348" w:type="dxa"/>
          </w:tcPr>
          <w:p w14:paraId="01F7210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00B9AB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DC8F8E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2008F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r w:rsidRPr="00267633">
        <w:rPr>
          <w:rFonts w:ascii="Times New Roman" w:hAnsi="Times New Roman" w:cs="Times New Roman"/>
          <w:szCs w:val="20"/>
          <w:lang w:val="en-US" w:eastAsia="zh-CN"/>
        </w:rPr>
        <w:tab/>
        <w:t xml:space="preserve">Proposed handover venue and </w:t>
      </w:r>
      <w:r w:rsidRPr="00267633">
        <w:rPr>
          <w:rFonts w:ascii="Times New Roman" w:hAnsi="Times New Roman" w:cs="Times New Roman"/>
          <w:lang w:val="en-GB" w:eastAsia="zh-CN"/>
        </w:rPr>
        <w:t>person to hand over the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2A8E117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7400421"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r w:rsidRPr="00267633">
        <w:rPr>
          <w:rFonts w:ascii="Times New Roman" w:hAnsi="Times New Roman" w:cs="Times New Roman"/>
          <w:szCs w:val="20"/>
          <w:lang w:val="en-US" w:eastAsia="zh-CN"/>
        </w:rPr>
        <w:tab/>
        <w:t>State the terms of any interim custody and access order/who presently has care and control of children and any existing access arrangements*: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 xml:space="preserve">] </w:t>
      </w:r>
    </w:p>
    <w:p w14:paraId="5DEB24ED"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p>
    <w:p w14:paraId="20F4881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016AF9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2F0484">
          <w:pgSz w:w="11906" w:h="16838"/>
          <w:pgMar w:top="1418" w:right="1742" w:bottom="1728" w:left="1728" w:header="878" w:footer="590" w:gutter="0"/>
          <w:paperSrc w:first="7" w:other="7"/>
          <w:cols w:space="720"/>
          <w:noEndnote/>
        </w:sectPr>
      </w:pPr>
      <w:r w:rsidRPr="00267633">
        <w:rPr>
          <w:rFonts w:ascii="Times New Roman" w:hAnsi="Times New Roman" w:cs="Times New Roman"/>
          <w:sz w:val="20"/>
          <w:szCs w:val="20"/>
          <w:lang w:val="en-GB" w:eastAsia="zh-CN"/>
        </w:rPr>
        <w:t xml:space="preserve">* </w:t>
      </w:r>
      <w:r w:rsidRPr="00267633">
        <w:rPr>
          <w:rFonts w:ascii="Times New Roman" w:hAnsi="Times New Roman" w:cs="Times New Roman"/>
          <w:i/>
          <w:sz w:val="20"/>
          <w:szCs w:val="20"/>
          <w:lang w:val="en-GB" w:eastAsia="zh-CN"/>
        </w:rPr>
        <w:t xml:space="preserve">Delete where </w:t>
      </w:r>
      <w:proofErr w:type="spellStart"/>
      <w:r w:rsidRPr="00267633">
        <w:rPr>
          <w:rFonts w:ascii="Times New Roman" w:hAnsi="Times New Roman" w:cs="Times New Roman"/>
          <w:i/>
          <w:sz w:val="20"/>
          <w:szCs w:val="20"/>
          <w:lang w:val="en-GB" w:eastAsia="zh-CN"/>
        </w:rPr>
        <w:t>inapplicale</w:t>
      </w:r>
      <w:proofErr w:type="spellEnd"/>
    </w:p>
    <w:p w14:paraId="615AA1F2"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t>Annex A - Other Real Property</w:t>
      </w:r>
    </w:p>
    <w:p w14:paraId="6D03B14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B5E8D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in respect of each property:</w:t>
      </w:r>
    </w:p>
    <w:p w14:paraId="7AB30C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F6364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w:t>
      </w:r>
    </w:p>
    <w:p w14:paraId="1D8CF16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4314B0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030"/>
        <w:gridCol w:w="1363"/>
        <w:gridCol w:w="3831"/>
      </w:tblGrid>
      <w:tr w:rsidR="00267633" w:rsidRPr="00267633" w14:paraId="7E8103F3" w14:textId="77777777" w:rsidTr="00361A4D">
        <w:trPr>
          <w:divId w:val="2116439976"/>
        </w:trPr>
        <w:tc>
          <w:tcPr>
            <w:tcW w:w="792" w:type="dxa"/>
          </w:tcPr>
          <w:p w14:paraId="0BC28EB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031" w:type="dxa"/>
          </w:tcPr>
          <w:p w14:paraId="41EAA36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1360" w:type="dxa"/>
          </w:tcPr>
          <w:p w14:paraId="618B8FD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3833" w:type="dxa"/>
          </w:tcPr>
          <w:p w14:paraId="421A1AC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5B6AD3E1" w14:textId="77777777" w:rsidTr="00361A4D">
        <w:trPr>
          <w:divId w:val="2116439976"/>
        </w:trPr>
        <w:tc>
          <w:tcPr>
            <w:tcW w:w="792" w:type="dxa"/>
          </w:tcPr>
          <w:p w14:paraId="3681771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031" w:type="dxa"/>
          </w:tcPr>
          <w:p w14:paraId="1FC18F5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5FA486A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5CE4ED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6B290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01EF1408" w14:textId="77777777" w:rsidTr="00361A4D">
        <w:trPr>
          <w:divId w:val="2116439976"/>
        </w:trPr>
        <w:tc>
          <w:tcPr>
            <w:tcW w:w="792" w:type="dxa"/>
          </w:tcPr>
          <w:p w14:paraId="2C4F47CA"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031" w:type="dxa"/>
          </w:tcPr>
          <w:p w14:paraId="7881DD2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exact date on which that amount is outstanding)</w:t>
            </w:r>
          </w:p>
          <w:p w14:paraId="290F34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76C8FA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ACFD36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0B2C993" w14:textId="77777777" w:rsidTr="00361A4D">
        <w:trPr>
          <w:divId w:val="2116439976"/>
        </w:trPr>
        <w:tc>
          <w:tcPr>
            <w:tcW w:w="792" w:type="dxa"/>
          </w:tcPr>
          <w:p w14:paraId="4BE02E0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031" w:type="dxa"/>
          </w:tcPr>
          <w:p w14:paraId="72539C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p w14:paraId="0CB8897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1E7E71D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3E16C1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9FC904A"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93829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5AADF2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5E31345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2A70F9" w14:textId="77777777" w:rsidTr="00361A4D">
        <w:trPr>
          <w:divId w:val="2116439976"/>
        </w:trPr>
        <w:tc>
          <w:tcPr>
            <w:tcW w:w="792" w:type="dxa"/>
          </w:tcPr>
          <w:p w14:paraId="05EBD49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031" w:type="dxa"/>
          </w:tcPr>
          <w:p w14:paraId="434648B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p w14:paraId="7A607B5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2693AF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A07AE3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13B3F67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A03BFF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CE9886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621DD1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BDA8AEB" w14:textId="77777777" w:rsidTr="00361A4D">
        <w:trPr>
          <w:divId w:val="2116439976"/>
        </w:trPr>
        <w:tc>
          <w:tcPr>
            <w:tcW w:w="792" w:type="dxa"/>
          </w:tcPr>
          <w:p w14:paraId="033CE9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031" w:type="dxa"/>
          </w:tcPr>
          <w:p w14:paraId="52CB6DB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p w14:paraId="613C1E8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5A6C223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01699D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AD83805" w14:textId="77777777" w:rsidTr="00361A4D">
        <w:trPr>
          <w:divId w:val="2116439976"/>
        </w:trPr>
        <w:tc>
          <w:tcPr>
            <w:tcW w:w="792" w:type="dxa"/>
          </w:tcPr>
          <w:p w14:paraId="1A102C7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031" w:type="dxa"/>
          </w:tcPr>
          <w:p w14:paraId="7986C76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p w14:paraId="429C325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7D4382A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1F90F9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F2E2696" w14:textId="77777777" w:rsidTr="00361A4D">
        <w:trPr>
          <w:divId w:val="2116439976"/>
        </w:trPr>
        <w:tc>
          <w:tcPr>
            <w:tcW w:w="792" w:type="dxa"/>
          </w:tcPr>
          <w:p w14:paraId="03EA170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031" w:type="dxa"/>
          </w:tcPr>
          <w:p w14:paraId="4682EB5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p w14:paraId="278A78F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064F5CD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DA99E6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C87F7C2" w14:textId="77777777" w:rsidTr="00361A4D">
        <w:trPr>
          <w:divId w:val="2116439976"/>
          <w:trHeight w:val="1449"/>
        </w:trPr>
        <w:tc>
          <w:tcPr>
            <w:tcW w:w="792" w:type="dxa"/>
          </w:tcPr>
          <w:p w14:paraId="088B348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3031" w:type="dxa"/>
          </w:tcPr>
          <w:p w14:paraId="5F6B691F" w14:textId="77777777" w:rsidR="00267633" w:rsidRPr="00267633" w:rsidRDefault="00267633" w:rsidP="00CE2010">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1360" w:type="dxa"/>
          </w:tcPr>
          <w:p w14:paraId="36ACC60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D3670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738A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State what this party wants in respect of the property, and how sale proceeds, if any, are to be divided between parties:</w:t>
      </w:r>
    </w:p>
    <w:p w14:paraId="7429D81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p w14:paraId="21C3BFC7" w14:textId="77777777" w:rsidR="001B599E" w:rsidRPr="001B599E" w:rsidRDefault="001B599E" w:rsidP="001B599E">
      <w:pPr>
        <w:pStyle w:val="Heading1"/>
        <w:jc w:val="center"/>
        <w:divId w:val="2116439976"/>
        <w:rPr>
          <w:rFonts w:ascii="Arial Narrow" w:hAnsi="Arial Narrow" w:cstheme="majorBidi"/>
          <w:color w:val="auto"/>
          <w:sz w:val="24"/>
          <w:szCs w:val="32"/>
          <w:u w:val="single"/>
        </w:rPr>
      </w:pPr>
      <w:r w:rsidRPr="001B599E">
        <w:rPr>
          <w:rFonts w:ascii="Arial Narrow" w:hAnsi="Arial Narrow"/>
          <w:b w:val="0"/>
          <w:color w:val="auto"/>
          <w:sz w:val="24"/>
          <w:u w:val="single"/>
        </w:rPr>
        <w:t>FORM 243</w:t>
      </w:r>
    </w:p>
    <w:p w14:paraId="6DA0EADD" w14:textId="77777777" w:rsidR="001B599E" w:rsidRPr="001B599E" w:rsidRDefault="001B599E" w:rsidP="001B599E">
      <w:pPr>
        <w:spacing w:after="200" w:line="276" w:lineRule="auto"/>
        <w:divId w:val="2116439976"/>
        <w:rPr>
          <w:rFonts w:ascii="Arial Narrow" w:hAnsi="Arial Narrow"/>
          <w:b/>
          <w:u w:val="single"/>
        </w:rPr>
      </w:pPr>
      <w:r w:rsidRPr="001B599E">
        <w:rPr>
          <w:rFonts w:ascii="Arial Narrow" w:eastAsia="SimSun" w:hAnsi="Arial Narrow" w:cs="Times New Roman"/>
          <w:lang w:val="en-GB" w:eastAsia="en-GB"/>
        </w:rPr>
        <w:t>Para 86(5)(b)</w:t>
      </w:r>
    </w:p>
    <w:p w14:paraId="515F1B9E"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 xml:space="preserve">JOINT SUMMARY </w:t>
      </w:r>
    </w:p>
    <w:p w14:paraId="48B355A3"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(of parties’ respective positions as at DDMMYY)</w:t>
      </w:r>
    </w:p>
    <w:p w14:paraId="22E934DE" w14:textId="77777777" w:rsidR="001B599E" w:rsidRPr="001B599E" w:rsidRDefault="001B599E" w:rsidP="001B599E">
      <w:pPr>
        <w:jc w:val="center"/>
        <w:divId w:val="2116439976"/>
        <w:rPr>
          <w:rFonts w:ascii="Arial Narrow" w:hAnsi="Arial Narrow"/>
          <w:u w:val="single"/>
        </w:rPr>
      </w:pPr>
      <w:r w:rsidRPr="001B599E">
        <w:rPr>
          <w:rFonts w:ascii="Arial Narrow" w:hAnsi="Arial Narrow"/>
          <w:u w:val="single"/>
        </w:rPr>
        <w:t xml:space="preserve">(TITLE AS IN ACTION) </w:t>
      </w:r>
    </w:p>
    <w:p w14:paraId="679DFCA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1: Background information </w:t>
      </w:r>
    </w:p>
    <w:tbl>
      <w:tblPr>
        <w:tblW w:w="1431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982"/>
        <w:gridCol w:w="2357"/>
        <w:gridCol w:w="2751"/>
        <w:gridCol w:w="4549"/>
      </w:tblGrid>
      <w:tr w:rsidR="001B599E" w:rsidRPr="001B599E" w14:paraId="016444A9"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2F2112C"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S/No</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0B89868D"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Particulars</w:t>
            </w:r>
          </w:p>
          <w:p w14:paraId="35FB803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shd w:val="clear" w:color="auto" w:fill="D9D9D9"/>
            <w:hideMark/>
          </w:tcPr>
          <w:p w14:paraId="0C7302F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Husband</w:t>
            </w:r>
          </w:p>
        </w:tc>
        <w:tc>
          <w:tcPr>
            <w:tcW w:w="2751" w:type="dxa"/>
            <w:tcBorders>
              <w:top w:val="single" w:sz="4" w:space="0" w:color="auto"/>
              <w:left w:val="single" w:sz="4" w:space="0" w:color="auto"/>
              <w:bottom w:val="single" w:sz="4" w:space="0" w:color="auto"/>
              <w:right w:val="single" w:sz="4" w:space="0" w:color="auto"/>
            </w:tcBorders>
            <w:shd w:val="clear" w:color="auto" w:fill="D9D9D9"/>
            <w:hideMark/>
          </w:tcPr>
          <w:p w14:paraId="3345AC07"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Wife</w:t>
            </w:r>
          </w:p>
        </w:tc>
        <w:tc>
          <w:tcPr>
            <w:tcW w:w="4549" w:type="dxa"/>
            <w:tcBorders>
              <w:top w:val="single" w:sz="4" w:space="0" w:color="auto"/>
              <w:left w:val="single" w:sz="4" w:space="0" w:color="auto"/>
              <w:bottom w:val="single" w:sz="4" w:space="0" w:color="auto"/>
              <w:right w:val="single" w:sz="4" w:space="0" w:color="auto"/>
            </w:tcBorders>
            <w:shd w:val="clear" w:color="auto" w:fill="D9D9D9"/>
            <w:hideMark/>
          </w:tcPr>
          <w:p w14:paraId="12E54A6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Remarks</w:t>
            </w:r>
          </w:p>
        </w:tc>
      </w:tr>
      <w:tr w:rsidR="001B599E" w:rsidRPr="001B599E" w14:paraId="31A50D5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AAC8C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1.</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78E676A1"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Current age of parties </w:t>
            </w:r>
          </w:p>
          <w:p w14:paraId="3C61E4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(birth date in brackets)</w:t>
            </w:r>
          </w:p>
          <w:p w14:paraId="127B0BD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1581A56D" w14:textId="77777777" w:rsidR="001B599E" w:rsidRPr="001B599E" w:rsidRDefault="001B599E">
            <w:pPr>
              <w:spacing w:after="0"/>
              <w:jc w:val="both"/>
              <w:rPr>
                <w:rFonts w:ascii="Arial Narrow" w:eastAsia="Calibri" w:hAnsi="Arial Narrow" w:cs="Times New Roman"/>
                <w:b/>
              </w:rPr>
            </w:pPr>
          </w:p>
        </w:tc>
        <w:tc>
          <w:tcPr>
            <w:tcW w:w="2751" w:type="dxa"/>
            <w:tcBorders>
              <w:top w:val="single" w:sz="4" w:space="0" w:color="auto"/>
              <w:left w:val="single" w:sz="4" w:space="0" w:color="auto"/>
              <w:bottom w:val="single" w:sz="4" w:space="0" w:color="auto"/>
              <w:right w:val="single" w:sz="4" w:space="0" w:color="auto"/>
            </w:tcBorders>
          </w:tcPr>
          <w:p w14:paraId="29B3FF2C" w14:textId="77777777" w:rsidR="001B599E" w:rsidRPr="001B599E" w:rsidRDefault="001B599E">
            <w:pPr>
              <w:spacing w:after="0"/>
              <w:jc w:val="both"/>
              <w:rPr>
                <w:rFonts w:ascii="Arial Narrow" w:eastAsia="Calibri" w:hAnsi="Arial Narrow" w:cs="Times New Roman"/>
                <w:b/>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950F3C7" w14:textId="77777777" w:rsidR="001B599E" w:rsidRPr="001B599E" w:rsidRDefault="001B599E">
            <w:pPr>
              <w:spacing w:after="0"/>
              <w:jc w:val="both"/>
              <w:rPr>
                <w:rFonts w:ascii="Arial Narrow" w:eastAsia="Calibri" w:hAnsi="Arial Narrow" w:cs="Times New Roman"/>
                <w:b/>
              </w:rPr>
            </w:pPr>
          </w:p>
        </w:tc>
      </w:tr>
      <w:tr w:rsidR="001B599E" w:rsidRPr="001B599E" w14:paraId="702FC96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23FE43D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2.</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6C7D32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Date of Marriage  </w:t>
            </w:r>
          </w:p>
          <w:p w14:paraId="19FA9C20" w14:textId="77777777" w:rsidR="001B599E" w:rsidRPr="001B599E" w:rsidRDefault="001B599E">
            <w:pPr>
              <w:spacing w:after="0"/>
              <w:jc w:val="both"/>
              <w:rPr>
                <w:rFonts w:ascii="Arial Narrow" w:eastAsia="Calibri" w:hAnsi="Arial Narrow" w:cs="Times New Roman"/>
                <w:b/>
              </w:rPr>
            </w:pPr>
          </w:p>
        </w:tc>
        <w:tc>
          <w:tcPr>
            <w:tcW w:w="5108" w:type="dxa"/>
            <w:gridSpan w:val="2"/>
            <w:tcBorders>
              <w:top w:val="single" w:sz="4" w:space="0" w:color="auto"/>
              <w:left w:val="single" w:sz="4" w:space="0" w:color="auto"/>
              <w:bottom w:val="single" w:sz="4" w:space="0" w:color="auto"/>
              <w:right w:val="single" w:sz="4" w:space="0" w:color="auto"/>
            </w:tcBorders>
          </w:tcPr>
          <w:p w14:paraId="3E443EE2" w14:textId="77777777" w:rsidR="001B599E" w:rsidRPr="001B599E" w:rsidRDefault="001B599E">
            <w:pPr>
              <w:spacing w:after="0"/>
              <w:jc w:val="both"/>
              <w:rPr>
                <w:rFonts w:ascii="Arial Narrow" w:eastAsia="Calibri" w:hAnsi="Arial Narrow" w:cs="Times New Roman"/>
                <w:highlight w:val="green"/>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B2D33F9" w14:textId="77777777" w:rsidR="001B599E" w:rsidRPr="001B599E" w:rsidRDefault="001B599E">
            <w:pPr>
              <w:spacing w:after="0"/>
              <w:jc w:val="both"/>
              <w:rPr>
                <w:rFonts w:ascii="Arial Narrow" w:eastAsia="Calibri" w:hAnsi="Arial Narrow" w:cs="Times New Roman"/>
                <w:highlight w:val="green"/>
              </w:rPr>
            </w:pPr>
          </w:p>
        </w:tc>
      </w:tr>
      <w:tr w:rsidR="001B599E" w:rsidRPr="001B599E" w14:paraId="07E88541"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44F18A3"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3.</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9710E5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Date of Interim Judgment - including period of separation (if applicable)</w:t>
            </w:r>
          </w:p>
          <w:p w14:paraId="213FF374"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2D6B666F"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0C457A22"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06B1A9B" w14:textId="77777777" w:rsidR="001B599E" w:rsidRPr="001B599E" w:rsidRDefault="001B599E">
            <w:pPr>
              <w:spacing w:after="0"/>
              <w:jc w:val="both"/>
              <w:rPr>
                <w:rFonts w:ascii="Arial Narrow" w:eastAsia="Calibri" w:hAnsi="Arial Narrow" w:cs="Times New Roman"/>
              </w:rPr>
            </w:pPr>
          </w:p>
        </w:tc>
      </w:tr>
      <w:tr w:rsidR="001B599E" w:rsidRPr="001B599E" w14:paraId="79B8AFA7"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4CB30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4.</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5F7CF80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Occupation and educational /professional qualifications where applicable</w:t>
            </w:r>
          </w:p>
          <w:p w14:paraId="5843C7FC" w14:textId="77777777" w:rsidR="001B599E" w:rsidRPr="001B599E" w:rsidRDefault="001B599E">
            <w:pPr>
              <w:spacing w:after="0"/>
              <w:jc w:val="both"/>
              <w:rPr>
                <w:rFonts w:ascii="Arial Narrow" w:eastAsia="Calibri" w:hAnsi="Arial Narrow" w:cs="Times New Roman"/>
                <w:b/>
              </w:rPr>
            </w:pPr>
          </w:p>
          <w:p w14:paraId="3B5BE52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4F735532"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1698504F"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C4DA4D0" w14:textId="77777777" w:rsidR="001B599E" w:rsidRPr="001B599E" w:rsidRDefault="001B599E">
            <w:pPr>
              <w:spacing w:after="0"/>
              <w:jc w:val="both"/>
              <w:rPr>
                <w:rFonts w:ascii="Arial Narrow" w:eastAsia="Calibri" w:hAnsi="Arial Narrow" w:cs="Times New Roman"/>
              </w:rPr>
            </w:pPr>
          </w:p>
        </w:tc>
      </w:tr>
      <w:tr w:rsidR="001B599E" w:rsidRPr="001B599E" w14:paraId="493C8050"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D378FA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5.</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78FE359"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Monthly Income </w:t>
            </w:r>
          </w:p>
          <w:p w14:paraId="06119EB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(based on average annual income of SGD ____ including bonuses based on latest Notice of Assessment)</w:t>
            </w:r>
          </w:p>
          <w:p w14:paraId="6D02434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0ADB8CC8"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23B4788D"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hideMark/>
          </w:tcPr>
          <w:p w14:paraId="5D816CEC" w14:textId="77777777" w:rsidR="001B599E" w:rsidRPr="001B599E" w:rsidRDefault="001B599E">
            <w:pPr>
              <w:spacing w:after="0"/>
              <w:jc w:val="both"/>
              <w:rPr>
                <w:rFonts w:ascii="Arial Narrow" w:eastAsia="Calibri" w:hAnsi="Arial Narrow" w:cs="Times New Roman"/>
              </w:rPr>
            </w:pPr>
            <w:r w:rsidRPr="001B599E">
              <w:rPr>
                <w:rFonts w:ascii="Arial Narrow" w:eastAsia="Calibri" w:hAnsi="Arial Narrow" w:cs="Times New Roman"/>
              </w:rPr>
              <w:t>(</w:t>
            </w:r>
            <w:r w:rsidRPr="001B599E">
              <w:rPr>
                <w:rFonts w:ascii="Arial Narrow" w:eastAsia="Calibri" w:hAnsi="Arial Narrow" w:cs="Times New Roman"/>
                <w:i/>
              </w:rPr>
              <w:t xml:space="preserve">include </w:t>
            </w:r>
            <w:proofErr w:type="spellStart"/>
            <w:r w:rsidRPr="001B599E">
              <w:rPr>
                <w:rFonts w:ascii="Arial Narrow" w:hAnsi="Arial Narrow"/>
                <w:i/>
              </w:rPr>
              <w:t>Pg</w:t>
            </w:r>
            <w:proofErr w:type="spellEnd"/>
            <w:r w:rsidRPr="001B599E">
              <w:rPr>
                <w:rFonts w:ascii="Arial Narrow" w:hAnsi="Arial Narrow"/>
                <w:i/>
              </w:rPr>
              <w:t xml:space="preserve"> Ref to CB if applicable</w:t>
            </w:r>
            <w:r w:rsidRPr="001B599E">
              <w:rPr>
                <w:rFonts w:ascii="Arial Narrow" w:hAnsi="Arial Narrow"/>
              </w:rPr>
              <w:t>)</w:t>
            </w:r>
          </w:p>
        </w:tc>
      </w:tr>
    </w:tbl>
    <w:p w14:paraId="31134A17" w14:textId="77777777" w:rsidR="001B599E" w:rsidRPr="001B599E" w:rsidRDefault="001B599E" w:rsidP="001B599E">
      <w:pPr>
        <w:divId w:val="2116439976"/>
        <w:rPr>
          <w:rFonts w:ascii="Arial Narrow" w:eastAsiaTheme="minorHAnsi" w:hAnsi="Arial Narrow" w:cstheme="minorBidi"/>
          <w:b/>
          <w:u w:val="single"/>
          <w:lang w:eastAsia="en-US"/>
        </w:rPr>
      </w:pPr>
    </w:p>
    <w:p w14:paraId="4C0E23B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br w:type="page"/>
      </w:r>
    </w:p>
    <w:p w14:paraId="557C97F1"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Section 2: Children’s issues</w:t>
      </w:r>
    </w:p>
    <w:p w14:paraId="27DDD37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2a. Details of children:  </w:t>
      </w:r>
    </w:p>
    <w:tbl>
      <w:tblPr>
        <w:tblStyle w:val="TableGrid"/>
        <w:tblW w:w="0" w:type="auto"/>
        <w:tblLook w:val="04A0" w:firstRow="1" w:lastRow="0" w:firstColumn="1" w:lastColumn="0" w:noHBand="0" w:noVBand="1"/>
      </w:tblPr>
      <w:tblGrid>
        <w:gridCol w:w="3294"/>
        <w:gridCol w:w="3295"/>
        <w:gridCol w:w="3294"/>
        <w:gridCol w:w="3720"/>
      </w:tblGrid>
      <w:tr w:rsidR="001B599E" w:rsidRPr="001B599E" w14:paraId="05C8D447"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055632" w14:textId="77777777" w:rsidR="001B599E" w:rsidRPr="001B599E" w:rsidRDefault="001B599E">
            <w:pPr>
              <w:spacing w:before="120" w:after="120" w:line="240" w:lineRule="auto"/>
              <w:rPr>
                <w:rFonts w:ascii="Arial Narrow" w:hAnsi="Arial Narrow"/>
                <w:b/>
              </w:rPr>
            </w:pPr>
            <w:r w:rsidRPr="001B599E">
              <w:rPr>
                <w:rFonts w:ascii="Arial Narrow" w:hAnsi="Arial Narrow"/>
                <w:b/>
              </w:rPr>
              <w:t>Full Name</w:t>
            </w:r>
          </w:p>
        </w:tc>
        <w:tc>
          <w:tcPr>
            <w:tcW w:w="329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BC85BDB" w14:textId="77777777" w:rsidR="001B599E" w:rsidRPr="001B599E" w:rsidRDefault="001B599E">
            <w:pPr>
              <w:spacing w:before="120" w:after="120" w:line="240" w:lineRule="auto"/>
              <w:rPr>
                <w:rFonts w:ascii="Arial Narrow" w:hAnsi="Arial Narrow"/>
                <w:b/>
              </w:rPr>
            </w:pPr>
            <w:r w:rsidRPr="001B599E">
              <w:rPr>
                <w:rFonts w:ascii="Arial Narrow" w:hAnsi="Arial Narrow"/>
                <w:b/>
              </w:rPr>
              <w:t>Birth date</w:t>
            </w:r>
          </w:p>
        </w:tc>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78DA65" w14:textId="77777777" w:rsidR="001B599E" w:rsidRPr="001B599E" w:rsidRDefault="001B599E">
            <w:pPr>
              <w:spacing w:before="120" w:after="120" w:line="240" w:lineRule="auto"/>
              <w:rPr>
                <w:rFonts w:ascii="Arial Narrow" w:hAnsi="Arial Narrow"/>
                <w:b/>
              </w:rPr>
            </w:pPr>
            <w:r w:rsidRPr="001B599E">
              <w:rPr>
                <w:rFonts w:ascii="Arial Narrow" w:hAnsi="Arial Narrow"/>
                <w:b/>
              </w:rPr>
              <w:t>Age (this calendar year)</w:t>
            </w:r>
          </w:p>
        </w:tc>
        <w:tc>
          <w:tcPr>
            <w:tcW w:w="3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5F1582" w14:textId="77777777" w:rsidR="001B599E" w:rsidRPr="001B599E" w:rsidRDefault="001B599E">
            <w:pPr>
              <w:spacing w:before="120" w:after="120" w:line="240" w:lineRule="auto"/>
              <w:rPr>
                <w:rFonts w:ascii="Arial Narrow" w:hAnsi="Arial Narrow"/>
                <w:b/>
              </w:rPr>
            </w:pPr>
            <w:r w:rsidRPr="001B599E">
              <w:rPr>
                <w:rFonts w:ascii="Arial Narrow" w:hAnsi="Arial Narrow"/>
                <w:b/>
              </w:rPr>
              <w:t>Remarks (include educational/ professional qualifications where applicable)</w:t>
            </w:r>
          </w:p>
        </w:tc>
      </w:tr>
      <w:tr w:rsidR="001B599E" w:rsidRPr="001B599E" w14:paraId="51825FF0"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0484562D"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63EAC088"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3FE9067C"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69AA9E28" w14:textId="77777777" w:rsidR="001B599E" w:rsidRPr="001B599E" w:rsidRDefault="001B599E">
            <w:pPr>
              <w:spacing w:before="120" w:after="120" w:line="240" w:lineRule="auto"/>
              <w:rPr>
                <w:rFonts w:ascii="Arial Narrow" w:hAnsi="Arial Narrow"/>
              </w:rPr>
            </w:pPr>
          </w:p>
        </w:tc>
      </w:tr>
      <w:tr w:rsidR="001B599E" w:rsidRPr="001B599E" w14:paraId="2F448D0A"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11A75A40"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C3DF77B"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504C064B"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0F9A5892" w14:textId="77777777" w:rsidR="001B599E" w:rsidRPr="001B599E" w:rsidRDefault="001B599E">
            <w:pPr>
              <w:spacing w:before="120" w:after="120" w:line="240" w:lineRule="auto"/>
              <w:rPr>
                <w:rFonts w:ascii="Arial Narrow" w:hAnsi="Arial Narrow"/>
              </w:rPr>
            </w:pPr>
          </w:p>
        </w:tc>
      </w:tr>
      <w:tr w:rsidR="001B599E" w:rsidRPr="001B599E" w14:paraId="7789AF6C"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3E394B8"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7CCD39BF"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682D4B9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2CBA061F" w14:textId="77777777" w:rsidR="001B599E" w:rsidRPr="001B599E" w:rsidRDefault="001B599E">
            <w:pPr>
              <w:spacing w:before="120" w:after="120" w:line="240" w:lineRule="auto"/>
              <w:rPr>
                <w:rFonts w:ascii="Arial Narrow" w:hAnsi="Arial Narrow"/>
              </w:rPr>
            </w:pPr>
          </w:p>
        </w:tc>
      </w:tr>
      <w:tr w:rsidR="001B599E" w:rsidRPr="001B599E" w14:paraId="1A912245"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81BAC1B"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8A67AF9"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05C8835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7863751F" w14:textId="77777777" w:rsidR="001B599E" w:rsidRPr="001B599E" w:rsidRDefault="001B599E">
            <w:pPr>
              <w:spacing w:before="120" w:after="120" w:line="240" w:lineRule="auto"/>
              <w:rPr>
                <w:rFonts w:ascii="Arial Narrow" w:hAnsi="Arial Narrow"/>
              </w:rPr>
            </w:pPr>
          </w:p>
        </w:tc>
      </w:tr>
    </w:tbl>
    <w:p w14:paraId="4CDC7C38" w14:textId="77777777" w:rsidR="001B599E" w:rsidRPr="001B599E" w:rsidRDefault="001B599E" w:rsidP="001B599E">
      <w:pPr>
        <w:divId w:val="2116439976"/>
        <w:rPr>
          <w:rFonts w:ascii="Arial Narrow" w:hAnsi="Arial Narrow" w:cstheme="minorBidi"/>
          <w:u w:val="single"/>
          <w:lang w:eastAsia="en-US"/>
        </w:rPr>
      </w:pPr>
    </w:p>
    <w:p w14:paraId="4196514D" w14:textId="77777777" w:rsidR="001B599E" w:rsidRPr="001B599E" w:rsidRDefault="001B599E" w:rsidP="001B599E">
      <w:pPr>
        <w:divId w:val="2116439976"/>
        <w:rPr>
          <w:rFonts w:ascii="Arial Narrow" w:hAnsi="Arial Narrow"/>
          <w:i/>
          <w:u w:val="single"/>
        </w:rPr>
      </w:pPr>
      <w:r w:rsidRPr="001B599E">
        <w:rPr>
          <w:rFonts w:ascii="Arial Narrow" w:hAnsi="Arial Narrow"/>
          <w:u w:val="single"/>
        </w:rPr>
        <w:t>2b. Proposals: (</w:t>
      </w:r>
      <w:r w:rsidRPr="001B599E">
        <w:rPr>
          <w:rFonts w:ascii="Arial Narrow" w:hAnsi="Arial Narrow"/>
          <w:i/>
          <w:u w:val="single"/>
        </w:rPr>
        <w:t>State each party’s position on the issues; if grandparents are involved in the care plan, please state age of grandparents and details of involvement)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1A2029C9"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EB9D276" w14:textId="77777777" w:rsidR="001B599E" w:rsidRPr="001B599E" w:rsidRDefault="001B599E">
            <w:pPr>
              <w:pStyle w:val="Table-hdg"/>
              <w:keepNext w:val="0"/>
              <w:keepLines w:val="0"/>
              <w:widowControl w:val="0"/>
              <w:spacing w:line="480"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CBCA63"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Husband’s position on custody, care and control and access </w:t>
            </w:r>
          </w:p>
        </w:tc>
      </w:tr>
      <w:tr w:rsidR="001B599E" w:rsidRPr="001B599E" w14:paraId="492B2F66"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5EEFB432" w14:textId="77777777" w:rsidR="001B599E" w:rsidRPr="001B599E" w:rsidRDefault="001B599E" w:rsidP="006172E9">
            <w:pPr>
              <w:pStyle w:val="Table-text"/>
              <w:keepLines w:val="0"/>
              <w:widowControl w:val="0"/>
              <w:numPr>
                <w:ilvl w:val="0"/>
                <w:numId w:val="146"/>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2CE0DA80"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r w:rsidR="001B599E" w:rsidRPr="001B599E" w14:paraId="51C899B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18C64029" w14:textId="77777777" w:rsidR="001B599E" w:rsidRPr="001B599E" w:rsidRDefault="001B599E">
            <w:pPr>
              <w:pStyle w:val="Table-text"/>
              <w:keepLines w:val="0"/>
              <w:widowControl w:val="0"/>
              <w:spacing w:line="480"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8983226"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Wife’s position on custody, care and control and access </w:t>
            </w:r>
          </w:p>
        </w:tc>
      </w:tr>
      <w:tr w:rsidR="001B599E" w:rsidRPr="001B599E" w14:paraId="61CFD430"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17BD1CDB" w14:textId="77777777" w:rsidR="001B599E" w:rsidRPr="001B599E" w:rsidRDefault="001B599E" w:rsidP="006172E9">
            <w:pPr>
              <w:pStyle w:val="Table-text"/>
              <w:keepLines w:val="0"/>
              <w:widowControl w:val="0"/>
              <w:numPr>
                <w:ilvl w:val="0"/>
                <w:numId w:val="146"/>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4D08B335"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bl>
    <w:p w14:paraId="7D0C30C4" w14:textId="77777777" w:rsidR="001B599E" w:rsidRPr="001B599E" w:rsidRDefault="001B599E" w:rsidP="001B599E">
      <w:pPr>
        <w:divId w:val="2116439976"/>
        <w:rPr>
          <w:rFonts w:ascii="Arial Narrow" w:hAnsi="Arial Narrow" w:cstheme="minorBidi"/>
          <w:lang w:eastAsia="en-US"/>
        </w:rPr>
      </w:pPr>
    </w:p>
    <w:p w14:paraId="57B7CEA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3: Division of Assets  </w:t>
      </w:r>
    </w:p>
    <w:p w14:paraId="417FDBD2"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The full address of each immovable property (including the matrimonial home and all other properties) is to be listed. The date of purchase and purchase price, and if sold, the date of sale and sale price should be listed in the “applicable “remarks” column. </w:t>
      </w:r>
    </w:p>
    <w:p w14:paraId="6120EA7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liability which is related to an asset must be reflected together with the asset. An example is the mortgage loan. </w:t>
      </w:r>
    </w:p>
    <w:p w14:paraId="46D0D07F"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standalone liability must be stated as a negative value. An example is a personal loan. </w:t>
      </w:r>
    </w:p>
    <w:p w14:paraId="53DB611E" w14:textId="77777777" w:rsidR="001B599E" w:rsidRPr="001B599E" w:rsidRDefault="001B599E" w:rsidP="001B599E">
      <w:pPr>
        <w:jc w:val="both"/>
        <w:divId w:val="2116439976"/>
        <w:rPr>
          <w:rFonts w:ascii="Arial Narrow" w:hAnsi="Arial Narrow"/>
          <w:i/>
        </w:rPr>
      </w:pPr>
      <w:r w:rsidRPr="001B599E">
        <w:rPr>
          <w:rFonts w:ascii="Arial Narrow" w:hAnsi="Arial Narrow"/>
          <w:i/>
        </w:rPr>
        <w:t>An asset/liability should only be stated once in Section 3 and should not be duplicated in multiple sections. For example, a mortgage loan related to the matrimonial home should not be reflected separately as a standalone liability.</w:t>
      </w:r>
    </w:p>
    <w:p w14:paraId="22299298"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only quantifiable assets in Sections 3a to c. Quantifiable assets include assets where a party asserts/claims to be of an ascertainable value. Please refer to examples in Section 3b. </w:t>
      </w:r>
    </w:p>
    <w:p w14:paraId="2FE98AC4"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all non-quantifiable claims (unknown value or assertion of adverse inference) in Section 3e. </w:t>
      </w:r>
    </w:p>
    <w:p w14:paraId="2D7D47DD" w14:textId="77777777" w:rsidR="001B599E" w:rsidRPr="001B599E" w:rsidRDefault="001B599E" w:rsidP="001B599E">
      <w:pPr>
        <w:jc w:val="both"/>
        <w:divId w:val="2116439976"/>
        <w:rPr>
          <w:rFonts w:ascii="Arial Narrow" w:hAnsi="Arial Narrow"/>
          <w:i/>
        </w:rPr>
      </w:pPr>
      <w:r w:rsidRPr="001B599E">
        <w:rPr>
          <w:rFonts w:ascii="Arial Narrow" w:hAnsi="Arial Narrow"/>
          <w:i/>
        </w:rPr>
        <w:t>Any asset disputed to be a matrimonial asset should be included in this section, with the parties’ positions reflected under ‘Remarks’.</w:t>
      </w:r>
    </w:p>
    <w:p w14:paraId="3A3AA7C7"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All references should be to the Core Bundle only. </w:t>
      </w:r>
    </w:p>
    <w:p w14:paraId="7743437F" w14:textId="77777777" w:rsidR="001B599E" w:rsidRPr="001B599E" w:rsidRDefault="001B599E" w:rsidP="001B599E">
      <w:pPr>
        <w:pStyle w:val="ListParagraph"/>
        <w:ind w:left="1080"/>
        <w:divId w:val="2116439976"/>
        <w:rPr>
          <w:rFonts w:ascii="Arial Narrow" w:hAnsi="Arial Narrow"/>
          <w:b/>
          <w:sz w:val="24"/>
          <w:szCs w:val="24"/>
          <w:u w:val="single"/>
        </w:rPr>
      </w:pPr>
      <w:r w:rsidRPr="001B599E">
        <w:rPr>
          <w:rFonts w:ascii="Arial Narrow" w:hAnsi="Arial Narrow"/>
          <w:i/>
          <w:sz w:val="24"/>
          <w:szCs w:val="24"/>
          <w:highlight w:val="yellow"/>
        </w:rPr>
        <w:t xml:space="preserve"> </w:t>
      </w:r>
    </w:p>
    <w:p w14:paraId="6A8166E8"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Preliminary </w:t>
      </w:r>
    </w:p>
    <w:tbl>
      <w:tblPr>
        <w:tblStyle w:val="TableGrid"/>
        <w:tblW w:w="0" w:type="auto"/>
        <w:tblLook w:val="04A0" w:firstRow="1" w:lastRow="0" w:firstColumn="1" w:lastColumn="0" w:noHBand="0" w:noVBand="1"/>
      </w:tblPr>
      <w:tblGrid>
        <w:gridCol w:w="4484"/>
        <w:gridCol w:w="2366"/>
        <w:gridCol w:w="2366"/>
        <w:gridCol w:w="2366"/>
        <w:gridCol w:w="2021"/>
      </w:tblGrid>
      <w:tr w:rsidR="001B599E" w:rsidRPr="001B599E" w14:paraId="6F574E62"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hideMark/>
          </w:tcPr>
          <w:p w14:paraId="0155B138" w14:textId="77777777" w:rsidR="001B599E" w:rsidRPr="001B599E" w:rsidRDefault="001B599E">
            <w:pPr>
              <w:spacing w:after="0" w:line="240" w:lineRule="auto"/>
              <w:rPr>
                <w:rFonts w:ascii="Arial Narrow" w:hAnsi="Arial Narrow"/>
                <w:b/>
              </w:rPr>
            </w:pPr>
            <w:r w:rsidRPr="001B599E">
              <w:rPr>
                <w:rFonts w:ascii="Arial Narrow" w:hAnsi="Arial Narrow"/>
                <w:b/>
              </w:rPr>
              <w:t>Item</w:t>
            </w:r>
          </w:p>
        </w:tc>
        <w:tc>
          <w:tcPr>
            <w:tcW w:w="4732" w:type="dxa"/>
            <w:gridSpan w:val="2"/>
            <w:tcBorders>
              <w:top w:val="single" w:sz="4" w:space="0" w:color="auto"/>
              <w:left w:val="single" w:sz="4" w:space="0" w:color="auto"/>
              <w:bottom w:val="single" w:sz="4" w:space="0" w:color="auto"/>
              <w:right w:val="single" w:sz="4" w:space="0" w:color="auto"/>
            </w:tcBorders>
          </w:tcPr>
          <w:p w14:paraId="4F7C6A24" w14:textId="77777777" w:rsidR="001B599E" w:rsidRPr="001B599E" w:rsidRDefault="001B599E">
            <w:pPr>
              <w:spacing w:after="0" w:line="240" w:lineRule="auto"/>
              <w:rPr>
                <w:rFonts w:ascii="Arial Narrow" w:hAnsi="Arial Narrow"/>
                <w:b/>
              </w:rPr>
            </w:pPr>
            <w:r w:rsidRPr="001B599E">
              <w:rPr>
                <w:rFonts w:ascii="Arial Narrow" w:hAnsi="Arial Narrow"/>
                <w:b/>
              </w:rPr>
              <w:t xml:space="preserve">H’s position </w:t>
            </w:r>
          </w:p>
          <w:p w14:paraId="7300B4C7" w14:textId="77777777" w:rsidR="001B599E" w:rsidRPr="001B599E" w:rsidRDefault="001B599E">
            <w:pPr>
              <w:spacing w:after="0" w:line="240" w:lineRule="auto"/>
              <w:rPr>
                <w:rFonts w:ascii="Arial Narrow" w:hAnsi="Arial Narrow"/>
                <w:b/>
              </w:rPr>
            </w:pPr>
          </w:p>
        </w:tc>
        <w:tc>
          <w:tcPr>
            <w:tcW w:w="4387" w:type="dxa"/>
            <w:gridSpan w:val="2"/>
            <w:tcBorders>
              <w:top w:val="single" w:sz="4" w:space="0" w:color="auto"/>
              <w:left w:val="single" w:sz="4" w:space="0" w:color="auto"/>
              <w:bottom w:val="single" w:sz="4" w:space="0" w:color="auto"/>
              <w:right w:val="single" w:sz="4" w:space="0" w:color="auto"/>
            </w:tcBorders>
            <w:hideMark/>
          </w:tcPr>
          <w:p w14:paraId="7D242974" w14:textId="77777777" w:rsidR="001B599E" w:rsidRPr="001B599E" w:rsidRDefault="001B599E">
            <w:pPr>
              <w:spacing w:after="0" w:line="240" w:lineRule="auto"/>
              <w:rPr>
                <w:rFonts w:ascii="Arial Narrow" w:hAnsi="Arial Narrow"/>
                <w:b/>
              </w:rPr>
            </w:pPr>
            <w:r w:rsidRPr="001B599E">
              <w:rPr>
                <w:rFonts w:ascii="Arial Narrow" w:hAnsi="Arial Narrow"/>
                <w:b/>
              </w:rPr>
              <w:t>W’s position</w:t>
            </w:r>
          </w:p>
        </w:tc>
      </w:tr>
      <w:tr w:rsidR="001B599E" w:rsidRPr="001B599E" w14:paraId="7ED75A3F"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03670090" w14:textId="77777777" w:rsidR="001B599E" w:rsidRPr="001B599E" w:rsidRDefault="001B599E">
            <w:pPr>
              <w:spacing w:after="0" w:line="240" w:lineRule="auto"/>
              <w:rPr>
                <w:rFonts w:ascii="Arial Narrow" w:hAnsi="Arial Narrow"/>
              </w:rPr>
            </w:pPr>
            <w:r w:rsidRPr="001B599E">
              <w:rPr>
                <w:rFonts w:ascii="Arial Narrow" w:hAnsi="Arial Narrow"/>
              </w:rPr>
              <w:t>Date for ascertaining pool of assets</w:t>
            </w:r>
          </w:p>
          <w:p w14:paraId="218D4AA3"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4751D24"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5BEBC452" w14:textId="77777777" w:rsidR="001B599E" w:rsidRPr="001B599E" w:rsidRDefault="001B599E">
            <w:pPr>
              <w:spacing w:after="0" w:line="240" w:lineRule="auto"/>
              <w:rPr>
                <w:rFonts w:ascii="Arial Narrow" w:hAnsi="Arial Narrow"/>
                <w:u w:val="single"/>
              </w:rPr>
            </w:pPr>
          </w:p>
        </w:tc>
      </w:tr>
      <w:tr w:rsidR="001B599E" w:rsidRPr="001B599E" w14:paraId="48C7DDFD"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26AE28A3" w14:textId="77777777" w:rsidR="001B599E" w:rsidRPr="001B599E" w:rsidRDefault="001B599E">
            <w:pPr>
              <w:spacing w:after="0" w:line="240" w:lineRule="auto"/>
              <w:rPr>
                <w:rFonts w:ascii="Arial Narrow" w:hAnsi="Arial Narrow"/>
              </w:rPr>
            </w:pPr>
            <w:r w:rsidRPr="001B599E">
              <w:rPr>
                <w:rFonts w:ascii="Arial Narrow" w:hAnsi="Arial Narrow"/>
              </w:rPr>
              <w:t>Date for determining value of assets</w:t>
            </w:r>
          </w:p>
          <w:p w14:paraId="0259B189"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5FC90B6"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05487BF3" w14:textId="77777777" w:rsidR="001B599E" w:rsidRPr="001B599E" w:rsidRDefault="001B599E">
            <w:pPr>
              <w:spacing w:after="0" w:line="240" w:lineRule="auto"/>
              <w:rPr>
                <w:rFonts w:ascii="Arial Narrow" w:hAnsi="Arial Narrow"/>
                <w:u w:val="single"/>
              </w:rPr>
            </w:pPr>
          </w:p>
        </w:tc>
      </w:tr>
      <w:tr w:rsidR="001B599E" w:rsidRPr="001B599E" w14:paraId="3418E48D" w14:textId="77777777" w:rsidTr="001B599E">
        <w:trPr>
          <w:divId w:val="2116439976"/>
        </w:trPr>
        <w:tc>
          <w:tcPr>
            <w:tcW w:w="4484" w:type="dxa"/>
            <w:vMerge w:val="restart"/>
            <w:tcBorders>
              <w:top w:val="single" w:sz="4" w:space="0" w:color="auto"/>
              <w:left w:val="single" w:sz="4" w:space="0" w:color="auto"/>
              <w:bottom w:val="single" w:sz="4" w:space="0" w:color="auto"/>
              <w:right w:val="single" w:sz="4" w:space="0" w:color="auto"/>
            </w:tcBorders>
            <w:hideMark/>
          </w:tcPr>
          <w:p w14:paraId="369BFC0B" w14:textId="77777777" w:rsidR="001B599E" w:rsidRPr="001B599E" w:rsidRDefault="001B599E">
            <w:pPr>
              <w:spacing w:after="0" w:line="240" w:lineRule="auto"/>
              <w:rPr>
                <w:rFonts w:ascii="Arial Narrow" w:hAnsi="Arial Narrow"/>
              </w:rPr>
            </w:pPr>
            <w:r w:rsidRPr="001B599E">
              <w:rPr>
                <w:rFonts w:ascii="Arial Narrow" w:hAnsi="Arial Narrow"/>
              </w:rPr>
              <w:t xml:space="preserve">Exchange rate to be applied </w:t>
            </w:r>
            <w:r w:rsidRPr="001B599E">
              <w:rPr>
                <w:rFonts w:ascii="Arial Narrow" w:hAnsi="Arial Narrow"/>
              </w:rPr>
              <w:br/>
            </w:r>
          </w:p>
          <w:p w14:paraId="1920F044" w14:textId="77777777" w:rsidR="001B599E" w:rsidRPr="001B599E" w:rsidRDefault="001B599E">
            <w:pPr>
              <w:spacing w:after="0" w:line="240" w:lineRule="auto"/>
              <w:rPr>
                <w:rFonts w:ascii="Arial Narrow" w:hAnsi="Arial Narrow"/>
              </w:rPr>
            </w:pPr>
            <w:r w:rsidRPr="001B599E">
              <w:rPr>
                <w:rFonts w:ascii="Arial Narrow" w:hAnsi="Arial Narrow"/>
                <w:i/>
              </w:rPr>
              <w:t>(State if there is any dispute and the basis of dispute)</w:t>
            </w:r>
          </w:p>
        </w:tc>
        <w:tc>
          <w:tcPr>
            <w:tcW w:w="2366" w:type="dxa"/>
            <w:tcBorders>
              <w:top w:val="single" w:sz="4" w:space="0" w:color="auto"/>
              <w:left w:val="single" w:sz="4" w:space="0" w:color="auto"/>
              <w:bottom w:val="single" w:sz="4" w:space="0" w:color="auto"/>
              <w:right w:val="single" w:sz="4" w:space="0" w:color="auto"/>
            </w:tcBorders>
            <w:hideMark/>
          </w:tcPr>
          <w:p w14:paraId="1FAE1202"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366" w:type="dxa"/>
            <w:tcBorders>
              <w:top w:val="single" w:sz="4" w:space="0" w:color="auto"/>
              <w:left w:val="single" w:sz="4" w:space="0" w:color="auto"/>
              <w:bottom w:val="single" w:sz="4" w:space="0" w:color="auto"/>
              <w:right w:val="single" w:sz="4" w:space="0" w:color="auto"/>
            </w:tcBorders>
            <w:hideMark/>
          </w:tcPr>
          <w:p w14:paraId="73F59E21"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c>
          <w:tcPr>
            <w:tcW w:w="2366" w:type="dxa"/>
            <w:tcBorders>
              <w:top w:val="single" w:sz="4" w:space="0" w:color="auto"/>
              <w:left w:val="single" w:sz="4" w:space="0" w:color="auto"/>
              <w:bottom w:val="single" w:sz="4" w:space="0" w:color="auto"/>
              <w:right w:val="single" w:sz="4" w:space="0" w:color="auto"/>
            </w:tcBorders>
            <w:hideMark/>
          </w:tcPr>
          <w:p w14:paraId="30C05C2A"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021" w:type="dxa"/>
            <w:tcBorders>
              <w:top w:val="single" w:sz="4" w:space="0" w:color="auto"/>
              <w:left w:val="single" w:sz="4" w:space="0" w:color="auto"/>
              <w:bottom w:val="single" w:sz="4" w:space="0" w:color="auto"/>
              <w:right w:val="single" w:sz="4" w:space="0" w:color="auto"/>
            </w:tcBorders>
            <w:hideMark/>
          </w:tcPr>
          <w:p w14:paraId="5E9C7A9E"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r>
      <w:tr w:rsidR="001B599E" w:rsidRPr="001B599E" w14:paraId="04B02688" w14:textId="77777777" w:rsidTr="001B599E">
        <w:trPr>
          <w:divId w:val="21164399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04D74E" w14:textId="77777777" w:rsidR="001B599E" w:rsidRPr="001B599E" w:rsidRDefault="001B599E">
            <w:pPr>
              <w:spacing w:after="0" w:line="240" w:lineRule="auto"/>
              <w:rPr>
                <w:rFonts w:ascii="Arial Narrow" w:hAnsi="Arial Narrow" w:cs="Times New Roman"/>
                <w:lang w:eastAsia="en-GB"/>
              </w:rPr>
            </w:pPr>
          </w:p>
        </w:tc>
        <w:tc>
          <w:tcPr>
            <w:tcW w:w="2366" w:type="dxa"/>
            <w:tcBorders>
              <w:top w:val="single" w:sz="4" w:space="0" w:color="auto"/>
              <w:left w:val="single" w:sz="4" w:space="0" w:color="auto"/>
              <w:bottom w:val="single" w:sz="4" w:space="0" w:color="auto"/>
              <w:right w:val="single" w:sz="4" w:space="0" w:color="auto"/>
            </w:tcBorders>
            <w:hideMark/>
          </w:tcPr>
          <w:p w14:paraId="66C49C42" w14:textId="77777777" w:rsidR="001B599E" w:rsidRPr="001B599E" w:rsidRDefault="001B599E">
            <w:pPr>
              <w:spacing w:after="0" w:line="240" w:lineRule="auto"/>
              <w:rPr>
                <w:rFonts w:ascii="Arial Narrow" w:hAnsi="Arial Narrow"/>
                <w:b/>
              </w:rPr>
            </w:pPr>
            <w:r w:rsidRPr="001B599E">
              <w:rPr>
                <w:rFonts w:ascii="Arial Narrow" w:hAnsi="Arial Narrow"/>
                <w:i/>
                <w:sz w:val="20"/>
              </w:rPr>
              <w:t>For e.g. USD</w:t>
            </w:r>
          </w:p>
        </w:tc>
        <w:tc>
          <w:tcPr>
            <w:tcW w:w="2366" w:type="dxa"/>
            <w:tcBorders>
              <w:top w:val="single" w:sz="4" w:space="0" w:color="auto"/>
              <w:left w:val="single" w:sz="4" w:space="0" w:color="auto"/>
              <w:bottom w:val="single" w:sz="4" w:space="0" w:color="auto"/>
              <w:right w:val="single" w:sz="4" w:space="0" w:color="auto"/>
            </w:tcBorders>
            <w:hideMark/>
          </w:tcPr>
          <w:p w14:paraId="1FAB7069" w14:textId="77777777" w:rsidR="001B599E" w:rsidRPr="001B599E" w:rsidRDefault="001B599E">
            <w:pPr>
              <w:spacing w:after="0" w:line="240" w:lineRule="auto"/>
              <w:rPr>
                <w:rFonts w:ascii="Arial Narrow" w:hAnsi="Arial Narrow"/>
                <w:b/>
              </w:rPr>
            </w:pPr>
            <w:r w:rsidRPr="001B599E">
              <w:rPr>
                <w:rFonts w:ascii="Arial Narrow" w:hAnsi="Arial Narrow"/>
                <w:i/>
                <w:sz w:val="20"/>
              </w:rPr>
              <w:t>0.74</w:t>
            </w:r>
          </w:p>
        </w:tc>
        <w:tc>
          <w:tcPr>
            <w:tcW w:w="2366" w:type="dxa"/>
            <w:tcBorders>
              <w:top w:val="single" w:sz="4" w:space="0" w:color="auto"/>
              <w:left w:val="single" w:sz="4" w:space="0" w:color="auto"/>
              <w:bottom w:val="single" w:sz="4" w:space="0" w:color="auto"/>
              <w:right w:val="single" w:sz="4" w:space="0" w:color="auto"/>
            </w:tcBorders>
          </w:tcPr>
          <w:p w14:paraId="0F043D38"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30AD555A" w14:textId="77777777" w:rsidR="001B599E" w:rsidRPr="001B599E" w:rsidRDefault="001B599E">
            <w:pPr>
              <w:spacing w:after="0" w:line="240" w:lineRule="auto"/>
              <w:rPr>
                <w:rFonts w:ascii="Arial Narrow" w:hAnsi="Arial Narrow"/>
                <w:b/>
              </w:rPr>
            </w:pPr>
          </w:p>
        </w:tc>
      </w:tr>
      <w:tr w:rsidR="001B599E" w:rsidRPr="001B599E" w14:paraId="25CD6BDC"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74C2D1CC" w14:textId="77777777" w:rsidR="001B599E" w:rsidRPr="001B599E" w:rsidRDefault="001B599E">
            <w:pPr>
              <w:spacing w:after="0" w:line="240" w:lineRule="auto"/>
              <w:rPr>
                <w:rStyle w:val="CommentReference"/>
                <w:rFonts w:ascii="Times New Roman" w:hAnsi="Times New Roman"/>
              </w:rPr>
            </w:pPr>
          </w:p>
        </w:tc>
        <w:tc>
          <w:tcPr>
            <w:tcW w:w="2366" w:type="dxa"/>
            <w:tcBorders>
              <w:top w:val="single" w:sz="4" w:space="0" w:color="auto"/>
              <w:left w:val="single" w:sz="4" w:space="0" w:color="auto"/>
              <w:bottom w:val="single" w:sz="4" w:space="0" w:color="auto"/>
              <w:right w:val="single" w:sz="4" w:space="0" w:color="auto"/>
            </w:tcBorders>
            <w:hideMark/>
          </w:tcPr>
          <w:p w14:paraId="70F76742"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For e.g. RM</w:t>
            </w:r>
          </w:p>
        </w:tc>
        <w:tc>
          <w:tcPr>
            <w:tcW w:w="2366" w:type="dxa"/>
            <w:tcBorders>
              <w:top w:val="single" w:sz="4" w:space="0" w:color="auto"/>
              <w:left w:val="single" w:sz="4" w:space="0" w:color="auto"/>
              <w:bottom w:val="single" w:sz="4" w:space="0" w:color="auto"/>
              <w:right w:val="single" w:sz="4" w:space="0" w:color="auto"/>
            </w:tcBorders>
            <w:hideMark/>
          </w:tcPr>
          <w:p w14:paraId="5E413B65"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2.9</w:t>
            </w:r>
          </w:p>
        </w:tc>
        <w:tc>
          <w:tcPr>
            <w:tcW w:w="2366" w:type="dxa"/>
            <w:tcBorders>
              <w:top w:val="single" w:sz="4" w:space="0" w:color="auto"/>
              <w:left w:val="single" w:sz="4" w:space="0" w:color="auto"/>
              <w:bottom w:val="single" w:sz="4" w:space="0" w:color="auto"/>
              <w:right w:val="single" w:sz="4" w:space="0" w:color="auto"/>
            </w:tcBorders>
          </w:tcPr>
          <w:p w14:paraId="07908B9A"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4F485ABA" w14:textId="77777777" w:rsidR="001B599E" w:rsidRPr="001B599E" w:rsidRDefault="001B599E">
            <w:pPr>
              <w:spacing w:after="0" w:line="240" w:lineRule="auto"/>
              <w:rPr>
                <w:rFonts w:ascii="Arial Narrow" w:hAnsi="Arial Narrow"/>
                <w:b/>
              </w:rPr>
            </w:pPr>
          </w:p>
        </w:tc>
      </w:tr>
    </w:tbl>
    <w:p w14:paraId="54AFAC0A" w14:textId="77777777" w:rsidR="001B599E" w:rsidRPr="001B599E" w:rsidRDefault="001B599E" w:rsidP="001B599E">
      <w:pPr>
        <w:divId w:val="2116439976"/>
        <w:rPr>
          <w:rFonts w:ascii="Arial Narrow" w:hAnsi="Arial Narrow" w:cstheme="minorBidi"/>
          <w:u w:val="single"/>
          <w:lang w:eastAsia="en-US"/>
        </w:rPr>
      </w:pPr>
      <w:r w:rsidRPr="001B599E">
        <w:rPr>
          <w:rFonts w:ascii="Arial Narrow" w:hAnsi="Arial Narrow"/>
          <w:u w:val="single"/>
        </w:rPr>
        <w:t>3a. Joint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26C05647"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267E2A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6F3DD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44A54A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432D265"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H’s Value / date of valuation </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CBE2A34"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6611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4CBFAF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686F9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8E9A4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8638D9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3BBAB125"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42A99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Property ABC (with outstanding mortgage) </w:t>
            </w:r>
          </w:p>
        </w:tc>
        <w:tc>
          <w:tcPr>
            <w:tcW w:w="1798" w:type="dxa"/>
            <w:tcBorders>
              <w:top w:val="single" w:sz="4" w:space="0" w:color="auto"/>
              <w:left w:val="single" w:sz="4" w:space="0" w:color="auto"/>
              <w:bottom w:val="single" w:sz="4" w:space="0" w:color="auto"/>
              <w:right w:val="single" w:sz="4" w:space="0" w:color="auto"/>
            </w:tcBorders>
            <w:hideMark/>
          </w:tcPr>
          <w:p w14:paraId="715490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543399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5A8FE44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D360B1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7D53E57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hideMark/>
          </w:tcPr>
          <w:p w14:paraId="1695FE77"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Purchased prior to the marriage</w:t>
            </w:r>
          </w:p>
        </w:tc>
        <w:tc>
          <w:tcPr>
            <w:tcW w:w="1790" w:type="dxa"/>
            <w:tcBorders>
              <w:top w:val="single" w:sz="4" w:space="0" w:color="auto"/>
              <w:left w:val="single" w:sz="4" w:space="0" w:color="auto"/>
              <w:bottom w:val="single" w:sz="4" w:space="0" w:color="auto"/>
              <w:right w:val="single" w:sz="4" w:space="0" w:color="auto"/>
            </w:tcBorders>
            <w:hideMark/>
          </w:tcPr>
          <w:p w14:paraId="134FC99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76F6503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6270596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0B235F6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67108E3F"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012DE2D4"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8AF35E0"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E3CE5D9"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14AC061"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For e.g. Company XYZ</w:t>
            </w:r>
          </w:p>
        </w:tc>
        <w:tc>
          <w:tcPr>
            <w:tcW w:w="1798" w:type="dxa"/>
            <w:tcBorders>
              <w:top w:val="single" w:sz="4" w:space="0" w:color="auto"/>
              <w:left w:val="single" w:sz="4" w:space="0" w:color="auto"/>
              <w:bottom w:val="single" w:sz="4" w:space="0" w:color="auto"/>
              <w:right w:val="single" w:sz="4" w:space="0" w:color="auto"/>
            </w:tcBorders>
            <w:hideMark/>
          </w:tcPr>
          <w:p w14:paraId="2BC2F72C"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19113B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5AE8326"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72EA306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1D50CDD2"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FF4AD75"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4053FF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64B29A14"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32CDEAF3"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20BB45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4B66BF9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FD1714E"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60F48890"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2027E43E"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356BCF8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5872C87B" w14:textId="77777777" w:rsidR="001B599E" w:rsidRPr="001B599E" w:rsidRDefault="001B599E" w:rsidP="001B599E">
      <w:pPr>
        <w:divId w:val="2116439976"/>
        <w:rPr>
          <w:rFonts w:ascii="Arial Narrow" w:hAnsi="Arial Narrow" w:cstheme="minorBidi"/>
          <w:u w:val="single"/>
          <w:lang w:eastAsia="en-US"/>
        </w:rPr>
      </w:pPr>
    </w:p>
    <w:p w14:paraId="4681FEE9"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3b. Husband’s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1F50E4FB"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1CFD8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6BF1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3A4DC52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4911CF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E103718"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1E82F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93F3A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F671E2"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77BB16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42AD63C"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D6D25A1"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5F49976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25417B3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5C20ED6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7640955B"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26AEB77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17C0862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FE6612D"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8B7DB8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0A69A24D"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11842A09"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164D4861"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2DDE720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49CA3B22"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6E4B5C18"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5C18EF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39FE8EE"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D16A2F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06CFD64"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2041C62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Car </w:t>
            </w:r>
          </w:p>
        </w:tc>
        <w:tc>
          <w:tcPr>
            <w:tcW w:w="1798" w:type="dxa"/>
            <w:tcBorders>
              <w:top w:val="single" w:sz="4" w:space="0" w:color="auto"/>
              <w:left w:val="single" w:sz="4" w:space="0" w:color="auto"/>
              <w:bottom w:val="single" w:sz="4" w:space="0" w:color="auto"/>
              <w:right w:val="single" w:sz="4" w:space="0" w:color="auto"/>
            </w:tcBorders>
            <w:hideMark/>
          </w:tcPr>
          <w:p w14:paraId="165AFA4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B3FDC7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1BF9B24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539EB1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29FDD21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097271D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684F2C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562C1A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28AC7CE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7C3FDA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389CC01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708157EA"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2A73C9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5877D532"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83AC0B9"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51003FB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199266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B62E581"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5C0B66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C68E24B"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1EBE3941"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64CB6B3A" w14:textId="77777777" w:rsidR="001B599E" w:rsidRPr="001B599E" w:rsidRDefault="001B599E" w:rsidP="001B599E">
      <w:pPr>
        <w:divId w:val="2116439976"/>
        <w:rPr>
          <w:rFonts w:ascii="Arial Narrow" w:hAnsi="Arial Narrow" w:cstheme="minorBidi"/>
          <w:u w:val="single"/>
          <w:lang w:eastAsia="en-US"/>
        </w:rPr>
      </w:pPr>
    </w:p>
    <w:p w14:paraId="6ADD872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3c. Wife’s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1990"/>
        <w:gridCol w:w="1798"/>
        <w:gridCol w:w="1880"/>
        <w:gridCol w:w="1785"/>
        <w:gridCol w:w="1790"/>
        <w:gridCol w:w="1972"/>
        <w:gridCol w:w="1745"/>
      </w:tblGrid>
      <w:tr w:rsidR="001B599E" w:rsidRPr="001B599E" w14:paraId="1F837A6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F9605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1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6C838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2FF608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2736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74A1B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6C7FE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372E6D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A0F2CAA"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3125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A572A29"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1FC3204"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1317807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07A769B6"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3C8F2BD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5B92480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15E100D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73EB087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1AB0591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5F0DA33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F9606D"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05F5276B"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28F5E40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C3A98B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F00B39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8F57F7F"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4D28D91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31C4847"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01CD59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93C0DAA"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7FE4F690"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0DD4014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941CA2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0BF4E6F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4D4DD01F"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D362428"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6115E5C6"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0D39E017" w14:textId="77777777" w:rsidR="001B599E" w:rsidRPr="001B599E" w:rsidRDefault="001B599E" w:rsidP="001B599E">
      <w:pPr>
        <w:divId w:val="2116439976"/>
        <w:rPr>
          <w:rFonts w:ascii="Arial Narrow" w:hAnsi="Arial Narrow" w:cstheme="minorBidi"/>
          <w:u w:val="single"/>
          <w:lang w:eastAsia="en-US"/>
        </w:rPr>
      </w:pPr>
    </w:p>
    <w:p w14:paraId="00567F9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br w:type="page"/>
        <w:t xml:space="preserve">3d. Direct contributions </w:t>
      </w:r>
    </w:p>
    <w:p w14:paraId="116A78CA" w14:textId="77777777" w:rsidR="001B599E" w:rsidRPr="001B599E" w:rsidRDefault="001B599E" w:rsidP="001B599E">
      <w:pPr>
        <w:divId w:val="2116439976"/>
        <w:rPr>
          <w:rFonts w:ascii="Arial Narrow" w:hAnsi="Arial Narrow"/>
          <w:i/>
        </w:rPr>
      </w:pPr>
      <w:r w:rsidRPr="001B599E">
        <w:rPr>
          <w:rFonts w:ascii="Arial Narrow" w:hAnsi="Arial Narrow"/>
          <w:i/>
        </w:rPr>
        <w:t>State parties’ respective direct financial contributions to the assets stated in Sections 3a to 3c, and whether this is disputed or agreed. The s/n of each item in this section must match with the s/n of the corresponding item in Sections 3a to 3c.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2693"/>
        <w:gridCol w:w="1701"/>
        <w:gridCol w:w="1701"/>
        <w:gridCol w:w="1843"/>
        <w:gridCol w:w="1701"/>
        <w:gridCol w:w="1701"/>
        <w:gridCol w:w="1559"/>
      </w:tblGrid>
      <w:tr w:rsidR="001B599E" w:rsidRPr="001B599E" w14:paraId="4D8FF950" w14:textId="77777777" w:rsidTr="001B599E">
        <w:trPr>
          <w:divId w:val="2116439976"/>
          <w:trHeight w:val="544"/>
        </w:trPr>
        <w:tc>
          <w:tcPr>
            <w:tcW w:w="9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CA88D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S/n</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293D4E4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Item</w:t>
            </w:r>
            <w:r w:rsidRPr="001B599E">
              <w:rPr>
                <w:rFonts w:ascii="Arial Narrow" w:hAnsi="Arial Narrow"/>
                <w:szCs w:val="24"/>
              </w:rPr>
              <w:br/>
              <w:t>(in accordance</w:t>
            </w:r>
            <w:r w:rsidRPr="001B599E">
              <w:rPr>
                <w:rFonts w:ascii="Arial Narrow" w:hAnsi="Arial Narrow"/>
                <w:szCs w:val="24"/>
              </w:rPr>
              <w:br/>
              <w:t>with 3a–3c)</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2FF1A0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position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39B1E76"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w:t>
            </w:r>
            <w:r w:rsidRPr="001B599E">
              <w:rPr>
                <w:rFonts w:ascii="Arial Narrow" w:hAnsi="Arial Narrow"/>
                <w:szCs w:val="24"/>
                <w:u w:val="single"/>
              </w:rPr>
              <w:t>s</w:t>
            </w:r>
            <w:r w:rsidRPr="001B599E">
              <w:rPr>
                <w:rFonts w:ascii="Arial Narrow" w:hAnsi="Arial Narrow"/>
                <w:szCs w:val="24"/>
              </w:rPr>
              <w:t xml:space="preserve"> to CB</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0EC8A9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 xml:space="preserve">W’s position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1D8D3752"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Refs to CB</w:t>
            </w:r>
          </w:p>
        </w:tc>
      </w:tr>
      <w:tr w:rsidR="001B599E" w:rsidRPr="001B599E" w14:paraId="00C41C8A" w14:textId="77777777" w:rsidTr="001B599E">
        <w:trPr>
          <w:divId w:val="2116439976"/>
          <w:trHeight w:val="544"/>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275C5891" w14:textId="77777777" w:rsidR="001B599E" w:rsidRPr="001B599E" w:rsidRDefault="001B599E">
            <w:pPr>
              <w:spacing w:after="0"/>
              <w:rPr>
                <w:rFonts w:ascii="Arial Narrow" w:hAnsi="Arial Narrow" w:cs="Times New Roman"/>
                <w:b/>
                <w:lang w:val="en-GB" w:eastAsia="en-US"/>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1CBE78BC"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22A97C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0D2161"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DC664A5"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F10090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537FBE8"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FC7D85D" w14:textId="77777777" w:rsidR="001B599E" w:rsidRPr="001B599E" w:rsidRDefault="001B599E">
            <w:pPr>
              <w:spacing w:after="0"/>
              <w:rPr>
                <w:rFonts w:ascii="Arial Narrow" w:hAnsi="Arial Narrow" w:cs="Times New Roman"/>
                <w:b/>
                <w:lang w:val="en-GB" w:eastAsia="en-US"/>
              </w:rPr>
            </w:pPr>
          </w:p>
        </w:tc>
      </w:tr>
      <w:tr w:rsidR="001B599E" w:rsidRPr="001B599E" w14:paraId="7690E875" w14:textId="77777777" w:rsidTr="001B599E">
        <w:trPr>
          <w:divId w:val="2116439976"/>
          <w:trHeight w:val="641"/>
        </w:trPr>
        <w:tc>
          <w:tcPr>
            <w:tcW w:w="993" w:type="dxa"/>
            <w:vMerge w:val="restart"/>
            <w:tcBorders>
              <w:top w:val="single" w:sz="4" w:space="0" w:color="auto"/>
              <w:left w:val="single" w:sz="4" w:space="0" w:color="auto"/>
              <w:bottom w:val="single" w:sz="4" w:space="0" w:color="auto"/>
              <w:right w:val="single" w:sz="4" w:space="0" w:color="auto"/>
            </w:tcBorders>
          </w:tcPr>
          <w:p w14:paraId="7E8788CF"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3098739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CPF Property ABC (with outstanding mortgage)</w:t>
            </w:r>
          </w:p>
        </w:tc>
        <w:tc>
          <w:tcPr>
            <w:tcW w:w="1701" w:type="dxa"/>
            <w:tcBorders>
              <w:top w:val="single" w:sz="4" w:space="0" w:color="auto"/>
              <w:left w:val="single" w:sz="4" w:space="0" w:color="auto"/>
              <w:bottom w:val="single" w:sz="4" w:space="0" w:color="auto"/>
              <w:right w:val="single" w:sz="4" w:space="0" w:color="auto"/>
            </w:tcBorders>
            <w:hideMark/>
          </w:tcPr>
          <w:p w14:paraId="63987AE5"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BAF7E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469E8A9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3823B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BF014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A15D9C"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5B002904" w14:textId="77777777" w:rsidTr="001B599E">
        <w:trPr>
          <w:divId w:val="2116439976"/>
          <w:trHeight w:val="641"/>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3032D8F3" w14:textId="77777777" w:rsidR="001B599E" w:rsidRPr="001B599E" w:rsidRDefault="001B599E">
            <w:pPr>
              <w:spacing w:after="0"/>
              <w:rPr>
                <w:rFonts w:ascii="Arial Narrow" w:hAnsi="Arial Narrow" w:cs="Times New Roman"/>
                <w:lang w:eastAsia="en-US"/>
              </w:rPr>
            </w:pPr>
          </w:p>
        </w:tc>
        <w:tc>
          <w:tcPr>
            <w:tcW w:w="2693" w:type="dxa"/>
            <w:tcBorders>
              <w:top w:val="single" w:sz="4" w:space="0" w:color="auto"/>
              <w:left w:val="single" w:sz="4" w:space="0" w:color="auto"/>
              <w:bottom w:val="single" w:sz="4" w:space="0" w:color="auto"/>
              <w:right w:val="single" w:sz="4" w:space="0" w:color="auto"/>
            </w:tcBorders>
            <w:hideMark/>
          </w:tcPr>
          <w:p w14:paraId="29B9B347"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i/>
                <w:szCs w:val="24"/>
                <w:lang w:val="en-SG"/>
              </w:rPr>
              <w:t xml:space="preserve"> Property ABC</w:t>
            </w:r>
          </w:p>
        </w:tc>
        <w:tc>
          <w:tcPr>
            <w:tcW w:w="1701" w:type="dxa"/>
            <w:tcBorders>
              <w:top w:val="single" w:sz="4" w:space="0" w:color="auto"/>
              <w:left w:val="single" w:sz="4" w:space="0" w:color="auto"/>
              <w:bottom w:val="single" w:sz="4" w:space="0" w:color="auto"/>
              <w:right w:val="single" w:sz="4" w:space="0" w:color="auto"/>
            </w:tcBorders>
            <w:hideMark/>
          </w:tcPr>
          <w:p w14:paraId="541F6BD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5478975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3152604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3AF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B64DD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434F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62D48D37"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0325705"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641291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szCs w:val="24"/>
                <w:lang w:val="en-SG"/>
              </w:rPr>
              <w:t xml:space="preserve"> </w:t>
            </w:r>
            <w:r w:rsidRPr="001B599E">
              <w:rPr>
                <w:rFonts w:ascii="Arial Narrow" w:hAnsi="Arial Narrow"/>
                <w:i/>
                <w:szCs w:val="24"/>
                <w:lang w:val="en-SG"/>
              </w:rPr>
              <w:t>Company XYZ</w:t>
            </w:r>
          </w:p>
        </w:tc>
        <w:tc>
          <w:tcPr>
            <w:tcW w:w="1701" w:type="dxa"/>
            <w:tcBorders>
              <w:top w:val="single" w:sz="4" w:space="0" w:color="auto"/>
              <w:left w:val="single" w:sz="4" w:space="0" w:color="auto"/>
              <w:bottom w:val="single" w:sz="4" w:space="0" w:color="auto"/>
              <w:right w:val="single" w:sz="4" w:space="0" w:color="auto"/>
            </w:tcBorders>
            <w:hideMark/>
          </w:tcPr>
          <w:p w14:paraId="5CD3369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DE3399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12643A9"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E550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10D4F2"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C6205F"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79414D9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F3A535F"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B9D1590" w14:textId="77777777" w:rsidR="001B599E" w:rsidRPr="001B599E" w:rsidRDefault="001B599E">
            <w:pPr>
              <w:pStyle w:val="Table-fig"/>
              <w:keepLines w:val="0"/>
              <w:widowControl w:val="0"/>
              <w:spacing w:line="254" w:lineRule="auto"/>
              <w:jc w:val="left"/>
              <w:rPr>
                <w:rFonts w:ascii="Arial Narrow" w:hAnsi="Arial Narrow"/>
                <w:szCs w:val="24"/>
                <w:lang w:val="en-SG"/>
              </w:rPr>
            </w:pPr>
            <w:r w:rsidRPr="001B599E">
              <w:rPr>
                <w:rFonts w:ascii="Arial Narrow" w:hAnsi="Arial Narrow"/>
                <w:i/>
                <w:szCs w:val="24"/>
                <w:lang w:val="en-SG"/>
              </w:rPr>
              <w:t xml:space="preserve">For e.g. Husband’s CPF accounts </w:t>
            </w:r>
          </w:p>
        </w:tc>
        <w:tc>
          <w:tcPr>
            <w:tcW w:w="1701" w:type="dxa"/>
            <w:tcBorders>
              <w:top w:val="single" w:sz="4" w:space="0" w:color="auto"/>
              <w:left w:val="single" w:sz="4" w:space="0" w:color="auto"/>
              <w:bottom w:val="single" w:sz="4" w:space="0" w:color="auto"/>
              <w:right w:val="single" w:sz="4" w:space="0" w:color="auto"/>
            </w:tcBorders>
            <w:hideMark/>
          </w:tcPr>
          <w:p w14:paraId="64511C0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16AD86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A1162B1"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03E23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0B12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9405"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51FE20B"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594BA361"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C7992E"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Husband’s Bank Account 123 </w:t>
            </w:r>
          </w:p>
        </w:tc>
        <w:tc>
          <w:tcPr>
            <w:tcW w:w="1701" w:type="dxa"/>
            <w:tcBorders>
              <w:top w:val="single" w:sz="4" w:space="0" w:color="auto"/>
              <w:left w:val="single" w:sz="4" w:space="0" w:color="auto"/>
              <w:bottom w:val="single" w:sz="4" w:space="0" w:color="auto"/>
              <w:right w:val="single" w:sz="4" w:space="0" w:color="auto"/>
            </w:tcBorders>
            <w:hideMark/>
          </w:tcPr>
          <w:p w14:paraId="154C447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9EC53E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5B1B8E"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3D0C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1926A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EC5258"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DB26B1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32FA54D"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5E544A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Car</w:t>
            </w:r>
          </w:p>
        </w:tc>
        <w:tc>
          <w:tcPr>
            <w:tcW w:w="1701" w:type="dxa"/>
            <w:tcBorders>
              <w:top w:val="single" w:sz="4" w:space="0" w:color="auto"/>
              <w:left w:val="single" w:sz="4" w:space="0" w:color="auto"/>
              <w:bottom w:val="single" w:sz="4" w:space="0" w:color="auto"/>
              <w:right w:val="single" w:sz="4" w:space="0" w:color="auto"/>
            </w:tcBorders>
            <w:hideMark/>
          </w:tcPr>
          <w:p w14:paraId="67869D2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32485BC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CF6B7DE"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F884C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0BC5C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AF2F32"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546BF8A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0C2B6E7"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8EFB78D"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CPF accounts </w:t>
            </w:r>
          </w:p>
        </w:tc>
        <w:tc>
          <w:tcPr>
            <w:tcW w:w="1701" w:type="dxa"/>
            <w:tcBorders>
              <w:top w:val="single" w:sz="4" w:space="0" w:color="auto"/>
              <w:left w:val="single" w:sz="4" w:space="0" w:color="auto"/>
              <w:bottom w:val="single" w:sz="4" w:space="0" w:color="auto"/>
              <w:right w:val="single" w:sz="4" w:space="0" w:color="auto"/>
            </w:tcBorders>
            <w:hideMark/>
          </w:tcPr>
          <w:p w14:paraId="0F616AD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74BE8E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263203D7"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CA0B7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27F06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3ECDDB"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20034E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4D2E7A41"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0B14DED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Bank Account 123 </w:t>
            </w:r>
          </w:p>
        </w:tc>
        <w:tc>
          <w:tcPr>
            <w:tcW w:w="1701" w:type="dxa"/>
            <w:tcBorders>
              <w:top w:val="single" w:sz="4" w:space="0" w:color="auto"/>
              <w:left w:val="single" w:sz="4" w:space="0" w:color="auto"/>
              <w:bottom w:val="single" w:sz="4" w:space="0" w:color="auto"/>
              <w:right w:val="single" w:sz="4" w:space="0" w:color="auto"/>
            </w:tcBorders>
            <w:hideMark/>
          </w:tcPr>
          <w:p w14:paraId="3AB4AB2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4017C07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3FEE12" w14:textId="77777777" w:rsidR="001B599E" w:rsidRPr="001B599E" w:rsidRDefault="001B599E">
            <w:pPr>
              <w:ind w:right="178"/>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9D1C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4828A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4D7EA4" w14:textId="77777777" w:rsidR="001B599E" w:rsidRPr="001B599E" w:rsidRDefault="001B599E">
            <w:pPr>
              <w:ind w:right="182"/>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039499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CFADEF5"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7F4830B2"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Renovation</w:t>
            </w:r>
          </w:p>
        </w:tc>
        <w:tc>
          <w:tcPr>
            <w:tcW w:w="1701" w:type="dxa"/>
            <w:tcBorders>
              <w:top w:val="single" w:sz="4" w:space="0" w:color="auto"/>
              <w:left w:val="single" w:sz="4" w:space="0" w:color="auto"/>
              <w:bottom w:val="single" w:sz="4" w:space="0" w:color="auto"/>
              <w:right w:val="single" w:sz="4" w:space="0" w:color="auto"/>
            </w:tcBorders>
            <w:hideMark/>
          </w:tcPr>
          <w:p w14:paraId="0F8118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69F296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3055D32"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500C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BEC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026DC0"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426A207F"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0C94D53"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A81B5B"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Sub- total</w:t>
            </w:r>
          </w:p>
        </w:tc>
        <w:tc>
          <w:tcPr>
            <w:tcW w:w="1701" w:type="dxa"/>
            <w:tcBorders>
              <w:top w:val="single" w:sz="4" w:space="0" w:color="auto"/>
              <w:left w:val="single" w:sz="4" w:space="0" w:color="auto"/>
              <w:bottom w:val="single" w:sz="4" w:space="0" w:color="auto"/>
              <w:right w:val="single" w:sz="4" w:space="0" w:color="auto"/>
            </w:tcBorders>
          </w:tcPr>
          <w:p w14:paraId="5D2E405C"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5267E79B"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72D0B82"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61F712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F442FBE"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5E878AC" w14:textId="77777777" w:rsidR="001B599E" w:rsidRPr="001B599E" w:rsidRDefault="001B599E">
            <w:pPr>
              <w:pStyle w:val="Table-fig"/>
              <w:keepLines w:val="0"/>
              <w:widowControl w:val="0"/>
              <w:spacing w:line="254" w:lineRule="auto"/>
              <w:rPr>
                <w:rFonts w:ascii="Arial Narrow" w:hAnsi="Arial Narrow"/>
                <w:szCs w:val="24"/>
                <w:lang w:val="en-SG"/>
              </w:rPr>
            </w:pPr>
          </w:p>
        </w:tc>
      </w:tr>
      <w:tr w:rsidR="001B599E" w:rsidRPr="001B599E" w14:paraId="3B80B4E4"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6D82F2"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04583D0"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Ratio (%)</w:t>
            </w:r>
          </w:p>
          <w:p w14:paraId="55DE8CD1"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w:t>
            </w:r>
            <w:r w:rsidRPr="001B599E">
              <w:rPr>
                <w:rFonts w:ascii="Arial Narrow" w:hAnsi="Arial Narrow"/>
                <w:i/>
                <w:szCs w:val="24"/>
                <w:lang w:val="en-SG"/>
              </w:rPr>
              <w:t>This should form the basis of the ratio of direct contributions in Section 3f below</w:t>
            </w:r>
            <w:r w:rsidRPr="001B599E">
              <w:rPr>
                <w:rFonts w:ascii="Arial Narrow" w:hAnsi="Arial Narrow"/>
                <w:szCs w:val="24"/>
                <w:u w:val="single"/>
                <w:lang w:val="en-SG"/>
              </w:rPr>
              <w:t>)</w:t>
            </w:r>
          </w:p>
        </w:tc>
        <w:tc>
          <w:tcPr>
            <w:tcW w:w="1701" w:type="dxa"/>
            <w:tcBorders>
              <w:top w:val="single" w:sz="4" w:space="0" w:color="auto"/>
              <w:left w:val="single" w:sz="4" w:space="0" w:color="auto"/>
              <w:bottom w:val="single" w:sz="4" w:space="0" w:color="auto"/>
              <w:right w:val="single" w:sz="4" w:space="0" w:color="auto"/>
            </w:tcBorders>
          </w:tcPr>
          <w:p w14:paraId="55CD07F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35B85B7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C9A976F"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1B07309"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93A07E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24DBE0C" w14:textId="77777777" w:rsidR="001B599E" w:rsidRPr="001B599E" w:rsidRDefault="001B599E">
            <w:pPr>
              <w:pStyle w:val="Table-fig"/>
              <w:keepLines w:val="0"/>
              <w:widowControl w:val="0"/>
              <w:spacing w:line="254" w:lineRule="auto"/>
              <w:rPr>
                <w:rFonts w:ascii="Arial Narrow" w:hAnsi="Arial Narrow"/>
                <w:szCs w:val="24"/>
                <w:lang w:val="en-SG"/>
              </w:rPr>
            </w:pPr>
          </w:p>
        </w:tc>
      </w:tr>
    </w:tbl>
    <w:p w14:paraId="53A86332" w14:textId="77777777" w:rsidR="001B599E" w:rsidRPr="001B599E" w:rsidRDefault="001B599E" w:rsidP="001B599E">
      <w:pPr>
        <w:divId w:val="2116439976"/>
        <w:rPr>
          <w:rFonts w:asciiTheme="minorHAnsi" w:hAnsiTheme="minorHAnsi" w:cstheme="minorBidi"/>
          <w:sz w:val="22"/>
          <w:szCs w:val="22"/>
          <w:lang w:val="en-GB" w:eastAsia="zh-CN"/>
        </w:rPr>
      </w:pPr>
    </w:p>
    <w:p w14:paraId="7DF2633B" w14:textId="77777777" w:rsidR="001B599E" w:rsidRPr="001B599E" w:rsidRDefault="001B599E" w:rsidP="001B599E">
      <w:pPr>
        <w:divId w:val="2116439976"/>
        <w:rPr>
          <w:rFonts w:ascii="Arial Narrow" w:hAnsi="Arial Narrow"/>
          <w:lang w:eastAsia="en-US"/>
        </w:rPr>
      </w:pPr>
      <w:r w:rsidRPr="001B599E">
        <w:rPr>
          <w:rFonts w:ascii="Arial Narrow" w:hAnsi="Arial Narrow"/>
        </w:rPr>
        <w:br w:type="page"/>
      </w:r>
    </w:p>
    <w:p w14:paraId="56D5C81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3e. Parties’ position on unquantifiable assets (if any)</w:t>
      </w:r>
    </w:p>
    <w:p w14:paraId="626B0023"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parties’ positions on unquantifiable assets (if any). Include assets which value is unknown to both parties and any assertion of non-disclosure. </w:t>
      </w:r>
    </w:p>
    <w:p w14:paraId="3DF1255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Ensure ‘Remarks’ (if any) are summarised succinctly with relevant page references to the CB where applicable. </w:t>
      </w:r>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253"/>
      </w:tblGrid>
      <w:tr w:rsidR="001B599E" w:rsidRPr="001B599E" w14:paraId="383C65AC" w14:textId="77777777" w:rsidTr="001B599E">
        <w:trPr>
          <w:divId w:val="2116439976"/>
        </w:trPr>
        <w:tc>
          <w:tcPr>
            <w:tcW w:w="13892"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35B24"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Assertion by Husband </w:t>
            </w:r>
          </w:p>
        </w:tc>
      </w:tr>
      <w:tr w:rsidR="001B599E" w:rsidRPr="001B599E" w14:paraId="76183C3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015390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493A58B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5E6AA977"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F4362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FCEAD5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25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DDCD4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6EF6A02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ACAB84A"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E0CAC3F"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Bank account </w:t>
            </w:r>
          </w:p>
        </w:tc>
        <w:tc>
          <w:tcPr>
            <w:tcW w:w="2693" w:type="dxa"/>
            <w:tcBorders>
              <w:top w:val="single" w:sz="4" w:space="0" w:color="auto"/>
              <w:left w:val="single" w:sz="4" w:space="0" w:color="auto"/>
              <w:bottom w:val="single" w:sz="4" w:space="0" w:color="auto"/>
              <w:right w:val="single" w:sz="4" w:space="0" w:color="auto"/>
            </w:tcBorders>
            <w:hideMark/>
          </w:tcPr>
          <w:p w14:paraId="7738E40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5C908CD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07761F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1764B2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66B5E20"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006B6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Company </w:t>
            </w:r>
          </w:p>
        </w:tc>
        <w:tc>
          <w:tcPr>
            <w:tcW w:w="2693" w:type="dxa"/>
            <w:tcBorders>
              <w:top w:val="single" w:sz="4" w:space="0" w:color="auto"/>
              <w:left w:val="single" w:sz="4" w:space="0" w:color="auto"/>
              <w:bottom w:val="single" w:sz="4" w:space="0" w:color="auto"/>
              <w:right w:val="single" w:sz="4" w:space="0" w:color="auto"/>
            </w:tcBorders>
            <w:hideMark/>
          </w:tcPr>
          <w:p w14:paraId="7C9949DA"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FB32AB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77A14A2"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9CA22C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22D7813"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5643C21"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2163A5EB"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06E0D97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4253" w:type="dxa"/>
            <w:tcBorders>
              <w:top w:val="single" w:sz="4" w:space="0" w:color="auto"/>
              <w:left w:val="single" w:sz="4" w:space="0" w:color="auto"/>
              <w:bottom w:val="single" w:sz="4" w:space="0" w:color="auto"/>
              <w:right w:val="single" w:sz="4" w:space="0" w:color="auto"/>
            </w:tcBorders>
          </w:tcPr>
          <w:p w14:paraId="7B02E9A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r>
    </w:tbl>
    <w:p w14:paraId="1AA4086D" w14:textId="77777777" w:rsidR="001B599E" w:rsidRPr="001B599E" w:rsidRDefault="001B599E" w:rsidP="001B599E">
      <w:pPr>
        <w:divId w:val="2116439976"/>
        <w:rPr>
          <w:rFonts w:ascii="Arial Narrow" w:hAnsi="Arial Narrow" w:cstheme="minorBidi"/>
          <w:u w:val="single"/>
          <w:lang w:eastAsia="en-US"/>
        </w:rPr>
      </w:pPr>
    </w:p>
    <w:tbl>
      <w:tblPr>
        <w:tblW w:w="139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314"/>
      </w:tblGrid>
      <w:tr w:rsidR="001B599E" w:rsidRPr="001B599E" w14:paraId="44F6E5C9" w14:textId="77777777" w:rsidTr="001B599E">
        <w:trPr>
          <w:divId w:val="2116439976"/>
        </w:trPr>
        <w:tc>
          <w:tcPr>
            <w:tcW w:w="13953"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21E40DE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Assertion by Wife</w:t>
            </w:r>
          </w:p>
        </w:tc>
      </w:tr>
      <w:tr w:rsidR="001B599E" w:rsidRPr="001B599E" w14:paraId="40646B6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tcPr>
          <w:p w14:paraId="4EDA1BB2"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2065670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D2EA945"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220B69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08FEA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31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01DC03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B1CAF0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77A2643"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41AC73C"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H’s ABC Bank account </w:t>
            </w:r>
          </w:p>
        </w:tc>
        <w:tc>
          <w:tcPr>
            <w:tcW w:w="2693" w:type="dxa"/>
            <w:tcBorders>
              <w:top w:val="single" w:sz="4" w:space="0" w:color="auto"/>
              <w:left w:val="single" w:sz="4" w:space="0" w:color="auto"/>
              <w:bottom w:val="single" w:sz="4" w:space="0" w:color="auto"/>
              <w:right w:val="single" w:sz="4" w:space="0" w:color="auto"/>
            </w:tcBorders>
            <w:hideMark/>
          </w:tcPr>
          <w:p w14:paraId="225A1C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75F2A4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7894AF79"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18096D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6730240"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52A03FA" w14:textId="77777777" w:rsidR="001B599E" w:rsidRPr="001B599E" w:rsidRDefault="001B599E">
            <w:pPr>
              <w:pStyle w:val="Table-text"/>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H’s ABC Company </w:t>
            </w:r>
          </w:p>
        </w:tc>
        <w:tc>
          <w:tcPr>
            <w:tcW w:w="2693" w:type="dxa"/>
            <w:tcBorders>
              <w:top w:val="single" w:sz="4" w:space="0" w:color="auto"/>
              <w:left w:val="single" w:sz="4" w:space="0" w:color="auto"/>
              <w:bottom w:val="single" w:sz="4" w:space="0" w:color="auto"/>
              <w:right w:val="single" w:sz="4" w:space="0" w:color="auto"/>
            </w:tcBorders>
            <w:hideMark/>
          </w:tcPr>
          <w:p w14:paraId="47E76689"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3557202" w14:textId="77777777" w:rsidR="001B599E" w:rsidRPr="001B599E" w:rsidRDefault="001B599E">
            <w:pPr>
              <w:pStyle w:val="Table-fig"/>
              <w:keepLines w:val="0"/>
              <w:widowControl w:val="0"/>
              <w:spacing w:line="256" w:lineRule="auto"/>
              <w:rPr>
                <w:rFonts w:ascii="Arial Narrow" w:hAnsi="Arial Narrow"/>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50038134"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465722D8"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D285023"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E971CDD"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063B3570"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287DB393"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4314" w:type="dxa"/>
            <w:tcBorders>
              <w:top w:val="single" w:sz="4" w:space="0" w:color="auto"/>
              <w:left w:val="single" w:sz="4" w:space="0" w:color="auto"/>
              <w:bottom w:val="single" w:sz="4" w:space="0" w:color="auto"/>
              <w:right w:val="single" w:sz="4" w:space="0" w:color="auto"/>
            </w:tcBorders>
          </w:tcPr>
          <w:p w14:paraId="795ED67B"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17E0A38B" w14:textId="77777777" w:rsidR="001B599E" w:rsidRPr="001B599E" w:rsidRDefault="001B599E" w:rsidP="001B599E">
      <w:pPr>
        <w:divId w:val="2116439976"/>
        <w:rPr>
          <w:rFonts w:ascii="Arial Narrow" w:hAnsi="Arial Narrow" w:cstheme="minorBidi"/>
          <w:u w:val="single"/>
          <w:lang w:eastAsia="en-US"/>
        </w:rPr>
      </w:pPr>
    </w:p>
    <w:p w14:paraId="1FEED4A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3f. Proposed structured approach ratios</w:t>
      </w:r>
    </w:p>
    <w:p w14:paraId="285FE2C1"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the proposed ratios, if applicable. </w:t>
      </w:r>
    </w:p>
    <w:tbl>
      <w:tblPr>
        <w:tblW w:w="136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9"/>
        <w:gridCol w:w="2158"/>
        <w:gridCol w:w="2551"/>
        <w:gridCol w:w="2835"/>
        <w:gridCol w:w="2835"/>
      </w:tblGrid>
      <w:tr w:rsidR="001B599E" w:rsidRPr="001B599E" w14:paraId="035130F4"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018ADDC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4709"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476B091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Husband’s Position </w:t>
            </w:r>
          </w:p>
        </w:tc>
        <w:tc>
          <w:tcPr>
            <w:tcW w:w="5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047889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Wife’s Position </w:t>
            </w:r>
          </w:p>
        </w:tc>
      </w:tr>
      <w:tr w:rsidR="001B599E" w:rsidRPr="001B599E" w14:paraId="426A4AC8"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5CCFB76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15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BC2E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5F689E"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C3D716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346DE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r>
      <w:tr w:rsidR="001B599E" w:rsidRPr="001B599E" w14:paraId="09A40EF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02C3B626"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lang w:val="en-SG"/>
              </w:rPr>
            </w:pPr>
            <w:r w:rsidRPr="001B599E">
              <w:rPr>
                <w:rFonts w:ascii="Arial Narrow" w:hAnsi="Arial Narrow"/>
                <w:szCs w:val="24"/>
              </w:rPr>
              <w:t xml:space="preserve">Direct Contributions </w:t>
            </w:r>
          </w:p>
        </w:tc>
        <w:tc>
          <w:tcPr>
            <w:tcW w:w="2158" w:type="dxa"/>
            <w:tcBorders>
              <w:top w:val="single" w:sz="4" w:space="0" w:color="auto"/>
              <w:left w:val="single" w:sz="4" w:space="0" w:color="auto"/>
              <w:bottom w:val="single" w:sz="4" w:space="0" w:color="auto"/>
              <w:right w:val="single" w:sz="4" w:space="0" w:color="auto"/>
            </w:tcBorders>
            <w:hideMark/>
          </w:tcPr>
          <w:p w14:paraId="292F7AF7" w14:textId="77777777" w:rsidR="001B599E" w:rsidRPr="001B599E" w:rsidRDefault="001B599E">
            <w:pPr>
              <w:pStyle w:val="Table-text"/>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20%</w:t>
            </w:r>
          </w:p>
        </w:tc>
        <w:tc>
          <w:tcPr>
            <w:tcW w:w="2551" w:type="dxa"/>
            <w:tcBorders>
              <w:top w:val="single" w:sz="4" w:space="0" w:color="auto"/>
              <w:left w:val="single" w:sz="4" w:space="0" w:color="auto"/>
              <w:bottom w:val="single" w:sz="4" w:space="0" w:color="auto"/>
              <w:right w:val="single" w:sz="4" w:space="0" w:color="auto"/>
            </w:tcBorders>
            <w:hideMark/>
          </w:tcPr>
          <w:p w14:paraId="1D8D2130" w14:textId="77777777" w:rsidR="001B599E" w:rsidRPr="001B599E" w:rsidRDefault="001B599E">
            <w:pPr>
              <w:pStyle w:val="Table-fig"/>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80%</w:t>
            </w:r>
          </w:p>
        </w:tc>
        <w:tc>
          <w:tcPr>
            <w:tcW w:w="2835" w:type="dxa"/>
            <w:tcBorders>
              <w:top w:val="single" w:sz="4" w:space="0" w:color="auto"/>
              <w:left w:val="single" w:sz="4" w:space="0" w:color="auto"/>
              <w:bottom w:val="single" w:sz="4" w:space="0" w:color="auto"/>
              <w:right w:val="single" w:sz="4" w:space="0" w:color="auto"/>
            </w:tcBorders>
            <w:hideMark/>
          </w:tcPr>
          <w:p w14:paraId="4A3EF58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0%</w:t>
            </w:r>
          </w:p>
        </w:tc>
        <w:tc>
          <w:tcPr>
            <w:tcW w:w="2835" w:type="dxa"/>
            <w:tcBorders>
              <w:top w:val="single" w:sz="4" w:space="0" w:color="auto"/>
              <w:left w:val="single" w:sz="4" w:space="0" w:color="auto"/>
              <w:bottom w:val="single" w:sz="4" w:space="0" w:color="auto"/>
              <w:right w:val="single" w:sz="4" w:space="0" w:color="auto"/>
            </w:tcBorders>
            <w:hideMark/>
          </w:tcPr>
          <w:p w14:paraId="6C5EBDC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100%</w:t>
            </w:r>
          </w:p>
        </w:tc>
      </w:tr>
      <w:tr w:rsidR="001B599E" w:rsidRPr="001B599E" w14:paraId="3AE6C4D3"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75DE8A5E"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Indirect Contributions</w:t>
            </w:r>
          </w:p>
        </w:tc>
        <w:tc>
          <w:tcPr>
            <w:tcW w:w="2158" w:type="dxa"/>
            <w:tcBorders>
              <w:top w:val="single" w:sz="4" w:space="0" w:color="auto"/>
              <w:left w:val="single" w:sz="4" w:space="0" w:color="auto"/>
              <w:bottom w:val="single" w:sz="4" w:space="0" w:color="auto"/>
              <w:right w:val="single" w:sz="4" w:space="0" w:color="auto"/>
            </w:tcBorders>
            <w:hideMark/>
          </w:tcPr>
          <w:p w14:paraId="756F2F48"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80%</w:t>
            </w:r>
          </w:p>
        </w:tc>
        <w:tc>
          <w:tcPr>
            <w:tcW w:w="2551" w:type="dxa"/>
            <w:tcBorders>
              <w:top w:val="single" w:sz="4" w:space="0" w:color="auto"/>
              <w:left w:val="single" w:sz="4" w:space="0" w:color="auto"/>
              <w:bottom w:val="single" w:sz="4" w:space="0" w:color="auto"/>
              <w:right w:val="single" w:sz="4" w:space="0" w:color="auto"/>
            </w:tcBorders>
            <w:hideMark/>
          </w:tcPr>
          <w:p w14:paraId="4575D62A"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20%</w:t>
            </w:r>
          </w:p>
        </w:tc>
        <w:tc>
          <w:tcPr>
            <w:tcW w:w="2835" w:type="dxa"/>
            <w:tcBorders>
              <w:top w:val="single" w:sz="4" w:space="0" w:color="auto"/>
              <w:left w:val="single" w:sz="4" w:space="0" w:color="auto"/>
              <w:bottom w:val="single" w:sz="4" w:space="0" w:color="auto"/>
              <w:right w:val="single" w:sz="4" w:space="0" w:color="auto"/>
            </w:tcBorders>
            <w:hideMark/>
          </w:tcPr>
          <w:p w14:paraId="54A5F09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hideMark/>
          </w:tcPr>
          <w:p w14:paraId="7D0B7079"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r>
      <w:tr w:rsidR="001B599E" w:rsidRPr="001B599E" w14:paraId="74AAEF8D"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1997A9"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Average Ratio</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DC1365"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E10434"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AF1C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C9D2D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75%</w:t>
            </w:r>
          </w:p>
        </w:tc>
      </w:tr>
      <w:tr w:rsidR="001B599E" w:rsidRPr="001B599E" w14:paraId="57EA18C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4E5D0"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 xml:space="preserve">Final Ratio </w:t>
            </w:r>
          </w:p>
          <w:p w14:paraId="22E1447D" w14:textId="77777777" w:rsidR="001B599E" w:rsidRPr="001B599E" w:rsidRDefault="001B599E">
            <w:pPr>
              <w:pStyle w:val="Table-text"/>
              <w:keepLines w:val="0"/>
              <w:widowControl w:val="0"/>
              <w:spacing w:line="256" w:lineRule="auto"/>
              <w:ind w:left="87"/>
              <w:rPr>
                <w:rFonts w:ascii="Arial Narrow" w:hAnsi="Arial Narrow"/>
                <w:i/>
                <w:szCs w:val="24"/>
              </w:rPr>
            </w:pPr>
            <w:r w:rsidRPr="001B599E">
              <w:rPr>
                <w:rFonts w:ascii="Arial Narrow" w:hAnsi="Arial Narrow"/>
                <w:i/>
                <w:szCs w:val="24"/>
              </w:rPr>
              <w:t>(inclusive of adjustment or changes due to weightage, if any)</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D46C7" w14:textId="77777777" w:rsidR="001B599E" w:rsidRPr="001B599E" w:rsidRDefault="001B599E">
            <w:pPr>
              <w:pStyle w:val="Table-text"/>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60%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611231"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40%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03A9BC"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935329"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75%</w:t>
            </w:r>
          </w:p>
        </w:tc>
      </w:tr>
    </w:tbl>
    <w:p w14:paraId="4AC52557" w14:textId="77777777" w:rsidR="001B599E" w:rsidRPr="001B599E" w:rsidRDefault="001B599E" w:rsidP="001B599E">
      <w:pPr>
        <w:divId w:val="2116439976"/>
        <w:rPr>
          <w:rFonts w:ascii="Arial Narrow" w:hAnsi="Arial Narrow" w:cstheme="minorBidi"/>
          <w:lang w:eastAsia="en-US"/>
        </w:rPr>
      </w:pPr>
    </w:p>
    <w:p w14:paraId="08366A67" w14:textId="77777777" w:rsidR="001B599E" w:rsidRPr="001B599E" w:rsidRDefault="001B599E" w:rsidP="001B599E">
      <w:pPr>
        <w:divId w:val="2116439976"/>
        <w:rPr>
          <w:rFonts w:ascii="Arial Narrow" w:hAnsi="Arial Narrow"/>
        </w:rPr>
      </w:pPr>
    </w:p>
    <w:p w14:paraId="2A9CA532" w14:textId="77777777" w:rsidR="001B599E" w:rsidRPr="001B599E" w:rsidRDefault="001B599E" w:rsidP="001B599E">
      <w:pPr>
        <w:divId w:val="2116439976"/>
        <w:rPr>
          <w:rFonts w:ascii="Arial Narrow" w:hAnsi="Arial Narrow"/>
        </w:rPr>
      </w:pPr>
      <w:r w:rsidRPr="001B599E">
        <w:rPr>
          <w:rFonts w:ascii="Arial Narrow" w:hAnsi="Arial Narrow"/>
        </w:rPr>
        <w:br w:type="page"/>
      </w:r>
    </w:p>
    <w:p w14:paraId="567A365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Section 4. Maintenance for children</w:t>
      </w:r>
    </w:p>
    <w:p w14:paraId="2983BD3D"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4a. Main proposals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33B7D4A3"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DFF9CE2" w14:textId="77777777" w:rsidR="001B599E" w:rsidRPr="001B599E" w:rsidRDefault="001B599E">
            <w:pPr>
              <w:pStyle w:val="Table-hdg"/>
              <w:keepNext w:val="0"/>
              <w:keepLines w:val="0"/>
              <w:widowControl w:val="0"/>
              <w:spacing w:line="256"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326E22"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Husband’s claim/offer for maintenance for the children </w:t>
            </w:r>
          </w:p>
        </w:tc>
      </w:tr>
      <w:tr w:rsidR="001B599E" w:rsidRPr="001B599E" w14:paraId="55C047A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2E65333A" w14:textId="77777777" w:rsidR="001B599E" w:rsidRPr="001B599E" w:rsidRDefault="001B599E" w:rsidP="006172E9">
            <w:pPr>
              <w:pStyle w:val="Table-text"/>
              <w:keepLines w:val="0"/>
              <w:widowControl w:val="0"/>
              <w:numPr>
                <w:ilvl w:val="0"/>
                <w:numId w:val="151"/>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hideMark/>
          </w:tcPr>
          <w:p w14:paraId="7B6B12E1" w14:textId="77777777" w:rsidR="001B599E" w:rsidRPr="001B599E" w:rsidRDefault="001B599E">
            <w:pPr>
              <w:pStyle w:val="Table-fig"/>
              <w:keepLines w:val="0"/>
              <w:widowControl w:val="0"/>
              <w:spacing w:line="256" w:lineRule="auto"/>
              <w:jc w:val="left"/>
              <w:rPr>
                <w:rFonts w:ascii="Arial Narrow" w:hAnsi="Arial Narrow"/>
                <w:szCs w:val="24"/>
                <w:lang w:val="en-SG"/>
              </w:rPr>
            </w:pPr>
            <w:r w:rsidRPr="001B599E">
              <w:rPr>
                <w:rFonts w:ascii="Arial Narrow" w:hAnsi="Arial Narrow"/>
                <w:szCs w:val="24"/>
                <w:lang w:val="en-SG"/>
              </w:rPr>
              <w:t xml:space="preserve"> </w:t>
            </w:r>
          </w:p>
        </w:tc>
      </w:tr>
      <w:tr w:rsidR="001B599E" w:rsidRPr="001B599E" w14:paraId="4504069C"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4C890278" w14:textId="77777777" w:rsidR="001B599E" w:rsidRPr="001B599E" w:rsidRDefault="001B599E">
            <w:pPr>
              <w:pStyle w:val="Table-text"/>
              <w:keepLines w:val="0"/>
              <w:widowControl w:val="0"/>
              <w:spacing w:line="256"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F308FA8"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Wife’s claim/offer for maintenance for the children </w:t>
            </w:r>
          </w:p>
        </w:tc>
      </w:tr>
      <w:tr w:rsidR="001B599E" w:rsidRPr="001B599E" w14:paraId="61F1976D"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467E5BB3" w14:textId="77777777" w:rsidR="001B599E" w:rsidRPr="001B599E" w:rsidRDefault="001B599E" w:rsidP="006172E9">
            <w:pPr>
              <w:pStyle w:val="Table-text"/>
              <w:keepLines w:val="0"/>
              <w:widowControl w:val="0"/>
              <w:numPr>
                <w:ilvl w:val="0"/>
                <w:numId w:val="151"/>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7890B160" w14:textId="77777777" w:rsidR="001B599E" w:rsidRPr="001B599E" w:rsidRDefault="001B599E">
            <w:pPr>
              <w:pStyle w:val="Table-fig"/>
              <w:keepLines w:val="0"/>
              <w:widowControl w:val="0"/>
              <w:spacing w:line="256" w:lineRule="auto"/>
              <w:jc w:val="left"/>
              <w:rPr>
                <w:rFonts w:ascii="Arial Narrow" w:hAnsi="Arial Narrow"/>
                <w:szCs w:val="24"/>
                <w:lang w:val="en-SG"/>
              </w:rPr>
            </w:pPr>
          </w:p>
        </w:tc>
      </w:tr>
    </w:tbl>
    <w:p w14:paraId="0C4B0BA4" w14:textId="77777777" w:rsidR="001B599E" w:rsidRPr="001B599E" w:rsidRDefault="001B599E" w:rsidP="001B599E">
      <w:pPr>
        <w:divId w:val="2116439976"/>
        <w:rPr>
          <w:rFonts w:ascii="Arial Narrow" w:hAnsi="Arial Narrow" w:cstheme="minorBidi"/>
          <w:lang w:eastAsia="en-US"/>
        </w:rPr>
      </w:pPr>
    </w:p>
    <w:p w14:paraId="360A3A4B"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4b. Parties’ positions on the children’s estimated expenses</w:t>
      </w:r>
    </w:p>
    <w:p w14:paraId="416B0D1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42E0F308"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p w14:paraId="4AD85A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clearly if the list of expenses is for each child or all children. </w:t>
      </w:r>
    </w:p>
    <w:tbl>
      <w:tblPr>
        <w:tblStyle w:val="TableGrid"/>
        <w:tblW w:w="0" w:type="auto"/>
        <w:tblLook w:val="04A0" w:firstRow="1" w:lastRow="0" w:firstColumn="1" w:lastColumn="0" w:noHBand="0" w:noVBand="1"/>
      </w:tblPr>
      <w:tblGrid>
        <w:gridCol w:w="846"/>
        <w:gridCol w:w="1858"/>
        <w:gridCol w:w="1827"/>
        <w:gridCol w:w="1843"/>
        <w:gridCol w:w="2744"/>
        <w:gridCol w:w="2381"/>
        <w:gridCol w:w="2449"/>
      </w:tblGrid>
      <w:tr w:rsidR="001B599E" w:rsidRPr="001B599E" w14:paraId="580872DF" w14:textId="77777777" w:rsidTr="001B599E">
        <w:trPr>
          <w:divId w:val="2116439976"/>
          <w:trHeight w:val="360"/>
        </w:trPr>
        <w:tc>
          <w:tcPr>
            <w:tcW w:w="84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9030D31"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58"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51E0FA8"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D4B675D"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44"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0C931A1"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83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3181B4F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5B17D837"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2BBA9D"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A2FE90" w14:textId="77777777" w:rsidR="001B599E" w:rsidRPr="001B599E" w:rsidRDefault="001B599E">
            <w:pPr>
              <w:spacing w:after="0" w:line="240" w:lineRule="auto"/>
              <w:rPr>
                <w:rFonts w:ascii="Arial Narrow" w:hAnsi="Arial Narrow" w:cs="Times New Roman"/>
                <w:b/>
                <w:lang w:eastAsia="en-GB"/>
              </w:rPr>
            </w:pPr>
          </w:p>
        </w:tc>
        <w:tc>
          <w:tcPr>
            <w:tcW w:w="182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0CB8D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1D25B2"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3BD99C" w14:textId="77777777" w:rsidR="001B599E" w:rsidRPr="001B599E" w:rsidRDefault="001B599E">
            <w:pPr>
              <w:spacing w:after="0" w:line="240" w:lineRule="auto"/>
              <w:rPr>
                <w:rFonts w:ascii="Arial Narrow" w:hAnsi="Arial Narrow" w:cs="Times New Roman"/>
                <w:b/>
                <w:lang w:eastAsia="en-GB"/>
              </w:rPr>
            </w:pPr>
          </w:p>
        </w:tc>
        <w:tc>
          <w:tcPr>
            <w:tcW w:w="23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17F523"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Husband’s estimate</w:t>
            </w:r>
          </w:p>
        </w:tc>
        <w:tc>
          <w:tcPr>
            <w:tcW w:w="24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2413C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Wife’s estimate</w:t>
            </w:r>
          </w:p>
        </w:tc>
      </w:tr>
      <w:tr w:rsidR="001B599E" w:rsidRPr="001B599E" w14:paraId="1F689E68"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3CCE99C9"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hideMark/>
          </w:tcPr>
          <w:p w14:paraId="5CEE8BC2"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Toys</w:t>
            </w:r>
          </w:p>
        </w:tc>
        <w:tc>
          <w:tcPr>
            <w:tcW w:w="1827" w:type="dxa"/>
            <w:tcBorders>
              <w:top w:val="single" w:sz="4" w:space="0" w:color="auto"/>
              <w:left w:val="single" w:sz="4" w:space="0" w:color="auto"/>
              <w:bottom w:val="single" w:sz="4" w:space="0" w:color="auto"/>
              <w:right w:val="single" w:sz="4" w:space="0" w:color="auto"/>
            </w:tcBorders>
          </w:tcPr>
          <w:p w14:paraId="46748637" w14:textId="77777777" w:rsidR="001B599E" w:rsidRPr="001B599E" w:rsidRDefault="001B599E">
            <w:pPr>
              <w:spacing w:before="120" w:after="120" w:line="240" w:lineRule="auto"/>
              <w:rPr>
                <w:rFonts w:ascii="Arial Narrow" w:hAnsi="Arial Narrow"/>
                <w:i/>
              </w:rPr>
            </w:pPr>
          </w:p>
        </w:tc>
        <w:tc>
          <w:tcPr>
            <w:tcW w:w="1843" w:type="dxa"/>
            <w:tcBorders>
              <w:top w:val="single" w:sz="4" w:space="0" w:color="auto"/>
              <w:left w:val="single" w:sz="4" w:space="0" w:color="auto"/>
              <w:bottom w:val="single" w:sz="4" w:space="0" w:color="auto"/>
              <w:right w:val="single" w:sz="4" w:space="0" w:color="auto"/>
            </w:tcBorders>
          </w:tcPr>
          <w:p w14:paraId="7F4DC5AB" w14:textId="77777777" w:rsidR="001B599E" w:rsidRPr="001B599E" w:rsidRDefault="001B599E">
            <w:pPr>
              <w:spacing w:before="120" w:after="120" w:line="240" w:lineRule="auto"/>
              <w:rPr>
                <w:rFonts w:ascii="Arial Narrow" w:hAnsi="Arial Narrow"/>
                <w:i/>
              </w:rPr>
            </w:pPr>
          </w:p>
        </w:tc>
        <w:tc>
          <w:tcPr>
            <w:tcW w:w="2744" w:type="dxa"/>
            <w:tcBorders>
              <w:top w:val="single" w:sz="4" w:space="0" w:color="auto"/>
              <w:left w:val="single" w:sz="4" w:space="0" w:color="auto"/>
              <w:bottom w:val="single" w:sz="4" w:space="0" w:color="auto"/>
              <w:right w:val="single" w:sz="4" w:space="0" w:color="auto"/>
            </w:tcBorders>
          </w:tcPr>
          <w:p w14:paraId="65A51B38" w14:textId="77777777" w:rsidR="001B599E" w:rsidRPr="001B599E" w:rsidRDefault="001B599E">
            <w:pPr>
              <w:spacing w:before="120" w:after="120" w:line="240" w:lineRule="auto"/>
              <w:rPr>
                <w:rFonts w:ascii="Arial Narrow" w:hAnsi="Arial Narrow"/>
                <w:i/>
              </w:rPr>
            </w:pPr>
          </w:p>
        </w:tc>
        <w:tc>
          <w:tcPr>
            <w:tcW w:w="2381" w:type="dxa"/>
            <w:tcBorders>
              <w:top w:val="single" w:sz="4" w:space="0" w:color="auto"/>
              <w:left w:val="single" w:sz="4" w:space="0" w:color="auto"/>
              <w:bottom w:val="single" w:sz="4" w:space="0" w:color="auto"/>
              <w:right w:val="single" w:sz="4" w:space="0" w:color="auto"/>
            </w:tcBorders>
            <w:hideMark/>
          </w:tcPr>
          <w:p w14:paraId="0A1214F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49" w:type="dxa"/>
            <w:tcBorders>
              <w:top w:val="single" w:sz="4" w:space="0" w:color="auto"/>
              <w:left w:val="single" w:sz="4" w:space="0" w:color="auto"/>
              <w:bottom w:val="single" w:sz="4" w:space="0" w:color="auto"/>
              <w:right w:val="single" w:sz="4" w:space="0" w:color="auto"/>
            </w:tcBorders>
            <w:hideMark/>
          </w:tcPr>
          <w:p w14:paraId="72BB884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100</w:t>
            </w:r>
          </w:p>
        </w:tc>
      </w:tr>
      <w:tr w:rsidR="001B599E" w:rsidRPr="001B599E" w14:paraId="4C02FD0B"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0B91CAAF"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73195950"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2E8445AE"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2371E22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2FEBA80"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6145B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BB3CE6D" w14:textId="77777777" w:rsidR="001B599E" w:rsidRPr="001B599E" w:rsidRDefault="001B599E">
            <w:pPr>
              <w:spacing w:before="120" w:after="120" w:line="240" w:lineRule="auto"/>
              <w:rPr>
                <w:rFonts w:ascii="Arial Narrow" w:hAnsi="Arial Narrow"/>
              </w:rPr>
            </w:pPr>
          </w:p>
        </w:tc>
      </w:tr>
      <w:tr w:rsidR="001B599E" w:rsidRPr="001B599E" w14:paraId="171F76B6"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9B279D8"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3EF92E0F"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7868C013"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659D95C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988F83E"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46A85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447F219" w14:textId="77777777" w:rsidR="001B599E" w:rsidRPr="001B599E" w:rsidRDefault="001B599E">
            <w:pPr>
              <w:spacing w:before="120" w:after="120" w:line="240" w:lineRule="auto"/>
              <w:rPr>
                <w:rFonts w:ascii="Arial Narrow" w:hAnsi="Arial Narrow"/>
              </w:rPr>
            </w:pPr>
          </w:p>
        </w:tc>
      </w:tr>
      <w:tr w:rsidR="001B599E" w:rsidRPr="001B599E" w14:paraId="6FF1A44C"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D19DE7D" w14:textId="77777777" w:rsidR="001B599E" w:rsidRPr="001B599E" w:rsidRDefault="001B599E">
            <w:pPr>
              <w:spacing w:before="120" w:after="120" w:line="240" w:lineRule="auto"/>
              <w:rPr>
                <w:rFonts w:ascii="Arial Narrow" w:hAnsi="Arial Narrow"/>
              </w:rPr>
            </w:pPr>
          </w:p>
        </w:tc>
        <w:tc>
          <w:tcPr>
            <w:tcW w:w="1858" w:type="dxa"/>
            <w:tcBorders>
              <w:top w:val="single" w:sz="4" w:space="0" w:color="auto"/>
              <w:left w:val="single" w:sz="4" w:space="0" w:color="auto"/>
              <w:bottom w:val="single" w:sz="4" w:space="0" w:color="auto"/>
              <w:right w:val="single" w:sz="4" w:space="0" w:color="auto"/>
            </w:tcBorders>
            <w:hideMark/>
          </w:tcPr>
          <w:p w14:paraId="547927FE"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70"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47001929" w14:textId="77777777" w:rsidR="001B599E" w:rsidRPr="001B599E" w:rsidRDefault="001B599E">
            <w:pPr>
              <w:spacing w:before="120" w:after="120" w:line="240" w:lineRule="auto"/>
              <w:jc w:val="right"/>
              <w:rPr>
                <w:rFonts w:ascii="Arial Narrow" w:hAnsi="Arial Narrow"/>
                <w:u w:val="single"/>
              </w:rPr>
            </w:pPr>
          </w:p>
        </w:tc>
        <w:tc>
          <w:tcPr>
            <w:tcW w:w="2744" w:type="dxa"/>
            <w:tcBorders>
              <w:top w:val="single" w:sz="4" w:space="0" w:color="auto"/>
              <w:left w:val="single" w:sz="4" w:space="0" w:color="auto"/>
              <w:bottom w:val="single" w:sz="4" w:space="0" w:color="auto"/>
              <w:right w:val="single" w:sz="4" w:space="0" w:color="auto"/>
            </w:tcBorders>
          </w:tcPr>
          <w:p w14:paraId="69D20439" w14:textId="77777777" w:rsidR="001B599E" w:rsidRPr="001B599E" w:rsidRDefault="001B599E">
            <w:pPr>
              <w:spacing w:before="120" w:after="120" w:line="240" w:lineRule="auto"/>
              <w:rPr>
                <w:rFonts w:ascii="Arial Narrow" w:hAnsi="Arial Narrow"/>
                <w:u w:val="single"/>
              </w:rPr>
            </w:pPr>
          </w:p>
        </w:tc>
        <w:tc>
          <w:tcPr>
            <w:tcW w:w="2381" w:type="dxa"/>
            <w:tcBorders>
              <w:top w:val="single" w:sz="4" w:space="0" w:color="auto"/>
              <w:left w:val="single" w:sz="4" w:space="0" w:color="auto"/>
              <w:bottom w:val="single" w:sz="4" w:space="0" w:color="auto"/>
              <w:right w:val="single" w:sz="4" w:space="0" w:color="auto"/>
            </w:tcBorders>
          </w:tcPr>
          <w:p w14:paraId="38F8DFBD" w14:textId="77777777" w:rsidR="001B599E" w:rsidRPr="001B599E" w:rsidRDefault="001B599E">
            <w:pPr>
              <w:spacing w:before="120" w:after="120" w:line="240" w:lineRule="auto"/>
              <w:rPr>
                <w:rFonts w:ascii="Arial Narrow" w:hAnsi="Arial Narrow"/>
                <w:u w:val="single"/>
              </w:rPr>
            </w:pPr>
          </w:p>
        </w:tc>
        <w:tc>
          <w:tcPr>
            <w:tcW w:w="2449" w:type="dxa"/>
            <w:tcBorders>
              <w:top w:val="single" w:sz="4" w:space="0" w:color="auto"/>
              <w:left w:val="single" w:sz="4" w:space="0" w:color="auto"/>
              <w:bottom w:val="single" w:sz="4" w:space="0" w:color="auto"/>
              <w:right w:val="single" w:sz="4" w:space="0" w:color="auto"/>
            </w:tcBorders>
          </w:tcPr>
          <w:p w14:paraId="3EAC381E" w14:textId="77777777" w:rsidR="001B599E" w:rsidRPr="001B599E" w:rsidRDefault="001B599E">
            <w:pPr>
              <w:spacing w:before="120" w:after="120" w:line="240" w:lineRule="auto"/>
              <w:rPr>
                <w:rFonts w:ascii="Arial Narrow" w:hAnsi="Arial Narrow"/>
                <w:u w:val="single"/>
              </w:rPr>
            </w:pPr>
          </w:p>
        </w:tc>
      </w:tr>
    </w:tbl>
    <w:p w14:paraId="2438E9CD" w14:textId="77777777" w:rsidR="001B599E" w:rsidRPr="001B599E" w:rsidRDefault="001B599E" w:rsidP="001B599E">
      <w:pPr>
        <w:divId w:val="2116439976"/>
        <w:rPr>
          <w:rFonts w:ascii="Arial Narrow" w:hAnsi="Arial Narrow" w:cstheme="minorBidi"/>
          <w:b/>
          <w:u w:val="single"/>
          <w:lang w:eastAsia="en-US"/>
        </w:rPr>
      </w:pPr>
      <w:r w:rsidRPr="001B599E">
        <w:rPr>
          <w:rFonts w:ascii="Arial Narrow" w:hAnsi="Arial Narrow"/>
          <w:b/>
          <w:u w:val="single"/>
        </w:rPr>
        <w:br w:type="page"/>
      </w:r>
    </w:p>
    <w:p w14:paraId="366E306B"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Section 5. Maintenance for Wife / Incapacitated Husband (delete as applicable)</w:t>
      </w:r>
    </w:p>
    <w:p w14:paraId="3C4455A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5a. Main proposals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5245"/>
        <w:gridCol w:w="5245"/>
      </w:tblGrid>
      <w:tr w:rsidR="001B599E" w:rsidRPr="001B599E" w14:paraId="15A3DEAD"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shd w:val="clear" w:color="auto" w:fill="E7E6E6" w:themeFill="background2"/>
          </w:tcPr>
          <w:p w14:paraId="2495FCBF"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90DFD8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receiving spouse</w:t>
            </w: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8C3411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paying spouse</w:t>
            </w:r>
          </w:p>
        </w:tc>
      </w:tr>
      <w:tr w:rsidR="001B599E" w:rsidRPr="001B599E" w14:paraId="7C395AFF"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4AA260D9"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Lump sum (Multiplier x Multiplicand)</w:t>
            </w:r>
          </w:p>
        </w:tc>
        <w:tc>
          <w:tcPr>
            <w:tcW w:w="5245" w:type="dxa"/>
            <w:tcBorders>
              <w:top w:val="single" w:sz="4" w:space="0" w:color="auto"/>
              <w:left w:val="single" w:sz="4" w:space="0" w:color="auto"/>
              <w:bottom w:val="single" w:sz="4" w:space="0" w:color="auto"/>
              <w:right w:val="single" w:sz="4" w:space="0" w:color="auto"/>
            </w:tcBorders>
          </w:tcPr>
          <w:p w14:paraId="526A420B" w14:textId="77777777" w:rsidR="001B599E" w:rsidRPr="001B599E" w:rsidRDefault="001B599E">
            <w:pPr>
              <w:pStyle w:val="Table-fig"/>
              <w:keepLines w:val="0"/>
              <w:widowControl w:val="0"/>
              <w:spacing w:line="256" w:lineRule="auto"/>
              <w:jc w:val="left"/>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51747856"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3B6717E2"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3F64EE16"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(or) Monthly periodic sum</w:t>
            </w:r>
          </w:p>
        </w:tc>
        <w:tc>
          <w:tcPr>
            <w:tcW w:w="5245" w:type="dxa"/>
            <w:tcBorders>
              <w:top w:val="single" w:sz="4" w:space="0" w:color="auto"/>
              <w:left w:val="single" w:sz="4" w:space="0" w:color="auto"/>
              <w:bottom w:val="single" w:sz="4" w:space="0" w:color="auto"/>
              <w:right w:val="single" w:sz="4" w:space="0" w:color="auto"/>
            </w:tcBorders>
          </w:tcPr>
          <w:p w14:paraId="1E0E88CD"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2EA2ECE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7D0C1B41" w14:textId="77777777" w:rsidR="001B599E" w:rsidRPr="001B599E" w:rsidRDefault="001B599E" w:rsidP="001B599E">
      <w:pPr>
        <w:divId w:val="2116439976"/>
        <w:rPr>
          <w:rFonts w:ascii="Arial Narrow" w:hAnsi="Arial Narrow" w:cstheme="minorBidi"/>
          <w:lang w:eastAsia="en-US"/>
        </w:rPr>
      </w:pPr>
    </w:p>
    <w:p w14:paraId="547E8AD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5b. Parties’ respective positions on the spouse’s estimated expenses</w:t>
      </w:r>
    </w:p>
    <w:p w14:paraId="15A243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0CF288B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tbl>
      <w:tblPr>
        <w:tblStyle w:val="TableGrid"/>
        <w:tblW w:w="0" w:type="auto"/>
        <w:tblInd w:w="-5" w:type="dxa"/>
        <w:tblLook w:val="04A0" w:firstRow="1" w:lastRow="0" w:firstColumn="1" w:lastColumn="0" w:noHBand="0" w:noVBand="1"/>
      </w:tblPr>
      <w:tblGrid>
        <w:gridCol w:w="851"/>
        <w:gridCol w:w="1843"/>
        <w:gridCol w:w="1842"/>
        <w:gridCol w:w="1843"/>
        <w:gridCol w:w="2716"/>
        <w:gridCol w:w="2387"/>
        <w:gridCol w:w="2410"/>
      </w:tblGrid>
      <w:tr w:rsidR="001B599E" w:rsidRPr="001B599E" w14:paraId="5C044BCE" w14:textId="77777777" w:rsidTr="001B599E">
        <w:trPr>
          <w:divId w:val="2116439976"/>
          <w:trHeight w:val="360"/>
        </w:trPr>
        <w:tc>
          <w:tcPr>
            <w:tcW w:w="851"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4F72884D"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77E3CCEF"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85"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939DA4B"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1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B78579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79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12C649A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662E6686"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DD0A42"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DF5972" w14:textId="77777777" w:rsidR="001B599E" w:rsidRPr="001B599E" w:rsidRDefault="001B599E">
            <w:pPr>
              <w:spacing w:after="0" w:line="240" w:lineRule="auto"/>
              <w:rPr>
                <w:rFonts w:ascii="Arial Narrow" w:hAnsi="Arial Narrow" w:cs="Times New Roman"/>
                <w:b/>
                <w:lang w:eastAsia="en-GB"/>
              </w:rPr>
            </w:pP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77519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Y</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81EC44"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51C172" w14:textId="77777777" w:rsidR="001B599E" w:rsidRPr="001B599E" w:rsidRDefault="001B599E">
            <w:pPr>
              <w:spacing w:after="0" w:line="240" w:lineRule="auto"/>
              <w:rPr>
                <w:rFonts w:ascii="Arial Narrow" w:hAnsi="Arial Narrow" w:cs="Times New Roman"/>
                <w:b/>
                <w:lang w:eastAsia="en-GB"/>
              </w:rPr>
            </w:pPr>
          </w:p>
        </w:tc>
        <w:tc>
          <w:tcPr>
            <w:tcW w:w="238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771CF7"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Receiving spouse’s estimate </w:t>
            </w:r>
          </w:p>
        </w:tc>
        <w:tc>
          <w:tcPr>
            <w:tcW w:w="241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29EEE72" w14:textId="77777777" w:rsidR="001B599E" w:rsidRPr="001B599E" w:rsidRDefault="001B599E">
            <w:pPr>
              <w:spacing w:before="120" w:after="120" w:line="240" w:lineRule="auto"/>
              <w:rPr>
                <w:rFonts w:ascii="Arial Narrow" w:hAnsi="Arial Narrow"/>
                <w:b/>
              </w:rPr>
            </w:pPr>
            <w:r w:rsidRPr="001B599E">
              <w:rPr>
                <w:rFonts w:ascii="Arial Narrow" w:hAnsi="Arial Narrow"/>
                <w:b/>
              </w:rPr>
              <w:t>Paying spouse’s estimate</w:t>
            </w:r>
          </w:p>
        </w:tc>
      </w:tr>
      <w:tr w:rsidR="001B599E" w:rsidRPr="001B599E" w14:paraId="15D456A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1D201E17"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hideMark/>
          </w:tcPr>
          <w:p w14:paraId="742F120C"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Clothes</w:t>
            </w:r>
          </w:p>
        </w:tc>
        <w:tc>
          <w:tcPr>
            <w:tcW w:w="3685" w:type="dxa"/>
            <w:gridSpan w:val="2"/>
            <w:tcBorders>
              <w:top w:val="single" w:sz="4" w:space="0" w:color="auto"/>
              <w:left w:val="single" w:sz="4" w:space="0" w:color="auto"/>
              <w:bottom w:val="single" w:sz="4" w:space="0" w:color="auto"/>
              <w:right w:val="single" w:sz="4" w:space="0" w:color="auto"/>
            </w:tcBorders>
          </w:tcPr>
          <w:p w14:paraId="4CD45151" w14:textId="77777777" w:rsidR="001B599E" w:rsidRPr="001B599E" w:rsidRDefault="001B599E">
            <w:pPr>
              <w:spacing w:before="120" w:after="120" w:line="240" w:lineRule="auto"/>
              <w:rPr>
                <w:rFonts w:ascii="Arial Narrow" w:hAnsi="Arial Narrow"/>
                <w:i/>
              </w:rPr>
            </w:pPr>
          </w:p>
        </w:tc>
        <w:tc>
          <w:tcPr>
            <w:tcW w:w="2716" w:type="dxa"/>
            <w:tcBorders>
              <w:top w:val="single" w:sz="4" w:space="0" w:color="auto"/>
              <w:left w:val="single" w:sz="4" w:space="0" w:color="auto"/>
              <w:bottom w:val="single" w:sz="4" w:space="0" w:color="auto"/>
              <w:right w:val="single" w:sz="4" w:space="0" w:color="auto"/>
            </w:tcBorders>
          </w:tcPr>
          <w:p w14:paraId="08406D1E" w14:textId="77777777" w:rsidR="001B599E" w:rsidRPr="001B599E" w:rsidRDefault="001B599E">
            <w:pPr>
              <w:spacing w:before="120" w:after="120" w:line="240" w:lineRule="auto"/>
              <w:rPr>
                <w:rFonts w:ascii="Arial Narrow" w:hAnsi="Arial Narrow"/>
                <w:i/>
              </w:rPr>
            </w:pPr>
          </w:p>
        </w:tc>
        <w:tc>
          <w:tcPr>
            <w:tcW w:w="2387" w:type="dxa"/>
            <w:tcBorders>
              <w:top w:val="single" w:sz="4" w:space="0" w:color="auto"/>
              <w:left w:val="single" w:sz="4" w:space="0" w:color="auto"/>
              <w:bottom w:val="single" w:sz="4" w:space="0" w:color="auto"/>
              <w:right w:val="single" w:sz="4" w:space="0" w:color="auto"/>
            </w:tcBorders>
            <w:hideMark/>
          </w:tcPr>
          <w:p w14:paraId="2AA6BF76"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10" w:type="dxa"/>
            <w:tcBorders>
              <w:top w:val="single" w:sz="4" w:space="0" w:color="auto"/>
              <w:left w:val="single" w:sz="4" w:space="0" w:color="auto"/>
              <w:bottom w:val="single" w:sz="4" w:space="0" w:color="auto"/>
              <w:right w:val="single" w:sz="4" w:space="0" w:color="auto"/>
            </w:tcBorders>
            <w:hideMark/>
          </w:tcPr>
          <w:p w14:paraId="5A0BE81C"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w:t>
            </w:r>
          </w:p>
        </w:tc>
      </w:tr>
      <w:tr w:rsidR="001B599E" w:rsidRPr="001B599E" w14:paraId="467976BE"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0E0C643D"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C6E3468"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7ADD2EC1"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12578C11"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43A515A8"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2F3CB1B0" w14:textId="77777777" w:rsidR="001B599E" w:rsidRPr="001B599E" w:rsidRDefault="001B599E">
            <w:pPr>
              <w:spacing w:before="120" w:after="120" w:line="240" w:lineRule="auto"/>
              <w:rPr>
                <w:rFonts w:ascii="Arial Narrow" w:hAnsi="Arial Narrow"/>
              </w:rPr>
            </w:pPr>
          </w:p>
        </w:tc>
      </w:tr>
      <w:tr w:rsidR="001B599E" w:rsidRPr="001B599E" w14:paraId="25E5174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3CCD2DA4"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65CC585"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50124A18"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68B15F32"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779DF141"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013D40A1" w14:textId="77777777" w:rsidR="001B599E" w:rsidRPr="001B599E" w:rsidRDefault="001B599E">
            <w:pPr>
              <w:spacing w:before="120" w:after="120" w:line="240" w:lineRule="auto"/>
              <w:rPr>
                <w:rFonts w:ascii="Arial Narrow" w:hAnsi="Arial Narrow"/>
              </w:rPr>
            </w:pPr>
          </w:p>
        </w:tc>
      </w:tr>
      <w:tr w:rsidR="001B599E" w:rsidRPr="001B599E" w14:paraId="04B74C1C"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60BA36B6"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hideMark/>
          </w:tcPr>
          <w:p w14:paraId="62D1D37F"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85"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6AB9C89" w14:textId="77777777" w:rsidR="001B599E" w:rsidRPr="001B599E" w:rsidRDefault="001B599E">
            <w:pPr>
              <w:spacing w:before="120" w:after="120" w:line="240" w:lineRule="auto"/>
              <w:rPr>
                <w:rFonts w:ascii="Arial Narrow" w:hAnsi="Arial Narrow"/>
                <w:u w:val="single"/>
              </w:rPr>
            </w:pPr>
          </w:p>
        </w:tc>
        <w:tc>
          <w:tcPr>
            <w:tcW w:w="2716" w:type="dxa"/>
            <w:tcBorders>
              <w:top w:val="single" w:sz="4" w:space="0" w:color="auto"/>
              <w:left w:val="single" w:sz="4" w:space="0" w:color="auto"/>
              <w:bottom w:val="single" w:sz="4" w:space="0" w:color="auto"/>
              <w:right w:val="single" w:sz="4" w:space="0" w:color="auto"/>
            </w:tcBorders>
          </w:tcPr>
          <w:p w14:paraId="20A0EEBE" w14:textId="77777777" w:rsidR="001B599E" w:rsidRPr="001B599E" w:rsidRDefault="001B599E">
            <w:pPr>
              <w:spacing w:before="120" w:after="120" w:line="240" w:lineRule="auto"/>
              <w:rPr>
                <w:rFonts w:ascii="Arial Narrow" w:hAnsi="Arial Narrow"/>
                <w:u w:val="single"/>
              </w:rPr>
            </w:pPr>
          </w:p>
        </w:tc>
        <w:tc>
          <w:tcPr>
            <w:tcW w:w="2387" w:type="dxa"/>
            <w:tcBorders>
              <w:top w:val="single" w:sz="4" w:space="0" w:color="auto"/>
              <w:left w:val="single" w:sz="4" w:space="0" w:color="auto"/>
              <w:bottom w:val="single" w:sz="4" w:space="0" w:color="auto"/>
              <w:right w:val="single" w:sz="4" w:space="0" w:color="auto"/>
            </w:tcBorders>
          </w:tcPr>
          <w:p w14:paraId="58F3A0A0" w14:textId="77777777" w:rsidR="001B599E" w:rsidRPr="001B599E" w:rsidRDefault="001B599E">
            <w:pPr>
              <w:spacing w:before="120" w:after="120" w:line="240" w:lineRule="auto"/>
              <w:rPr>
                <w:rFonts w:ascii="Arial Narrow" w:hAnsi="Arial Narrow"/>
                <w:u w:val="single"/>
              </w:rPr>
            </w:pPr>
          </w:p>
        </w:tc>
        <w:tc>
          <w:tcPr>
            <w:tcW w:w="2410" w:type="dxa"/>
            <w:tcBorders>
              <w:top w:val="single" w:sz="4" w:space="0" w:color="auto"/>
              <w:left w:val="single" w:sz="4" w:space="0" w:color="auto"/>
              <w:bottom w:val="single" w:sz="4" w:space="0" w:color="auto"/>
              <w:right w:val="single" w:sz="4" w:space="0" w:color="auto"/>
            </w:tcBorders>
          </w:tcPr>
          <w:p w14:paraId="1565FD68" w14:textId="77777777" w:rsidR="001B599E" w:rsidRPr="001B599E" w:rsidRDefault="001B599E">
            <w:pPr>
              <w:spacing w:before="120" w:after="120" w:line="240" w:lineRule="auto"/>
              <w:rPr>
                <w:rFonts w:ascii="Arial Narrow" w:hAnsi="Arial Narrow"/>
                <w:u w:val="single"/>
              </w:rPr>
            </w:pPr>
          </w:p>
        </w:tc>
      </w:tr>
    </w:tbl>
    <w:p w14:paraId="06EF9309" w14:textId="77777777" w:rsidR="001B599E" w:rsidRPr="001B599E" w:rsidRDefault="001B599E" w:rsidP="001B599E">
      <w:pPr>
        <w:divId w:val="2116439976"/>
        <w:rPr>
          <w:rFonts w:asciiTheme="minorHAnsi" w:hAnsiTheme="minorHAnsi" w:cstheme="minorBidi"/>
          <w:sz w:val="22"/>
          <w:szCs w:val="22"/>
          <w:lang w:eastAsia="en-US"/>
        </w:rPr>
      </w:pPr>
      <w:r w:rsidRPr="001B599E">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6390"/>
      </w:tblGrid>
      <w:tr w:rsidR="001B599E" w:rsidRPr="001B599E" w14:paraId="408A1ED5" w14:textId="77777777" w:rsidTr="001B599E">
        <w:trPr>
          <w:divId w:val="2116439976"/>
          <w:trHeight w:val="1531"/>
          <w:jc w:val="center"/>
        </w:trPr>
        <w:tc>
          <w:tcPr>
            <w:tcW w:w="12510" w:type="dxa"/>
            <w:gridSpan w:val="2"/>
          </w:tcPr>
          <w:p w14:paraId="2FE870F9" w14:textId="77777777" w:rsidR="001B599E" w:rsidRPr="001B599E" w:rsidRDefault="001B599E">
            <w:pPr>
              <w:spacing w:after="0" w:line="240" w:lineRule="auto"/>
              <w:jc w:val="both"/>
              <w:rPr>
                <w:rFonts w:ascii="Arial Narrow" w:hAnsi="Arial Narrow"/>
              </w:rPr>
            </w:pPr>
            <w:r w:rsidRPr="001B599E">
              <w:rPr>
                <w:rFonts w:ascii="Arial Narrow" w:hAnsi="Arial Narrow"/>
              </w:rPr>
              <w:t>The parties understand that the Court will rely on the parties’ respective positions in this Joint Summary when determining the ancillary matters. Where this Joint Summary discloses material facts or questions of law which are agreed between the parties, the Court may make such orders on the agreed facts or questions of law.</w:t>
            </w:r>
          </w:p>
          <w:p w14:paraId="0342DCD9" w14:textId="77777777" w:rsidR="001B599E" w:rsidRPr="001B599E" w:rsidRDefault="001B599E">
            <w:pPr>
              <w:spacing w:after="0" w:line="240" w:lineRule="auto"/>
              <w:rPr>
                <w:rFonts w:ascii="Arial Narrow" w:hAnsi="Arial Narrow"/>
              </w:rPr>
            </w:pPr>
          </w:p>
          <w:p w14:paraId="371F22E3" w14:textId="77777777" w:rsidR="001B599E" w:rsidRPr="001B599E" w:rsidRDefault="001B599E">
            <w:pPr>
              <w:spacing w:after="0" w:line="240" w:lineRule="auto"/>
              <w:rPr>
                <w:rFonts w:ascii="Arial Narrow" w:hAnsi="Arial Narrow"/>
              </w:rPr>
            </w:pPr>
          </w:p>
        </w:tc>
      </w:tr>
      <w:tr w:rsidR="001B599E" w:rsidRPr="001B599E" w14:paraId="1579CD2C" w14:textId="77777777" w:rsidTr="001B599E">
        <w:trPr>
          <w:divId w:val="2116439976"/>
          <w:trHeight w:val="772"/>
          <w:jc w:val="center"/>
        </w:trPr>
        <w:tc>
          <w:tcPr>
            <w:tcW w:w="6120" w:type="dxa"/>
          </w:tcPr>
          <w:p w14:paraId="0DCD9CFC" w14:textId="77777777" w:rsidR="001B599E" w:rsidRPr="001B599E" w:rsidRDefault="001B599E">
            <w:pPr>
              <w:spacing w:after="0" w:line="240" w:lineRule="auto"/>
              <w:jc w:val="center"/>
              <w:rPr>
                <w:rFonts w:ascii="Arial Narrow" w:hAnsi="Arial Narrow"/>
              </w:rPr>
            </w:pPr>
            <w:r w:rsidRPr="001B599E">
              <w:rPr>
                <w:rFonts w:ascii="Arial Narrow" w:hAnsi="Arial Narrow"/>
              </w:rPr>
              <w:t>The Plaintiff accepts the Joint Summary to be his/her binding position.</w:t>
            </w:r>
          </w:p>
          <w:p w14:paraId="240C2D97" w14:textId="77777777" w:rsidR="001B599E" w:rsidRPr="001B599E" w:rsidRDefault="001B599E">
            <w:pPr>
              <w:spacing w:after="0" w:line="240" w:lineRule="auto"/>
              <w:jc w:val="center"/>
              <w:rPr>
                <w:rFonts w:ascii="Arial Narrow" w:hAnsi="Arial Narrow"/>
              </w:rPr>
            </w:pPr>
          </w:p>
        </w:tc>
        <w:tc>
          <w:tcPr>
            <w:tcW w:w="6390" w:type="dxa"/>
            <w:hideMark/>
          </w:tcPr>
          <w:p w14:paraId="023DBC9F" w14:textId="77777777" w:rsidR="001B599E" w:rsidRPr="001B599E" w:rsidRDefault="001B599E">
            <w:pPr>
              <w:spacing w:after="0" w:line="240" w:lineRule="auto"/>
              <w:jc w:val="center"/>
              <w:rPr>
                <w:rFonts w:ascii="Arial Narrow" w:hAnsi="Arial Narrow"/>
              </w:rPr>
            </w:pPr>
            <w:r w:rsidRPr="001B599E">
              <w:rPr>
                <w:rFonts w:ascii="Arial Narrow" w:hAnsi="Arial Narrow"/>
              </w:rPr>
              <w:t>The Defendant accepts the Joint Summary to be his/her binding position.</w:t>
            </w:r>
          </w:p>
        </w:tc>
      </w:tr>
      <w:tr w:rsidR="001B599E" w:rsidRPr="001B599E" w14:paraId="39FD127D" w14:textId="77777777" w:rsidTr="001B599E">
        <w:trPr>
          <w:divId w:val="2116439976"/>
          <w:trHeight w:val="521"/>
          <w:jc w:val="center"/>
        </w:trPr>
        <w:tc>
          <w:tcPr>
            <w:tcW w:w="6120" w:type="dxa"/>
          </w:tcPr>
          <w:p w14:paraId="7CC0C74E" w14:textId="77777777" w:rsidR="001B599E" w:rsidRPr="001B599E" w:rsidRDefault="001B599E">
            <w:pPr>
              <w:spacing w:after="0" w:line="240" w:lineRule="auto"/>
              <w:rPr>
                <w:rFonts w:ascii="Arial Narrow" w:hAnsi="Arial Narrow"/>
              </w:rPr>
            </w:pPr>
          </w:p>
          <w:p w14:paraId="0AAB06A2" w14:textId="77777777" w:rsidR="001B599E" w:rsidRPr="001B599E" w:rsidRDefault="001B599E">
            <w:pPr>
              <w:spacing w:after="0" w:line="240" w:lineRule="auto"/>
              <w:rPr>
                <w:rFonts w:ascii="Arial Narrow" w:hAnsi="Arial Narrow"/>
              </w:rPr>
            </w:pPr>
          </w:p>
          <w:p w14:paraId="5E2A1BBD"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Plaintiff</w:t>
            </w:r>
          </w:p>
          <w:p w14:paraId="107705EB" w14:textId="77777777" w:rsidR="001B599E" w:rsidRPr="001B599E" w:rsidRDefault="001B599E">
            <w:pPr>
              <w:spacing w:after="0" w:line="240" w:lineRule="auto"/>
              <w:rPr>
                <w:rFonts w:ascii="Arial Narrow" w:hAnsi="Arial Narrow"/>
              </w:rPr>
            </w:pPr>
          </w:p>
        </w:tc>
        <w:tc>
          <w:tcPr>
            <w:tcW w:w="6390" w:type="dxa"/>
          </w:tcPr>
          <w:p w14:paraId="412ABD32" w14:textId="77777777" w:rsidR="001B599E" w:rsidRPr="001B599E" w:rsidRDefault="001B599E">
            <w:pPr>
              <w:spacing w:after="0" w:line="240" w:lineRule="auto"/>
              <w:rPr>
                <w:rFonts w:ascii="Arial Narrow" w:hAnsi="Arial Narrow"/>
              </w:rPr>
            </w:pPr>
          </w:p>
          <w:p w14:paraId="1FA9032E" w14:textId="77777777" w:rsidR="001B599E" w:rsidRPr="001B599E" w:rsidRDefault="001B599E">
            <w:pPr>
              <w:spacing w:after="0" w:line="240" w:lineRule="auto"/>
              <w:rPr>
                <w:rFonts w:ascii="Arial Narrow" w:hAnsi="Arial Narrow"/>
              </w:rPr>
            </w:pPr>
          </w:p>
          <w:p w14:paraId="31EBB149"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Defendant</w:t>
            </w:r>
          </w:p>
        </w:tc>
      </w:tr>
      <w:tr w:rsidR="001B599E" w:rsidRPr="001B599E" w14:paraId="5703B5E5" w14:textId="77777777" w:rsidTr="001B599E">
        <w:trPr>
          <w:divId w:val="2116439976"/>
          <w:trHeight w:val="501"/>
          <w:jc w:val="center"/>
        </w:trPr>
        <w:tc>
          <w:tcPr>
            <w:tcW w:w="6120" w:type="dxa"/>
          </w:tcPr>
          <w:p w14:paraId="3CBB1E80" w14:textId="77777777" w:rsidR="001B599E" w:rsidRPr="001B599E" w:rsidRDefault="001B599E">
            <w:pPr>
              <w:spacing w:after="0" w:line="240" w:lineRule="auto"/>
              <w:rPr>
                <w:rFonts w:ascii="Arial Narrow" w:hAnsi="Arial Narrow"/>
              </w:rPr>
            </w:pPr>
            <w:r w:rsidRPr="001B599E">
              <w:rPr>
                <w:rFonts w:ascii="Arial Narrow" w:hAnsi="Arial Narrow"/>
              </w:rPr>
              <w:t>Dated:</w:t>
            </w:r>
          </w:p>
          <w:p w14:paraId="718DED36" w14:textId="77777777" w:rsidR="001B599E" w:rsidRPr="001B599E" w:rsidRDefault="001B599E">
            <w:pPr>
              <w:spacing w:after="0" w:line="240" w:lineRule="auto"/>
              <w:rPr>
                <w:rFonts w:ascii="Arial Narrow" w:hAnsi="Arial Narrow"/>
              </w:rPr>
            </w:pPr>
          </w:p>
        </w:tc>
        <w:tc>
          <w:tcPr>
            <w:tcW w:w="6390" w:type="dxa"/>
            <w:hideMark/>
          </w:tcPr>
          <w:p w14:paraId="6CD23337" w14:textId="77777777" w:rsidR="001B599E" w:rsidRPr="001B599E" w:rsidRDefault="001B599E">
            <w:pPr>
              <w:spacing w:after="0" w:line="240" w:lineRule="auto"/>
              <w:rPr>
                <w:rFonts w:ascii="Arial Narrow" w:hAnsi="Arial Narrow"/>
              </w:rPr>
            </w:pPr>
            <w:r w:rsidRPr="001B599E">
              <w:rPr>
                <w:rFonts w:ascii="Arial Narrow" w:hAnsi="Arial Narrow"/>
              </w:rPr>
              <w:t xml:space="preserve">Dated: </w:t>
            </w:r>
          </w:p>
        </w:tc>
      </w:tr>
    </w:tbl>
    <w:p w14:paraId="44660834" w14:textId="77777777" w:rsidR="001B599E" w:rsidRPr="001B599E" w:rsidRDefault="001B599E" w:rsidP="001B599E">
      <w:pPr>
        <w:ind w:firstLine="720"/>
        <w:jc w:val="center"/>
        <w:divId w:val="2116439976"/>
        <w:rPr>
          <w:rFonts w:ascii="Arial Narrow" w:hAnsi="Arial Narrow" w:cstheme="minorBidi"/>
          <w:i/>
          <w:lang w:eastAsia="en-US"/>
        </w:rPr>
      </w:pPr>
    </w:p>
    <w:p w14:paraId="34E6EE12" w14:textId="70B66EC0" w:rsidR="00267633" w:rsidRPr="0030694F" w:rsidRDefault="00267633" w:rsidP="001A0CCB">
      <w:pPr>
        <w:spacing w:before="0" w:after="200" w:line="276" w:lineRule="auto"/>
        <w:ind w:left="720"/>
        <w:contextualSpacing/>
        <w:divId w:val="2116439976"/>
        <w:rPr>
          <w:rFonts w:ascii="Times New Roman" w:eastAsia="Calibri" w:hAnsi="Times New Roman" w:cs="Times New Roman"/>
          <w:b/>
          <w:lang w:eastAsia="en-US"/>
        </w:rPr>
        <w:sectPr w:rsidR="00267633" w:rsidRPr="0030694F" w:rsidSect="00C63330">
          <w:pgSz w:w="16838" w:h="11906" w:orient="landscape"/>
          <w:pgMar w:top="1440" w:right="1440" w:bottom="1440" w:left="1440" w:header="708" w:footer="708" w:gutter="0"/>
          <w:cols w:space="708"/>
          <w:docGrid w:linePitch="360"/>
        </w:sectPr>
      </w:pPr>
    </w:p>
    <w:p w14:paraId="1A480621" w14:textId="77777777" w:rsidR="00267633" w:rsidRPr="00267633" w:rsidRDefault="00267633" w:rsidP="001A0CCB">
      <w:pPr>
        <w:keepNext/>
        <w:spacing w:before="240" w:after="60" w:line="276" w:lineRule="auto"/>
        <w:jc w:val="center"/>
        <w:outlineLvl w:val="1"/>
        <w:divId w:val="2116439976"/>
        <w:rPr>
          <w:rFonts w:ascii="Times New Roman" w:hAnsi="Times New Roman" w:cs="Times New Roman"/>
          <w:bCs/>
          <w:iCs/>
          <w:lang w:val="en-GB" w:eastAsia="zh-CN"/>
        </w:rPr>
      </w:pPr>
      <w:r w:rsidRPr="00267633">
        <w:rPr>
          <w:rFonts w:ascii="Times New Roman" w:hAnsi="Times New Roman" w:cs="Times New Roman"/>
          <w:bCs/>
          <w:iCs/>
          <w:lang w:val="en-GB" w:eastAsia="zh-CN"/>
        </w:rPr>
        <w:t>FORM 244</w:t>
      </w:r>
    </w:p>
    <w:p w14:paraId="581FCE71" w14:textId="77777777" w:rsidR="00267633" w:rsidRPr="00267633" w:rsidRDefault="00267633" w:rsidP="00267633">
      <w:pPr>
        <w:keepNext/>
        <w:spacing w:before="240" w:after="60" w:line="276" w:lineRule="auto"/>
        <w:outlineLvl w:val="1"/>
        <w:divId w:val="2116439976"/>
        <w:rPr>
          <w:rFonts w:ascii="Times New Roman" w:hAnsi="Times New Roman" w:cs="Times New Roman"/>
          <w:bCs/>
          <w:iCs/>
          <w:sz w:val="22"/>
          <w:szCs w:val="28"/>
          <w:lang w:val="en-GB" w:eastAsia="zh-CN"/>
        </w:rPr>
      </w:pPr>
      <w:r w:rsidRPr="00267633">
        <w:rPr>
          <w:rFonts w:ascii="Times New Roman" w:hAnsi="Times New Roman" w:cs="Times New Roman"/>
          <w:bCs/>
          <w:iCs/>
          <w:sz w:val="22"/>
          <w:szCs w:val="28"/>
          <w:lang w:val="en-GB" w:eastAsia="zh-CN"/>
        </w:rPr>
        <w:t>Para 86</w:t>
      </w:r>
    </w:p>
    <w:p w14:paraId="573FB691" w14:textId="77777777" w:rsidR="00267633" w:rsidRPr="00267633" w:rsidRDefault="00267633" w:rsidP="00267633">
      <w:pPr>
        <w:keepNext/>
        <w:spacing w:before="240" w:after="60" w:line="276" w:lineRule="auto"/>
        <w:jc w:val="center"/>
        <w:outlineLvl w:val="1"/>
        <w:divId w:val="2116439976"/>
        <w:rPr>
          <w:rFonts w:ascii="Times New Roman" w:hAnsi="Times New Roman" w:cs="Times New Roman"/>
          <w:b/>
          <w:bCs/>
          <w:iCs/>
          <w:sz w:val="22"/>
          <w:szCs w:val="28"/>
          <w:lang w:val="en-GB" w:eastAsia="zh-CN"/>
        </w:rPr>
      </w:pPr>
      <w:r w:rsidRPr="00267633">
        <w:rPr>
          <w:rFonts w:ascii="Times New Roman" w:hAnsi="Times New Roman" w:cs="Times New Roman"/>
          <w:b/>
          <w:bCs/>
          <w:iCs/>
          <w:sz w:val="22"/>
          <w:szCs w:val="28"/>
          <w:lang w:val="en-GB" w:eastAsia="zh-CN"/>
        </w:rPr>
        <w:t>LETTER FOR NOTIFICATION OF SYARIAH COURT PROCEEDINGS</w:t>
      </w:r>
    </w:p>
    <w:p w14:paraId="424BB9A2"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E1D5756"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Date</w:t>
      </w:r>
    </w:p>
    <w:p w14:paraId="76AC7620"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513C9B71"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To:</w:t>
      </w:r>
      <w:r w:rsidRPr="00267633">
        <w:rPr>
          <w:rFonts w:ascii="Times New Roman" w:hAnsi="Times New Roman" w:cs="Times New Roman"/>
          <w:sz w:val="22"/>
          <w:szCs w:val="20"/>
          <w:lang w:val="en-GB" w:eastAsia="en-GB"/>
        </w:rPr>
        <w:tab/>
        <w:t>Officer-in-charge</w:t>
      </w:r>
    </w:p>
    <w:p w14:paraId="1D241498"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Originating Summons Section</w:t>
      </w:r>
    </w:p>
    <w:p w14:paraId="0C36DD32"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Family Justice Courts</w:t>
      </w:r>
    </w:p>
    <w:p w14:paraId="2FD06FB4"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A5A0A21"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 xml:space="preserve">ORIGINATING </w:t>
      </w:r>
      <w:proofErr w:type="gramStart"/>
      <w:r w:rsidRPr="00267633">
        <w:rPr>
          <w:rFonts w:ascii="Times New Roman" w:hAnsi="Times New Roman" w:cs="Times New Roman"/>
          <w:b/>
          <w:sz w:val="22"/>
          <w:szCs w:val="20"/>
          <w:lang w:val="en-GB" w:eastAsia="en-GB"/>
        </w:rPr>
        <w:t>SUMMONS</w:t>
      </w:r>
      <w:proofErr w:type="gramEnd"/>
      <w:r w:rsidRPr="00267633">
        <w:rPr>
          <w:rFonts w:ascii="Times New Roman" w:hAnsi="Times New Roman" w:cs="Times New Roman"/>
          <w:b/>
          <w:sz w:val="22"/>
          <w:szCs w:val="20"/>
          <w:lang w:val="en-GB" w:eastAsia="en-GB"/>
        </w:rPr>
        <w:t xml:space="preserve"> NO _____________ OF ____________</w:t>
      </w:r>
    </w:p>
    <w:p w14:paraId="1B43879B"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u w:val="single"/>
          <w:lang w:val="en-GB" w:eastAsia="en-GB"/>
        </w:rPr>
      </w:pPr>
      <w:r w:rsidRPr="00267633">
        <w:rPr>
          <w:rFonts w:ascii="Times New Roman" w:hAnsi="Times New Roman" w:cs="Times New Roman"/>
          <w:b/>
          <w:sz w:val="22"/>
          <w:szCs w:val="20"/>
          <w:u w:val="single"/>
          <w:lang w:val="en-GB" w:eastAsia="en-GB"/>
        </w:rPr>
        <w:t>(</w:t>
      </w:r>
      <w:proofErr w:type="gramStart"/>
      <w:r w:rsidRPr="00267633">
        <w:rPr>
          <w:rFonts w:ascii="Times New Roman" w:hAnsi="Times New Roman" w:cs="Times New Roman"/>
          <w:b/>
          <w:sz w:val="22"/>
          <w:szCs w:val="20"/>
          <w:u w:val="single"/>
          <w:lang w:val="en-GB" w:eastAsia="en-GB"/>
        </w:rPr>
        <w:t xml:space="preserve">Plaintiff)   </w:t>
      </w:r>
      <w:proofErr w:type="gramEnd"/>
      <w:r w:rsidRPr="00267633">
        <w:rPr>
          <w:rFonts w:ascii="Times New Roman" w:hAnsi="Times New Roman" w:cs="Times New Roman"/>
          <w:b/>
          <w:sz w:val="22"/>
          <w:szCs w:val="20"/>
          <w:lang w:val="en-GB" w:eastAsia="en-GB"/>
        </w:rPr>
        <w:t>v</w:t>
      </w:r>
      <w:r w:rsidRPr="00267633">
        <w:rPr>
          <w:rFonts w:ascii="Times New Roman" w:hAnsi="Times New Roman" w:cs="Times New Roman"/>
          <w:b/>
          <w:sz w:val="22"/>
          <w:szCs w:val="20"/>
          <w:u w:val="single"/>
          <w:lang w:val="en-GB" w:eastAsia="en-GB"/>
        </w:rPr>
        <w:t xml:space="preserve">   (Defendant)</w:t>
      </w:r>
    </w:p>
    <w:p w14:paraId="08B60334"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HEARING ON _____________ AT ________________</w:t>
      </w:r>
    </w:p>
    <w:p w14:paraId="49A596B7"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b/>
          <w:sz w:val="22"/>
          <w:szCs w:val="20"/>
          <w:lang w:val="en-GB" w:eastAsia="en-GB"/>
        </w:rPr>
      </w:pPr>
    </w:p>
    <w:p w14:paraId="7093C67D" w14:textId="77777777" w:rsidR="00267633" w:rsidRPr="00267633" w:rsidRDefault="00267633" w:rsidP="00267633">
      <w:pPr>
        <w:spacing w:before="0" w:after="0" w:line="300" w:lineRule="exact"/>
        <w:ind w:firstLine="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Pursuant to Paragraph 86(6) of the Practice Direction, I hereby inform the Registry </w:t>
      </w:r>
      <w:proofErr w:type="gramStart"/>
      <w:r w:rsidRPr="00267633">
        <w:rPr>
          <w:rFonts w:ascii="Times New Roman" w:hAnsi="Times New Roman" w:cs="Times New Roman"/>
          <w:sz w:val="22"/>
          <w:szCs w:val="20"/>
          <w:lang w:val="en-GB" w:eastAsia="en-GB"/>
        </w:rPr>
        <w:t>that:-</w:t>
      </w:r>
      <w:proofErr w:type="gramEnd"/>
    </w:p>
    <w:p w14:paraId="7032ABB5"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62F23A29"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No proceedings for divorce between the Plaintiff and the Defendant in the above application have been commenced in the Syariah Court.</w:t>
      </w:r>
    </w:p>
    <w:p w14:paraId="01AE170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EB6431C"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Proceedings for divorce between the Plaintiff and the Defendant in the above application have been commenced in the Syariah Court on _________. The summons number is __________________.</w:t>
      </w:r>
    </w:p>
    <w:p w14:paraId="01393B4E"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BA4D75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decree or order for divorce between the Plaintiff and the Defendant in the above application has been made by the Syariah Court on __________.</w:t>
      </w:r>
    </w:p>
    <w:p w14:paraId="4DE4BF7A"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B927F2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divorce between the Plaintiff and the Defendant in the above application has been registered under section 102 of the Administration of Muslim Law Act on __________.</w:t>
      </w:r>
    </w:p>
    <w:p w14:paraId="1E23E20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1A282CD"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3280DA06"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1438F312"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Signature</w:t>
      </w:r>
    </w:p>
    <w:p w14:paraId="67D1B9AD"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Name of Solicitor for Plaintiff/Defendant</w:t>
      </w:r>
    </w:p>
    <w:p w14:paraId="73CD0E44" w14:textId="77777777" w:rsidR="00267633" w:rsidRPr="00267633" w:rsidRDefault="00267633" w:rsidP="00267633">
      <w:pPr>
        <w:spacing w:before="0" w:after="200" w:line="276" w:lineRule="auto"/>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Law Firm</w:t>
      </w:r>
    </w:p>
    <w:p w14:paraId="1CA9408A" w14:textId="77777777" w:rsidR="00267633" w:rsidRDefault="00267633" w:rsidP="005D2BB9">
      <w:pPr>
        <w:spacing w:before="0" w:after="0" w:line="276" w:lineRule="auto"/>
        <w:jc w:val="center"/>
        <w:divId w:val="2116439976"/>
        <w:rPr>
          <w:rFonts w:ascii="Times New Roman" w:hAnsi="Times New Roman" w:cs="Times New Roman"/>
          <w:lang w:val="en-GB" w:eastAsia="en-GB"/>
        </w:rPr>
      </w:pPr>
      <w:r w:rsidRPr="00267633">
        <w:rPr>
          <w:rFonts w:ascii="Times New Roman" w:hAnsi="Times New Roman" w:cs="Times New Roman"/>
          <w:i/>
          <w:sz w:val="20"/>
          <w:szCs w:val="20"/>
          <w:lang w:val="en-US" w:eastAsia="zh-CN"/>
        </w:rPr>
        <w:br w:type="page"/>
      </w:r>
      <w:r w:rsidRPr="00267633">
        <w:rPr>
          <w:rFonts w:ascii="Times New Roman" w:hAnsi="Times New Roman" w:cs="Times New Roman"/>
          <w:lang w:val="en-GB" w:eastAsia="en-GB"/>
        </w:rPr>
        <w:t>FORM 245</w:t>
      </w:r>
    </w:p>
    <w:p w14:paraId="241DAF19" w14:textId="77777777" w:rsidR="005D2BB9" w:rsidRPr="00267633" w:rsidRDefault="005D2BB9" w:rsidP="005D2BB9">
      <w:pPr>
        <w:spacing w:before="0" w:after="0" w:line="276" w:lineRule="auto"/>
        <w:jc w:val="center"/>
        <w:divId w:val="2116439976"/>
        <w:rPr>
          <w:rFonts w:ascii="Times New Roman" w:hAnsi="Times New Roman" w:cs="Times New Roman"/>
          <w:lang w:val="en-GB" w:eastAsia="en-GB"/>
        </w:rPr>
      </w:pPr>
      <w:r>
        <w:rPr>
          <w:rFonts w:ascii="Times New Roman" w:hAnsi="Times New Roman" w:cs="Times New Roman"/>
          <w:lang w:val="en-GB" w:eastAsia="en-GB"/>
        </w:rPr>
        <w:t>[deleted]</w:t>
      </w:r>
    </w:p>
    <w:p w14:paraId="21D31811" w14:textId="77777777" w:rsidR="00BA4910" w:rsidRDefault="00BA4910" w:rsidP="005D2BB9">
      <w:pPr>
        <w:spacing w:before="0" w:after="0" w:line="276" w:lineRule="auto"/>
        <w:jc w:val="right"/>
        <w:divId w:val="2116439976"/>
        <w:rPr>
          <w:rFonts w:ascii="Times New Roman" w:hAnsi="Times New Roman" w:cs="Times New Roman"/>
          <w:szCs w:val="20"/>
          <w:lang w:val="en-GB" w:eastAsia="zh-CN"/>
        </w:rPr>
        <w:sectPr w:rsidR="00BA4910" w:rsidSect="00C63330">
          <w:pgSz w:w="11909" w:h="16834" w:code="9"/>
          <w:pgMar w:top="1440" w:right="2125" w:bottom="1440" w:left="2127" w:header="720" w:footer="720" w:gutter="0"/>
          <w:paperSrc w:first="1" w:other="1"/>
          <w:cols w:space="720"/>
        </w:sectPr>
      </w:pPr>
    </w:p>
    <w:tbl>
      <w:tblPr>
        <w:tblW w:w="7800" w:type="dxa"/>
        <w:jc w:val="center"/>
        <w:tblLayout w:type="fixed"/>
        <w:tblLook w:val="0000" w:firstRow="0" w:lastRow="0" w:firstColumn="0" w:lastColumn="0" w:noHBand="0" w:noVBand="0"/>
      </w:tblPr>
      <w:tblGrid>
        <w:gridCol w:w="2600"/>
        <w:gridCol w:w="2600"/>
        <w:gridCol w:w="2600"/>
      </w:tblGrid>
      <w:tr w:rsidR="00267633" w:rsidRPr="00267633" w14:paraId="16A9AC49" w14:textId="77777777" w:rsidTr="002F0484">
        <w:trPr>
          <w:divId w:val="2116439976"/>
          <w:jc w:val="center"/>
        </w:trPr>
        <w:tc>
          <w:tcPr>
            <w:tcW w:w="2600" w:type="dxa"/>
          </w:tcPr>
          <w:p w14:paraId="3A4F10AE"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63FA826" w14:textId="77777777" w:rsidR="005D2BB9" w:rsidRDefault="005D2BB9" w:rsidP="00267633">
            <w:pPr>
              <w:keepNext/>
              <w:spacing w:before="0" w:after="0" w:line="240" w:lineRule="auto"/>
              <w:jc w:val="center"/>
              <w:outlineLvl w:val="1"/>
              <w:rPr>
                <w:rFonts w:ascii="Times New Roman" w:hAnsi="Times New Roman"/>
                <w:bCs/>
                <w:iCs/>
                <w:szCs w:val="28"/>
                <w:lang w:val="en-GB" w:eastAsia="zh-CN"/>
              </w:rPr>
            </w:pPr>
            <w:bookmarkStart w:id="152" w:name="_Toc66445313"/>
            <w:bookmarkStart w:id="153" w:name="_Toc81709868"/>
            <w:bookmarkStart w:id="154" w:name="_Toc81710593"/>
            <w:bookmarkStart w:id="155" w:name="_Toc81717502"/>
            <w:bookmarkStart w:id="156" w:name="_Toc122854353"/>
            <w:bookmarkStart w:id="157" w:name="_Toc122854727"/>
            <w:bookmarkStart w:id="158" w:name="_Toc243995797"/>
          </w:p>
          <w:p w14:paraId="5322717A"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 xml:space="preserve">FORM </w:t>
            </w:r>
            <w:bookmarkEnd w:id="152"/>
            <w:bookmarkEnd w:id="153"/>
            <w:bookmarkEnd w:id="154"/>
            <w:bookmarkEnd w:id="155"/>
            <w:bookmarkEnd w:id="156"/>
            <w:bookmarkEnd w:id="157"/>
            <w:bookmarkEnd w:id="158"/>
            <w:r w:rsidRPr="00267633">
              <w:rPr>
                <w:rFonts w:ascii="Times New Roman" w:hAnsi="Times New Roman"/>
                <w:bCs/>
                <w:iCs/>
                <w:szCs w:val="28"/>
                <w:lang w:val="en-GB" w:eastAsia="zh-CN"/>
              </w:rPr>
              <w:t>246</w:t>
            </w:r>
          </w:p>
        </w:tc>
        <w:tc>
          <w:tcPr>
            <w:tcW w:w="2600" w:type="dxa"/>
          </w:tcPr>
          <w:p w14:paraId="6B682D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6432971" w14:textId="77777777" w:rsidR="00267633" w:rsidRPr="00267633" w:rsidRDefault="00267633" w:rsidP="00267633">
      <w:pPr>
        <w:tabs>
          <w:tab w:val="left" w:pos="-720"/>
        </w:tabs>
        <w:suppressAutoHyphens/>
        <w:spacing w:before="0" w:after="0" w:line="240" w:lineRule="auto"/>
        <w:ind w:right="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113</w:t>
      </w:r>
    </w:p>
    <w:p w14:paraId="59997B03" w14:textId="77777777" w:rsidR="00267633" w:rsidRPr="00267633" w:rsidRDefault="00267633" w:rsidP="00267633">
      <w:pPr>
        <w:tabs>
          <w:tab w:val="left" w:pos="-720"/>
        </w:tabs>
        <w:suppressAutoHyphens/>
        <w:spacing w:before="0" w:after="0" w:line="240" w:lineRule="auto"/>
        <w:ind w:left="720" w:right="720"/>
        <w:jc w:val="center"/>
        <w:divId w:val="2116439976"/>
        <w:rPr>
          <w:rFonts w:ascii="Times New Roman" w:hAnsi="Times New Roman" w:cs="Times New Roman"/>
          <w:szCs w:val="20"/>
          <w:lang w:val="en-GB" w:eastAsia="zh-CN"/>
        </w:rPr>
      </w:pPr>
    </w:p>
    <w:p w14:paraId="70110D4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bookmarkStart w:id="159" w:name="_Toc66445314"/>
      <w:bookmarkStart w:id="160" w:name="_Toc81709869"/>
      <w:bookmarkStart w:id="161" w:name="_Toc81710594"/>
      <w:bookmarkStart w:id="162" w:name="_Toc81717503"/>
      <w:bookmarkStart w:id="163" w:name="_Toc122854354"/>
      <w:bookmarkStart w:id="164" w:name="_Toc122854728"/>
      <w:bookmarkStart w:id="165" w:name="_Toc243995798"/>
      <w:r w:rsidRPr="00267633">
        <w:rPr>
          <w:rFonts w:ascii="Times New Roman" w:hAnsi="Times New Roman"/>
          <w:b/>
          <w:bCs/>
          <w:iCs/>
          <w:szCs w:val="28"/>
          <w:lang w:val="en-GB" w:eastAsia="zh-CN"/>
        </w:rPr>
        <w:t>NOTICE OF OBJECTIONS TO CONTENTS OF AFFIDAVITS OF EVIDENCE-IN-CHIEF</w:t>
      </w:r>
      <w:bookmarkEnd w:id="159"/>
      <w:bookmarkEnd w:id="160"/>
      <w:bookmarkEnd w:id="161"/>
      <w:bookmarkEnd w:id="162"/>
      <w:bookmarkEnd w:id="163"/>
      <w:bookmarkEnd w:id="164"/>
      <w:bookmarkEnd w:id="165"/>
    </w:p>
    <w:p w14:paraId="59388D21"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698B0786" w14:textId="77777777" w:rsidR="00267633" w:rsidRPr="00267633" w:rsidRDefault="00267633" w:rsidP="00267633">
      <w:pPr>
        <w:tabs>
          <w:tab w:val="center" w:pos="4513"/>
        </w:tabs>
        <w:suppressAutoHyphens/>
        <w:spacing w:before="0" w:after="0" w:line="240" w:lineRule="auto"/>
        <w:ind w:right="26"/>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cause or matter).</w:t>
      </w:r>
    </w:p>
    <w:p w14:paraId="15AC8609" w14:textId="77777777" w:rsidR="00267633" w:rsidRPr="00267633" w:rsidRDefault="00267633" w:rsidP="00267633">
      <w:pPr>
        <w:tabs>
          <w:tab w:val="left" w:pos="-720"/>
        </w:tabs>
        <w:suppressAutoHyphens/>
        <w:spacing w:before="0" w:after="0"/>
        <w:ind w:left="720" w:right="720"/>
        <w:jc w:val="both"/>
        <w:divId w:val="2116439976"/>
        <w:rPr>
          <w:rFonts w:ascii="Times New Roman" w:hAnsi="Times New Roman" w:cs="Times New Roman"/>
          <w:szCs w:val="20"/>
          <w:lang w:val="en-GB" w:eastAsia="zh-CN"/>
        </w:rPr>
      </w:pPr>
    </w:p>
    <w:p w14:paraId="169EBF65"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Take notice that the (plaintiff or defendant or as the case may be) intends to object to the contents of the several affidavits hereunder specified (or the identified portions thereof) at the trial or hearing of the cause or matter for which these were filed for the reasons stated below.</w:t>
      </w:r>
    </w:p>
    <w:p w14:paraId="63213B0A"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E2D510"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first (or second or as the case may be) affidavit of (name of deponent) filed on (date) on behalf of the (plaintiff or defendant or as the case may be).</w:t>
      </w:r>
    </w:p>
    <w:p w14:paraId="751485E6"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OR</w:t>
      </w:r>
    </w:p>
    <w:p w14:paraId="2F61C683"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Paragraphs 1, 2 and 3, and exhibits AB-1 and AB-2 of the first (or second or as the case may be) affidavit of (name of deponent) filed on (date) on behalf of the (plaintiff or defendant or as the case may be).</w:t>
      </w:r>
    </w:p>
    <w:p w14:paraId="5509501A"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The grounds for this objection are (state the grounds).</w:t>
      </w:r>
    </w:p>
    <w:p w14:paraId="6152DE5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4328BB32"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A2563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4AD248C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p>
    <w:p w14:paraId="003F017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Solicitors for</w:t>
      </w:r>
    </w:p>
    <w:p w14:paraId="0C27FFC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58C756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881895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7DB1E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D1FD89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9C41C1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376DAB9" w14:textId="77777777" w:rsidR="00AB5527" w:rsidRDefault="00267633" w:rsidP="001A0CCB">
      <w:pPr>
        <w:spacing w:before="0" w:after="200" w:line="276" w:lineRule="auto"/>
        <w:jc w:val="center"/>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br w:type="page"/>
      </w:r>
    </w:p>
    <w:p w14:paraId="11B1DDC7" w14:textId="77777777" w:rsidR="00AB5527" w:rsidRDefault="00AB5527" w:rsidP="00AB5527">
      <w:pPr>
        <w:ind w:firstLine="426"/>
        <w:jc w:val="center"/>
        <w:divId w:val="2116439976"/>
        <w:rPr>
          <w:rFonts w:ascii="Times New Roman" w:hAnsi="Times New Roman" w:cs="Times New Roman"/>
        </w:rPr>
      </w:pPr>
      <w:r w:rsidRPr="00A94069">
        <w:rPr>
          <w:rFonts w:ascii="Times New Roman" w:hAnsi="Times New Roman" w:cs="Times New Roman"/>
        </w:rPr>
        <w:t>FORM 246A</w:t>
      </w:r>
    </w:p>
    <w:p w14:paraId="6F95C45A" w14:textId="77777777" w:rsidR="00AB5527" w:rsidRDefault="00AB5527" w:rsidP="00AB5527">
      <w:pPr>
        <w:divId w:val="2116439976"/>
        <w:rPr>
          <w:rFonts w:ascii="Times New Roman" w:hAnsi="Times New Roman" w:cs="Times New Roman"/>
          <w:sz w:val="18"/>
          <w:szCs w:val="18"/>
        </w:rPr>
      </w:pPr>
      <w:r w:rsidRPr="00A94069">
        <w:rPr>
          <w:rFonts w:ascii="Times New Roman" w:hAnsi="Times New Roman" w:cs="Times New Roman"/>
          <w:sz w:val="18"/>
          <w:szCs w:val="18"/>
        </w:rPr>
        <w:t>Para 116</w:t>
      </w:r>
    </w:p>
    <w:p w14:paraId="5F9A9F37"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 xml:space="preserve">Checklist </w:t>
      </w:r>
      <w:proofErr w:type="gramStart"/>
      <w:r w:rsidRPr="00A94069">
        <w:rPr>
          <w:rFonts w:ascii="Times New Roman" w:hAnsi="Times New Roman" w:cs="Times New Roman"/>
          <w:b/>
        </w:rPr>
        <w:t>For</w:t>
      </w:r>
      <w:proofErr w:type="gramEnd"/>
      <w:r w:rsidRPr="00A94069">
        <w:rPr>
          <w:rFonts w:ascii="Times New Roman" w:hAnsi="Times New Roman" w:cs="Times New Roman"/>
          <w:b/>
        </w:rPr>
        <w:t xml:space="preserve"> Consent Orders For Disposal or Transfer of Properties </w:t>
      </w:r>
    </w:p>
    <w:p w14:paraId="49DAD7D2"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 xml:space="preserve">Funded </w:t>
      </w:r>
      <w:proofErr w:type="gramStart"/>
      <w:r w:rsidRPr="00A94069">
        <w:rPr>
          <w:rFonts w:ascii="Times New Roman" w:hAnsi="Times New Roman" w:cs="Times New Roman"/>
          <w:b/>
        </w:rPr>
        <w:t>With</w:t>
      </w:r>
      <w:proofErr w:type="gramEnd"/>
      <w:r w:rsidRPr="00A94069">
        <w:rPr>
          <w:rFonts w:ascii="Times New Roman" w:hAnsi="Times New Roman" w:cs="Times New Roman"/>
          <w:b/>
        </w:rPr>
        <w:t xml:space="preserve"> CPF Moneys</w:t>
      </w:r>
    </w:p>
    <w:p w14:paraId="6B968122" w14:textId="77777777" w:rsidR="00AB5527" w:rsidRPr="00A94069" w:rsidRDefault="00AB5527" w:rsidP="00AB5527">
      <w:pPr>
        <w:spacing w:beforeLines="60" w:before="144" w:afterLines="60" w:after="144"/>
        <w:divId w:val="2116439976"/>
        <w:rPr>
          <w:rFonts w:ascii="Times New Roman" w:hAnsi="Times New Roman" w:cs="Times New Roman"/>
          <w:b/>
        </w:rPr>
      </w:pPr>
      <w:r w:rsidRPr="00A94069">
        <w:rPr>
          <w:rFonts w:ascii="Times New Roman" w:hAnsi="Times New Roman" w:cs="Times New Roman"/>
          <w:b/>
        </w:rPr>
        <w:t xml:space="preserve">How To Use This </w:t>
      </w:r>
      <w:proofErr w:type="gramStart"/>
      <w:r w:rsidRPr="00A94069">
        <w:rPr>
          <w:rFonts w:ascii="Times New Roman" w:hAnsi="Times New Roman" w:cs="Times New Roman"/>
          <w:b/>
        </w:rPr>
        <w:t>Checklist:</w:t>
      </w:r>
      <w:proofErr w:type="gramEnd"/>
    </w:p>
    <w:p w14:paraId="07E4DA22" w14:textId="77777777" w:rsidR="00AB5527" w:rsidRPr="00A94069" w:rsidRDefault="00AB5527" w:rsidP="006172E9">
      <w:pPr>
        <w:pStyle w:val="ListParagraph"/>
        <w:numPr>
          <w:ilvl w:val="0"/>
          <w:numId w:val="136"/>
        </w:numPr>
        <w:spacing w:beforeLines="60" w:before="144" w:afterLines="60" w:after="144" w:line="276" w:lineRule="auto"/>
        <w:jc w:val="both"/>
        <w:divId w:val="2116439976"/>
      </w:pPr>
      <w:r w:rsidRPr="00A94069">
        <w:t>You will have to sign this Checklist if:</w:t>
      </w:r>
    </w:p>
    <w:p w14:paraId="719109AA" w14:textId="77777777" w:rsidR="00AB5527" w:rsidRPr="00A94069" w:rsidRDefault="00AB5527" w:rsidP="006172E9">
      <w:pPr>
        <w:pStyle w:val="ListParagraph"/>
        <w:numPr>
          <w:ilvl w:val="1"/>
          <w:numId w:val="136"/>
        </w:numPr>
        <w:ind w:left="720"/>
        <w:contextualSpacing/>
        <w:jc w:val="both"/>
        <w:divId w:val="2116439976"/>
      </w:pPr>
      <w:r w:rsidRPr="00A94069">
        <w:t xml:space="preserve">You or the other party are going to apply for a </w:t>
      </w:r>
      <w:r w:rsidRPr="00A94069">
        <w:rPr>
          <w:b/>
        </w:rPr>
        <w:t>consent</w:t>
      </w:r>
      <w:r w:rsidRPr="00A94069">
        <w:t xml:space="preserve"> </w:t>
      </w:r>
      <w:r w:rsidRPr="00A94069">
        <w:rPr>
          <w:b/>
        </w:rPr>
        <w:t>order</w:t>
      </w:r>
      <w:r w:rsidRPr="00A94069">
        <w:t xml:space="preserve"> (“</w:t>
      </w:r>
      <w:r w:rsidRPr="00A94069">
        <w:rPr>
          <w:b/>
        </w:rPr>
        <w:t>Order</w:t>
      </w:r>
      <w:r w:rsidRPr="00A94069">
        <w:t>”) dealing with changes in ownership  (e.g. sell, transfer etc.)</w:t>
      </w:r>
      <w:r w:rsidRPr="00AB5527">
        <w:rPr>
          <w:sz w:val="22"/>
          <w:vertAlign w:val="superscript"/>
        </w:rPr>
        <w:t>1</w:t>
      </w:r>
      <w:r w:rsidRPr="00A94069">
        <w:t xml:space="preserve"> of a property (the “</w:t>
      </w:r>
      <w:r w:rsidRPr="00A94069">
        <w:rPr>
          <w:b/>
        </w:rPr>
        <w:t>Property</w:t>
      </w:r>
      <w:r w:rsidRPr="00A94069">
        <w:t>”)</w:t>
      </w:r>
      <w:r w:rsidRPr="00A94069">
        <w:rPr>
          <w:b/>
        </w:rPr>
        <w:t xml:space="preserve"> </w:t>
      </w:r>
      <w:r w:rsidRPr="00A94069">
        <w:t xml:space="preserve">under section 112 or 121G of the Women’s Charter ; </w:t>
      </w:r>
      <w:r w:rsidRPr="00A94069">
        <w:rPr>
          <w:b/>
          <w:u w:val="single"/>
        </w:rPr>
        <w:t>and</w:t>
      </w:r>
    </w:p>
    <w:p w14:paraId="642CAB41" w14:textId="77777777" w:rsidR="00AB5527" w:rsidRPr="00A94069" w:rsidRDefault="00AB5527" w:rsidP="00AB5527">
      <w:pPr>
        <w:pStyle w:val="ListParagraph"/>
        <w:divId w:val="2116439976"/>
      </w:pPr>
    </w:p>
    <w:p w14:paraId="20B2B70E" w14:textId="77777777" w:rsidR="00AB5527" w:rsidRPr="00A94069" w:rsidRDefault="00AB5527" w:rsidP="006172E9">
      <w:pPr>
        <w:pStyle w:val="ListParagraph"/>
        <w:numPr>
          <w:ilvl w:val="1"/>
          <w:numId w:val="136"/>
        </w:numPr>
        <w:ind w:left="720"/>
        <w:contextualSpacing/>
        <w:jc w:val="both"/>
        <w:divId w:val="2116439976"/>
      </w:pPr>
      <w:r w:rsidRPr="00A94069">
        <w:t>Central Provident Fund (“</w:t>
      </w:r>
      <w:r w:rsidRPr="00A94069">
        <w:rPr>
          <w:b/>
        </w:rPr>
        <w:t>CPF</w:t>
      </w:r>
      <w:r w:rsidRPr="00A94069">
        <w:t>”) moneys have been withdrawn from any CPF account(s) in respect of the Property. This includes using CPF moneys to purchase the Property, and/or pledging the Property to withdraw moneys from the CPF Retirement Account.</w:t>
      </w:r>
    </w:p>
    <w:p w14:paraId="032550C8" w14:textId="77777777" w:rsidR="00AB5527" w:rsidRPr="00A94069" w:rsidRDefault="00AB5527" w:rsidP="006172E9">
      <w:pPr>
        <w:pStyle w:val="ListParagraph"/>
        <w:numPr>
          <w:ilvl w:val="0"/>
          <w:numId w:val="136"/>
        </w:numPr>
        <w:spacing w:beforeLines="60" w:before="144" w:afterLines="60" w:after="144" w:line="276" w:lineRule="auto"/>
        <w:jc w:val="both"/>
        <w:divId w:val="2116439976"/>
        <w:rPr>
          <w:b/>
        </w:rPr>
      </w:pPr>
      <w:r w:rsidRPr="00A94069">
        <w:t xml:space="preserve">You do </w:t>
      </w:r>
      <w:r w:rsidRPr="00A94069">
        <w:rPr>
          <w:b/>
        </w:rPr>
        <w:t>not</w:t>
      </w:r>
      <w:r w:rsidRPr="00A94069">
        <w:t xml:space="preserve"> need to sign this Checklist if the order is for the Property to be transferred (other than by way of sale) with </w:t>
      </w:r>
      <w:r w:rsidRPr="00A94069">
        <w:rPr>
          <w:b/>
        </w:rPr>
        <w:t>partial or no CPF</w:t>
      </w:r>
      <w:r w:rsidRPr="00A94069">
        <w:t xml:space="preserve"> refunds. </w:t>
      </w:r>
    </w:p>
    <w:p w14:paraId="4998C114" w14:textId="77777777" w:rsidR="00AB5527" w:rsidRPr="00A94069" w:rsidRDefault="00AB5527" w:rsidP="006172E9">
      <w:pPr>
        <w:pStyle w:val="ListParagraph"/>
        <w:numPr>
          <w:ilvl w:val="0"/>
          <w:numId w:val="136"/>
        </w:numPr>
        <w:spacing w:beforeLines="60" w:before="144" w:afterLines="60" w:after="144" w:line="276" w:lineRule="auto"/>
        <w:jc w:val="both"/>
        <w:divId w:val="2116439976"/>
        <w:rPr>
          <w:b/>
        </w:rPr>
      </w:pPr>
      <w:r w:rsidRPr="00A94069">
        <w:t>The signed Checklist must be submitted to the courts at the same time as when you are submitting the draft consent order.</w:t>
      </w:r>
    </w:p>
    <w:p w14:paraId="0433ED7F" w14:textId="77777777" w:rsidR="00AB5527" w:rsidRPr="00A94069" w:rsidRDefault="00AB5527" w:rsidP="00AB5527">
      <w:pPr>
        <w:spacing w:beforeLines="60" w:before="144" w:afterLines="60" w:after="144"/>
        <w:divId w:val="2116439976"/>
        <w:rPr>
          <w:rFonts w:ascii="Times New Roman" w:hAnsi="Times New Roman" w:cs="Times New Roman"/>
        </w:rPr>
      </w:pPr>
      <w:r w:rsidRPr="00A94069">
        <w:rPr>
          <w:rFonts w:ascii="Times New Roman" w:hAnsi="Times New Roman" w:cs="Times New Roman"/>
          <w:b/>
        </w:rPr>
        <w:t xml:space="preserve">Important Notes: </w:t>
      </w:r>
    </w:p>
    <w:p w14:paraId="572AC15B" w14:textId="77777777" w:rsidR="00AB5527" w:rsidRDefault="00AB5527" w:rsidP="006172E9">
      <w:pPr>
        <w:pStyle w:val="ListParagraph"/>
        <w:numPr>
          <w:ilvl w:val="0"/>
          <w:numId w:val="137"/>
        </w:numPr>
        <w:spacing w:beforeLines="60" w:before="144" w:afterLines="60" w:after="144" w:line="276" w:lineRule="auto"/>
        <w:jc w:val="both"/>
        <w:divId w:val="2116439976"/>
      </w:pPr>
      <w:r w:rsidRPr="00A94069">
        <w:t>The Order should be promptly served on the Central Provident Fund Board</w:t>
      </w:r>
      <w:r w:rsidR="009D0BD5" w:rsidRPr="009D0BD5">
        <w:rPr>
          <w:sz w:val="22"/>
          <w:vertAlign w:val="superscript"/>
        </w:rPr>
        <w:t>2</w:t>
      </w:r>
      <w:r w:rsidR="009D0BD5">
        <w:rPr>
          <w:sz w:val="22"/>
        </w:rPr>
        <w:t xml:space="preserve"> </w:t>
      </w:r>
      <w:r w:rsidRPr="00A94069">
        <w:t>(the “</w:t>
      </w:r>
      <w:r w:rsidRPr="00A94069">
        <w:rPr>
          <w:b/>
        </w:rPr>
        <w:t>CPF Board</w:t>
      </w:r>
      <w:r w:rsidRPr="00A94069">
        <w:t>”) before the change in ownership of the Property.</w:t>
      </w:r>
    </w:p>
    <w:p w14:paraId="1E489DF2" w14:textId="77777777" w:rsidR="00AB5527" w:rsidRPr="00A94069" w:rsidRDefault="00AB5527" w:rsidP="006172E9">
      <w:pPr>
        <w:pStyle w:val="ListParagraph"/>
        <w:numPr>
          <w:ilvl w:val="0"/>
          <w:numId w:val="137"/>
        </w:numPr>
        <w:spacing w:beforeLines="60" w:before="144" w:afterLines="60" w:after="144" w:line="276" w:lineRule="auto"/>
        <w:jc w:val="both"/>
        <w:divId w:val="2116439976"/>
      </w:pPr>
      <w:r w:rsidRPr="00A94069">
        <w:t>Changes in ownership of any HDB Flats will be subject to HDB rules and regulations.</w:t>
      </w:r>
    </w:p>
    <w:p w14:paraId="62E0173E" w14:textId="77777777" w:rsidR="00AB5527" w:rsidRDefault="00AB5527" w:rsidP="006172E9">
      <w:pPr>
        <w:pStyle w:val="ListParagraph"/>
        <w:numPr>
          <w:ilvl w:val="0"/>
          <w:numId w:val="137"/>
        </w:numPr>
        <w:spacing w:beforeLines="60" w:before="144" w:afterLines="60" w:after="144" w:line="276" w:lineRule="auto"/>
        <w:jc w:val="both"/>
        <w:divId w:val="2116439976"/>
      </w:pPr>
      <w:r w:rsidRPr="00A94069">
        <w:t>For more options on the division of CPF-related matrimonial assets, e.g. transferring a property (other than by way of sale) with partial or no refunds, please refer to the CPF Board’s Suggested Clauses in Order of Court available at the Family Justice Courts’ website.</w:t>
      </w:r>
    </w:p>
    <w:p w14:paraId="49E8868E" w14:textId="77777777" w:rsidR="00AB5527" w:rsidRDefault="00AB5527" w:rsidP="00AB5527">
      <w:pPr>
        <w:spacing w:beforeLines="60" w:before="144" w:afterLines="60" w:after="144" w:line="276" w:lineRule="auto"/>
        <w:jc w:val="both"/>
        <w:divId w:val="2116439976"/>
        <w:rPr>
          <w:rFonts w:ascii="Times New Roman" w:hAnsi="Times New Roman" w:cs="Times New Roman"/>
        </w:rPr>
      </w:pPr>
    </w:p>
    <w:p w14:paraId="787ED80A"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3532EB66"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7D7D73F4"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50D657EB"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r>
        <w:rPr>
          <w:rFonts w:ascii="Times New Roman" w:hAnsi="Times New Roman" w:cs="Times New Roman"/>
        </w:rPr>
        <w:t>________________________</w:t>
      </w:r>
    </w:p>
    <w:p w14:paraId="49F7AB03" w14:textId="77777777" w:rsidR="009D0BD5" w:rsidRPr="009D0BD5" w:rsidRDefault="009D0BD5" w:rsidP="009D0BD5">
      <w:pPr>
        <w:pStyle w:val="FootnoteText"/>
        <w:spacing w:before="0" w:after="0" w:line="240" w:lineRule="auto"/>
        <w:jc w:val="both"/>
        <w:divId w:val="2116439976"/>
        <w:rPr>
          <w:rFonts w:ascii="Times New Roman" w:hAnsi="Times New Roman"/>
          <w:lang w:val="en-SG"/>
        </w:rPr>
      </w:pPr>
      <w:r w:rsidRPr="009D0BD5">
        <w:rPr>
          <w:rFonts w:ascii="Times New Roman" w:hAnsi="Times New Roman"/>
          <w:vertAlign w:val="superscript"/>
          <w:lang w:val="en-SG"/>
        </w:rPr>
        <w:t>1</w:t>
      </w:r>
      <w:r>
        <w:rPr>
          <w:rFonts w:ascii="Times New Roman" w:hAnsi="Times New Roman"/>
          <w:vertAlign w:val="superscript"/>
          <w:lang w:val="en-SG"/>
        </w:rPr>
        <w:t xml:space="preserve"> </w:t>
      </w:r>
      <w:r>
        <w:rPr>
          <w:rFonts w:ascii="Times New Roman" w:hAnsi="Times New Roman"/>
          <w:lang w:val="en-SG"/>
        </w:rPr>
        <w:t xml:space="preserve">Including sale, surrender, assignment, transfer other than by way of sale, compulsory </w:t>
      </w:r>
      <w:proofErr w:type="gramStart"/>
      <w:r>
        <w:rPr>
          <w:rFonts w:ascii="Times New Roman" w:hAnsi="Times New Roman"/>
          <w:lang w:val="en-SG"/>
        </w:rPr>
        <w:t>acquisition</w:t>
      </w:r>
      <w:proofErr w:type="gramEnd"/>
      <w:r>
        <w:rPr>
          <w:rFonts w:ascii="Times New Roman" w:hAnsi="Times New Roman"/>
          <w:lang w:val="en-SG"/>
        </w:rPr>
        <w:t xml:space="preserve"> and other changes in ownership of the Property.</w:t>
      </w:r>
    </w:p>
    <w:p w14:paraId="3D68675C" w14:textId="77777777" w:rsidR="009D0BD5" w:rsidRDefault="009D0BD5" w:rsidP="009D0BD5">
      <w:pPr>
        <w:pStyle w:val="FootnoteText"/>
        <w:spacing w:before="0" w:after="0" w:line="240" w:lineRule="auto"/>
        <w:jc w:val="both"/>
        <w:divId w:val="2116439976"/>
        <w:rPr>
          <w:rFonts w:ascii="Times New Roman" w:hAnsi="Times New Roman"/>
        </w:rPr>
      </w:pPr>
    </w:p>
    <w:p w14:paraId="69520305" w14:textId="77777777" w:rsidR="009D0BD5" w:rsidRPr="00A94069" w:rsidRDefault="009D0BD5" w:rsidP="006172E9">
      <w:pPr>
        <w:pStyle w:val="FootnoteText"/>
        <w:numPr>
          <w:ilvl w:val="0"/>
          <w:numId w:val="138"/>
        </w:numPr>
        <w:spacing w:before="0" w:after="0" w:line="240" w:lineRule="auto"/>
        <w:ind w:left="142" w:hanging="142"/>
        <w:jc w:val="both"/>
        <w:divId w:val="2116439976"/>
        <w:rPr>
          <w:rFonts w:ascii="Times New Roman" w:hAnsi="Times New Roman"/>
        </w:rPr>
      </w:pPr>
      <w:r w:rsidRPr="00A94069">
        <w:rPr>
          <w:rFonts w:ascii="Times New Roman" w:hAnsi="Times New Roman"/>
        </w:rPr>
        <w:t>Please refer to:</w:t>
      </w:r>
    </w:p>
    <w:p w14:paraId="0A4AC56A" w14:textId="77777777" w:rsidR="00B158E1" w:rsidRDefault="009D0BD5" w:rsidP="006172E9">
      <w:pPr>
        <w:pStyle w:val="FootnoteText"/>
        <w:numPr>
          <w:ilvl w:val="1"/>
          <w:numId w:val="123"/>
        </w:numPr>
        <w:tabs>
          <w:tab w:val="clear" w:pos="2291"/>
        </w:tabs>
        <w:spacing w:before="0" w:after="0" w:line="240" w:lineRule="auto"/>
        <w:ind w:left="426" w:hanging="426"/>
        <w:jc w:val="both"/>
        <w:divId w:val="2116439976"/>
        <w:rPr>
          <w:rFonts w:ascii="Times New Roman" w:hAnsi="Times New Roman"/>
        </w:rPr>
      </w:pPr>
      <w:r w:rsidRPr="00A94069">
        <w:rPr>
          <w:rFonts w:ascii="Times New Roman" w:hAnsi="Times New Roman"/>
        </w:rPr>
        <w:t>Regulation 7 of the CPF (Division of Fund-Related Assets in Matrimonial Proceedings) Regulations; and</w:t>
      </w:r>
    </w:p>
    <w:p w14:paraId="71842AE1" w14:textId="77777777" w:rsidR="00B158E1" w:rsidRDefault="009D0BD5" w:rsidP="006172E9">
      <w:pPr>
        <w:pStyle w:val="FootnoteText"/>
        <w:numPr>
          <w:ilvl w:val="1"/>
          <w:numId w:val="123"/>
        </w:numPr>
        <w:tabs>
          <w:tab w:val="clear" w:pos="2291"/>
        </w:tabs>
        <w:spacing w:before="0" w:after="0" w:line="240" w:lineRule="auto"/>
        <w:ind w:left="426" w:hanging="426"/>
        <w:jc w:val="both"/>
        <w:divId w:val="2116439976"/>
        <w:rPr>
          <w:rFonts w:ascii="Times New Roman" w:hAnsi="Times New Roman"/>
        </w:rPr>
      </w:pPr>
      <w:r w:rsidRPr="00B158E1">
        <w:rPr>
          <w:rFonts w:ascii="Times New Roman" w:hAnsi="Times New Roman"/>
        </w:rPr>
        <w:t>Regulation 13 of the CPF (Lifelong Income Scheme) Regulations.</w:t>
      </w:r>
    </w:p>
    <w:p w14:paraId="766DDC7E" w14:textId="77777777" w:rsidR="00B158E1" w:rsidRDefault="00B158E1" w:rsidP="00B158E1">
      <w:pPr>
        <w:pStyle w:val="FootnoteText"/>
        <w:spacing w:before="0" w:after="0" w:line="240" w:lineRule="auto"/>
        <w:jc w:val="both"/>
        <w:divId w:val="2116439976"/>
        <w:rPr>
          <w:rFonts w:ascii="Times New Roman" w:hAnsi="Times New Roman"/>
        </w:rPr>
      </w:pPr>
    </w:p>
    <w:p w14:paraId="6FB0B732" w14:textId="77777777" w:rsidR="009D0BD5" w:rsidRPr="00B158E1" w:rsidRDefault="009D0BD5" w:rsidP="00B158E1">
      <w:pPr>
        <w:pStyle w:val="FootnoteText"/>
        <w:spacing w:before="0" w:after="0" w:line="240" w:lineRule="auto"/>
        <w:jc w:val="both"/>
        <w:divId w:val="2116439976"/>
        <w:rPr>
          <w:rFonts w:ascii="Times New Roman" w:hAnsi="Times New Roman"/>
        </w:rPr>
      </w:pPr>
      <w:r w:rsidRPr="00B158E1">
        <w:rPr>
          <w:rFonts w:ascii="Times New Roman" w:hAnsi="Times New Roman"/>
        </w:rPr>
        <w:t>Parties/lawyers are required to serve the sealed copy of the order of court on the CPF Board in the manner stated in the Regulations.</w:t>
      </w:r>
    </w:p>
    <w:p w14:paraId="6970E8E1" w14:textId="77777777" w:rsidR="00AB5527" w:rsidRPr="00AB5527" w:rsidRDefault="00F258CF" w:rsidP="00F258CF">
      <w:pPr>
        <w:spacing w:before="0" w:after="200" w:line="276" w:lineRule="auto"/>
        <w:ind w:hanging="1134"/>
        <w:jc w:val="center"/>
        <w:divId w:val="2116439976"/>
        <w:rPr>
          <w:rFonts w:ascii="Times New Roman" w:hAnsi="Times New Roman" w:cs="Times New Roman"/>
          <w:szCs w:val="20"/>
          <w:lang w:val="en-GB" w:eastAsia="zh-CN"/>
        </w:rPr>
      </w:pPr>
      <w:r>
        <w:rPr>
          <w:noProof/>
        </w:rPr>
        <w:drawing>
          <wp:inline distT="0" distB="0" distL="0" distR="0" wp14:anchorId="2569D73A" wp14:editId="6872A289">
            <wp:extent cx="6288100" cy="88076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981" cy="8849465"/>
                    </a:xfrm>
                    <a:prstGeom prst="rect">
                      <a:avLst/>
                    </a:prstGeom>
                  </pic:spPr>
                </pic:pic>
              </a:graphicData>
            </a:graphic>
          </wp:inline>
        </w:drawing>
      </w:r>
    </w:p>
    <w:p w14:paraId="2BA2F959" w14:textId="77777777" w:rsidR="00AB5527" w:rsidRDefault="00F258CF" w:rsidP="00F258CF">
      <w:pPr>
        <w:spacing w:before="0" w:after="200" w:line="276" w:lineRule="auto"/>
        <w:ind w:hanging="993"/>
        <w:jc w:val="center"/>
        <w:divId w:val="2116439976"/>
        <w:rPr>
          <w:rFonts w:ascii="Times New Roman" w:hAnsi="Times New Roman" w:cs="Times New Roman"/>
          <w:i/>
          <w:szCs w:val="20"/>
          <w:lang w:val="en-GB" w:eastAsia="zh-CN"/>
        </w:rPr>
      </w:pPr>
      <w:r>
        <w:rPr>
          <w:noProof/>
        </w:rPr>
        <w:drawing>
          <wp:inline distT="0" distB="0" distL="0" distR="0" wp14:anchorId="10D25324" wp14:editId="6FCC38BC">
            <wp:extent cx="6036433" cy="55870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6569" cy="5596452"/>
                    </a:xfrm>
                    <a:prstGeom prst="rect">
                      <a:avLst/>
                    </a:prstGeom>
                  </pic:spPr>
                </pic:pic>
              </a:graphicData>
            </a:graphic>
          </wp:inline>
        </w:drawing>
      </w:r>
    </w:p>
    <w:p w14:paraId="26449D9B"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315F07B8"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25B7F177"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1CB730FC"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ADEE35A"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13C4C931"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7F6719F0"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15B14C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0E391B9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FE44F04" w14:textId="77777777" w:rsidR="00267633" w:rsidRPr="00267633" w:rsidRDefault="00267633" w:rsidP="001A0CCB">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FORM 247</w:t>
      </w:r>
    </w:p>
    <w:p w14:paraId="34B81A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121</w:t>
      </w:r>
    </w:p>
    <w:p w14:paraId="15D031D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15FA7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ATTENDANCE OF THE BAILIFF</w:t>
      </w:r>
    </w:p>
    <w:p w14:paraId="3936D23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72B75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cause or matter]</w:t>
      </w:r>
    </w:p>
    <w:p w14:paraId="293FE55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4DF0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[name of party making request], being [the plaintiff or the defendant or the plaintiff’s employee or as the case may be (or the solicitor for the plaintiff or the defendant or the plaintiff’s employee as the case may be)], hereby request that the Bailiff do attend at [the address for the attendance] on [the desired date and time of attendance] for the purpose of [the reason for the attendance].</w:t>
      </w:r>
    </w:p>
    <w:p w14:paraId="3009A96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B5651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undertake to pay the fees prescribed by Part 19 of the Family Justice Rules in respect of the attendance requested above.</w:t>
      </w:r>
    </w:p>
    <w:p w14:paraId="32F3B01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B75E1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this day   of     20 </w:t>
      </w:r>
      <w:proofErr w:type="gramStart"/>
      <w:r w:rsidRPr="00267633">
        <w:rPr>
          <w:rFonts w:ascii="Times New Roman" w:hAnsi="Times New Roman" w:cs="Times New Roman"/>
          <w:lang w:val="en-US" w:eastAsia="zh-CN"/>
        </w:rPr>
        <w:t xml:space="preserve">  .</w:t>
      </w:r>
      <w:proofErr w:type="gramEnd"/>
    </w:p>
    <w:p w14:paraId="1AA061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5C4B0B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5BC143A"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(Signature of declarant)</w:t>
      </w:r>
    </w:p>
    <w:p w14:paraId="0B60D44F"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firm of solicitors)</w:t>
      </w:r>
    </w:p>
    <w:p w14:paraId="1CBD8902"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(if declarant is a solicitor)</w:t>
      </w:r>
    </w:p>
    <w:p w14:paraId="2E3DCEF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438DCC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798C7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0F6FF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947981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AA3AFF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4A31E6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0D236A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B885B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93854D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211CBBF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663BB1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B0E0CD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F94F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1D34B35"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1F90AE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A24AAF8"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BFBE8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5FCA0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79E755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8CD3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B4C64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27D78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2843D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6304BA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5D209B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5CCCF5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39EB42"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203097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98FB0F6"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884C22F" w14:textId="77777777" w:rsidR="0030694F" w:rsidRDefault="0030694F" w:rsidP="00267633">
      <w:pPr>
        <w:spacing w:before="0" w:after="0" w:line="240" w:lineRule="auto"/>
        <w:divId w:val="2116439976"/>
        <w:rPr>
          <w:rFonts w:ascii="Times New Roman" w:hAnsi="Times New Roman" w:cs="Times New Roman"/>
          <w:sz w:val="20"/>
          <w:szCs w:val="20"/>
          <w:lang w:val="en-US" w:eastAsia="zh-CN"/>
        </w:rPr>
      </w:pPr>
    </w:p>
    <w:p w14:paraId="381A3F72" w14:textId="77777777" w:rsidR="002F0484" w:rsidRPr="00267633" w:rsidRDefault="002F0484" w:rsidP="00267633">
      <w:pPr>
        <w:spacing w:before="0" w:after="0" w:line="240" w:lineRule="auto"/>
        <w:divId w:val="2116439976"/>
        <w:rPr>
          <w:rFonts w:ascii="Times New Roman" w:hAnsi="Times New Roman" w:cs="Times New Roman"/>
          <w:sz w:val="20"/>
          <w:szCs w:val="20"/>
          <w:lang w:val="en-US" w:eastAsia="zh-CN"/>
        </w:rPr>
      </w:pPr>
    </w:p>
    <w:p w14:paraId="6200BEF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5832" w:type="pct"/>
        <w:jc w:val="center"/>
        <w:tblLook w:val="0000" w:firstRow="0" w:lastRow="0" w:firstColumn="0" w:lastColumn="0" w:noHBand="0" w:noVBand="0"/>
      </w:tblPr>
      <w:tblGrid>
        <w:gridCol w:w="1915"/>
        <w:gridCol w:w="3188"/>
        <w:gridCol w:w="1915"/>
        <w:gridCol w:w="1913"/>
      </w:tblGrid>
      <w:tr w:rsidR="0030694F" w:rsidRPr="00267633" w14:paraId="6D0B2C5F" w14:textId="77777777" w:rsidTr="0030694F">
        <w:trPr>
          <w:divId w:val="2116439976"/>
          <w:jc w:val="center"/>
        </w:trPr>
        <w:tc>
          <w:tcPr>
            <w:tcW w:w="1072" w:type="pct"/>
          </w:tcPr>
          <w:p w14:paraId="51AC1A85" w14:textId="77777777" w:rsidR="0030694F" w:rsidRPr="00267633" w:rsidRDefault="0030694F" w:rsidP="00267633">
            <w:pPr>
              <w:spacing w:before="0" w:after="0" w:line="240" w:lineRule="auto"/>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p>
        </w:tc>
        <w:tc>
          <w:tcPr>
            <w:tcW w:w="1785" w:type="pct"/>
          </w:tcPr>
          <w:p w14:paraId="52825102" w14:textId="77777777" w:rsidR="0030694F" w:rsidRPr="00267633" w:rsidRDefault="0030694F" w:rsidP="00267633">
            <w:pPr>
              <w:keepNext/>
              <w:spacing w:before="0" w:after="0" w:line="240" w:lineRule="auto"/>
              <w:jc w:val="center"/>
              <w:outlineLvl w:val="1"/>
              <w:rPr>
                <w:rFonts w:ascii="Times New Roman" w:hAnsi="Times New Roman"/>
                <w:bCs/>
                <w:iCs/>
                <w:spacing w:val="-3"/>
                <w:lang w:val="en-US" w:eastAsia="zh-CN"/>
              </w:rPr>
            </w:pPr>
            <w:bookmarkStart w:id="166" w:name="_Toc66445358"/>
            <w:bookmarkStart w:id="167" w:name="_Toc81709915"/>
            <w:bookmarkStart w:id="168" w:name="_Toc81710640"/>
            <w:bookmarkStart w:id="169" w:name="_Toc81717549"/>
            <w:bookmarkStart w:id="170" w:name="_Toc122854423"/>
            <w:bookmarkStart w:id="171" w:name="_Toc122854803"/>
            <w:bookmarkStart w:id="172" w:name="_Toc243995881"/>
            <w:r>
              <w:rPr>
                <w:rFonts w:ascii="Times New Roman" w:hAnsi="Times New Roman"/>
                <w:bCs/>
                <w:iCs/>
                <w:spacing w:val="-3"/>
                <w:lang w:val="en-US" w:eastAsia="zh-CN"/>
              </w:rPr>
              <w:t xml:space="preserve">                                 </w:t>
            </w:r>
            <w:r w:rsidRPr="00267633">
              <w:rPr>
                <w:rFonts w:ascii="Times New Roman" w:hAnsi="Times New Roman"/>
                <w:bCs/>
                <w:iCs/>
                <w:spacing w:val="-3"/>
                <w:lang w:val="en-US" w:eastAsia="zh-CN"/>
              </w:rPr>
              <w:t xml:space="preserve">FORM </w:t>
            </w:r>
            <w:bookmarkEnd w:id="166"/>
            <w:bookmarkEnd w:id="167"/>
            <w:bookmarkEnd w:id="168"/>
            <w:bookmarkEnd w:id="169"/>
            <w:bookmarkEnd w:id="170"/>
            <w:bookmarkEnd w:id="171"/>
            <w:bookmarkEnd w:id="172"/>
            <w:r w:rsidRPr="00267633">
              <w:rPr>
                <w:rFonts w:ascii="Times New Roman" w:hAnsi="Times New Roman"/>
                <w:bCs/>
                <w:iCs/>
                <w:spacing w:val="-3"/>
                <w:lang w:val="en-US" w:eastAsia="zh-CN"/>
              </w:rPr>
              <w:t>248</w:t>
            </w:r>
          </w:p>
        </w:tc>
        <w:tc>
          <w:tcPr>
            <w:tcW w:w="1072" w:type="pct"/>
          </w:tcPr>
          <w:p w14:paraId="6C6A9AC2" w14:textId="77777777" w:rsidR="0030694F" w:rsidRPr="00267633" w:rsidRDefault="0030694F" w:rsidP="00267633">
            <w:pPr>
              <w:spacing w:before="0" w:after="0" w:line="240" w:lineRule="auto"/>
              <w:rPr>
                <w:rFonts w:ascii="Times New Roman" w:hAnsi="Times New Roman" w:cs="Times New Roman"/>
                <w:lang w:val="en-US" w:eastAsia="zh-CN"/>
              </w:rPr>
            </w:pPr>
          </w:p>
        </w:tc>
        <w:tc>
          <w:tcPr>
            <w:tcW w:w="1072" w:type="pct"/>
          </w:tcPr>
          <w:p w14:paraId="50BFE6EF" w14:textId="77777777" w:rsidR="0030694F" w:rsidRPr="00267633" w:rsidRDefault="0030694F" w:rsidP="00267633">
            <w:pPr>
              <w:spacing w:before="0" w:after="0" w:line="240" w:lineRule="auto"/>
              <w:rPr>
                <w:rFonts w:ascii="Times New Roman" w:hAnsi="Times New Roman" w:cs="Times New Roman"/>
                <w:lang w:val="en-US" w:eastAsia="zh-CN"/>
              </w:rPr>
            </w:pPr>
          </w:p>
        </w:tc>
      </w:tr>
    </w:tbl>
    <w:p w14:paraId="60B238A3" w14:textId="77777777" w:rsidR="00267633" w:rsidRPr="00267633" w:rsidRDefault="00267633" w:rsidP="00267633">
      <w:pPr>
        <w:tabs>
          <w:tab w:val="right" w:pos="9026"/>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3033B66F"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lang w:val="en-US" w:eastAsia="zh-CN"/>
        </w:rPr>
      </w:pPr>
    </w:p>
    <w:p w14:paraId="4AEA8568" w14:textId="77777777" w:rsidR="00267633" w:rsidRPr="00267633" w:rsidRDefault="00267633" w:rsidP="00267633">
      <w:pPr>
        <w:tabs>
          <w:tab w:val="left" w:pos="-720"/>
          <w:tab w:val="left" w:pos="720"/>
        </w:tabs>
        <w:suppressAutoHyphens/>
        <w:spacing w:before="0" w:after="0"/>
        <w:ind w:right="29"/>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the action)</w:t>
      </w:r>
    </w:p>
    <w:p w14:paraId="220CD2C1" w14:textId="77777777" w:rsidR="00267633" w:rsidRPr="00267633" w:rsidRDefault="00267633" w:rsidP="00267633">
      <w:pPr>
        <w:keepNext/>
        <w:spacing w:before="0" w:after="0" w:line="240" w:lineRule="auto"/>
        <w:ind w:left="851" w:right="853"/>
        <w:jc w:val="center"/>
        <w:outlineLvl w:val="1"/>
        <w:divId w:val="2116439976"/>
        <w:rPr>
          <w:rFonts w:ascii="Times New Roman" w:hAnsi="Times New Roman"/>
          <w:b/>
          <w:bCs/>
          <w:iCs/>
          <w:spacing w:val="-3"/>
          <w:lang w:val="en-US" w:eastAsia="zh-CN"/>
        </w:rPr>
      </w:pPr>
      <w:r w:rsidRPr="00267633">
        <w:rPr>
          <w:rFonts w:ascii="Times New Roman" w:hAnsi="Times New Roman"/>
          <w:b/>
          <w:bCs/>
          <w:iCs/>
          <w:spacing w:val="-3"/>
          <w:lang w:val="en-US" w:eastAsia="zh-CN"/>
        </w:rPr>
        <w:t>QUESTIONNAIRE FOR THE EXAMINATION OF (NAME OF INDIVIDUAL JUDGMENT DEBTOR)</w:t>
      </w:r>
    </w:p>
    <w:p w14:paraId="60FE0623"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0C3E4642" w14:textId="77777777" w:rsidR="00267633" w:rsidRPr="00267633" w:rsidRDefault="00267633" w:rsidP="00267633">
      <w:pPr>
        <w:spacing w:before="0" w:after="1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judgment debtor), have been summoned by the abovementioned judgment creditor to attend at the Family Justice Courts on (date and time) to — </w:t>
      </w:r>
    </w:p>
    <w:p w14:paraId="4C1A07C6" w14:textId="77777777" w:rsidR="00267633" w:rsidRPr="00267633" w:rsidRDefault="00267633" w:rsidP="00267633">
      <w:pPr>
        <w:tabs>
          <w:tab w:val="left" w:pos="-720"/>
          <w:tab w:val="left" w:pos="720"/>
        </w:tabs>
        <w:suppressAutoHyphens/>
        <w:spacing w:before="0" w:after="0"/>
        <w:ind w:left="720"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provide answers to the questions set out herein; and</w:t>
      </w:r>
    </w:p>
    <w:p w14:paraId="1DA920CE" w14:textId="77777777" w:rsidR="00267633" w:rsidRPr="00267633" w:rsidRDefault="00267633" w:rsidP="00267633">
      <w:pPr>
        <w:spacing w:before="0" w:after="200" w:line="23" w:lineRule="atLeast"/>
        <w:ind w:left="144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7C5C4B8F" w14:textId="77777777" w:rsidR="00267633" w:rsidRPr="00267633" w:rsidRDefault="00267633" w:rsidP="00267633">
      <w:pPr>
        <w:tabs>
          <w:tab w:val="left" w:pos="709"/>
          <w:tab w:val="left" w:pos="1418"/>
        </w:tabs>
        <w:spacing w:before="0" w:after="200" w:line="23" w:lineRule="atLeast"/>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t xml:space="preserve">your bank statements for the past 6 </w:t>
      </w:r>
      <w:proofErr w:type="gramStart"/>
      <w:r w:rsidRPr="00267633">
        <w:rPr>
          <w:rFonts w:ascii="Times New Roman" w:hAnsi="Times New Roman" w:cs="Times New Roman"/>
          <w:lang w:val="en-US" w:eastAsia="zh-CN"/>
        </w:rPr>
        <w:t>months;</w:t>
      </w:r>
      <w:proofErr w:type="gramEnd"/>
    </w:p>
    <w:p w14:paraId="7BCBAD26" w14:textId="77777777" w:rsidR="00267633" w:rsidRPr="00267633" w:rsidRDefault="00267633" w:rsidP="00267633">
      <w:pPr>
        <w:tabs>
          <w:tab w:val="left" w:pos="709"/>
          <w:tab w:val="left" w:pos="1418"/>
        </w:tabs>
        <w:spacing w:before="0" w:after="200" w:line="23" w:lineRule="atLeast"/>
        <w:ind w:left="72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t xml:space="preserve">your </w:t>
      </w:r>
      <w:proofErr w:type="spellStart"/>
      <w:r w:rsidRPr="00267633">
        <w:rPr>
          <w:rFonts w:ascii="Times New Roman" w:hAnsi="Times New Roman" w:cs="Times New Roman"/>
          <w:lang w:val="en-US" w:eastAsia="zh-CN"/>
        </w:rPr>
        <w:t>payslips</w:t>
      </w:r>
      <w:proofErr w:type="spellEnd"/>
      <w:r w:rsidRPr="00267633">
        <w:rPr>
          <w:rFonts w:ascii="Times New Roman" w:hAnsi="Times New Roman" w:cs="Times New Roman"/>
          <w:lang w:val="en-US" w:eastAsia="zh-CN"/>
        </w:rPr>
        <w:t xml:space="preserve"> for the past 3 </w:t>
      </w:r>
      <w:proofErr w:type="gramStart"/>
      <w:r w:rsidRPr="00267633">
        <w:rPr>
          <w:rFonts w:ascii="Times New Roman" w:hAnsi="Times New Roman" w:cs="Times New Roman"/>
          <w:lang w:val="en-US" w:eastAsia="zh-CN"/>
        </w:rPr>
        <w:t>months;</w:t>
      </w:r>
      <w:proofErr w:type="gramEnd"/>
    </w:p>
    <w:p w14:paraId="4FBE82EA" w14:textId="77777777" w:rsidR="00267633" w:rsidRPr="00267633" w:rsidRDefault="00267633" w:rsidP="00267633">
      <w:pPr>
        <w:tabs>
          <w:tab w:val="left" w:pos="709"/>
          <w:tab w:val="left" w:pos="1418"/>
        </w:tabs>
        <w:spacing w:before="0" w:after="200" w:line="23" w:lineRule="atLeast"/>
        <w:ind w:left="216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t xml:space="preserve">your income tax returns and Form IR8A for the last period of </w:t>
      </w:r>
      <w:proofErr w:type="gramStart"/>
      <w:r w:rsidRPr="00267633">
        <w:rPr>
          <w:rFonts w:ascii="Times New Roman" w:hAnsi="Times New Roman" w:cs="Times New Roman"/>
          <w:lang w:val="en-US" w:eastAsia="zh-CN"/>
        </w:rPr>
        <w:t>assessment;</w:t>
      </w:r>
      <w:proofErr w:type="gramEnd"/>
    </w:p>
    <w:p w14:paraId="5AB12B70" w14:textId="77777777" w:rsidR="00267633" w:rsidRPr="00267633" w:rsidRDefault="00267633" w:rsidP="00267633">
      <w:pPr>
        <w:tabs>
          <w:tab w:val="left" w:pos="1418"/>
          <w:tab w:val="left" w:pos="2127"/>
        </w:tabs>
        <w:spacing w:before="0" w:after="200" w:line="23" w:lineRule="atLeast"/>
        <w:ind w:left="2127" w:hanging="68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t xml:space="preserve">your last 3 statements from the Central Provident Fund (CPF) </w:t>
      </w:r>
      <w:proofErr w:type="gramStart"/>
      <w:r w:rsidRPr="00267633">
        <w:rPr>
          <w:rFonts w:ascii="Times New Roman" w:hAnsi="Times New Roman" w:cs="Times New Roman"/>
          <w:lang w:val="en-US" w:eastAsia="zh-CN"/>
        </w:rPr>
        <w:t>Board;</w:t>
      </w:r>
      <w:proofErr w:type="gramEnd"/>
    </w:p>
    <w:p w14:paraId="59DC5F1F"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t xml:space="preserve">your last 3 statements from the Central Depository (CDP) and/or your securities broker or fund manager in respect of your shares, bonds and/or unit </w:t>
      </w:r>
      <w:proofErr w:type="gramStart"/>
      <w:r w:rsidRPr="00267633">
        <w:rPr>
          <w:rFonts w:ascii="Times New Roman" w:hAnsi="Times New Roman" w:cs="Times New Roman"/>
          <w:lang w:val="en-US" w:eastAsia="zh-CN"/>
        </w:rPr>
        <w:t>trusts;</w:t>
      </w:r>
      <w:proofErr w:type="gramEnd"/>
    </w:p>
    <w:p w14:paraId="763A16A1"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your motor vehicle log card/printout of your vehicle registration details and hire purchase agreement in respect of your motor </w:t>
      </w:r>
      <w:proofErr w:type="gramStart"/>
      <w:r w:rsidRPr="00267633">
        <w:rPr>
          <w:rFonts w:ascii="Times New Roman" w:hAnsi="Times New Roman" w:cs="Times New Roman"/>
          <w:lang w:val="en-US" w:eastAsia="zh-CN"/>
        </w:rPr>
        <w:t>vehicle;</w:t>
      </w:r>
      <w:proofErr w:type="gramEnd"/>
    </w:p>
    <w:p w14:paraId="2D830DAF" w14:textId="77777777" w:rsidR="00267633" w:rsidRPr="00267633" w:rsidRDefault="00267633" w:rsidP="00267633">
      <w:pPr>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(vii)</w:t>
      </w:r>
      <w:r w:rsidRPr="00267633">
        <w:rPr>
          <w:rFonts w:ascii="Times New Roman" w:hAnsi="Times New Roman" w:cs="Times New Roman"/>
          <w:lang w:val="en-US" w:eastAsia="zh-CN"/>
        </w:rPr>
        <w:tab/>
        <w:t>your lease agreements, title deeds or certificates of title in respect of your properties, or your rental agreements.</w:t>
      </w:r>
    </w:p>
    <w:p w14:paraId="17B0BB55"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 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720F6DA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54EEFF07"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BA9B83"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4ECE6F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65DE5B"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32104B96" w14:textId="77777777" w:rsidR="00267633" w:rsidRPr="00267633" w:rsidRDefault="00267633" w:rsidP="00267633">
      <w:pPr>
        <w:tabs>
          <w:tab w:val="left" w:pos="-720"/>
          <w:tab w:val="left" w:pos="0"/>
        </w:tabs>
        <w:suppressAutoHyphens/>
        <w:spacing w:before="0" w:after="0"/>
        <w:ind w:right="-27"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b/>
          <w:lang w:val="en-US" w:eastAsia="zh-CN"/>
        </w:rPr>
        <w:t>IMPORTANT NOTICE</w:t>
      </w:r>
      <w:r w:rsidRPr="00267633">
        <w:rPr>
          <w:rFonts w:ascii="Times New Roman" w:hAnsi="Times New Roman"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36307D27" w14:textId="77777777" w:rsidR="00267633" w:rsidRPr="00267633" w:rsidRDefault="00267633" w:rsidP="00267633">
      <w:pPr>
        <w:spacing w:before="0" w:after="0"/>
        <w:ind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14:paraId="7D3E1BD4" w14:textId="77777777" w:rsidR="00267633" w:rsidRPr="00267633" w:rsidRDefault="00267633" w:rsidP="00267633">
      <w:pPr>
        <w:spacing w:before="0" w:after="0"/>
        <w:jc w:val="both"/>
        <w:divId w:val="2116439976"/>
        <w:rPr>
          <w:rFonts w:ascii="Times New Roman" w:hAnsi="Times New Roman" w:cs="Times New Roman"/>
          <w:b/>
          <w:lang w:val="en-US" w:eastAsia="zh-CN"/>
        </w:rPr>
        <w:sectPr w:rsidR="00267633" w:rsidRPr="00267633" w:rsidSect="00C63330">
          <w:pgSz w:w="11909" w:h="16834" w:code="9"/>
          <w:pgMar w:top="1440" w:right="2125" w:bottom="1440" w:left="2127" w:header="720" w:footer="720" w:gutter="0"/>
          <w:paperSrc w:first="1" w:other="1"/>
          <w:cols w:space="720"/>
        </w:sectPr>
      </w:pPr>
    </w:p>
    <w:p w14:paraId="52BE8BFA"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Personal particulars</w:t>
      </w:r>
    </w:p>
    <w:tbl>
      <w:tblPr>
        <w:tblW w:w="776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088"/>
      </w:tblGrid>
      <w:tr w:rsidR="00267633" w:rsidRPr="00267633" w14:paraId="68BD9E07" w14:textId="77777777" w:rsidTr="00267633">
        <w:trPr>
          <w:divId w:val="2116439976"/>
        </w:trPr>
        <w:tc>
          <w:tcPr>
            <w:tcW w:w="675" w:type="dxa"/>
          </w:tcPr>
          <w:p w14:paraId="730CC8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088" w:type="dxa"/>
          </w:tcPr>
          <w:p w14:paraId="4C6DA4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555D44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922ACE" w14:textId="77777777" w:rsidTr="00267633">
        <w:trPr>
          <w:divId w:val="2116439976"/>
        </w:trPr>
        <w:tc>
          <w:tcPr>
            <w:tcW w:w="675" w:type="dxa"/>
          </w:tcPr>
          <w:p w14:paraId="4D64648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088" w:type="dxa"/>
          </w:tcPr>
          <w:p w14:paraId="1F70B3A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41A8109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7C88F5" w14:textId="77777777" w:rsidTr="00267633">
        <w:trPr>
          <w:divId w:val="2116439976"/>
        </w:trPr>
        <w:tc>
          <w:tcPr>
            <w:tcW w:w="675" w:type="dxa"/>
          </w:tcPr>
          <w:p w14:paraId="6D80FD8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088" w:type="dxa"/>
          </w:tcPr>
          <w:p w14:paraId="088ACB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4FB1CF8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37430A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E5CFBE" w14:textId="77777777" w:rsidTr="00267633">
        <w:trPr>
          <w:divId w:val="2116439976"/>
        </w:trPr>
        <w:tc>
          <w:tcPr>
            <w:tcW w:w="675" w:type="dxa"/>
          </w:tcPr>
          <w:p w14:paraId="039F01B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088" w:type="dxa"/>
          </w:tcPr>
          <w:p w14:paraId="061078E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40FA359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1FEF40D" w14:textId="77777777" w:rsidTr="00267633">
        <w:trPr>
          <w:divId w:val="2116439976"/>
        </w:trPr>
        <w:tc>
          <w:tcPr>
            <w:tcW w:w="675" w:type="dxa"/>
          </w:tcPr>
          <w:p w14:paraId="605FA49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088" w:type="dxa"/>
          </w:tcPr>
          <w:p w14:paraId="5039CBE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5451679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CE5706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16563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Work particulars</w:t>
      </w:r>
    </w:p>
    <w:p w14:paraId="78F76A2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7008"/>
      </w:tblGrid>
      <w:tr w:rsidR="00267633" w:rsidRPr="00267633" w14:paraId="2AE359EF" w14:textId="77777777" w:rsidTr="00267633">
        <w:trPr>
          <w:divId w:val="2116439976"/>
        </w:trPr>
        <w:tc>
          <w:tcPr>
            <w:tcW w:w="675" w:type="dxa"/>
            <w:tcBorders>
              <w:right w:val="nil"/>
            </w:tcBorders>
          </w:tcPr>
          <w:p w14:paraId="46B04E0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850" w:type="dxa"/>
            <w:tcBorders>
              <w:left w:val="nil"/>
            </w:tcBorders>
          </w:tcPr>
          <w:p w14:paraId="74AD75A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Occupation:</w:t>
            </w:r>
          </w:p>
          <w:p w14:paraId="3D88243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EFDDF8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7C8CEF13" w14:textId="77777777" w:rsidTr="00267633">
        <w:trPr>
          <w:divId w:val="2116439976"/>
        </w:trPr>
        <w:tc>
          <w:tcPr>
            <w:tcW w:w="675" w:type="dxa"/>
            <w:tcBorders>
              <w:bottom w:val="single" w:sz="4" w:space="0" w:color="auto"/>
              <w:right w:val="nil"/>
            </w:tcBorders>
          </w:tcPr>
          <w:p w14:paraId="1C74C5E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850" w:type="dxa"/>
            <w:tcBorders>
              <w:left w:val="nil"/>
              <w:bottom w:val="single" w:sz="4" w:space="0" w:color="auto"/>
            </w:tcBorders>
          </w:tcPr>
          <w:p w14:paraId="46D9585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If you are an employee, please state the following:</w:t>
            </w:r>
          </w:p>
          <w:p w14:paraId="1B1E82C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08EC63F" w14:textId="77777777" w:rsidTr="00267633">
        <w:trPr>
          <w:divId w:val="2116439976"/>
        </w:trPr>
        <w:tc>
          <w:tcPr>
            <w:tcW w:w="675" w:type="dxa"/>
            <w:tcBorders>
              <w:right w:val="nil"/>
            </w:tcBorders>
          </w:tcPr>
          <w:p w14:paraId="45BCAEB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(a) </w:t>
            </w:r>
          </w:p>
        </w:tc>
        <w:tc>
          <w:tcPr>
            <w:tcW w:w="7850" w:type="dxa"/>
            <w:tcBorders>
              <w:left w:val="nil"/>
            </w:tcBorders>
          </w:tcPr>
          <w:p w14:paraId="7287F5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 and address of your </w:t>
            </w:r>
            <w:proofErr w:type="gramStart"/>
            <w:r w:rsidRPr="00267633">
              <w:rPr>
                <w:rFonts w:ascii="Times New Roman" w:hAnsi="Times New Roman" w:cs="Times New Roman"/>
                <w:lang w:val="en-US" w:eastAsia="zh-CN"/>
              </w:rPr>
              <w:t>employer;</w:t>
            </w:r>
            <w:proofErr w:type="gramEnd"/>
          </w:p>
          <w:p w14:paraId="64D2D6F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78E7B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177FCF"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8272" behindDoc="0" locked="0" layoutInCell="1" allowOverlap="1" wp14:anchorId="08A96808" wp14:editId="6608A563">
                      <wp:simplePos x="0" y="0"/>
                      <wp:positionH relativeFrom="column">
                        <wp:posOffset>4505960</wp:posOffset>
                      </wp:positionH>
                      <wp:positionV relativeFrom="paragraph">
                        <wp:posOffset>144145</wp:posOffset>
                      </wp:positionV>
                      <wp:extent cx="1116965" cy="1017270"/>
                      <wp:effectExtent l="0" t="0" r="26035" b="11430"/>
                      <wp:wrapNone/>
                      <wp:docPr id="4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017270"/>
                              </a:xfrm>
                              <a:prstGeom prst="rect">
                                <a:avLst/>
                              </a:prstGeom>
                              <a:solidFill>
                                <a:srgbClr val="FFFFFF"/>
                              </a:solidFill>
                              <a:ln w="9525">
                                <a:solidFill>
                                  <a:srgbClr val="000000"/>
                                </a:solidFill>
                                <a:miter lim="800000"/>
                                <a:headEnd/>
                                <a:tailEnd/>
                              </a:ln>
                            </wps:spPr>
                            <wps:txbx>
                              <w:txbxContent>
                                <w:p w14:paraId="276D1088" w14:textId="77777777" w:rsidR="000D3C6D" w:rsidRPr="00D62AB5" w:rsidRDefault="000D3C6D"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A96808" id="_x0000_t202" coordsize="21600,21600" o:spt="202" path="m,l,21600r21600,l21600,xe">
                      <v:stroke joinstyle="miter"/>
                      <v:path gradientshapeok="t" o:connecttype="rect"/>
                    </v:shapetype>
                    <v:shape id="Text Box 63" o:spid="_x0000_s1026" type="#_x0000_t202" style="position:absolute;left:0;text-align:left;margin-left:354.8pt;margin-top:11.35pt;width:87.95pt;height:80.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">
                      <v:textbox>
                        <w:txbxContent>
                          <w:p w14:paraId="276D1088" w14:textId="77777777" w:rsidR="000D3C6D" w:rsidRPr="00D62AB5" w:rsidRDefault="000D3C6D"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v:textbox>
                    </v:shape>
                  </w:pict>
                </mc:Fallback>
              </mc:AlternateContent>
            </w:r>
          </w:p>
        </w:tc>
      </w:tr>
      <w:tr w:rsidR="00267633" w:rsidRPr="00267633" w14:paraId="1D88A5D4" w14:textId="77777777" w:rsidTr="00267633">
        <w:trPr>
          <w:divId w:val="2116439976"/>
        </w:trPr>
        <w:tc>
          <w:tcPr>
            <w:tcW w:w="675" w:type="dxa"/>
            <w:tcBorders>
              <w:right w:val="nil"/>
            </w:tcBorders>
          </w:tcPr>
          <w:p w14:paraId="2058328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729681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your monthly income; and</w:t>
            </w:r>
          </w:p>
          <w:p w14:paraId="12F73C7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D6EE8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2268B3D" w14:textId="77777777" w:rsidTr="00267633">
        <w:trPr>
          <w:divId w:val="2116439976"/>
        </w:trPr>
        <w:tc>
          <w:tcPr>
            <w:tcW w:w="675" w:type="dxa"/>
            <w:tcBorders>
              <w:right w:val="nil"/>
            </w:tcBorders>
          </w:tcPr>
          <w:p w14:paraId="1E4E7D2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422F69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when your monthly income is paid to you and how you are paid (whether by GIRO or otherwise).</w:t>
            </w:r>
          </w:p>
          <w:p w14:paraId="0C59C6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B13D02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BB8A03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4E73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6996"/>
      </w:tblGrid>
      <w:tr w:rsidR="00267633" w:rsidRPr="00267633" w14:paraId="5B535B8D" w14:textId="77777777" w:rsidTr="00267633">
        <w:trPr>
          <w:divId w:val="2116439976"/>
        </w:trPr>
        <w:tc>
          <w:tcPr>
            <w:tcW w:w="675" w:type="dxa"/>
            <w:tcBorders>
              <w:right w:val="nil"/>
            </w:tcBorders>
          </w:tcPr>
          <w:p w14:paraId="3640FA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8.</w:t>
            </w:r>
          </w:p>
        </w:tc>
        <w:tc>
          <w:tcPr>
            <w:tcW w:w="7850" w:type="dxa"/>
            <w:tcBorders>
              <w:left w:val="nil"/>
            </w:tcBorders>
          </w:tcPr>
          <w:p w14:paraId="75D155C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If you are self-employed, please state the following: </w:t>
            </w:r>
          </w:p>
          <w:p w14:paraId="7AD513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927CBB0" w14:textId="77777777" w:rsidTr="00267633">
        <w:trPr>
          <w:divId w:val="2116439976"/>
        </w:trPr>
        <w:tc>
          <w:tcPr>
            <w:tcW w:w="675" w:type="dxa"/>
            <w:tcBorders>
              <w:right w:val="nil"/>
            </w:tcBorders>
          </w:tcPr>
          <w:p w14:paraId="27EC089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25115C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 and address of your business (sole proprietorship or partnership</w:t>
            </w:r>
            <w:proofErr w:type="gramStart"/>
            <w:r w:rsidRPr="00267633">
              <w:rPr>
                <w:rFonts w:ascii="Times New Roman" w:hAnsi="Times New Roman" w:cs="Times New Roman"/>
                <w:lang w:val="en-US" w:eastAsia="zh-CN"/>
              </w:rPr>
              <w:t>);</w:t>
            </w:r>
            <w:proofErr w:type="gramEnd"/>
          </w:p>
          <w:p w14:paraId="2605FDA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EDFA9D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84226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0BF5604" w14:textId="77777777" w:rsidTr="00267633">
        <w:trPr>
          <w:divId w:val="2116439976"/>
        </w:trPr>
        <w:tc>
          <w:tcPr>
            <w:tcW w:w="675" w:type="dxa"/>
            <w:tcBorders>
              <w:right w:val="nil"/>
            </w:tcBorders>
          </w:tcPr>
          <w:p w14:paraId="36BE00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32342E0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nature of the business; and</w:t>
            </w:r>
          </w:p>
          <w:p w14:paraId="16D5785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675656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A1E3930" w14:textId="77777777" w:rsidTr="00267633">
        <w:trPr>
          <w:divId w:val="2116439976"/>
        </w:trPr>
        <w:tc>
          <w:tcPr>
            <w:tcW w:w="675" w:type="dxa"/>
            <w:tcBorders>
              <w:right w:val="nil"/>
            </w:tcBorders>
          </w:tcPr>
          <w:p w14:paraId="3753A32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1EA614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your monthly income including salary, allowances, </w:t>
            </w:r>
            <w:proofErr w:type="gramStart"/>
            <w:r w:rsidRPr="00267633">
              <w:rPr>
                <w:rFonts w:ascii="Times New Roman" w:hAnsi="Times New Roman" w:cs="Times New Roman"/>
                <w:lang w:val="en-US" w:eastAsia="zh-CN"/>
              </w:rPr>
              <w:t>commissions</w:t>
            </w:r>
            <w:proofErr w:type="gramEnd"/>
            <w:r w:rsidRPr="00267633">
              <w:rPr>
                <w:rFonts w:ascii="Times New Roman" w:hAnsi="Times New Roman" w:cs="Times New Roman"/>
                <w:lang w:val="en-US" w:eastAsia="zh-CN"/>
              </w:rPr>
              <w:t xml:space="preserve"> and bonuses.</w:t>
            </w:r>
          </w:p>
          <w:p w14:paraId="6467F26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CC13B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484C62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4B1826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38"/>
        <w:gridCol w:w="7009"/>
      </w:tblGrid>
      <w:tr w:rsidR="00267633" w:rsidRPr="00267633" w14:paraId="5321B165" w14:textId="77777777" w:rsidTr="00267633">
        <w:trPr>
          <w:divId w:val="2116439976"/>
        </w:trPr>
        <w:tc>
          <w:tcPr>
            <w:tcW w:w="675" w:type="dxa"/>
          </w:tcPr>
          <w:p w14:paraId="78E3AB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9.</w:t>
            </w:r>
          </w:p>
        </w:tc>
        <w:tc>
          <w:tcPr>
            <w:tcW w:w="7850" w:type="dxa"/>
          </w:tcPr>
          <w:p w14:paraId="5132E13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9296" behindDoc="0" locked="0" layoutInCell="1" allowOverlap="1" wp14:anchorId="74BDC6CA" wp14:editId="2F802EF1">
                      <wp:simplePos x="0" y="0"/>
                      <wp:positionH relativeFrom="column">
                        <wp:posOffset>4513580</wp:posOffset>
                      </wp:positionH>
                      <wp:positionV relativeFrom="paragraph">
                        <wp:posOffset>-222885</wp:posOffset>
                      </wp:positionV>
                      <wp:extent cx="1028700" cy="1254760"/>
                      <wp:effectExtent l="0" t="0" r="19050" b="21590"/>
                      <wp:wrapNone/>
                      <wp:docPr id="3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4760"/>
                              </a:xfrm>
                              <a:prstGeom prst="rect">
                                <a:avLst/>
                              </a:prstGeom>
                              <a:solidFill>
                                <a:srgbClr val="FFFFFF"/>
                              </a:solidFill>
                              <a:ln w="9525">
                                <a:solidFill>
                                  <a:srgbClr val="000000"/>
                                </a:solidFill>
                                <a:miter lim="800000"/>
                                <a:headEnd/>
                                <a:tailEnd/>
                              </a:ln>
                            </wps:spPr>
                            <wps:txbx>
                              <w:txbxContent>
                                <w:p w14:paraId="4E5681D1" w14:textId="77777777" w:rsidR="000D3C6D" w:rsidRPr="00D62AB5" w:rsidRDefault="000D3C6D"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BDC6CA" id="Text Box 64" o:spid="_x0000_s1027" type="#_x0000_t202" style="position:absolute;left:0;text-align:left;margin-left:355.4pt;margin-top:-17.55pt;width:81pt;height:9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">
                      <v:textbox>
                        <w:txbxContent>
                          <w:p w14:paraId="4E5681D1" w14:textId="77777777" w:rsidR="000D3C6D" w:rsidRPr="00D62AB5" w:rsidRDefault="000D3C6D"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v:textbox>
                    </v:shape>
                  </w:pict>
                </mc:Fallback>
              </mc:AlternateContent>
            </w:r>
            <w:r w:rsidR="00267633" w:rsidRPr="00267633">
              <w:rPr>
                <w:rFonts w:ascii="Times New Roman" w:hAnsi="Times New Roman" w:cs="Times New Roman"/>
                <w:lang w:val="en-US" w:eastAsia="zh-CN"/>
              </w:rPr>
              <w:t>Aside from your income from your employment, please state all your other sources of income and the amount received.</w:t>
            </w:r>
          </w:p>
          <w:p w14:paraId="27F7A6C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2C5A39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E9F4B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02DD4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Debtors </w:t>
      </w:r>
    </w:p>
    <w:p w14:paraId="092D83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41CA96B0" w14:textId="77777777" w:rsidTr="00267633">
        <w:trPr>
          <w:divId w:val="2116439976"/>
        </w:trPr>
        <w:tc>
          <w:tcPr>
            <w:tcW w:w="655" w:type="dxa"/>
          </w:tcPr>
          <w:p w14:paraId="3211A1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117" w:type="dxa"/>
          </w:tcPr>
          <w:p w14:paraId="696F232A"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0320" behindDoc="0" locked="0" layoutInCell="1" allowOverlap="1" wp14:anchorId="63959B41" wp14:editId="7D72064B">
                      <wp:simplePos x="0" y="0"/>
                      <wp:positionH relativeFrom="column">
                        <wp:posOffset>4504690</wp:posOffset>
                      </wp:positionH>
                      <wp:positionV relativeFrom="paragraph">
                        <wp:posOffset>-10160</wp:posOffset>
                      </wp:positionV>
                      <wp:extent cx="1033145" cy="749300"/>
                      <wp:effectExtent l="0" t="0" r="14605" b="12700"/>
                      <wp:wrapNone/>
                      <wp:docPr id="3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749300"/>
                              </a:xfrm>
                              <a:prstGeom prst="rect">
                                <a:avLst/>
                              </a:prstGeom>
                              <a:solidFill>
                                <a:srgbClr val="FFFFFF"/>
                              </a:solidFill>
                              <a:ln w="9525">
                                <a:solidFill>
                                  <a:srgbClr val="000000"/>
                                </a:solidFill>
                                <a:miter lim="800000"/>
                                <a:headEnd/>
                                <a:tailEnd/>
                              </a:ln>
                            </wps:spPr>
                            <wps:txbx>
                              <w:txbxContent>
                                <w:p w14:paraId="27EB0B6D" w14:textId="77777777" w:rsidR="000D3C6D" w:rsidRPr="00D62AB5" w:rsidRDefault="000D3C6D"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959B41" id="Text Box 65" o:spid="_x0000_s1028" type="#_x0000_t202" style="position:absolute;left:0;text-align:left;margin-left:354.7pt;margin-top:-.8pt;width:81.35pt;height:5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">
                      <v:textbox>
                        <w:txbxContent>
                          <w:p w14:paraId="27EB0B6D" w14:textId="77777777" w:rsidR="000D3C6D" w:rsidRPr="00D62AB5" w:rsidRDefault="000D3C6D"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v:textbox>
                    </v:shape>
                  </w:pict>
                </mc:Fallback>
              </mc:AlternateContent>
            </w:r>
            <w:r w:rsidR="00267633" w:rsidRPr="00267633">
              <w:rPr>
                <w:rFonts w:ascii="Times New Roman" w:hAnsi="Times New Roman" w:cs="Times New Roman"/>
                <w:lang w:val="en-US" w:eastAsia="zh-CN"/>
              </w:rPr>
              <w:t xml:space="preserve">Please state whether you have any debtors. </w:t>
            </w:r>
          </w:p>
          <w:p w14:paraId="67A5020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04AFB5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17981E2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403BE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EBC52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immovable properties situated locally or overseas</w:t>
      </w:r>
    </w:p>
    <w:p w14:paraId="49C1A4D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68CF8966" w14:textId="77777777" w:rsidTr="00267633">
        <w:trPr>
          <w:divId w:val="2116439976"/>
        </w:trPr>
        <w:tc>
          <w:tcPr>
            <w:tcW w:w="675" w:type="dxa"/>
            <w:tcBorders>
              <w:bottom w:val="single" w:sz="4" w:space="0" w:color="auto"/>
              <w:right w:val="nil"/>
            </w:tcBorders>
          </w:tcPr>
          <w:p w14:paraId="24DDBDA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850" w:type="dxa"/>
            <w:tcBorders>
              <w:left w:val="nil"/>
              <w:bottom w:val="single" w:sz="4" w:space="0" w:color="auto"/>
            </w:tcBorders>
          </w:tcPr>
          <w:p w14:paraId="69C05DB7"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1344" behindDoc="0" locked="0" layoutInCell="1" allowOverlap="1" wp14:anchorId="1A686ADA" wp14:editId="32D7ED8F">
                      <wp:simplePos x="0" y="0"/>
                      <wp:positionH relativeFrom="column">
                        <wp:posOffset>4505960</wp:posOffset>
                      </wp:positionH>
                      <wp:positionV relativeFrom="paragraph">
                        <wp:posOffset>20955</wp:posOffset>
                      </wp:positionV>
                      <wp:extent cx="1029970" cy="962025"/>
                      <wp:effectExtent l="0" t="0" r="17780" b="28575"/>
                      <wp:wrapNone/>
                      <wp:docPr id="3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962025"/>
                              </a:xfrm>
                              <a:prstGeom prst="rect">
                                <a:avLst/>
                              </a:prstGeom>
                              <a:solidFill>
                                <a:srgbClr val="FFFFFF"/>
                              </a:solidFill>
                              <a:ln w="9525">
                                <a:solidFill>
                                  <a:srgbClr val="000000"/>
                                </a:solidFill>
                                <a:miter lim="800000"/>
                                <a:headEnd/>
                                <a:tailEnd/>
                              </a:ln>
                            </wps:spPr>
                            <wps:txbx>
                              <w:txbxContent>
                                <w:p w14:paraId="5C4E1C84" w14:textId="77777777" w:rsidR="000D3C6D" w:rsidRPr="00D62AB5" w:rsidRDefault="000D3C6D"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686ADA" id="Text Box 66" o:spid="_x0000_s1029" type="#_x0000_t202" style="position:absolute;left:0;text-align:left;margin-left:354.8pt;margin-top:1.65pt;width:81.1pt;height:7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6KwIAAFk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">
                      <v:textbox>
                        <w:txbxContent>
                          <w:p w14:paraId="5C4E1C84" w14:textId="77777777" w:rsidR="000D3C6D" w:rsidRPr="00D62AB5" w:rsidRDefault="000D3C6D"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v:textbox>
                    </v:shape>
                  </w:pict>
                </mc:Fallback>
              </mc:AlternateContent>
            </w:r>
            <w:r w:rsidR="00267633" w:rsidRPr="00267633">
              <w:rPr>
                <w:rFonts w:ascii="Times New Roman" w:hAnsi="Times New Roman" w:cs="Times New Roman"/>
                <w:lang w:val="en-US" w:eastAsia="zh-CN"/>
              </w:rPr>
              <w:t xml:space="preserve">Please state the following if you own any immovable property locally or overseas: </w:t>
            </w:r>
          </w:p>
          <w:p w14:paraId="13D837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BAF127B" w14:textId="77777777" w:rsidTr="00267633">
        <w:trPr>
          <w:divId w:val="2116439976"/>
        </w:trPr>
        <w:tc>
          <w:tcPr>
            <w:tcW w:w="675" w:type="dxa"/>
            <w:tcBorders>
              <w:right w:val="nil"/>
            </w:tcBorders>
          </w:tcPr>
          <w:p w14:paraId="7CD6FFD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5F22E4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address(es) of property </w:t>
            </w:r>
            <w:proofErr w:type="gramStart"/>
            <w:r w:rsidRPr="00267633">
              <w:rPr>
                <w:rFonts w:ascii="Times New Roman" w:hAnsi="Times New Roman" w:cs="Times New Roman"/>
                <w:lang w:val="en-US" w:eastAsia="zh-CN"/>
              </w:rPr>
              <w:t>owned;</w:t>
            </w:r>
            <w:proofErr w:type="gramEnd"/>
          </w:p>
          <w:p w14:paraId="58A40DD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8B3AB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FCECD8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2CAB432" w14:textId="77777777" w:rsidTr="00267633">
        <w:trPr>
          <w:divId w:val="2116439976"/>
        </w:trPr>
        <w:tc>
          <w:tcPr>
            <w:tcW w:w="675" w:type="dxa"/>
            <w:tcBorders>
              <w:right w:val="nil"/>
            </w:tcBorders>
          </w:tcPr>
          <w:p w14:paraId="56649D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6D058B6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 and</w:t>
            </w:r>
          </w:p>
          <w:p w14:paraId="08C1931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53379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F3D2192" w14:textId="77777777" w:rsidTr="00267633">
        <w:trPr>
          <w:divId w:val="2116439976"/>
        </w:trPr>
        <w:tc>
          <w:tcPr>
            <w:tcW w:w="675" w:type="dxa"/>
            <w:tcBorders>
              <w:right w:val="nil"/>
            </w:tcBorders>
          </w:tcPr>
          <w:p w14:paraId="556FAED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38925A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the amount outstanding.</w:t>
            </w:r>
          </w:p>
          <w:p w14:paraId="61B219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8988BF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73DBE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6BE1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6E331AA7" w14:textId="77777777" w:rsidTr="00267633">
        <w:trPr>
          <w:divId w:val="2116439976"/>
        </w:trPr>
        <w:tc>
          <w:tcPr>
            <w:tcW w:w="675" w:type="dxa"/>
          </w:tcPr>
          <w:p w14:paraId="65D8060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850" w:type="dxa"/>
          </w:tcPr>
          <w:p w14:paraId="2B6BDCA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leasing any immovable property.</w:t>
            </w:r>
          </w:p>
          <w:p w14:paraId="63FC257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372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B.</w:t>
            </w:r>
          </w:p>
        </w:tc>
      </w:tr>
      <w:tr w:rsidR="00267633" w:rsidRPr="00267633" w14:paraId="1798BCAE" w14:textId="77777777" w:rsidTr="00267633">
        <w:trPr>
          <w:divId w:val="2116439976"/>
        </w:trPr>
        <w:tc>
          <w:tcPr>
            <w:tcW w:w="675" w:type="dxa"/>
          </w:tcPr>
          <w:p w14:paraId="3992762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850" w:type="dxa"/>
          </w:tcPr>
          <w:p w14:paraId="42CC59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tenants/subtenants in respect of your owned or leased properties.</w:t>
            </w:r>
          </w:p>
          <w:p w14:paraId="348F12C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FCFF2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598B0E3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6AC43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9A157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AB4CE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FB0E63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07DD38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629D22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7E7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B0293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42B081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1E228A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C3E87C0" w14:textId="77777777" w:rsidR="00267633" w:rsidRDefault="00267633" w:rsidP="00267633">
      <w:pPr>
        <w:spacing w:before="0" w:after="0" w:line="240" w:lineRule="auto"/>
        <w:jc w:val="both"/>
        <w:divId w:val="2116439976"/>
        <w:rPr>
          <w:rFonts w:ascii="Times New Roman" w:hAnsi="Times New Roman" w:cs="Times New Roman"/>
          <w:b/>
          <w:lang w:val="en-US" w:eastAsia="zh-CN"/>
        </w:rPr>
      </w:pPr>
    </w:p>
    <w:p w14:paraId="35EABEF8" w14:textId="77777777" w:rsidR="002F0484" w:rsidRDefault="002F0484" w:rsidP="00267633">
      <w:pPr>
        <w:spacing w:before="0" w:after="0" w:line="240" w:lineRule="auto"/>
        <w:jc w:val="both"/>
        <w:divId w:val="2116439976"/>
        <w:rPr>
          <w:rFonts w:ascii="Times New Roman" w:hAnsi="Times New Roman" w:cs="Times New Roman"/>
          <w:b/>
          <w:lang w:val="en-US" w:eastAsia="zh-CN"/>
        </w:rPr>
      </w:pPr>
    </w:p>
    <w:p w14:paraId="09AD116E" w14:textId="77777777" w:rsidR="002F0484" w:rsidRPr="00267633" w:rsidRDefault="002F0484" w:rsidP="00267633">
      <w:pPr>
        <w:spacing w:before="0" w:after="0" w:line="240" w:lineRule="auto"/>
        <w:jc w:val="both"/>
        <w:divId w:val="2116439976"/>
        <w:rPr>
          <w:rFonts w:ascii="Times New Roman" w:hAnsi="Times New Roman" w:cs="Times New Roman"/>
          <w:b/>
          <w:lang w:val="en-US" w:eastAsia="zh-CN"/>
        </w:rPr>
      </w:pPr>
    </w:p>
    <w:p w14:paraId="4F825A9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motor vehicles</w:t>
      </w:r>
    </w:p>
    <w:p w14:paraId="56D9299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5"/>
        <w:gridCol w:w="6992"/>
      </w:tblGrid>
      <w:tr w:rsidR="00267633" w:rsidRPr="00267633" w14:paraId="1BD24B53" w14:textId="77777777" w:rsidTr="00267633">
        <w:trPr>
          <w:divId w:val="2116439976"/>
        </w:trPr>
        <w:tc>
          <w:tcPr>
            <w:tcW w:w="675" w:type="dxa"/>
          </w:tcPr>
          <w:p w14:paraId="641D79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850" w:type="dxa"/>
          </w:tcPr>
          <w:p w14:paraId="59CCB4B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 motor vehicle.</w:t>
            </w:r>
          </w:p>
          <w:p w14:paraId="1D3DCDE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711400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6DA06F8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E2F5E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bank accounts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3901145F" w14:textId="77777777" w:rsidTr="00267633">
        <w:trPr>
          <w:divId w:val="2116439976"/>
        </w:trPr>
        <w:tc>
          <w:tcPr>
            <w:tcW w:w="675" w:type="dxa"/>
            <w:tcBorders>
              <w:bottom w:val="single" w:sz="4" w:space="0" w:color="auto"/>
              <w:right w:val="nil"/>
            </w:tcBorders>
          </w:tcPr>
          <w:p w14:paraId="2400FFA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850" w:type="dxa"/>
            <w:tcBorders>
              <w:left w:val="nil"/>
              <w:bottom w:val="single" w:sz="4" w:space="0" w:color="auto"/>
            </w:tcBorders>
          </w:tcPr>
          <w:p w14:paraId="555B935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2368" behindDoc="0" locked="0" layoutInCell="1" allowOverlap="1" wp14:anchorId="20C161EA" wp14:editId="35D6151E">
                      <wp:simplePos x="0" y="0"/>
                      <wp:positionH relativeFrom="column">
                        <wp:posOffset>4498975</wp:posOffset>
                      </wp:positionH>
                      <wp:positionV relativeFrom="paragraph">
                        <wp:posOffset>-3810</wp:posOffset>
                      </wp:positionV>
                      <wp:extent cx="1113790" cy="1193165"/>
                      <wp:effectExtent l="0" t="0" r="10160" b="26035"/>
                      <wp:wrapNone/>
                      <wp:docPr id="3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93165"/>
                              </a:xfrm>
                              <a:prstGeom prst="rect">
                                <a:avLst/>
                              </a:prstGeom>
                              <a:solidFill>
                                <a:srgbClr val="FFFFFF"/>
                              </a:solidFill>
                              <a:ln w="9525">
                                <a:solidFill>
                                  <a:srgbClr val="000000"/>
                                </a:solidFill>
                                <a:miter lim="800000"/>
                                <a:headEnd/>
                                <a:tailEnd/>
                              </a:ln>
                            </wps:spPr>
                            <wps:txbx>
                              <w:txbxContent>
                                <w:p w14:paraId="566A30BA" w14:textId="77777777" w:rsidR="000D3C6D" w:rsidRPr="00D62AB5" w:rsidRDefault="000D3C6D"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C161EA" id="Text Box 67" o:spid="_x0000_s1030" type="#_x0000_t202" style="position:absolute;left:0;text-align:left;margin-left:354.25pt;margin-top:-.3pt;width:87.7pt;height:93.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">
                      <v:textbox>
                        <w:txbxContent>
                          <w:p w14:paraId="566A30BA" w14:textId="77777777" w:rsidR="000D3C6D" w:rsidRPr="00D62AB5" w:rsidRDefault="000D3C6D"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v:textbox>
                    </v:shape>
                  </w:pict>
                </mc:Fallback>
              </mc:AlternateContent>
            </w:r>
            <w:r w:rsidR="00267633" w:rsidRPr="00267633">
              <w:rPr>
                <w:rFonts w:ascii="Times New Roman" w:hAnsi="Times New Roman" w:cs="Times New Roman"/>
                <w:lang w:val="en-US" w:eastAsia="zh-CN"/>
              </w:rPr>
              <w:t>Please state the following if you have any bank accounts or safe deposit boxes:</w:t>
            </w:r>
          </w:p>
          <w:p w14:paraId="3531226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6BDE2E" w14:textId="77777777" w:rsidTr="00267633">
        <w:trPr>
          <w:divId w:val="2116439976"/>
        </w:trPr>
        <w:tc>
          <w:tcPr>
            <w:tcW w:w="675" w:type="dxa"/>
            <w:tcBorders>
              <w:right w:val="nil"/>
            </w:tcBorders>
          </w:tcPr>
          <w:p w14:paraId="7977434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6F5CA83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your account or safe deposit box is </w:t>
            </w:r>
            <w:proofErr w:type="gramStart"/>
            <w:r w:rsidRPr="00267633">
              <w:rPr>
                <w:rFonts w:ascii="Times New Roman" w:hAnsi="Times New Roman" w:cs="Times New Roman"/>
                <w:lang w:val="en-US" w:eastAsia="zh-CN"/>
              </w:rPr>
              <w:t>maintained;</w:t>
            </w:r>
            <w:proofErr w:type="gramEnd"/>
          </w:p>
          <w:p w14:paraId="50AD895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7B90B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72AFA31" w14:textId="77777777" w:rsidTr="00267633">
        <w:trPr>
          <w:divId w:val="2116439976"/>
        </w:trPr>
        <w:tc>
          <w:tcPr>
            <w:tcW w:w="675" w:type="dxa"/>
            <w:tcBorders>
              <w:right w:val="nil"/>
            </w:tcBorders>
          </w:tcPr>
          <w:p w14:paraId="14373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263CCA6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52DA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46BD08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37E355B" w14:textId="77777777" w:rsidTr="00267633">
        <w:trPr>
          <w:divId w:val="2116439976"/>
        </w:trPr>
        <w:tc>
          <w:tcPr>
            <w:tcW w:w="675" w:type="dxa"/>
            <w:tcBorders>
              <w:right w:val="nil"/>
            </w:tcBorders>
          </w:tcPr>
          <w:p w14:paraId="46CD2A6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7DF99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(e.g. current, savings, fixed deposit, overdraft</w:t>
            </w:r>
            <w:proofErr w:type="gramStart"/>
            <w:r w:rsidRPr="00267633">
              <w:rPr>
                <w:rFonts w:ascii="Times New Roman" w:hAnsi="Times New Roman" w:cs="Times New Roman"/>
                <w:lang w:val="en-US" w:eastAsia="zh-CN"/>
              </w:rPr>
              <w:t>);</w:t>
            </w:r>
            <w:proofErr w:type="gramEnd"/>
          </w:p>
          <w:p w14:paraId="680C561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C5066A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F9EBDBE" w14:textId="77777777" w:rsidTr="00267633">
        <w:trPr>
          <w:divId w:val="2116439976"/>
        </w:trPr>
        <w:tc>
          <w:tcPr>
            <w:tcW w:w="675" w:type="dxa"/>
            <w:tcBorders>
              <w:right w:val="nil"/>
            </w:tcBorders>
          </w:tcPr>
          <w:p w14:paraId="4BD1E27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850" w:type="dxa"/>
            <w:tcBorders>
              <w:left w:val="nil"/>
            </w:tcBorders>
          </w:tcPr>
          <w:p w14:paraId="4DE9B33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198C2EF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F2ED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B054BC6" w14:textId="77777777" w:rsidTr="00267633">
        <w:trPr>
          <w:divId w:val="2116439976"/>
        </w:trPr>
        <w:tc>
          <w:tcPr>
            <w:tcW w:w="675" w:type="dxa"/>
            <w:tcBorders>
              <w:right w:val="nil"/>
            </w:tcBorders>
          </w:tcPr>
          <w:p w14:paraId="17E20C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850" w:type="dxa"/>
            <w:tcBorders>
              <w:left w:val="nil"/>
            </w:tcBorders>
          </w:tcPr>
          <w:p w14:paraId="560C01F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you at this date (for fixed deposits, please state the date of maturity and the amount due to you at that date)</w:t>
            </w:r>
          </w:p>
          <w:p w14:paraId="25B51D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048FC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538F7A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81539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180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5788E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other assets</w:t>
      </w:r>
    </w:p>
    <w:p w14:paraId="592C127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4"/>
        <w:gridCol w:w="6993"/>
      </w:tblGrid>
      <w:tr w:rsidR="00267633" w:rsidRPr="00267633" w14:paraId="5C93AAC2" w14:textId="77777777" w:rsidTr="00267633">
        <w:trPr>
          <w:divId w:val="2116439976"/>
        </w:trPr>
        <w:tc>
          <w:tcPr>
            <w:tcW w:w="675" w:type="dxa"/>
          </w:tcPr>
          <w:p w14:paraId="0ACDEF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850" w:type="dxa"/>
          </w:tcPr>
          <w:p w14:paraId="196D7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insurance policies.</w:t>
            </w:r>
          </w:p>
          <w:p w14:paraId="188E43AA"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24C696E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7197834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E7A97A2" w14:textId="77777777" w:rsidTr="00267633">
        <w:trPr>
          <w:divId w:val="2116439976"/>
        </w:trPr>
        <w:tc>
          <w:tcPr>
            <w:tcW w:w="675" w:type="dxa"/>
          </w:tcPr>
          <w:p w14:paraId="280AB3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850" w:type="dxa"/>
          </w:tcPr>
          <w:p w14:paraId="3D91A2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shares and/or unit trusts.</w:t>
            </w:r>
          </w:p>
          <w:p w14:paraId="170C580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F9A38F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6A886AE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06505CA" w14:textId="77777777" w:rsidTr="00267633">
        <w:trPr>
          <w:divId w:val="2116439976"/>
        </w:trPr>
        <w:tc>
          <w:tcPr>
            <w:tcW w:w="675" w:type="dxa"/>
          </w:tcPr>
          <w:p w14:paraId="1017E8A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850" w:type="dxa"/>
          </w:tcPr>
          <w:p w14:paraId="004567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beneficiary under any trust, will or estate in intestacy.</w:t>
            </w:r>
          </w:p>
          <w:p w14:paraId="01ACC79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72DA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3D37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8769C7E" w14:textId="77777777" w:rsidTr="00267633">
        <w:trPr>
          <w:divId w:val="2116439976"/>
        </w:trPr>
        <w:tc>
          <w:tcPr>
            <w:tcW w:w="675" w:type="dxa"/>
          </w:tcPr>
          <w:p w14:paraId="0E9BD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850" w:type="dxa"/>
          </w:tcPr>
          <w:p w14:paraId="0B8D183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member (whether in Singapore or overseas) of any country clubs, timeshare holiday clubs.</w:t>
            </w:r>
          </w:p>
          <w:p w14:paraId="3EE705B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FD23F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p w14:paraId="7FED2A2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E18E780" w14:textId="77777777" w:rsidTr="00267633">
        <w:trPr>
          <w:divId w:val="2116439976"/>
        </w:trPr>
        <w:tc>
          <w:tcPr>
            <w:tcW w:w="675" w:type="dxa"/>
          </w:tcPr>
          <w:p w14:paraId="095E598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20.</w:t>
            </w:r>
          </w:p>
        </w:tc>
        <w:tc>
          <w:tcPr>
            <w:tcW w:w="7850" w:type="dxa"/>
          </w:tcPr>
          <w:p w14:paraId="039D5C0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if you own any other assets, savings or investments not listed thus far (e.g. antiques, collectibles, </w:t>
            </w:r>
            <w:proofErr w:type="spellStart"/>
            <w:r w:rsidRPr="00267633">
              <w:rPr>
                <w:rFonts w:ascii="Times New Roman" w:hAnsi="Times New Roman" w:cs="Times New Roman"/>
                <w:lang w:val="en-US" w:eastAsia="zh-CN"/>
              </w:rPr>
              <w:t>jewellery</w:t>
            </w:r>
            <w:proofErr w:type="spellEnd"/>
            <w:r w:rsidRPr="00267633">
              <w:rPr>
                <w:rFonts w:ascii="Times New Roman" w:hAnsi="Times New Roman" w:cs="Times New Roman"/>
                <w:lang w:val="en-US" w:eastAsia="zh-CN"/>
              </w:rPr>
              <w:t>, paintings).</w:t>
            </w:r>
          </w:p>
          <w:p w14:paraId="46E00C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C54038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tc>
      </w:tr>
    </w:tbl>
    <w:p w14:paraId="7C760AF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8E998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626AC3C3" w14:textId="77777777" w:rsidTr="00267633">
        <w:trPr>
          <w:divId w:val="2116439976"/>
        </w:trPr>
        <w:tc>
          <w:tcPr>
            <w:tcW w:w="675" w:type="dxa"/>
            <w:tcBorders>
              <w:right w:val="nil"/>
            </w:tcBorders>
          </w:tcPr>
          <w:p w14:paraId="14A522D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850" w:type="dxa"/>
            <w:tcBorders>
              <w:left w:val="nil"/>
            </w:tcBorders>
          </w:tcPr>
          <w:p w14:paraId="1E35840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061764D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A84C4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4E5063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2CB89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3BB314D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033194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22.</w:t>
      </w:r>
      <w:r w:rsidRPr="00267633">
        <w:rPr>
          <w:rFonts w:ascii="Times New Roman" w:hAnsi="Times New Roman" w:cs="Times New Roman"/>
          <w:lang w:val="en-US" w:eastAsia="zh-CN"/>
        </w:rPr>
        <w:tab/>
        <w:t>(Please state additional questions if any.)</w:t>
      </w:r>
    </w:p>
    <w:p w14:paraId="235C9F5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359A67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11533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66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68EC8B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5BD0FC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12C48B"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580AE96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35A802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judgment debtor)</w:t>
      </w:r>
    </w:p>
    <w:p w14:paraId="097EA220"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p>
    <w:p w14:paraId="5A1E4A57"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5716C59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t>ANNEX A</w:t>
      </w:r>
    </w:p>
    <w:p w14:paraId="1FA737D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D15912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 and Creditors</w:t>
      </w:r>
    </w:p>
    <w:p w14:paraId="6F6EC73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DE0DA9" w14:textId="77777777" w:rsidR="00267633" w:rsidRPr="00267633" w:rsidRDefault="00267633" w:rsidP="0030694F">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10)</w:t>
      </w:r>
    </w:p>
    <w:p w14:paraId="6CBEBD2C"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(i.e. people who owe you money) as follows:</w:t>
      </w:r>
    </w:p>
    <w:p w14:paraId="6C6C2456"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5284C7A6" w14:textId="77777777" w:rsidTr="0030694F">
        <w:trPr>
          <w:divId w:val="2116439976"/>
        </w:trPr>
        <w:tc>
          <w:tcPr>
            <w:tcW w:w="1080" w:type="dxa"/>
          </w:tcPr>
          <w:p w14:paraId="0BBAF2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1DE4AB7A"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6893171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EAFC1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6AD6EE67"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2CF3A9E6" w14:textId="77777777" w:rsidTr="0030694F">
        <w:trPr>
          <w:divId w:val="2116439976"/>
        </w:trPr>
        <w:tc>
          <w:tcPr>
            <w:tcW w:w="1080" w:type="dxa"/>
          </w:tcPr>
          <w:p w14:paraId="4AEC0A3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5C51A551"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4340087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0A928B1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32EF99FF"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14415A04" w14:textId="77777777" w:rsidTr="0030694F">
        <w:trPr>
          <w:divId w:val="2116439976"/>
        </w:trPr>
        <w:tc>
          <w:tcPr>
            <w:tcW w:w="1080" w:type="dxa"/>
          </w:tcPr>
          <w:p w14:paraId="1AC9A3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448CF336"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6E5B42F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3E24201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0AEF2A9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2A2714A9"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38505CA1"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you have commenced legal proceedings against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to recover your debt:</w:t>
      </w:r>
    </w:p>
    <w:p w14:paraId="7DFE6008"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70E5E836" w14:textId="77777777" w:rsidTr="0030694F">
        <w:trPr>
          <w:divId w:val="2116439976"/>
        </w:trPr>
        <w:tc>
          <w:tcPr>
            <w:tcW w:w="1530" w:type="dxa"/>
          </w:tcPr>
          <w:p w14:paraId="22B701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61B02A29"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3E4E49F3"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5C77CE0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7B290D08"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27CBAB5D" w14:textId="77777777" w:rsidTr="0030694F">
        <w:trPr>
          <w:divId w:val="2116439976"/>
        </w:trPr>
        <w:tc>
          <w:tcPr>
            <w:tcW w:w="1530" w:type="dxa"/>
          </w:tcPr>
          <w:p w14:paraId="3F0A46A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0844F87E"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58FDB7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18705077"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647A5446" w14:textId="77777777" w:rsidTr="0030694F">
        <w:trPr>
          <w:divId w:val="2116439976"/>
        </w:trPr>
        <w:tc>
          <w:tcPr>
            <w:tcW w:w="1530" w:type="dxa"/>
          </w:tcPr>
          <w:p w14:paraId="4B79E939"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1EF512C4"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3ADDA1A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638E4858"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43FFE862"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4B82C11B"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sectPr w:rsidR="00267633" w:rsidRPr="00267633" w:rsidSect="00C63330">
          <w:footerReference w:type="default" r:id="rId22"/>
          <w:type w:val="nextColumn"/>
          <w:pgSz w:w="11909" w:h="16834" w:code="9"/>
          <w:pgMar w:top="1440" w:right="2125" w:bottom="1440" w:left="2127" w:header="720" w:footer="720" w:gutter="0"/>
          <w:paperSrc w:first="1" w:other="1"/>
          <w:cols w:space="720"/>
        </w:sectPr>
      </w:pPr>
    </w:p>
    <w:p w14:paraId="723709EA"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ANNEX B</w:t>
      </w:r>
    </w:p>
    <w:p w14:paraId="44843F6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824EA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Rented</w:t>
      </w:r>
    </w:p>
    <w:p w14:paraId="42113C6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12)</w:t>
      </w:r>
    </w:p>
    <w:p w14:paraId="2A4646E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immoveable property that you have leased out:</w:t>
      </w:r>
    </w:p>
    <w:p w14:paraId="651AFACF"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landlord:</w:t>
      </w:r>
    </w:p>
    <w:p w14:paraId="5714D0CF"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49B677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rented property:</w:t>
      </w:r>
    </w:p>
    <w:p w14:paraId="68DD515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D8756C6"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1C18925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5B20397"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paid and due date of rental:</w:t>
      </w:r>
    </w:p>
    <w:p w14:paraId="4940B3B6"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23B30B2"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43C805D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B95CA0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C7420B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3E190DD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you own:</w:t>
      </w:r>
    </w:p>
    <w:p w14:paraId="6234AB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9A32DE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tenant:</w:t>
      </w:r>
    </w:p>
    <w:p w14:paraId="2424D4C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3404AD2A"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tenanted property:</w:t>
      </w:r>
    </w:p>
    <w:p w14:paraId="3274054B"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27FBCA57" w14:textId="77777777" w:rsidR="00267633" w:rsidRPr="00267633" w:rsidRDefault="00267633" w:rsidP="006172E9">
      <w:pPr>
        <w:numPr>
          <w:ilvl w:val="0"/>
          <w:numId w:val="98"/>
        </w:numPr>
        <w:spacing w:before="0" w:after="0" w:line="240" w:lineRule="auto"/>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018E390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2DCD8E"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received and due date of rental:</w:t>
      </w:r>
    </w:p>
    <w:p w14:paraId="20339389"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75AFB0A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701803B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453DE7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14)</w:t>
      </w:r>
    </w:p>
    <w:p w14:paraId="008B859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any motor vehicles that you own:</w:t>
      </w:r>
    </w:p>
    <w:p w14:paraId="039057A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37EA5A9"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registration number of the motor vehicle(s):</w:t>
      </w:r>
    </w:p>
    <w:p w14:paraId="3CA6387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FD20A2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and make of the motor vehicle(s):</w:t>
      </w:r>
    </w:p>
    <w:p w14:paraId="47DD10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BDE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 motor vehicle(s) is/are on hire purchase:</w:t>
      </w:r>
    </w:p>
    <w:p w14:paraId="6B71CC1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B07C62" w14:textId="77777777" w:rsidR="00267633" w:rsidRPr="00267633" w:rsidRDefault="00267633" w:rsidP="006172E9">
      <w:pPr>
        <w:numPr>
          <w:ilvl w:val="0"/>
          <w:numId w:val="98"/>
        </w:numPr>
        <w:spacing w:before="0" w:after="0" w:line="240" w:lineRule="auto"/>
        <w:ind w:left="2127"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on hire purchase, the name of the finance company and the amount outstanding under the hire purchase agreement:</w:t>
      </w:r>
    </w:p>
    <w:p w14:paraId="18A07B38"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FA3CEF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t>ANNEX C</w:t>
      </w:r>
    </w:p>
    <w:p w14:paraId="2A4889D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3BDDC7D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16)</w:t>
      </w:r>
    </w:p>
    <w:p w14:paraId="464853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802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6EAEB30B" w14:textId="77777777" w:rsidTr="00267633">
        <w:trPr>
          <w:divId w:val="2116439976"/>
        </w:trPr>
        <w:tc>
          <w:tcPr>
            <w:tcW w:w="1530" w:type="dxa"/>
          </w:tcPr>
          <w:p w14:paraId="5FC3D15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643BA38"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1F4BE39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D66EB6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3061963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2ACBFCD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0169DE8F" w14:textId="77777777" w:rsidTr="00267633">
        <w:trPr>
          <w:divId w:val="2116439976"/>
        </w:trPr>
        <w:tc>
          <w:tcPr>
            <w:tcW w:w="1530" w:type="dxa"/>
          </w:tcPr>
          <w:p w14:paraId="3F1794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06967AB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5EF158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0199B5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DF0BDA7" w14:textId="77777777" w:rsidTr="00267633">
        <w:trPr>
          <w:divId w:val="2116439976"/>
        </w:trPr>
        <w:tc>
          <w:tcPr>
            <w:tcW w:w="1530" w:type="dxa"/>
          </w:tcPr>
          <w:p w14:paraId="558BC8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E85713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055F5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4CA696B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9CAA3F" w14:textId="77777777" w:rsidTr="00267633">
        <w:trPr>
          <w:divId w:val="2116439976"/>
        </w:trPr>
        <w:tc>
          <w:tcPr>
            <w:tcW w:w="1530" w:type="dxa"/>
          </w:tcPr>
          <w:p w14:paraId="07A87AF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5826AF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74F3F2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636B3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3C068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D277FB" w14:textId="77777777" w:rsidR="00267633" w:rsidRPr="0030694F" w:rsidRDefault="00267633" w:rsidP="006172E9">
      <w:pPr>
        <w:numPr>
          <w:ilvl w:val="0"/>
          <w:numId w:val="98"/>
        </w:numPr>
        <w:spacing w:before="0" w:after="0" w:line="240" w:lineRule="auto"/>
        <w:ind w:left="1418" w:hanging="709"/>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your insuran</w:t>
      </w:r>
      <w:r w:rsidR="0030694F">
        <w:rPr>
          <w:rFonts w:ascii="Times New Roman" w:hAnsi="Times New Roman" w:cs="Times New Roman"/>
          <w:lang w:val="en-US" w:eastAsia="zh-CN"/>
        </w:rPr>
        <w:t xml:space="preserve">ce policies apart from </w:t>
      </w:r>
      <w:r w:rsidRPr="0030694F">
        <w:rPr>
          <w:rFonts w:ascii="Times New Roman" w:hAnsi="Times New Roman" w:cs="Times New Roman"/>
          <w:lang w:val="en-US" w:eastAsia="zh-CN"/>
        </w:rPr>
        <w:t>yourself:</w:t>
      </w:r>
    </w:p>
    <w:p w14:paraId="2E5187F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8DACA68"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your insurance policies will mature and the surrender value as at this date:</w:t>
      </w:r>
    </w:p>
    <w:p w14:paraId="4C93B4E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990A3F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 (From Question 17)</w:t>
      </w:r>
    </w:p>
    <w:p w14:paraId="1CEF199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BB58E0C"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shares, please state the name of the company and the number of shares held. If you use a securities broker, please give particulars:</w:t>
      </w:r>
    </w:p>
    <w:p w14:paraId="1F17342F"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p>
    <w:p w14:paraId="5839B009"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unit trusts, please state the name of the bank/financial institution managing your unit trusts:</w:t>
      </w:r>
    </w:p>
    <w:p w14:paraId="3823359E" w14:textId="77777777" w:rsidR="00267633" w:rsidRPr="00267633" w:rsidRDefault="00267633" w:rsidP="00267633">
      <w:pPr>
        <w:spacing w:before="0" w:after="0" w:line="240" w:lineRule="auto"/>
        <w:ind w:left="1418" w:hanging="698"/>
        <w:divId w:val="2116439976"/>
        <w:rPr>
          <w:rFonts w:ascii="Times New Roman" w:hAnsi="Times New Roman" w:cs="Times New Roman"/>
          <w:lang w:val="en-US" w:eastAsia="zh-CN"/>
        </w:rPr>
      </w:pPr>
    </w:p>
    <w:p w14:paraId="39CCBAE7"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w:t>
      </w:r>
    </w:p>
    <w:p w14:paraId="7E2AF4D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002D3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Beneficiary of trust, will or estate in intestacy (From Question 18)</w:t>
      </w:r>
    </w:p>
    <w:p w14:paraId="0ED408C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76173AF"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person managing your beneficial interest i.e. your trustee, executor (where the deceased left a will) or administrator (where the deceased left no will):</w:t>
      </w:r>
    </w:p>
    <w:p w14:paraId="70A00605"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613DAFD"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party leaving you the beneficial interest:</w:t>
      </w:r>
    </w:p>
    <w:p w14:paraId="02C4E86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14EF7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value of your interest:</w:t>
      </w:r>
    </w:p>
    <w:p w14:paraId="5932A01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6345B44"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probate or letters of administration have been granted, please state the case no. for the grant:</w:t>
      </w:r>
    </w:p>
    <w:p w14:paraId="219DE91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202EED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Assets (From Question 20)</w:t>
      </w:r>
    </w:p>
    <w:p w14:paraId="05919AC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DEAA020"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20 and state the estimated value of each asset and the basis for the estimation:</w:t>
      </w:r>
    </w:p>
    <w:p w14:paraId="6D0DC670"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44829639"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0C9D2F6"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9AF016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9D6BF8B"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E7EDE2A"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41D9A3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EB32412"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97BC7CA" w14:textId="77777777" w:rsidR="0030694F" w:rsidRDefault="0030694F" w:rsidP="0030694F">
      <w:pPr>
        <w:tabs>
          <w:tab w:val="left" w:pos="-720"/>
          <w:tab w:val="left" w:pos="720"/>
        </w:tabs>
        <w:suppressAutoHyphens/>
        <w:spacing w:before="0" w:after="0" w:line="240" w:lineRule="auto"/>
        <w:ind w:right="907"/>
        <w:jc w:val="center"/>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t xml:space="preserve">           FORM 249</w:t>
      </w:r>
    </w:p>
    <w:p w14:paraId="4CAC76F6" w14:textId="77777777" w:rsidR="00267633" w:rsidRPr="00267633" w:rsidRDefault="00267633"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0F5C8866"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ab/>
        <w:t>(Title as in the action)</w:t>
      </w:r>
    </w:p>
    <w:p w14:paraId="6BE95A0A"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p>
    <w:p w14:paraId="7230192E" w14:textId="77777777" w:rsidR="00267633" w:rsidRPr="00267633" w:rsidRDefault="00267633" w:rsidP="00267633">
      <w:pPr>
        <w:keepNext/>
        <w:spacing w:before="0" w:after="0" w:line="240" w:lineRule="auto"/>
        <w:ind w:left="851" w:right="850"/>
        <w:jc w:val="center"/>
        <w:outlineLvl w:val="1"/>
        <w:divId w:val="2116439976"/>
        <w:rPr>
          <w:rFonts w:ascii="Times New Roman" w:hAnsi="Times New Roman"/>
          <w:b/>
          <w:bCs/>
          <w:iCs/>
          <w:lang w:val="en-US" w:eastAsia="zh-CN"/>
        </w:rPr>
      </w:pPr>
      <w:r w:rsidRPr="00267633">
        <w:rPr>
          <w:rFonts w:ascii="Times New Roman" w:hAnsi="Times New Roman"/>
          <w:b/>
          <w:bCs/>
          <w:iCs/>
          <w:lang w:val="en-US" w:eastAsia="zh-CN"/>
        </w:rPr>
        <w:t>QUESTIONNAIRE FOR THE EXAMINATION OF (NAME OF OFFICER OF JUDGMENT DEBTOR)</w:t>
      </w:r>
    </w:p>
    <w:p w14:paraId="3A42FB1D"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36A855B0"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officer of judgment debtor), have been summoned by the abovementioned judgment creditor to attend at the Family Justice Courts on (date and time) to: </w:t>
      </w:r>
    </w:p>
    <w:p w14:paraId="72EC05B8"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provide answers to the questions set out herein; and</w:t>
      </w:r>
    </w:p>
    <w:p w14:paraId="63A45A4E" w14:textId="77777777" w:rsidR="00267633" w:rsidRPr="00267633" w:rsidRDefault="00267633" w:rsidP="00267633">
      <w:pPr>
        <w:spacing w:before="0" w:after="0"/>
        <w:ind w:left="72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332942EB" w14:textId="77777777" w:rsidR="00267633" w:rsidRPr="00267633" w:rsidRDefault="00267633" w:rsidP="006172E9">
      <w:pPr>
        <w:numPr>
          <w:ilvl w:val="0"/>
          <w:numId w:val="100"/>
        </w:numPr>
        <w:spacing w:before="0" w:after="0" w:line="240" w:lineRule="auto"/>
        <w:ind w:left="1276" w:hanging="55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bank statements for the past 6 </w:t>
      </w:r>
      <w:proofErr w:type="gramStart"/>
      <w:r w:rsidRPr="00267633">
        <w:rPr>
          <w:rFonts w:ascii="Times New Roman" w:hAnsi="Times New Roman" w:cs="Times New Roman"/>
          <w:lang w:val="en-US" w:eastAsia="zh-CN"/>
        </w:rPr>
        <w:t>months;</w:t>
      </w:r>
      <w:proofErr w:type="gramEnd"/>
    </w:p>
    <w:p w14:paraId="50F910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F63F5D"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audited returns for the last period of </w:t>
      </w:r>
      <w:proofErr w:type="gramStart"/>
      <w:r w:rsidRPr="00267633">
        <w:rPr>
          <w:rFonts w:ascii="Times New Roman" w:hAnsi="Times New Roman" w:cs="Times New Roman"/>
          <w:lang w:val="en-US" w:eastAsia="zh-CN"/>
        </w:rPr>
        <w:t>assessment;</w:t>
      </w:r>
      <w:proofErr w:type="gramEnd"/>
    </w:p>
    <w:p w14:paraId="6AE9C2BA"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24E041CC"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Provident Fund (CPF) </w:t>
      </w:r>
      <w:proofErr w:type="gramStart"/>
      <w:r w:rsidRPr="00267633">
        <w:rPr>
          <w:rFonts w:ascii="Times New Roman" w:hAnsi="Times New Roman" w:cs="Times New Roman"/>
          <w:lang w:val="en-US" w:eastAsia="zh-CN"/>
        </w:rPr>
        <w:t>Board;</w:t>
      </w:r>
      <w:proofErr w:type="gramEnd"/>
    </w:p>
    <w:p w14:paraId="4A48FC0F"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CFABA31"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Depository (CDP) and/or its securities broker or fund manager in respect of its shares, bonds and/or unit </w:t>
      </w:r>
      <w:proofErr w:type="gramStart"/>
      <w:r w:rsidRPr="00267633">
        <w:rPr>
          <w:rFonts w:ascii="Times New Roman" w:hAnsi="Times New Roman" w:cs="Times New Roman"/>
          <w:lang w:val="en-US" w:eastAsia="zh-CN"/>
        </w:rPr>
        <w:t>trusts;</w:t>
      </w:r>
      <w:proofErr w:type="gramEnd"/>
    </w:p>
    <w:p w14:paraId="69C5D578"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59B5D8B"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motor vehicle log card/printout of its motor vehicle registration details and hire purchase agreement in respect of the Company’s motor </w:t>
      </w:r>
      <w:proofErr w:type="gramStart"/>
      <w:r w:rsidRPr="00267633">
        <w:rPr>
          <w:rFonts w:ascii="Times New Roman" w:hAnsi="Times New Roman" w:cs="Times New Roman"/>
          <w:lang w:val="en-US" w:eastAsia="zh-CN"/>
        </w:rPr>
        <w:t>vehicle;</w:t>
      </w:r>
      <w:proofErr w:type="gramEnd"/>
    </w:p>
    <w:p w14:paraId="14608E7E"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574727F4"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lease agreements, title deeds or certificates of title in respect of its properties, or its rental agreements.</w:t>
      </w:r>
    </w:p>
    <w:p w14:paraId="5FD48D9C"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78498EEE" w14:textId="77777777" w:rsidR="00267633" w:rsidRPr="00267633" w:rsidRDefault="00267633" w:rsidP="00267633">
      <w:pPr>
        <w:spacing w:before="0" w:after="0"/>
        <w:ind w:right="2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38FD4AEE"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683059B6"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t>IMPORTANT NOTICE</w:t>
      </w:r>
      <w:r w:rsidRPr="00267633">
        <w:rPr>
          <w:rFonts w:ascii="Times New Roman" w:hAnsi="Times New Roman" w:cs="Times New Roman"/>
          <w:lang w:val="en-US" w:eastAsia="zh-CN"/>
        </w:rPr>
        <w:t xml:space="preserve">: You are required to attend the hearing unless you </w:t>
      </w:r>
      <w:proofErr w:type="gramStart"/>
      <w:r w:rsidRPr="00267633">
        <w:rPr>
          <w:rFonts w:ascii="Times New Roman" w:hAnsi="Times New Roman" w:cs="Times New Roman"/>
          <w:lang w:val="en-US" w:eastAsia="zh-CN"/>
        </w:rPr>
        <w:t>have  obtained</w:t>
      </w:r>
      <w:proofErr w:type="gramEnd"/>
      <w:r w:rsidRPr="00267633">
        <w:rPr>
          <w:rFonts w:ascii="Times New Roman" w:hAnsi="Times New Roman" w:cs="Times New Roman"/>
          <w:lang w:val="en-US" w:eastAsia="zh-CN"/>
        </w:rPr>
        <w:t xml:space="preserve">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21EE7F60"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55993AB3" w14:textId="77777777" w:rsidR="00267633" w:rsidRPr="00267633" w:rsidRDefault="00267633" w:rsidP="00267633">
      <w:pPr>
        <w:spacing w:before="0" w:after="0"/>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14:paraId="726DC109" w14:textId="77777777" w:rsidR="00267633" w:rsidRPr="00267633" w:rsidRDefault="00267633" w:rsidP="00267633">
      <w:pPr>
        <w:spacing w:before="0" w:after="0"/>
        <w:jc w:val="both"/>
        <w:divId w:val="2116439976"/>
        <w:rPr>
          <w:rFonts w:ascii="Times New Roman" w:hAnsi="Times New Roman" w:cs="Times New Roman"/>
          <w:b/>
          <w:lang w:val="en-US" w:eastAsia="zh-CN"/>
        </w:rPr>
      </w:pPr>
    </w:p>
    <w:p w14:paraId="77937891"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t>Personal particulars</w:t>
      </w:r>
    </w:p>
    <w:p w14:paraId="6F854E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7E826203" w14:textId="77777777" w:rsidTr="00267633">
        <w:trPr>
          <w:divId w:val="2116439976"/>
        </w:trPr>
        <w:tc>
          <w:tcPr>
            <w:tcW w:w="675" w:type="dxa"/>
          </w:tcPr>
          <w:p w14:paraId="68115BC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230" w:type="dxa"/>
          </w:tcPr>
          <w:p w14:paraId="7CFA237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32FDE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C71856" w14:textId="77777777" w:rsidTr="00267633">
        <w:trPr>
          <w:divId w:val="2116439976"/>
        </w:trPr>
        <w:tc>
          <w:tcPr>
            <w:tcW w:w="675" w:type="dxa"/>
          </w:tcPr>
          <w:p w14:paraId="6AF7189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230" w:type="dxa"/>
          </w:tcPr>
          <w:p w14:paraId="2477D4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2421911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AB40E11" w14:textId="77777777" w:rsidTr="00267633">
        <w:trPr>
          <w:divId w:val="2116439976"/>
        </w:trPr>
        <w:tc>
          <w:tcPr>
            <w:tcW w:w="675" w:type="dxa"/>
          </w:tcPr>
          <w:p w14:paraId="0EFD68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230" w:type="dxa"/>
          </w:tcPr>
          <w:p w14:paraId="2AAFCD4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3561F91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9D2C2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C19342" w14:textId="77777777" w:rsidTr="00267633">
        <w:trPr>
          <w:divId w:val="2116439976"/>
        </w:trPr>
        <w:tc>
          <w:tcPr>
            <w:tcW w:w="675" w:type="dxa"/>
          </w:tcPr>
          <w:p w14:paraId="788C6E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230" w:type="dxa"/>
          </w:tcPr>
          <w:p w14:paraId="3E7BEE4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3370D5A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2BEF69" w14:textId="77777777" w:rsidTr="00267633">
        <w:trPr>
          <w:divId w:val="2116439976"/>
        </w:trPr>
        <w:tc>
          <w:tcPr>
            <w:tcW w:w="675" w:type="dxa"/>
          </w:tcPr>
          <w:p w14:paraId="3F3AFCC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230" w:type="dxa"/>
          </w:tcPr>
          <w:p w14:paraId="55013CA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2B80E0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28C35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7E4F67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7D9A7922" w14:textId="77777777" w:rsidTr="00267633">
        <w:trPr>
          <w:divId w:val="2116439976"/>
        </w:trPr>
        <w:tc>
          <w:tcPr>
            <w:tcW w:w="675" w:type="dxa"/>
            <w:tcBorders>
              <w:right w:val="nil"/>
            </w:tcBorders>
          </w:tcPr>
          <w:p w14:paraId="55CF9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230" w:type="dxa"/>
            <w:tcBorders>
              <w:left w:val="nil"/>
            </w:tcBorders>
          </w:tcPr>
          <w:p w14:paraId="18F3FC9E" w14:textId="77777777" w:rsidR="00267633" w:rsidRPr="00267633" w:rsidRDefault="00267633" w:rsidP="00267633">
            <w:pPr>
              <w:tabs>
                <w:tab w:val="num" w:pos="34"/>
              </w:tabs>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position you are holding in the Judgment Debtor (“the Company”).</w:t>
            </w:r>
          </w:p>
          <w:p w14:paraId="632EEB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19E0DC" w14:textId="77777777" w:rsidR="00267633" w:rsidRPr="00267633" w:rsidRDefault="00267633" w:rsidP="00267633">
            <w:pPr>
              <w:tabs>
                <w:tab w:val="num" w:pos="360"/>
              </w:tabs>
              <w:spacing w:before="0" w:after="0" w:line="240" w:lineRule="auto"/>
              <w:jc w:val="both"/>
              <w:rPr>
                <w:rFonts w:ascii="Times New Roman" w:hAnsi="Times New Roman" w:cs="Times New Roman"/>
                <w:lang w:val="en-US" w:eastAsia="zh-CN"/>
              </w:rPr>
            </w:pPr>
          </w:p>
          <w:p w14:paraId="6DD41E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A260A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6FD7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Company particulars</w:t>
      </w:r>
    </w:p>
    <w:p w14:paraId="2DAB5B9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E6512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2DFD749" w14:textId="77777777" w:rsidTr="00267633">
        <w:trPr>
          <w:divId w:val="2116439976"/>
        </w:trPr>
        <w:tc>
          <w:tcPr>
            <w:tcW w:w="675" w:type="dxa"/>
            <w:tcBorders>
              <w:right w:val="nil"/>
            </w:tcBorders>
          </w:tcPr>
          <w:p w14:paraId="1BC42B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230" w:type="dxa"/>
            <w:tcBorders>
              <w:left w:val="nil"/>
            </w:tcBorders>
          </w:tcPr>
          <w:p w14:paraId="4FB52C9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is still carrying on business:</w:t>
            </w:r>
          </w:p>
          <w:p w14:paraId="747BF7D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1C06765" w14:textId="77777777" w:rsidTr="00267633">
        <w:trPr>
          <w:divId w:val="2116439976"/>
        </w:trPr>
        <w:tc>
          <w:tcPr>
            <w:tcW w:w="675" w:type="dxa"/>
            <w:tcBorders>
              <w:right w:val="nil"/>
            </w:tcBorders>
          </w:tcPr>
          <w:p w14:paraId="7052DFD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366115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w:t>
            </w:r>
          </w:p>
          <w:p w14:paraId="4588F23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D4363E" w14:textId="77777777" w:rsidTr="00267633">
        <w:trPr>
          <w:divId w:val="2116439976"/>
        </w:trPr>
        <w:tc>
          <w:tcPr>
            <w:tcW w:w="675" w:type="dxa"/>
            <w:tcBorders>
              <w:right w:val="nil"/>
            </w:tcBorders>
          </w:tcPr>
          <w:p w14:paraId="3D4B518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p>
        </w:tc>
        <w:tc>
          <w:tcPr>
            <w:tcW w:w="7230" w:type="dxa"/>
            <w:tcBorders>
              <w:left w:val="nil"/>
            </w:tcBorders>
          </w:tcPr>
          <w:p w14:paraId="0D8284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business that the Company is presently engaged </w:t>
            </w:r>
            <w:proofErr w:type="gramStart"/>
            <w:r w:rsidRPr="00267633">
              <w:rPr>
                <w:rFonts w:ascii="Times New Roman" w:hAnsi="Times New Roman" w:cs="Times New Roman"/>
                <w:lang w:val="en-US" w:eastAsia="zh-CN"/>
              </w:rPr>
              <w:t>in;</w:t>
            </w:r>
            <w:proofErr w:type="gramEnd"/>
          </w:p>
          <w:p w14:paraId="6312A2C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FC65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D3CE64" w14:textId="77777777" w:rsidTr="00267633">
        <w:trPr>
          <w:divId w:val="2116439976"/>
        </w:trPr>
        <w:tc>
          <w:tcPr>
            <w:tcW w:w="675" w:type="dxa"/>
            <w:tcBorders>
              <w:right w:val="nil"/>
            </w:tcBorders>
          </w:tcPr>
          <w:p w14:paraId="3D31D76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w:t>
            </w:r>
          </w:p>
        </w:tc>
        <w:tc>
          <w:tcPr>
            <w:tcW w:w="7230" w:type="dxa"/>
            <w:tcBorders>
              <w:left w:val="nil"/>
            </w:tcBorders>
          </w:tcPr>
          <w:p w14:paraId="3C21F7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present location of the Company’s business operations; and</w:t>
            </w:r>
          </w:p>
          <w:p w14:paraId="7E120C2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569B86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43A2896" w14:textId="77777777" w:rsidTr="00267633">
        <w:trPr>
          <w:divId w:val="2116439976"/>
        </w:trPr>
        <w:tc>
          <w:tcPr>
            <w:tcW w:w="675" w:type="dxa"/>
            <w:tcBorders>
              <w:right w:val="nil"/>
            </w:tcBorders>
          </w:tcPr>
          <w:p w14:paraId="3FA181A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(iii)</w:t>
            </w:r>
          </w:p>
        </w:tc>
        <w:tc>
          <w:tcPr>
            <w:tcW w:w="7230" w:type="dxa"/>
            <w:tcBorders>
              <w:left w:val="nil"/>
            </w:tcBorders>
          </w:tcPr>
          <w:p w14:paraId="31F8E8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 Company is making trading profits or losses.</w:t>
            </w:r>
          </w:p>
          <w:p w14:paraId="3500F1A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428D7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633BCD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16AEB22" w14:textId="77777777" w:rsidTr="00267633">
        <w:trPr>
          <w:divId w:val="2116439976"/>
        </w:trPr>
        <w:tc>
          <w:tcPr>
            <w:tcW w:w="675" w:type="dxa"/>
            <w:tcBorders>
              <w:right w:val="nil"/>
            </w:tcBorders>
          </w:tcPr>
          <w:p w14:paraId="59E13F3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8.</w:t>
            </w:r>
          </w:p>
        </w:tc>
        <w:tc>
          <w:tcPr>
            <w:tcW w:w="7230" w:type="dxa"/>
            <w:tcBorders>
              <w:left w:val="nil"/>
            </w:tcBorders>
          </w:tcPr>
          <w:p w14:paraId="3143C1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declared any dividends this year or the last year:</w:t>
            </w:r>
          </w:p>
          <w:p w14:paraId="0F6C2CA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3F9D6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No. If yes, please state when the dividends were declared, and how much was declared.</w:t>
            </w:r>
          </w:p>
          <w:p w14:paraId="62B8827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720D0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CB618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693A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5EDA5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Remuneration </w:t>
      </w:r>
    </w:p>
    <w:p w14:paraId="68F365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2D77BA0E" w14:textId="77777777" w:rsidTr="00267633">
        <w:trPr>
          <w:divId w:val="2116439976"/>
        </w:trPr>
        <w:tc>
          <w:tcPr>
            <w:tcW w:w="675" w:type="dxa"/>
            <w:tcBorders>
              <w:right w:val="nil"/>
            </w:tcBorders>
          </w:tcPr>
          <w:p w14:paraId="5C93B52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9.</w:t>
            </w:r>
          </w:p>
        </w:tc>
        <w:tc>
          <w:tcPr>
            <w:tcW w:w="7230" w:type="dxa"/>
            <w:tcBorders>
              <w:left w:val="nil"/>
            </w:tcBorders>
          </w:tcPr>
          <w:p w14:paraId="299914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officers of the Company, including yourself, receive remuneration for work done for the Company (i.e. salary or director’s fees).</w:t>
            </w:r>
          </w:p>
          <w:p w14:paraId="70C667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8536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 how much remuneration each officer receives.</w:t>
            </w:r>
          </w:p>
          <w:p w14:paraId="3F8EDC5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6A6F0F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52982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6D2ED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BA9C238"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Auditors</w:t>
      </w:r>
    </w:p>
    <w:p w14:paraId="6A8CC45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F2E3631" w14:textId="77777777" w:rsidTr="00267633">
        <w:trPr>
          <w:divId w:val="2116439976"/>
        </w:trPr>
        <w:tc>
          <w:tcPr>
            <w:tcW w:w="675" w:type="dxa"/>
            <w:tcBorders>
              <w:right w:val="nil"/>
            </w:tcBorders>
          </w:tcPr>
          <w:p w14:paraId="35545F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230" w:type="dxa"/>
            <w:tcBorders>
              <w:left w:val="nil"/>
            </w:tcBorders>
          </w:tcPr>
          <w:p w14:paraId="00EEBEF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name and address of the accountants and auditors of the Company.</w:t>
            </w:r>
          </w:p>
          <w:p w14:paraId="621FB74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C630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CD13E02" w14:textId="77777777" w:rsidTr="00267633">
        <w:trPr>
          <w:divId w:val="2116439976"/>
        </w:trPr>
        <w:tc>
          <w:tcPr>
            <w:tcW w:w="675" w:type="dxa"/>
            <w:tcBorders>
              <w:right w:val="nil"/>
            </w:tcBorders>
          </w:tcPr>
          <w:p w14:paraId="3AE1DD2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230" w:type="dxa"/>
            <w:tcBorders>
              <w:left w:val="nil"/>
            </w:tcBorders>
          </w:tcPr>
          <w:p w14:paraId="05ED00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accounts of the Company were last audited.</w:t>
            </w:r>
          </w:p>
          <w:p w14:paraId="704B1CF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CA2CE4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341DD53" w14:textId="77777777" w:rsidTr="00267633">
        <w:trPr>
          <w:divId w:val="2116439976"/>
        </w:trPr>
        <w:tc>
          <w:tcPr>
            <w:tcW w:w="675" w:type="dxa"/>
            <w:tcBorders>
              <w:right w:val="nil"/>
            </w:tcBorders>
          </w:tcPr>
          <w:p w14:paraId="6244AAF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230" w:type="dxa"/>
            <w:tcBorders>
              <w:left w:val="nil"/>
            </w:tcBorders>
          </w:tcPr>
          <w:p w14:paraId="7F60AB0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Company last filed its Annual Returns with the Accounting and Corporate Regulatory Authority.</w:t>
            </w:r>
          </w:p>
          <w:p w14:paraId="3A8F680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964E2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0D4B63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B5EEF2A"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Debtors</w:t>
      </w:r>
    </w:p>
    <w:p w14:paraId="7409E4E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63DF19E2" w14:textId="77777777" w:rsidTr="00267633">
        <w:trPr>
          <w:divId w:val="2116439976"/>
        </w:trPr>
        <w:tc>
          <w:tcPr>
            <w:tcW w:w="675" w:type="dxa"/>
          </w:tcPr>
          <w:p w14:paraId="3A9FC9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230" w:type="dxa"/>
          </w:tcPr>
          <w:p w14:paraId="1F0FE9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anyone owes the Company money.</w:t>
            </w:r>
          </w:p>
          <w:p w14:paraId="408327E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9F5F6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371CB88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D089CE9" w14:textId="77777777" w:rsidTr="00267633">
        <w:trPr>
          <w:divId w:val="2116439976"/>
        </w:trPr>
        <w:tc>
          <w:tcPr>
            <w:tcW w:w="675" w:type="dxa"/>
          </w:tcPr>
          <w:p w14:paraId="00F0EE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230" w:type="dxa"/>
          </w:tcPr>
          <w:p w14:paraId="360C1082" w14:textId="77777777" w:rsidR="00267633" w:rsidRPr="00267633" w:rsidRDefault="00267633" w:rsidP="00267633">
            <w:pPr>
              <w:tabs>
                <w:tab w:val="num" w:pos="184"/>
              </w:tabs>
              <w:spacing w:before="0" w:after="0" w:line="240" w:lineRule="auto"/>
              <w:jc w:val="both"/>
              <w:rPr>
                <w:rFonts w:ascii="Times New Roman" w:hAnsi="Times New Roman" w:cs="Times New Roman"/>
                <w:b/>
                <w:spacing w:val="-3"/>
                <w:lang w:val="en-US" w:eastAsia="zh-CN"/>
              </w:rPr>
            </w:pPr>
            <w:r w:rsidRPr="00267633">
              <w:rPr>
                <w:rFonts w:ascii="Times New Roman" w:hAnsi="Times New Roman" w:cs="Times New Roman"/>
                <w:lang w:val="en-US" w:eastAsia="zh-CN"/>
              </w:rPr>
              <w:t>Please state whether the Company has taken any steps to apply or is it in the process of applying to Court for a Scheme of Arrangement to compromise its debts with its creditors under the Companies Act.</w:t>
            </w:r>
          </w:p>
          <w:p w14:paraId="07E22D7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F6CBD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w:t>
            </w:r>
            <w:proofErr w:type="gramStart"/>
            <w:r w:rsidRPr="00267633">
              <w:rPr>
                <w:rFonts w:ascii="Times New Roman" w:hAnsi="Times New Roman" w:cs="Times New Roman"/>
                <w:lang w:val="en-US" w:eastAsia="zh-CN"/>
              </w:rPr>
              <w:t>state particulars</w:t>
            </w:r>
            <w:proofErr w:type="gramEnd"/>
            <w:r w:rsidRPr="00267633">
              <w:rPr>
                <w:rFonts w:ascii="Times New Roman" w:hAnsi="Times New Roman" w:cs="Times New Roman"/>
                <w:lang w:val="en-US" w:eastAsia="zh-CN"/>
              </w:rPr>
              <w:t>.</w:t>
            </w:r>
          </w:p>
          <w:p w14:paraId="38F654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E7890EE" w14:textId="77777777" w:rsidR="00267633" w:rsidRDefault="00267633" w:rsidP="00267633">
      <w:pPr>
        <w:spacing w:before="0" w:after="0" w:line="240" w:lineRule="auto"/>
        <w:jc w:val="both"/>
        <w:divId w:val="2116439976"/>
        <w:rPr>
          <w:rFonts w:ascii="Times New Roman" w:hAnsi="Times New Roman" w:cs="Times New Roman"/>
          <w:lang w:val="en-US" w:eastAsia="zh-CN"/>
        </w:rPr>
      </w:pPr>
    </w:p>
    <w:p w14:paraId="625CBEB8" w14:textId="77777777" w:rsidR="002F0484" w:rsidRDefault="002F0484" w:rsidP="00267633">
      <w:pPr>
        <w:spacing w:before="0" w:after="0" w:line="240" w:lineRule="auto"/>
        <w:jc w:val="both"/>
        <w:divId w:val="2116439976"/>
        <w:rPr>
          <w:rFonts w:ascii="Times New Roman" w:hAnsi="Times New Roman" w:cs="Times New Roman"/>
          <w:lang w:val="en-US" w:eastAsia="zh-CN"/>
        </w:rPr>
      </w:pPr>
    </w:p>
    <w:p w14:paraId="1B0D84E5" w14:textId="77777777" w:rsidR="002F0484" w:rsidRPr="00267633" w:rsidRDefault="002F0484" w:rsidP="00267633">
      <w:pPr>
        <w:spacing w:before="0" w:after="0" w:line="240" w:lineRule="auto"/>
        <w:jc w:val="both"/>
        <w:divId w:val="2116439976"/>
        <w:rPr>
          <w:rFonts w:ascii="Times New Roman" w:hAnsi="Times New Roman" w:cs="Times New Roman"/>
          <w:lang w:val="en-US" w:eastAsia="zh-CN"/>
        </w:rPr>
      </w:pPr>
    </w:p>
    <w:p w14:paraId="70AFF5D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immovable properties situated locally or overseas</w:t>
      </w:r>
    </w:p>
    <w:p w14:paraId="29764EB6"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4416" behindDoc="0" locked="0" layoutInCell="1" allowOverlap="1" wp14:anchorId="70F4E1D5" wp14:editId="7D88A295">
                <wp:simplePos x="0" y="0"/>
                <wp:positionH relativeFrom="column">
                  <wp:posOffset>5176716</wp:posOffset>
                </wp:positionH>
                <wp:positionV relativeFrom="paragraph">
                  <wp:posOffset>726538</wp:posOffset>
                </wp:positionV>
                <wp:extent cx="1141095" cy="993775"/>
                <wp:effectExtent l="0" t="0" r="20955" b="15875"/>
                <wp:wrapThrough wrapText="bothSides">
                  <wp:wrapPolygon edited="0">
                    <wp:start x="0" y="0"/>
                    <wp:lineTo x="0" y="21531"/>
                    <wp:lineTo x="21636" y="21531"/>
                    <wp:lineTo x="21636" y="0"/>
                    <wp:lineTo x="0" y="0"/>
                  </wp:wrapPolygon>
                </wp:wrapThrough>
                <wp:docPr id="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993775"/>
                        </a:xfrm>
                        <a:prstGeom prst="rect">
                          <a:avLst/>
                        </a:prstGeom>
                        <a:solidFill>
                          <a:srgbClr val="FFFFFF"/>
                        </a:solidFill>
                        <a:ln w="9525">
                          <a:solidFill>
                            <a:srgbClr val="000000"/>
                          </a:solidFill>
                          <a:miter lim="800000"/>
                          <a:headEnd/>
                          <a:tailEnd/>
                        </a:ln>
                      </wps:spPr>
                      <wps:txbx>
                        <w:txbxContent>
                          <w:p w14:paraId="14AEA17D" w14:textId="77777777" w:rsidR="000D3C6D" w:rsidRPr="00D62AB5" w:rsidRDefault="000D3C6D"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F4E1D5" id="Text Box 69" o:spid="_x0000_s1031" type="#_x0000_t202" style="position:absolute;left:0;text-align:left;margin-left:407.6pt;margin-top:57.2pt;width:89.85pt;height:7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">
                <v:textbox>
                  <w:txbxContent>
                    <w:p w14:paraId="14AEA17D" w14:textId="77777777" w:rsidR="000D3C6D" w:rsidRPr="00D62AB5" w:rsidRDefault="000D3C6D"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8F173E" w14:textId="77777777" w:rsidTr="00267633">
        <w:trPr>
          <w:divId w:val="2116439976"/>
        </w:trPr>
        <w:tc>
          <w:tcPr>
            <w:tcW w:w="675" w:type="dxa"/>
            <w:tcBorders>
              <w:right w:val="nil"/>
            </w:tcBorders>
          </w:tcPr>
          <w:p w14:paraId="3AB6524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230" w:type="dxa"/>
            <w:tcBorders>
              <w:left w:val="nil"/>
            </w:tcBorders>
          </w:tcPr>
          <w:p w14:paraId="7F7FC73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owns any immovable property locally or overseas.</w:t>
            </w:r>
          </w:p>
          <w:p w14:paraId="640B274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EED0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56D29A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7BA3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77F6966" w14:textId="77777777" w:rsidTr="00267633">
        <w:trPr>
          <w:divId w:val="2116439976"/>
        </w:trPr>
        <w:tc>
          <w:tcPr>
            <w:tcW w:w="675" w:type="dxa"/>
            <w:tcBorders>
              <w:bottom w:val="single" w:sz="4" w:space="0" w:color="auto"/>
              <w:right w:val="nil"/>
            </w:tcBorders>
          </w:tcPr>
          <w:p w14:paraId="2649C5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230" w:type="dxa"/>
            <w:tcBorders>
              <w:left w:val="nil"/>
              <w:bottom w:val="single" w:sz="4" w:space="0" w:color="auto"/>
            </w:tcBorders>
          </w:tcPr>
          <w:p w14:paraId="7729A6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the Company is leasing any immovable property: </w:t>
            </w:r>
          </w:p>
          <w:p w14:paraId="13EAF32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52AE120" w14:textId="77777777" w:rsidTr="00267633">
        <w:trPr>
          <w:divId w:val="2116439976"/>
        </w:trPr>
        <w:tc>
          <w:tcPr>
            <w:tcW w:w="675" w:type="dxa"/>
            <w:tcBorders>
              <w:right w:val="nil"/>
            </w:tcBorders>
          </w:tcPr>
          <w:p w14:paraId="2DFB516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1D6EF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of landlord and address of rented </w:t>
            </w:r>
            <w:proofErr w:type="gramStart"/>
            <w:r w:rsidRPr="00267633">
              <w:rPr>
                <w:rFonts w:ascii="Times New Roman" w:hAnsi="Times New Roman" w:cs="Times New Roman"/>
                <w:lang w:val="en-US" w:eastAsia="zh-CN"/>
              </w:rPr>
              <w:t>property;</w:t>
            </w:r>
            <w:proofErr w:type="gramEnd"/>
          </w:p>
          <w:p w14:paraId="45FD98C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DB54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51FB8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0425EA" w14:textId="77777777" w:rsidTr="00267633">
        <w:trPr>
          <w:divId w:val="2116439976"/>
        </w:trPr>
        <w:tc>
          <w:tcPr>
            <w:tcW w:w="675" w:type="dxa"/>
            <w:tcBorders>
              <w:right w:val="nil"/>
            </w:tcBorders>
          </w:tcPr>
          <w:p w14:paraId="390B71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230" w:type="dxa"/>
            <w:tcBorders>
              <w:left w:val="nil"/>
            </w:tcBorders>
          </w:tcPr>
          <w:p w14:paraId="070667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period of tenancy, amount of monthly rental paid and due date of rental; and</w:t>
            </w:r>
          </w:p>
          <w:p w14:paraId="1BB59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16E281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8136EA" w14:textId="77777777" w:rsidTr="00267633">
        <w:trPr>
          <w:divId w:val="2116439976"/>
        </w:trPr>
        <w:tc>
          <w:tcPr>
            <w:tcW w:w="675" w:type="dxa"/>
            <w:tcBorders>
              <w:right w:val="nil"/>
            </w:tcBorders>
          </w:tcPr>
          <w:p w14:paraId="2C2F40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2BCFF47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63E1B8F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0D53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A2479D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463D85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E6B4596" w14:textId="77777777" w:rsidTr="00267633">
        <w:trPr>
          <w:divId w:val="2116439976"/>
        </w:trPr>
        <w:tc>
          <w:tcPr>
            <w:tcW w:w="675" w:type="dxa"/>
            <w:tcBorders>
              <w:right w:val="nil"/>
            </w:tcBorders>
          </w:tcPr>
          <w:p w14:paraId="55707A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230" w:type="dxa"/>
            <w:tcBorders>
              <w:left w:val="nil"/>
            </w:tcBorders>
          </w:tcPr>
          <w:p w14:paraId="5709C74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has any tenants/subtenants in respect of the owned or leased properties.</w:t>
            </w:r>
          </w:p>
          <w:p w14:paraId="2D2F150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47BC9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151B96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597C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03B7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1B0DA0D"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motor vehicles</w:t>
      </w:r>
    </w:p>
    <w:p w14:paraId="48A9CC8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9EC7D22" w14:textId="77777777" w:rsidTr="00267633">
        <w:trPr>
          <w:divId w:val="2116439976"/>
        </w:trPr>
        <w:tc>
          <w:tcPr>
            <w:tcW w:w="675" w:type="dxa"/>
          </w:tcPr>
          <w:p w14:paraId="3517826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230" w:type="dxa"/>
          </w:tcPr>
          <w:p w14:paraId="61F16C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motor vehicle.</w:t>
            </w:r>
          </w:p>
          <w:p w14:paraId="05EE6CF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6D717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p w14:paraId="24B7CAD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089469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D65BC0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p w14:paraId="72EB9369"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the Company’s bank accounts</w:t>
      </w:r>
    </w:p>
    <w:p w14:paraId="528323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900496" w14:textId="77777777" w:rsidTr="00267633">
        <w:trPr>
          <w:divId w:val="2116439976"/>
        </w:trPr>
        <w:tc>
          <w:tcPr>
            <w:tcW w:w="675" w:type="dxa"/>
            <w:tcBorders>
              <w:bottom w:val="single" w:sz="4" w:space="0" w:color="auto"/>
              <w:right w:val="nil"/>
            </w:tcBorders>
          </w:tcPr>
          <w:p w14:paraId="0C06DE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230" w:type="dxa"/>
            <w:tcBorders>
              <w:left w:val="nil"/>
              <w:bottom w:val="single" w:sz="4" w:space="0" w:color="auto"/>
            </w:tcBorders>
          </w:tcPr>
          <w:p w14:paraId="7E8131B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any bank accounts (held solely and/or jointly) or safe deposit boxes:</w:t>
            </w:r>
          </w:p>
          <w:p w14:paraId="3D5E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9E6589" w14:textId="77777777" w:rsidTr="00267633">
        <w:trPr>
          <w:divId w:val="2116439976"/>
        </w:trPr>
        <w:tc>
          <w:tcPr>
            <w:tcW w:w="675" w:type="dxa"/>
            <w:tcBorders>
              <w:right w:val="nil"/>
            </w:tcBorders>
          </w:tcPr>
          <w:p w14:paraId="780CD8E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 (a)</w:t>
            </w:r>
          </w:p>
        </w:tc>
        <w:tc>
          <w:tcPr>
            <w:tcW w:w="7230" w:type="dxa"/>
            <w:tcBorders>
              <w:left w:val="nil"/>
            </w:tcBorders>
          </w:tcPr>
          <w:p w14:paraId="1FE979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the account or safe deposit box is </w:t>
            </w:r>
            <w:proofErr w:type="gramStart"/>
            <w:r w:rsidRPr="00267633">
              <w:rPr>
                <w:rFonts w:ascii="Times New Roman" w:hAnsi="Times New Roman" w:cs="Times New Roman"/>
                <w:lang w:val="en-US" w:eastAsia="zh-CN"/>
              </w:rPr>
              <w:t>maintained;</w:t>
            </w:r>
            <w:proofErr w:type="gramEnd"/>
          </w:p>
          <w:p w14:paraId="5AF9028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E2A9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B84D02B" w14:textId="77777777" w:rsidTr="00267633">
        <w:trPr>
          <w:divId w:val="2116439976"/>
        </w:trPr>
        <w:tc>
          <w:tcPr>
            <w:tcW w:w="675" w:type="dxa"/>
            <w:tcBorders>
              <w:right w:val="nil"/>
            </w:tcBorders>
          </w:tcPr>
          <w:p w14:paraId="26A9EA39" w14:textId="77777777" w:rsidR="00267633" w:rsidRPr="00267633" w:rsidRDefault="00267633" w:rsidP="00267633">
            <w:pPr>
              <w:spacing w:before="0" w:after="0" w:line="240" w:lineRule="auto"/>
              <w:jc w:val="both"/>
              <w:rPr>
                <w:rFonts w:ascii="Times New Roman" w:hAnsi="Times New Roman" w:cs="Times New Roman"/>
                <w:lang w:val="en-US" w:eastAsia="zh-CN"/>
              </w:rPr>
            </w:pPr>
            <w:proofErr w:type="gramStart"/>
            <w:r w:rsidRPr="00267633">
              <w:rPr>
                <w:rFonts w:ascii="Times New Roman" w:hAnsi="Times New Roman" w:cs="Times New Roman"/>
                <w:lang w:val="en-US" w:eastAsia="zh-CN"/>
              </w:rPr>
              <w:t>( b</w:t>
            </w:r>
            <w:proofErr w:type="gramEnd"/>
            <w:r w:rsidRPr="00267633">
              <w:rPr>
                <w:rFonts w:ascii="Times New Roman" w:hAnsi="Times New Roman" w:cs="Times New Roman"/>
                <w:lang w:val="en-US" w:eastAsia="zh-CN"/>
              </w:rPr>
              <w:t>)</w:t>
            </w:r>
          </w:p>
        </w:tc>
        <w:tc>
          <w:tcPr>
            <w:tcW w:w="7230" w:type="dxa"/>
            <w:tcBorders>
              <w:left w:val="nil"/>
            </w:tcBorders>
          </w:tcPr>
          <w:p w14:paraId="5F8B62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13D624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F09B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BE1CA" w14:textId="77777777" w:rsidTr="00267633">
        <w:trPr>
          <w:divId w:val="2116439976"/>
        </w:trPr>
        <w:tc>
          <w:tcPr>
            <w:tcW w:w="675" w:type="dxa"/>
            <w:tcBorders>
              <w:right w:val="nil"/>
            </w:tcBorders>
          </w:tcPr>
          <w:p w14:paraId="6132EC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79A2427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(e.g. current, savings, fixed deposit, overdraft</w:t>
            </w:r>
            <w:proofErr w:type="gramStart"/>
            <w:r w:rsidRPr="00267633">
              <w:rPr>
                <w:rFonts w:ascii="Times New Roman" w:hAnsi="Times New Roman" w:cs="Times New Roman"/>
                <w:lang w:val="en-US" w:eastAsia="zh-CN"/>
              </w:rPr>
              <w:t>);</w:t>
            </w:r>
            <w:proofErr w:type="gramEnd"/>
          </w:p>
          <w:p w14:paraId="60DD90A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F03F99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A50382" w14:textId="77777777" w:rsidTr="00267633">
        <w:trPr>
          <w:divId w:val="2116439976"/>
        </w:trPr>
        <w:tc>
          <w:tcPr>
            <w:tcW w:w="675" w:type="dxa"/>
            <w:tcBorders>
              <w:right w:val="nil"/>
            </w:tcBorders>
          </w:tcPr>
          <w:p w14:paraId="7F61CF7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230" w:type="dxa"/>
            <w:tcBorders>
              <w:left w:val="nil"/>
            </w:tcBorders>
          </w:tcPr>
          <w:p w14:paraId="66619E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4A05393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570CE3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DE5EBAF" w14:textId="77777777" w:rsidTr="00267633">
        <w:trPr>
          <w:divId w:val="2116439976"/>
        </w:trPr>
        <w:tc>
          <w:tcPr>
            <w:tcW w:w="675" w:type="dxa"/>
            <w:tcBorders>
              <w:right w:val="nil"/>
            </w:tcBorders>
          </w:tcPr>
          <w:p w14:paraId="3C8443A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230" w:type="dxa"/>
            <w:tcBorders>
              <w:left w:val="nil"/>
            </w:tcBorders>
          </w:tcPr>
          <w:p w14:paraId="39253F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the Company at this date (for fixed deposits, please state the date of maturity and the amount due to the Company at that date)</w:t>
            </w:r>
          </w:p>
          <w:p w14:paraId="6504002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6C2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88F9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8B3D2B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5A8143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the Company’s other assets</w:t>
      </w:r>
    </w:p>
    <w:p w14:paraId="7C1B87D8"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3392" behindDoc="0" locked="0" layoutInCell="1" allowOverlap="1" wp14:anchorId="7DD23838" wp14:editId="04C3B38F">
                <wp:simplePos x="0" y="0"/>
                <wp:positionH relativeFrom="column">
                  <wp:posOffset>5259363</wp:posOffset>
                </wp:positionH>
                <wp:positionV relativeFrom="paragraph">
                  <wp:posOffset>1057519</wp:posOffset>
                </wp:positionV>
                <wp:extent cx="1116965" cy="1831340"/>
                <wp:effectExtent l="0" t="0" r="26035" b="16510"/>
                <wp:wrapThrough wrapText="bothSides">
                  <wp:wrapPolygon edited="0">
                    <wp:start x="0" y="0"/>
                    <wp:lineTo x="0" y="21570"/>
                    <wp:lineTo x="21735" y="21570"/>
                    <wp:lineTo x="21735" y="0"/>
                    <wp:lineTo x="0" y="0"/>
                  </wp:wrapPolygon>
                </wp:wrapThrough>
                <wp:docPr id="3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831340"/>
                        </a:xfrm>
                        <a:prstGeom prst="rect">
                          <a:avLst/>
                        </a:prstGeom>
                        <a:solidFill>
                          <a:srgbClr val="FFFFFF"/>
                        </a:solidFill>
                        <a:ln w="9525">
                          <a:solidFill>
                            <a:srgbClr val="000000"/>
                          </a:solidFill>
                          <a:miter lim="800000"/>
                          <a:headEnd/>
                          <a:tailEnd/>
                        </a:ln>
                      </wps:spPr>
                      <wps:txbx>
                        <w:txbxContent>
                          <w:p w14:paraId="6C510DD2" w14:textId="77777777" w:rsidR="000D3C6D" w:rsidRPr="00D62AB5" w:rsidRDefault="000D3C6D"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23838" id="Text Box 68" o:spid="_x0000_s1032" type="#_x0000_t202" style="position:absolute;left:0;text-align:left;margin-left:414.1pt;margin-top:83.25pt;width:87.95pt;height:14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">
                <v:textbox>
                  <w:txbxContent>
                    <w:p w14:paraId="6C510DD2" w14:textId="77777777" w:rsidR="000D3C6D" w:rsidRPr="00D62AB5" w:rsidRDefault="000D3C6D"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43A0E209" w14:textId="77777777" w:rsidTr="00267633">
        <w:trPr>
          <w:divId w:val="2116439976"/>
        </w:trPr>
        <w:tc>
          <w:tcPr>
            <w:tcW w:w="675" w:type="dxa"/>
          </w:tcPr>
          <w:p w14:paraId="47376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20.</w:t>
            </w:r>
          </w:p>
        </w:tc>
        <w:tc>
          <w:tcPr>
            <w:tcW w:w="7230" w:type="dxa"/>
          </w:tcPr>
          <w:p w14:paraId="337082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has any insurance policies.</w:t>
            </w:r>
          </w:p>
          <w:p w14:paraId="7E3DA8F1"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1E872E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4302206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B19116" w14:textId="77777777" w:rsidTr="00267633">
        <w:trPr>
          <w:divId w:val="2116439976"/>
        </w:trPr>
        <w:tc>
          <w:tcPr>
            <w:tcW w:w="675" w:type="dxa"/>
          </w:tcPr>
          <w:p w14:paraId="0E0C40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230" w:type="dxa"/>
          </w:tcPr>
          <w:p w14:paraId="072551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shares and/or unit trusts,</w:t>
            </w:r>
          </w:p>
          <w:p w14:paraId="3DBFC19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71DC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2B1D3C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617C2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88BF34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7191"/>
      </w:tblGrid>
      <w:tr w:rsidR="00267633" w:rsidRPr="00267633" w14:paraId="6DE387DD" w14:textId="77777777" w:rsidTr="00267633">
        <w:trPr>
          <w:divId w:val="2116439976"/>
          <w:cantSplit/>
        </w:trPr>
        <w:tc>
          <w:tcPr>
            <w:tcW w:w="657" w:type="dxa"/>
            <w:tcBorders>
              <w:bottom w:val="single" w:sz="4" w:space="0" w:color="auto"/>
              <w:right w:val="nil"/>
            </w:tcBorders>
          </w:tcPr>
          <w:p w14:paraId="0C01F60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22.</w:t>
            </w:r>
          </w:p>
        </w:tc>
        <w:tc>
          <w:tcPr>
            <w:tcW w:w="7191" w:type="dxa"/>
            <w:tcBorders>
              <w:left w:val="nil"/>
              <w:bottom w:val="single" w:sz="4" w:space="0" w:color="auto"/>
            </w:tcBorders>
          </w:tcPr>
          <w:p w14:paraId="42474D7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other assets, savings or investments not listed thus far.</w:t>
            </w:r>
          </w:p>
          <w:p w14:paraId="4474BF6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DDFAA1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188CD56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CE01302"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4618F4"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p w14:paraId="5B3831B0"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Matters</w:t>
      </w:r>
    </w:p>
    <w:p w14:paraId="15D7201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50"/>
      </w:tblGrid>
      <w:tr w:rsidR="00267633" w:rsidRPr="00267633" w14:paraId="25F41F81" w14:textId="77777777" w:rsidTr="00267633">
        <w:trPr>
          <w:divId w:val="2116439976"/>
        </w:trPr>
        <w:tc>
          <w:tcPr>
            <w:tcW w:w="675" w:type="dxa"/>
            <w:tcBorders>
              <w:right w:val="nil"/>
            </w:tcBorders>
          </w:tcPr>
          <w:p w14:paraId="78F7664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23.</w:t>
            </w:r>
          </w:p>
        </w:tc>
        <w:tc>
          <w:tcPr>
            <w:tcW w:w="7850" w:type="dxa"/>
            <w:tcBorders>
              <w:left w:val="nil"/>
            </w:tcBorders>
          </w:tcPr>
          <w:p w14:paraId="461A9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Are there any goods on the Company’s premises that do not belong to the Company but belong to other people or are jointly owned with others? If so, please list the goods and how such ownership can be established.</w:t>
            </w:r>
          </w:p>
          <w:p w14:paraId="0572BA1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5A22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1472888" w14:textId="77777777" w:rsidTr="00267633">
        <w:trPr>
          <w:divId w:val="2116439976"/>
        </w:trPr>
        <w:tc>
          <w:tcPr>
            <w:tcW w:w="675" w:type="dxa"/>
            <w:tcBorders>
              <w:right w:val="nil"/>
            </w:tcBorders>
          </w:tcPr>
          <w:p w14:paraId="2169661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24.</w:t>
            </w:r>
          </w:p>
        </w:tc>
        <w:tc>
          <w:tcPr>
            <w:tcW w:w="7850" w:type="dxa"/>
            <w:tcBorders>
              <w:left w:val="nil"/>
            </w:tcBorders>
          </w:tcPr>
          <w:p w14:paraId="637E4C1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7F3A9A2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3884B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1EAC60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74C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07BAA4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0340DB5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p>
    <w:p w14:paraId="6A2B2EC8" w14:textId="77777777" w:rsidR="00267633" w:rsidRPr="00267633" w:rsidRDefault="00267633" w:rsidP="00267633">
      <w:pPr>
        <w:tabs>
          <w:tab w:val="num" w:pos="360"/>
        </w:tabs>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lang w:val="en-US" w:eastAsia="zh-CN"/>
        </w:rPr>
        <w:t>25.  (</w:t>
      </w:r>
      <w:proofErr w:type="gramEnd"/>
      <w:r w:rsidRPr="00267633">
        <w:rPr>
          <w:rFonts w:ascii="Times New Roman" w:hAnsi="Times New Roman" w:cs="Times New Roman"/>
          <w:lang w:val="en-US" w:eastAsia="zh-CN"/>
        </w:rPr>
        <w:t>Please state additional questions if any.)</w:t>
      </w:r>
    </w:p>
    <w:p w14:paraId="15AEA5D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81E26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7A91906"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D31E9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EEACE47"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70F8502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
    <w:p w14:paraId="0129057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officer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1DC3CA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B2D046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9101C7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21908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B319FD"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65F8AB3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0FCC5E0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officer of judgment debtor)</w:t>
      </w:r>
    </w:p>
    <w:p w14:paraId="2E40FE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E60FC1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B3031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38AB7A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day of</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1BB3D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D0283E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t>ANNEX A</w:t>
      </w:r>
    </w:p>
    <w:p w14:paraId="448B501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8C89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D7F0DD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w:t>
      </w:r>
    </w:p>
    <w:p w14:paraId="4E43463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5E902D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571EFD0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the Company’s </w:t>
      </w:r>
      <w:r w:rsidRPr="00267633">
        <w:rPr>
          <w:rFonts w:ascii="Times New Roman" w:hAnsi="Times New Roman" w:cs="Times New Roman"/>
          <w:b/>
          <w:lang w:val="en-US" w:eastAsia="zh-CN"/>
        </w:rPr>
        <w:t xml:space="preserve">debtors </w:t>
      </w:r>
      <w:r w:rsidRPr="00267633">
        <w:rPr>
          <w:rFonts w:ascii="Times New Roman" w:hAnsi="Times New Roman" w:cs="Times New Roman"/>
          <w:lang w:val="en-US" w:eastAsia="zh-CN"/>
        </w:rPr>
        <w:t>(i.e. people who owe the Company money):</w:t>
      </w:r>
    </w:p>
    <w:p w14:paraId="5ADD9FE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34B46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371FABBA" w14:textId="77777777" w:rsidTr="00267633">
        <w:trPr>
          <w:divId w:val="2116439976"/>
        </w:trPr>
        <w:tc>
          <w:tcPr>
            <w:tcW w:w="1080" w:type="dxa"/>
          </w:tcPr>
          <w:p w14:paraId="79D37C2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414E37F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70C5C2D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D0903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75396D3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19932529" w14:textId="77777777" w:rsidTr="00267633">
        <w:trPr>
          <w:divId w:val="2116439976"/>
        </w:trPr>
        <w:tc>
          <w:tcPr>
            <w:tcW w:w="1080" w:type="dxa"/>
          </w:tcPr>
          <w:p w14:paraId="550BC2D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340" w:type="dxa"/>
          </w:tcPr>
          <w:p w14:paraId="3F3E2B1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080" w:type="dxa"/>
          </w:tcPr>
          <w:p w14:paraId="4F06DB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440" w:type="dxa"/>
          </w:tcPr>
          <w:p w14:paraId="552B434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88" w:type="dxa"/>
          </w:tcPr>
          <w:p w14:paraId="77BFF12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054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F948AE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commenced legal proceedings against its debtors to recover its debt:</w:t>
      </w:r>
    </w:p>
    <w:p w14:paraId="50A1C4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3B135803" w14:textId="77777777" w:rsidTr="00267633">
        <w:trPr>
          <w:divId w:val="2116439976"/>
        </w:trPr>
        <w:tc>
          <w:tcPr>
            <w:tcW w:w="1530" w:type="dxa"/>
          </w:tcPr>
          <w:p w14:paraId="68FAEF6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DC045D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54455FF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047F6C9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27747E0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0A42A4F9" w14:textId="77777777" w:rsidTr="00267633">
        <w:trPr>
          <w:divId w:val="2116439976"/>
        </w:trPr>
        <w:tc>
          <w:tcPr>
            <w:tcW w:w="1530" w:type="dxa"/>
          </w:tcPr>
          <w:p w14:paraId="70244EE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3BF37E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75965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B8F0F1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9BFA0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6DCF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ABA609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t>ANNEX B</w:t>
      </w:r>
    </w:p>
    <w:p w14:paraId="7B1911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BBC350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Leased</w:t>
      </w:r>
    </w:p>
    <w:p w14:paraId="4E4B9E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FBDF6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15)</w:t>
      </w:r>
    </w:p>
    <w:p w14:paraId="6AB705A1"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properties owned by the Company:</w:t>
      </w:r>
    </w:p>
    <w:p w14:paraId="0A5FD1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8FC7C33"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Addresses of properties owned: </w:t>
      </w:r>
    </w:p>
    <w:p w14:paraId="29355E8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p>
    <w:p w14:paraId="7F78757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(b) </w:t>
      </w:r>
      <w:r w:rsidRPr="00267633">
        <w:rPr>
          <w:rFonts w:ascii="Times New Roman" w:hAnsi="Times New Roman" w:cs="Times New Roman"/>
          <w:lang w:val="en-US" w:eastAsia="zh-CN"/>
        </w:rPr>
        <w:tab/>
        <w:t xml:space="preserve">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w:t>
      </w:r>
    </w:p>
    <w:p w14:paraId="4B3F9CA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26918D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(c) </w:t>
      </w:r>
      <w:r w:rsidRPr="00267633">
        <w:rPr>
          <w:rFonts w:ascii="Times New Roman" w:hAnsi="Times New Roman" w:cs="Times New Roman"/>
          <w:lang w:val="en-US" w:eastAsia="zh-CN"/>
        </w:rPr>
        <w:tab/>
        <w:t>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amount outstanding:</w:t>
      </w:r>
    </w:p>
    <w:p w14:paraId="74E9F0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DBF31C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17)</w:t>
      </w:r>
    </w:p>
    <w:p w14:paraId="3AE4D12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the Company owns:</w:t>
      </w:r>
    </w:p>
    <w:p w14:paraId="773840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42163B4"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Name of tenant and address of tenanted property:</w:t>
      </w:r>
    </w:p>
    <w:p w14:paraId="4FFAC2BC"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20D9809"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Period of tenancy, amount of monthly rental received and due date of rental:</w:t>
      </w:r>
    </w:p>
    <w:p w14:paraId="3E8E872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CE2F2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Whether there is any written tenancy agreement:</w:t>
      </w:r>
    </w:p>
    <w:p w14:paraId="297D04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C345F0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18)</w:t>
      </w:r>
    </w:p>
    <w:p w14:paraId="402F886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vehicles the Company owns:</w:t>
      </w:r>
    </w:p>
    <w:p w14:paraId="7A91D6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7EB47F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The registration number, make and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of the motor vehicle(s):</w:t>
      </w:r>
    </w:p>
    <w:p w14:paraId="28341350"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0D5BC5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Whether the motor vehicle(s) is/are on hire purchase:</w:t>
      </w:r>
    </w:p>
    <w:p w14:paraId="52A6BB4E"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16C829D"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If on hire purchase, the name of the finance company and the amount outstanding under the hire purchase agreement:</w:t>
      </w:r>
    </w:p>
    <w:p w14:paraId="1ADBB4B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9B1086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79D3B0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t>ANNEX C</w:t>
      </w:r>
    </w:p>
    <w:p w14:paraId="05EE581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3B5DD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1303D4E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50ABDD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20)</w:t>
      </w:r>
    </w:p>
    <w:p w14:paraId="5820BAFD"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25DA974F" w14:textId="77777777" w:rsidTr="00267633">
        <w:trPr>
          <w:divId w:val="2116439976"/>
        </w:trPr>
        <w:tc>
          <w:tcPr>
            <w:tcW w:w="1530" w:type="dxa"/>
          </w:tcPr>
          <w:p w14:paraId="7AB2615C"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284E046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540ABDC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B1E57A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16156089"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4D252A7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4FC540C1" w14:textId="77777777" w:rsidTr="00267633">
        <w:trPr>
          <w:divId w:val="2116439976"/>
        </w:trPr>
        <w:tc>
          <w:tcPr>
            <w:tcW w:w="1530" w:type="dxa"/>
          </w:tcPr>
          <w:p w14:paraId="4DEB6C2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5BA094F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3A80AE0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75A1805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D51F9F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CEF4802"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the policies apart from the Company.</w:t>
      </w:r>
    </w:p>
    <w:p w14:paraId="72AA2EF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5D7D8ED"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the Company’s policies will mature and the surrender value as at this date.</w:t>
      </w:r>
    </w:p>
    <w:p w14:paraId="44A9BB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98D6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77C45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Shares/Unit Trusts (From Question 21)</w:t>
      </w:r>
    </w:p>
    <w:p w14:paraId="75B4E2B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shares in another company, please state the name of the company and the number of shares held. If the Company has a securities broker, please provide particulars of the same:</w:t>
      </w:r>
    </w:p>
    <w:p w14:paraId="376AC33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5D050D4"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unit trusts, please state the name of the bank/financial institution managing the unit trusts:</w:t>
      </w:r>
    </w:p>
    <w:p w14:paraId="73B996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1DB22B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 and the basis for estimation:</w:t>
      </w:r>
    </w:p>
    <w:p w14:paraId="3ED0BE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93C0CA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Other Assets (From Question 22)</w:t>
      </w:r>
    </w:p>
    <w:p w14:paraId="3FBE88E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22 and state the estimated value of each asset and the basis of the estimation.</w:t>
      </w:r>
    </w:p>
    <w:p w14:paraId="0B9814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69F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5F88F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161F35"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t>FORM 250</w:t>
      </w:r>
    </w:p>
    <w:p w14:paraId="2EB805ED"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64C82E7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VERIFYING FORM SHOWING LACK OF MEANS</w:t>
      </w:r>
    </w:p>
    <w:p w14:paraId="6EAC3FA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121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I,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of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holder of *Singapore NRIC/Passport No. ………………………* make oath/affirm and say that the particulars contained in the Form Showing Lack of Means </w:t>
      </w:r>
      <w:proofErr w:type="gramStart"/>
      <w:r w:rsidRPr="00267633">
        <w:rPr>
          <w:rFonts w:ascii="Times New Roman" w:hAnsi="Times New Roman" w:cs="Times New Roman"/>
          <w:lang w:val="en-US" w:eastAsia="zh-CN"/>
        </w:rPr>
        <w:t>dated  …</w:t>
      </w:r>
      <w:proofErr w:type="gramEnd"/>
      <w:r w:rsidRPr="00267633">
        <w:rPr>
          <w:rFonts w:ascii="Times New Roman" w:hAnsi="Times New Roman" w:cs="Times New Roman"/>
          <w:lang w:val="en-US" w:eastAsia="zh-CN"/>
        </w:rPr>
        <w:t>……….. in relation to my request for waiver/deferment* and signed by me are true and complete to the best of my knowledge and belief.</w:t>
      </w:r>
    </w:p>
    <w:p w14:paraId="0EC7C52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0E3044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81A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Sworn/Affirmed at ……………)</w:t>
      </w:r>
    </w:p>
    <w:p w14:paraId="6D026CF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 day of …….20...)</w:t>
      </w:r>
    </w:p>
    <w:p w14:paraId="111AE0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33A98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BFC950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Before me</w:t>
      </w:r>
    </w:p>
    <w:p w14:paraId="73EE5C0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A4E3A2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6191B4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37F5A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p w14:paraId="19D76AA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Commissioner for Oaths</w:t>
      </w:r>
    </w:p>
    <w:p w14:paraId="782417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B938F5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6EF51A1"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Delete where applicable</w:t>
      </w:r>
    </w:p>
    <w:p w14:paraId="261B507A"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Note: Please note that the affidavit is to be sworn/affirmed in accordance with Form 132 of Appendix A of the Practice Directions and the above is only an illustration.</w:t>
      </w:r>
    </w:p>
    <w:p w14:paraId="00EB1AA3"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t>FORM 251</w:t>
      </w:r>
    </w:p>
    <w:p w14:paraId="5669892C"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29C052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in action]</w:t>
      </w:r>
    </w:p>
    <w:p w14:paraId="5225EA3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66386"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FORM SHOWING LACK OF MEANS</w:t>
      </w:r>
    </w:p>
    <w:p w14:paraId="0B74B99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8017CC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C1C8F60"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NOTE:</w:t>
      </w:r>
      <w:r w:rsidRPr="00267633">
        <w:rPr>
          <w:rFonts w:ascii="Times New Roman" w:hAnsi="Times New Roman" w:cs="Times New Roman"/>
          <w:lang w:val="en-US" w:eastAsia="zh-CN"/>
        </w:rPr>
        <w:tab/>
        <w:t>You should check if you qualify for Legal Aid (see &lt;https://www.mlaw.gov.sg/conten/lab/en/eligibility/do-i-qualify-for-legal-aid.html&gt;) before filling this form. If you qualify for Legal Aid, you can only use this form if you have applied for Legal Aid and your application has been rejected.</w:t>
      </w:r>
    </w:p>
    <w:p w14:paraId="3EB50861"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420F350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C72F5F5"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1</w:t>
      </w:r>
    </w:p>
    <w:p w14:paraId="4152A7B9"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1AF93761"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applicant:</w:t>
      </w:r>
    </w:p>
    <w:p w14:paraId="65CE4F8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6CE5007"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23E0EFC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075BEAA8"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Occupation:</w:t>
      </w:r>
    </w:p>
    <w:p w14:paraId="6C45F370"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29909AC"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414DA3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F0505F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Address:</w:t>
      </w:r>
    </w:p>
    <w:p w14:paraId="3EC2AA39"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D093036"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748B69D8"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236888B1"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phone numbers:</w:t>
      </w:r>
    </w:p>
    <w:p w14:paraId="7C50C6A3"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1E16156"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7E5FFF79"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2</w:t>
      </w:r>
    </w:p>
    <w:p w14:paraId="43D8BFFD"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D4A30A3"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application relates to court fees for [e.g., the filing of a notice of appeal] in the sum of S$_________________</w:t>
      </w:r>
    </w:p>
    <w:p w14:paraId="5238D45A"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937535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Please state if you are applying for waiver or deferment. [A waiver or deferment of appeal court fees will only be granted in exceptional circumstances]:</w:t>
      </w:r>
    </w:p>
    <w:p w14:paraId="0A8517DC" w14:textId="77777777" w:rsidR="00267633" w:rsidRPr="00267633" w:rsidRDefault="003C39EA" w:rsidP="00267633">
      <w:pPr>
        <w:tabs>
          <w:tab w:val="left" w:pos="1134"/>
        </w:tabs>
        <w:spacing w:before="0" w:after="0" w:line="240" w:lineRule="auto"/>
        <w:jc w:val="both"/>
        <w:divId w:val="2116439976"/>
        <w:rPr>
          <w:rFonts w:ascii="Times New Roman" w:hAnsi="Times New Roman" w:cs="Times New Roman"/>
          <w:b/>
          <w:lang w:val="en-US" w:eastAsia="zh-CN"/>
        </w:rPr>
      </w:pPr>
      <w:r>
        <w:rPr>
          <w:noProof/>
        </w:rPr>
        <mc:AlternateContent>
          <mc:Choice Requires="wps">
            <w:drawing>
              <wp:anchor distT="0" distB="0" distL="114300" distR="114300" simplePos="0" relativeHeight="251645440" behindDoc="0" locked="0" layoutInCell="1" allowOverlap="1" wp14:anchorId="62CC2820" wp14:editId="4D2C2FC9">
                <wp:simplePos x="0" y="0"/>
                <wp:positionH relativeFrom="column">
                  <wp:posOffset>34925</wp:posOffset>
                </wp:positionH>
                <wp:positionV relativeFrom="paragraph">
                  <wp:posOffset>160020</wp:posOffset>
                </wp:positionV>
                <wp:extent cx="90805" cy="90805"/>
                <wp:effectExtent l="0" t="0" r="23495" b="23495"/>
                <wp:wrapNone/>
                <wp:docPr id="3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D9255" id="Rectangle 70" o:spid="_x0000_s1026" style="position:absolute;margin-left:2.75pt;margin-top:12.6pt;width:7.15pt;height:7.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"/>
            </w:pict>
          </mc:Fallback>
        </mc:AlternateContent>
      </w:r>
    </w:p>
    <w:p w14:paraId="2EF111F0"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 xml:space="preserve">a full </w:t>
      </w:r>
      <w:proofErr w:type="gramStart"/>
      <w:r w:rsidRPr="00267633">
        <w:rPr>
          <w:rFonts w:ascii="Times New Roman" w:hAnsi="Times New Roman" w:cs="Times New Roman"/>
          <w:lang w:val="en-US" w:eastAsia="zh-CN"/>
        </w:rPr>
        <w:t>waiver;</w:t>
      </w:r>
      <w:proofErr w:type="gramEnd"/>
    </w:p>
    <w:p w14:paraId="7149F4CF"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6464" behindDoc="0" locked="0" layoutInCell="1" allowOverlap="1" wp14:anchorId="33321BE5" wp14:editId="2464ECEC">
                <wp:simplePos x="0" y="0"/>
                <wp:positionH relativeFrom="column">
                  <wp:posOffset>34925</wp:posOffset>
                </wp:positionH>
                <wp:positionV relativeFrom="paragraph">
                  <wp:posOffset>165100</wp:posOffset>
                </wp:positionV>
                <wp:extent cx="90805" cy="90805"/>
                <wp:effectExtent l="0" t="0" r="23495" b="23495"/>
                <wp:wrapNone/>
                <wp:docPr id="3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B1045" id="Rectangle 71" o:spid="_x0000_s1026" style="position:absolute;margin-left:2.75pt;margin-top:13pt;width:7.15pt;height: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"/>
            </w:pict>
          </mc:Fallback>
        </mc:AlternateContent>
      </w:r>
    </w:p>
    <w:p w14:paraId="3D41941F"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a partial waiver of ____________________________; or</w:t>
      </w:r>
    </w:p>
    <w:p w14:paraId="17DC4AE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793200AA"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7488" behindDoc="0" locked="0" layoutInCell="1" allowOverlap="1" wp14:anchorId="4EE1CD36" wp14:editId="478A624A">
                <wp:simplePos x="0" y="0"/>
                <wp:positionH relativeFrom="column">
                  <wp:posOffset>34925</wp:posOffset>
                </wp:positionH>
                <wp:positionV relativeFrom="paragraph">
                  <wp:posOffset>48895</wp:posOffset>
                </wp:positionV>
                <wp:extent cx="90805" cy="90805"/>
                <wp:effectExtent l="0" t="0" r="23495" b="23495"/>
                <wp:wrapNone/>
                <wp:docPr id="3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696A7" id="Rectangle 72" o:spid="_x0000_s1026" style="position:absolute;margin-left:2.75pt;margin-top:3.85pt;width:7.15pt;height:7.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"/>
            </w:pict>
          </mc:Fallback>
        </mc:AlternateContent>
      </w:r>
      <w:r w:rsidR="00267633" w:rsidRPr="00267633">
        <w:rPr>
          <w:rFonts w:ascii="Times New Roman" w:hAnsi="Times New Roman" w:cs="Times New Roman"/>
          <w:lang w:val="en-US" w:eastAsia="zh-CN"/>
        </w:rPr>
        <w:tab/>
        <w:t>the payment to be deferred until _________________</w:t>
      </w:r>
    </w:p>
    <w:p w14:paraId="0E5072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3F55704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4BC0EB2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 your application status:</w:t>
      </w:r>
    </w:p>
    <w:p w14:paraId="430AC43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F17160E"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8512" behindDoc="0" locked="0" layoutInCell="1" allowOverlap="1" wp14:anchorId="22E98A46" wp14:editId="746A6DA7">
                <wp:simplePos x="0" y="0"/>
                <wp:positionH relativeFrom="column">
                  <wp:posOffset>34925</wp:posOffset>
                </wp:positionH>
                <wp:positionV relativeFrom="paragraph">
                  <wp:posOffset>60325</wp:posOffset>
                </wp:positionV>
                <wp:extent cx="90805" cy="90805"/>
                <wp:effectExtent l="0" t="0" r="23495" b="23495"/>
                <wp:wrapNone/>
                <wp:docPr id="3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CEE95" id="Rectangle 73" o:spid="_x0000_s1026" style="position:absolute;margin-left:2.75pt;margin-top:4.75pt;width:7.15pt;height: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"/>
            </w:pict>
          </mc:Fallback>
        </mc:AlternateContent>
      </w:r>
      <w:r w:rsidR="00267633" w:rsidRPr="00267633">
        <w:rPr>
          <w:rFonts w:ascii="Times New Roman" w:hAnsi="Times New Roman" w:cs="Times New Roman"/>
          <w:lang w:val="en-US" w:eastAsia="zh-CN"/>
        </w:rPr>
        <w:tab/>
        <w:t>I have not previously applied for a waiver or deferment</w:t>
      </w:r>
    </w:p>
    <w:p w14:paraId="03B5CBEA"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Or</w:t>
      </w:r>
    </w:p>
    <w:p w14:paraId="705C85A7"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288059F8"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9536" behindDoc="0" locked="0" layoutInCell="1" allowOverlap="1" wp14:anchorId="31FD91C9" wp14:editId="67CE9812">
                <wp:simplePos x="0" y="0"/>
                <wp:positionH relativeFrom="column">
                  <wp:posOffset>8255</wp:posOffset>
                </wp:positionH>
                <wp:positionV relativeFrom="paragraph">
                  <wp:posOffset>45720</wp:posOffset>
                </wp:positionV>
                <wp:extent cx="90805" cy="90805"/>
                <wp:effectExtent l="0" t="0" r="23495" b="2349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8649C" id="Rectangle 74" o:spid="_x0000_s1026" style="position:absolute;margin-left:.65pt;margin-top:3.6pt;width:7.15pt;height:7.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"/>
            </w:pict>
          </mc:Fallback>
        </mc:AlternateContent>
      </w:r>
      <w:r w:rsidR="00267633" w:rsidRPr="00267633">
        <w:rPr>
          <w:rFonts w:ascii="Times New Roman" w:hAnsi="Times New Roman" w:cs="Times New Roman"/>
          <w:lang w:val="en-US" w:eastAsia="zh-CN"/>
        </w:rPr>
        <w:tab/>
        <w:t>I applied for a waiver or deferment on ________________</w:t>
      </w:r>
    </w:p>
    <w:p w14:paraId="5F085423"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5D90A2C5" w14:textId="77777777" w:rsidR="00267633" w:rsidRPr="00267633" w:rsidRDefault="00267633" w:rsidP="00267633">
      <w:pPr>
        <w:spacing w:before="0" w:after="200" w:line="276" w:lineRule="auto"/>
        <w:jc w:val="both"/>
        <w:divId w:val="2116439976"/>
        <w:rPr>
          <w:rFonts w:ascii="Times New Roman" w:hAnsi="Times New Roman" w:cs="Times New Roman"/>
          <w:i/>
          <w:szCs w:val="20"/>
          <w:lang w:val="en-GB" w:eastAsia="zh-CN"/>
        </w:rPr>
      </w:pPr>
    </w:p>
    <w:p w14:paraId="10C15A87"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1584" behindDoc="0" locked="0" layoutInCell="1" allowOverlap="1" wp14:anchorId="7BACD263" wp14:editId="301016BA">
                <wp:simplePos x="0" y="0"/>
                <wp:positionH relativeFrom="column">
                  <wp:posOffset>3952875</wp:posOffset>
                </wp:positionH>
                <wp:positionV relativeFrom="paragraph">
                  <wp:posOffset>47625</wp:posOffset>
                </wp:positionV>
                <wp:extent cx="90805" cy="90805"/>
                <wp:effectExtent l="0" t="0" r="23495" b="23495"/>
                <wp:wrapNone/>
                <wp:docPr id="2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E40A9" id="Rectangle 76" o:spid="_x0000_s1026" style="position:absolute;margin-left:311.25pt;margin-top:3.75pt;width:7.15pt;height:7.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IoHA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"/>
            </w:pict>
          </mc:Fallback>
        </mc:AlternateContent>
      </w:r>
      <w:r>
        <w:rPr>
          <w:noProof/>
        </w:rPr>
        <mc:AlternateContent>
          <mc:Choice Requires="wps">
            <w:drawing>
              <wp:anchor distT="0" distB="0" distL="114300" distR="114300" simplePos="0" relativeHeight="251650560" behindDoc="0" locked="0" layoutInCell="1" allowOverlap="1" wp14:anchorId="7444B3A9" wp14:editId="0AAD4F49">
                <wp:simplePos x="0" y="0"/>
                <wp:positionH relativeFrom="column">
                  <wp:posOffset>3033395</wp:posOffset>
                </wp:positionH>
                <wp:positionV relativeFrom="paragraph">
                  <wp:posOffset>47625</wp:posOffset>
                </wp:positionV>
                <wp:extent cx="90805" cy="90805"/>
                <wp:effectExtent l="0" t="0" r="23495" b="23495"/>
                <wp:wrapNone/>
                <wp:docPr id="2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BB397" id="Rectangle 75" o:spid="_x0000_s1026" style="position:absolute;margin-left:238.85pt;margin-top:3.75pt;width:7.15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"/>
            </w:pict>
          </mc:Fallback>
        </mc:AlternateContent>
      </w:r>
      <w:r w:rsidR="00267633" w:rsidRPr="00267633">
        <w:rPr>
          <w:rFonts w:ascii="Times New Roman" w:hAnsi="Times New Roman" w:cs="Times New Roman"/>
          <w:b/>
          <w:szCs w:val="20"/>
          <w:lang w:val="en-GB" w:eastAsia="zh-CN"/>
        </w:rPr>
        <w:t>Please confirm if you qualify for Legal Aid:</w:t>
      </w:r>
      <w:r w:rsidR="00267633" w:rsidRPr="00267633">
        <w:rPr>
          <w:rFonts w:ascii="Times New Roman" w:hAnsi="Times New Roman" w:cs="Times New Roman"/>
          <w:szCs w:val="20"/>
          <w:lang w:val="en-GB" w:eastAsia="zh-CN"/>
        </w:rPr>
        <w:t xml:space="preserve"> </w:t>
      </w:r>
      <w:r w:rsidR="00267633" w:rsidRPr="00267633">
        <w:rPr>
          <w:rFonts w:ascii="Times New Roman" w:hAnsi="Times New Roman" w:cs="Times New Roman"/>
          <w:szCs w:val="20"/>
          <w:lang w:val="en-GB" w:eastAsia="zh-CN"/>
        </w:rPr>
        <w:tab/>
        <w:t>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64BAA34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67173B33"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do not qualify for Legal Aid, briefly state the reasons why this is so:</w:t>
      </w:r>
    </w:p>
    <w:p w14:paraId="01471442"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p>
    <w:p w14:paraId="1EE0DDB4"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0"/>
          <w:lang w:val="en-GB" w:eastAsia="zh-CN"/>
        </w:rPr>
      </w:pPr>
    </w:p>
    <w:p w14:paraId="33A5FEEF"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qualify for Legal Aid, please confirm if you have made an application with the Legal Aid Bureau:</w:t>
      </w:r>
    </w:p>
    <w:p w14:paraId="0231F32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3632" behindDoc="0" locked="0" layoutInCell="1" allowOverlap="1" wp14:anchorId="35C764C8" wp14:editId="3D722E83">
                <wp:simplePos x="0" y="0"/>
                <wp:positionH relativeFrom="column">
                  <wp:posOffset>763270</wp:posOffset>
                </wp:positionH>
                <wp:positionV relativeFrom="paragraph">
                  <wp:posOffset>27305</wp:posOffset>
                </wp:positionV>
                <wp:extent cx="90805" cy="90805"/>
                <wp:effectExtent l="0" t="0" r="23495" b="23495"/>
                <wp:wrapNone/>
                <wp:docPr id="2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BCBA0" id="Rectangle 78" o:spid="_x0000_s1026" style="position:absolute;margin-left:60.1pt;margin-top:2.15pt;width:7.15pt;height:7.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zvHQ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"/>
            </w:pict>
          </mc:Fallback>
        </mc:AlternateContent>
      </w:r>
      <w:r>
        <w:rPr>
          <w:noProof/>
        </w:rPr>
        <mc:AlternateContent>
          <mc:Choice Requires="wps">
            <w:drawing>
              <wp:anchor distT="0" distB="0" distL="114300" distR="114300" simplePos="0" relativeHeight="251652608" behindDoc="0" locked="0" layoutInCell="1" allowOverlap="1" wp14:anchorId="606F39F8" wp14:editId="260FCBE4">
                <wp:simplePos x="0" y="0"/>
                <wp:positionH relativeFrom="column">
                  <wp:posOffset>8255</wp:posOffset>
                </wp:positionH>
                <wp:positionV relativeFrom="paragraph">
                  <wp:posOffset>27305</wp:posOffset>
                </wp:positionV>
                <wp:extent cx="90805" cy="90805"/>
                <wp:effectExtent l="0" t="0" r="23495" b="23495"/>
                <wp:wrapNone/>
                <wp:docPr id="2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BD74C" id="Rectangle 77" o:spid="_x0000_s1026" style="position:absolute;margin-left:.65pt;margin-top:2.15pt;width:7.15pt;height:7.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514AC719"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3CC4DFB1"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have made an application with the Legal Aid Bureau, was your application successful:</w:t>
      </w:r>
    </w:p>
    <w:p w14:paraId="67C654A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5680" behindDoc="0" locked="0" layoutInCell="1" allowOverlap="1" wp14:anchorId="470DB9C7" wp14:editId="749CD9DC">
                <wp:simplePos x="0" y="0"/>
                <wp:positionH relativeFrom="column">
                  <wp:posOffset>763270</wp:posOffset>
                </wp:positionH>
                <wp:positionV relativeFrom="paragraph">
                  <wp:posOffset>27305</wp:posOffset>
                </wp:positionV>
                <wp:extent cx="90805" cy="90805"/>
                <wp:effectExtent l="0" t="0" r="23495" b="23495"/>
                <wp:wrapNone/>
                <wp:docPr id="2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57E14" id="Rectangle 80" o:spid="_x0000_s1026" style="position:absolute;margin-left:60.1pt;margin-top:2.15pt;width:7.15pt;height: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"/>
            </w:pict>
          </mc:Fallback>
        </mc:AlternateContent>
      </w:r>
      <w:r>
        <w:rPr>
          <w:noProof/>
        </w:rPr>
        <mc:AlternateContent>
          <mc:Choice Requires="wps">
            <w:drawing>
              <wp:anchor distT="0" distB="0" distL="114300" distR="114300" simplePos="0" relativeHeight="251654656" behindDoc="0" locked="0" layoutInCell="1" allowOverlap="1" wp14:anchorId="405ED391" wp14:editId="10E74B41">
                <wp:simplePos x="0" y="0"/>
                <wp:positionH relativeFrom="column">
                  <wp:posOffset>8255</wp:posOffset>
                </wp:positionH>
                <wp:positionV relativeFrom="paragraph">
                  <wp:posOffset>27305</wp:posOffset>
                </wp:positionV>
                <wp:extent cx="90805" cy="90805"/>
                <wp:effectExtent l="0" t="0" r="23495" b="23495"/>
                <wp:wrapNone/>
                <wp:docPr id="2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C9306" id="Rectangle 79" o:spid="_x0000_s1026" style="position:absolute;margin-left:.65pt;margin-top:2.15pt;width:7.15pt;height:7.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3EAB66B6"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your application with the Legal Aid Bureau was not successful, briefly state the reasons why this is so:</w:t>
      </w:r>
    </w:p>
    <w:p w14:paraId="5090233E"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44A4D42B" w14:textId="77777777" w:rsidR="00267633" w:rsidRPr="00267633" w:rsidRDefault="00267633" w:rsidP="00267633">
      <w:pPr>
        <w:pBdr>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026C5CE0"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3</w:t>
      </w:r>
    </w:p>
    <w:p w14:paraId="1233BC65"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provide the reasons for your request (for example, details of any undue financial hardship which may be suffered by you if you had to pay the court fee):</w:t>
      </w:r>
    </w:p>
    <w:p w14:paraId="65CF18F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[Applicant to provide details]</w:t>
      </w:r>
    </w:p>
    <w:p w14:paraId="54FD243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p>
    <w:p w14:paraId="0E62B76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C21F1EE"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i/>
          <w:szCs w:val="20"/>
          <w:lang w:val="en-GB" w:eastAsia="zh-CN"/>
        </w:rPr>
      </w:pPr>
    </w:p>
    <w:p w14:paraId="3D4B34AB"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i/>
          <w:szCs w:val="20"/>
          <w:lang w:val="en-GB" w:eastAsia="zh-CN"/>
        </w:rPr>
      </w:pPr>
    </w:p>
    <w:p w14:paraId="09304BAE"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provide information on your personal financial circumstances:</w:t>
      </w:r>
    </w:p>
    <w:p w14:paraId="1CD41799"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6704" behindDoc="0" locked="0" layoutInCell="1" allowOverlap="1" wp14:anchorId="143EAD78" wp14:editId="4391988E">
                <wp:simplePos x="0" y="0"/>
                <wp:positionH relativeFrom="column">
                  <wp:posOffset>8255</wp:posOffset>
                </wp:positionH>
                <wp:positionV relativeFrom="paragraph">
                  <wp:posOffset>27305</wp:posOffset>
                </wp:positionV>
                <wp:extent cx="90805" cy="90805"/>
                <wp:effectExtent l="0" t="0" r="23495" b="23495"/>
                <wp:wrapNone/>
                <wp:docPr id="2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5FD9F" id="Rectangle 81" o:spid="_x0000_s1026" style="position:absolute;margin-left:.65pt;margin-top:2.15pt;width:7.1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not employed.</w:t>
      </w:r>
    </w:p>
    <w:p w14:paraId="0F9A03B4"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7728" behindDoc="0" locked="0" layoutInCell="1" allowOverlap="1" wp14:anchorId="43964FC2" wp14:editId="787EACF3">
                <wp:simplePos x="0" y="0"/>
                <wp:positionH relativeFrom="column">
                  <wp:posOffset>8255</wp:posOffset>
                </wp:positionH>
                <wp:positionV relativeFrom="paragraph">
                  <wp:posOffset>9525</wp:posOffset>
                </wp:positionV>
                <wp:extent cx="90805" cy="90805"/>
                <wp:effectExtent l="0" t="0" r="23495" b="23495"/>
                <wp:wrapNone/>
                <wp:docPr id="2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C379B" id="Rectangle 83" o:spid="_x0000_s1026" style="position:absolute;margin-left:.65pt;margin-top:.75pt;width:7.1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employed and my total monthly income for the last 3 months is $__________.</w:t>
      </w:r>
    </w:p>
    <w:p w14:paraId="228CCFEF"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8752" behindDoc="0" locked="0" layoutInCell="1" allowOverlap="1" wp14:anchorId="2EBDE090" wp14:editId="455CB892">
                <wp:simplePos x="0" y="0"/>
                <wp:positionH relativeFrom="column">
                  <wp:posOffset>8255</wp:posOffset>
                </wp:positionH>
                <wp:positionV relativeFrom="paragraph">
                  <wp:posOffset>635</wp:posOffset>
                </wp:positionV>
                <wp:extent cx="90805" cy="90805"/>
                <wp:effectExtent l="0" t="0" r="23495" b="23495"/>
                <wp:wrapNone/>
                <wp:docPr id="2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7B377" id="Rectangle 84" o:spid="_x0000_s1026" style="position:absolute;margin-left:.65pt;margin-top:.05pt;width:7.1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"/>
            </w:pict>
          </mc:Fallback>
        </mc:AlternateContent>
      </w:r>
      <w:r w:rsidR="00267633" w:rsidRPr="00267633">
        <w:rPr>
          <w:rFonts w:ascii="Times New Roman" w:hAnsi="Times New Roman" w:cs="Times New Roman"/>
          <w:szCs w:val="20"/>
          <w:lang w:val="en-GB" w:eastAsia="zh-CN"/>
        </w:rPr>
        <w:t xml:space="preserve">    I run my own business and my total monthly income is $_____________.</w:t>
      </w:r>
    </w:p>
    <w:p w14:paraId="0F11B881"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9776" behindDoc="0" locked="0" layoutInCell="1" allowOverlap="1" wp14:anchorId="1121A517" wp14:editId="52C713FC">
                <wp:simplePos x="0" y="0"/>
                <wp:positionH relativeFrom="column">
                  <wp:posOffset>8255</wp:posOffset>
                </wp:positionH>
                <wp:positionV relativeFrom="paragraph">
                  <wp:posOffset>39370</wp:posOffset>
                </wp:positionV>
                <wp:extent cx="90805" cy="90805"/>
                <wp:effectExtent l="0" t="0" r="23495" b="23495"/>
                <wp:wrapNone/>
                <wp:docPr id="1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AE6BE" id="Rectangle 85" o:spid="_x0000_s1026" style="position:absolute;margin-left:.65pt;margin-top:3.1pt;width:7.15pt;height: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a bankrupt and my bankruptcy number is __________.</w:t>
      </w:r>
    </w:p>
    <w:p w14:paraId="35DFD494"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attach the necessary documentation to support the information provided in this form, in particular:</w:t>
      </w:r>
    </w:p>
    <w:p w14:paraId="66EAEF94"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 include a recent copy of your CPF Statement of Account, pay advice and a copy of your latest notice of income tax assessment; and</w:t>
      </w:r>
    </w:p>
    <w:p w14:paraId="5DF5FB59"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Please answer the following questions and support your answers with the relevant documents:</w:t>
      </w:r>
    </w:p>
    <w:p w14:paraId="40B86577"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w:t>
      </w:r>
      <w:proofErr w:type="spellStart"/>
      <w:r w:rsidRPr="00267633">
        <w:rPr>
          <w:rFonts w:ascii="Times New Roman" w:hAnsi="Times New Roman" w:cs="Times New Roman"/>
          <w:i/>
          <w:szCs w:val="22"/>
          <w:lang w:val="en-GB" w:eastAsia="en-GB"/>
        </w:rPr>
        <w:t>i</w:t>
      </w:r>
      <w:proofErr w:type="spellEnd"/>
      <w:r w:rsidRPr="00267633">
        <w:rPr>
          <w:rFonts w:ascii="Times New Roman" w:hAnsi="Times New Roman" w:cs="Times New Roman"/>
          <w:i/>
          <w:szCs w:val="22"/>
          <w:lang w:val="en-GB" w:eastAsia="en-GB"/>
        </w:rPr>
        <w:t>)</w:t>
      </w:r>
      <w:r w:rsidRPr="00267633">
        <w:rPr>
          <w:rFonts w:ascii="Times New Roman" w:hAnsi="Times New Roman" w:cs="Times New Roman"/>
          <w:i/>
          <w:szCs w:val="22"/>
          <w:lang w:val="en-GB" w:eastAsia="en-GB"/>
        </w:rPr>
        <w:tab/>
        <w:t>Are you on any government financial assistance plan? If yes, please state type of assistance.</w:t>
      </w:r>
    </w:p>
    <w:p w14:paraId="7D1961CA"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w:t>
      </w:r>
      <w:r w:rsidRPr="00267633">
        <w:rPr>
          <w:rFonts w:ascii="Times New Roman" w:hAnsi="Times New Roman" w:cs="Times New Roman"/>
          <w:i/>
          <w:szCs w:val="22"/>
          <w:lang w:val="en-GB" w:eastAsia="en-GB"/>
        </w:rPr>
        <w:tab/>
        <w:t>Are you gainfully employed? If yes, state what your monthly income for the past 3 months is. If no, state when you were last gainfully employed and who is supporting you now.</w:t>
      </w:r>
    </w:p>
    <w:p w14:paraId="51C9813C"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(iii) Are you suffering from any medical condition that requires long term medication or treatment? If yes, please provide us with a note from a doctor confirming that you require long term medication or treatment.</w:t>
      </w:r>
    </w:p>
    <w:p w14:paraId="3A6FC891"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(iv) Do you have any outstanding conservancy, rental, utilities or medical bills, or any other outstanding legal liabilities? If yes, please provide evidence of your liabilities.</w:t>
      </w:r>
    </w:p>
    <w:p w14:paraId="6D6E407C"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9ACBEC5"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31F70CC" w14:textId="77777777" w:rsidR="00267633" w:rsidRPr="00267633" w:rsidRDefault="00267633" w:rsidP="00267633">
      <w:pPr>
        <w:tabs>
          <w:tab w:val="left" w:pos="993"/>
        </w:tabs>
        <w:spacing w:before="0" w:after="200" w:line="276" w:lineRule="auto"/>
        <w:ind w:left="993" w:hanging="426"/>
        <w:jc w:val="both"/>
        <w:divId w:val="2116439976"/>
        <w:rPr>
          <w:rFonts w:ascii="Calibri" w:hAnsi="Calibri" w:cs="Times New Roman"/>
          <w:szCs w:val="22"/>
          <w:lang w:val="en-GB" w:eastAsia="en-GB"/>
        </w:rPr>
      </w:pPr>
    </w:p>
    <w:p w14:paraId="583704CB" w14:textId="77777777" w:rsidR="00267633" w:rsidRPr="00267633" w:rsidRDefault="00267633" w:rsidP="00267633">
      <w:pP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source(s) of your income:</w:t>
      </w:r>
    </w:p>
    <w:p w14:paraId="51BFD2E9" w14:textId="77777777" w:rsidR="00267633" w:rsidRPr="00267633" w:rsidRDefault="003C39EA"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0800" behindDoc="0" locked="0" layoutInCell="1" allowOverlap="1" wp14:anchorId="3A567FF7" wp14:editId="23780345">
                <wp:simplePos x="0" y="0"/>
                <wp:positionH relativeFrom="column">
                  <wp:posOffset>194945</wp:posOffset>
                </wp:positionH>
                <wp:positionV relativeFrom="paragraph">
                  <wp:posOffset>52705</wp:posOffset>
                </wp:positionV>
                <wp:extent cx="90805" cy="90805"/>
                <wp:effectExtent l="0" t="0" r="23495" b="23495"/>
                <wp:wrapNone/>
                <wp:docPr id="18"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E6C9" id="Rectangle 86" o:spid="_x0000_s1026" style="position:absolute;margin-left:15.35pt;margin-top:4.15pt;width:7.15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"/>
            </w:pict>
          </mc:Fallback>
        </mc:AlternateContent>
      </w:r>
      <w:r w:rsidR="00267633" w:rsidRPr="00267633">
        <w:rPr>
          <w:rFonts w:ascii="Times New Roman" w:hAnsi="Times New Roman" w:cs="Times New Roman"/>
          <w:szCs w:val="22"/>
          <w:lang w:val="en-GB" w:eastAsia="en-GB"/>
        </w:rPr>
        <w:t xml:space="preserve">  Wages or salary: _______________________________________________________</w:t>
      </w:r>
    </w:p>
    <w:p w14:paraId="470B1574" w14:textId="77777777" w:rsidR="00267633" w:rsidRPr="00267633" w:rsidRDefault="003C39EA"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1824" behindDoc="0" locked="0" layoutInCell="1" allowOverlap="1" wp14:anchorId="4E222E0E" wp14:editId="104DAD93">
                <wp:simplePos x="0" y="0"/>
                <wp:positionH relativeFrom="column">
                  <wp:posOffset>194945</wp:posOffset>
                </wp:positionH>
                <wp:positionV relativeFrom="paragraph">
                  <wp:posOffset>64770</wp:posOffset>
                </wp:positionV>
                <wp:extent cx="90805" cy="90805"/>
                <wp:effectExtent l="0" t="0" r="23495" b="2349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279AA" id="Rectangle 87" o:spid="_x0000_s1026" style="position:absolute;margin-left:15.35pt;margin-top:5.1pt;width:7.15pt;height: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"/>
            </w:pict>
          </mc:Fallback>
        </mc:AlternateContent>
      </w:r>
      <w:r w:rsidR="00267633" w:rsidRPr="00267633">
        <w:rPr>
          <w:rFonts w:ascii="Times New Roman" w:hAnsi="Times New Roman" w:cs="Times New Roman"/>
          <w:szCs w:val="22"/>
          <w:lang w:val="en-GB" w:eastAsia="en-GB"/>
        </w:rPr>
        <w:t xml:space="preserve">  Other source. (Please provide details.)</w:t>
      </w:r>
    </w:p>
    <w:p w14:paraId="0F42D0B2" w14:textId="77777777" w:rsidR="00267633" w:rsidRPr="00267633" w:rsidRDefault="00267633"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114CF01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other funds which you have:</w:t>
      </w:r>
    </w:p>
    <w:p w14:paraId="4FA286E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p>
    <w:p w14:paraId="291D4340" w14:textId="77777777" w:rsidR="00267633" w:rsidRPr="00267633" w:rsidRDefault="00267633" w:rsidP="00267633">
      <w:pPr>
        <w:tabs>
          <w:tab w:val="left" w:pos="993"/>
        </w:tabs>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assets in your ownership (e.g., house, other property, car, boat, shares):</w:t>
      </w:r>
    </w:p>
    <w:p w14:paraId="62A9BC19"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24A200B9" w14:textId="77777777" w:rsidR="00267633" w:rsidRPr="00267633" w:rsidRDefault="00267633" w:rsidP="00267633">
      <w:pPr>
        <w:pBdr>
          <w:top w:val="single" w:sz="12" w:space="1" w:color="auto"/>
          <w:bottom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7602736C"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5712FB9B"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0E4B4F70"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debts and liabilities (e.g., mortgage, hire purchase, repayment of loans) below and attach the necessary documentation in support at the back of this form.</w:t>
      </w:r>
    </w:p>
    <w:p w14:paraId="7A334544"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1BF529C8"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2"/>
          <w:lang w:val="en-GB" w:eastAsia="en-GB"/>
        </w:rPr>
      </w:pPr>
    </w:p>
    <w:p w14:paraId="27509CAC" w14:textId="77777777" w:rsidR="00267633" w:rsidRPr="00267633" w:rsidRDefault="00267633" w:rsidP="00267633">
      <w:pPr>
        <w:pBdr>
          <w:bottom w:val="single" w:sz="12" w:space="1" w:color="auto"/>
          <w:between w:val="single" w:sz="12" w:space="1" w:color="auto"/>
        </w:pBdr>
        <w:spacing w:before="0" w:after="200" w:line="276" w:lineRule="auto"/>
        <w:jc w:val="both"/>
        <w:divId w:val="2116439976"/>
        <w:rPr>
          <w:rFonts w:ascii="Times New Roman" w:hAnsi="Times New Roman" w:cs="Times New Roman"/>
          <w:szCs w:val="22"/>
          <w:lang w:val="en-GB" w:eastAsia="en-GB"/>
        </w:rPr>
      </w:pPr>
    </w:p>
    <w:p w14:paraId="5A97431B"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77F64DB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number of dependents which you have:  ________</w:t>
      </w:r>
    </w:p>
    <w:p w14:paraId="3F10E07E"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monthly living expenses:</w:t>
      </w:r>
    </w:p>
    <w:p w14:paraId="0581086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Mortgage/rent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422D48D1"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Food/groceries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5E4F4022"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Electricity bills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215C39C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Phone/internet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6A20A66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Petrol/travel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19CE94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Insurance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7BAF230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Hire purchase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8DFF7F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Loan repayment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1338D976"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Others, e.g., medical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6FB3AB8"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b/>
          <w:szCs w:val="22"/>
          <w:lang w:val="en-GB" w:eastAsia="en-GB"/>
        </w:rPr>
        <w:t>Total monthly expenses</w:t>
      </w:r>
      <w:r w:rsidRPr="00267633">
        <w:rPr>
          <w:rFonts w:ascii="Times New Roman" w:hAnsi="Times New Roman" w:cs="Times New Roman"/>
          <w:b/>
          <w:szCs w:val="22"/>
          <w:lang w:val="en-GB" w:eastAsia="en-GB"/>
        </w:rPr>
        <w:tab/>
      </w:r>
      <w:r w:rsidRPr="00267633">
        <w:rPr>
          <w:rFonts w:ascii="Times New Roman" w:hAnsi="Times New Roman" w:cs="Times New Roman"/>
          <w:szCs w:val="22"/>
          <w:lang w:val="en-GB" w:eastAsia="en-GB"/>
        </w:rPr>
        <w:t>$___________</w:t>
      </w:r>
    </w:p>
    <w:p w14:paraId="6F0856D2" w14:textId="77777777" w:rsidR="00267633" w:rsidRPr="00267633" w:rsidRDefault="00267633" w:rsidP="00267633">
      <w:pPr>
        <w:spacing w:before="0" w:after="200" w:line="276" w:lineRule="auto"/>
        <w:ind w:left="567"/>
        <w:jc w:val="both"/>
        <w:divId w:val="2116439976"/>
        <w:rPr>
          <w:rFonts w:ascii="Times New Roman" w:hAnsi="Times New Roman" w:cs="Times New Roman"/>
          <w:szCs w:val="22"/>
          <w:lang w:val="en-GB" w:eastAsia="en-GB"/>
        </w:rPr>
      </w:pPr>
    </w:p>
    <w:p w14:paraId="2DF7960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0E44299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67FC80E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how much income the other members of your household contribute to meeting these monthly living expenses:</w:t>
      </w:r>
    </w:p>
    <w:p w14:paraId="5CE9680B"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01495733"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75A2F3E6"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0773BD7D"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p>
    <w:p w14:paraId="7E3917E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Please state if you are able to raise the monies from other </w:t>
      </w:r>
      <w:proofErr w:type="gramStart"/>
      <w:r w:rsidRPr="00267633">
        <w:rPr>
          <w:rFonts w:ascii="Times New Roman" w:hAnsi="Times New Roman" w:cs="Times New Roman"/>
          <w:szCs w:val="20"/>
          <w:lang w:val="en-GB" w:eastAsia="zh-CN"/>
        </w:rPr>
        <w:t>sources, and</w:t>
      </w:r>
      <w:proofErr w:type="gramEnd"/>
      <w:r w:rsidRPr="00267633">
        <w:rPr>
          <w:rFonts w:ascii="Times New Roman" w:hAnsi="Times New Roman" w:cs="Times New Roman"/>
          <w:szCs w:val="20"/>
          <w:lang w:val="en-GB" w:eastAsia="zh-CN"/>
        </w:rPr>
        <w:t xml:space="preserve"> provide details of your efforts in seeking funding.</w:t>
      </w:r>
    </w:p>
    <w:p w14:paraId="6F56312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58A7E541"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3C12CADA"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37FCD7A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9EAD073"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you are the appellant, please describe the appeal. Briefly explain the grounds of the appeal.</w:t>
      </w:r>
    </w:p>
    <w:p w14:paraId="404BCC5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36EB8D36"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05951568"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4362E08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434C0876"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6ED6EE8"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applicant</w:t>
      </w:r>
    </w:p>
    <w:p w14:paraId="6DC4A487"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2BE8BE9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1AE55259"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Signature</w:t>
      </w:r>
    </w:p>
    <w:p w14:paraId="6A94D47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6AA85CB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7F9666A" w14:textId="77777777" w:rsid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w:t>
      </w:r>
    </w:p>
    <w:p w14:paraId="15DAE879"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0A151605"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65FA69CC" w14:textId="77777777" w:rsidR="002F0484" w:rsidRDefault="002F0484" w:rsidP="00267633">
      <w:pPr>
        <w:spacing w:before="0" w:after="200" w:line="276" w:lineRule="auto"/>
        <w:divId w:val="2116439976"/>
        <w:rPr>
          <w:rFonts w:ascii="Times New Roman" w:hAnsi="Times New Roman" w:cs="Times New Roman"/>
          <w:szCs w:val="20"/>
          <w:lang w:val="en-GB" w:eastAsia="zh-CN"/>
        </w:rPr>
      </w:pPr>
    </w:p>
    <w:p w14:paraId="52B9A8DA" w14:textId="77777777" w:rsidR="002F0484" w:rsidRPr="00267633" w:rsidRDefault="002F0484" w:rsidP="00267633">
      <w:pPr>
        <w:spacing w:before="0" w:after="200" w:line="276" w:lineRule="auto"/>
        <w:divId w:val="2116439976"/>
        <w:rPr>
          <w:rFonts w:ascii="Times New Roman" w:hAnsi="Times New Roman" w:cs="Times New Roman"/>
          <w:szCs w:val="20"/>
          <w:lang w:val="en-GB" w:eastAsia="zh-CN"/>
        </w:rPr>
      </w:pPr>
    </w:p>
    <w:tbl>
      <w:tblPr>
        <w:tblW w:w="0" w:type="auto"/>
        <w:jc w:val="center"/>
        <w:tblLayout w:type="fixed"/>
        <w:tblLook w:val="0000" w:firstRow="0" w:lastRow="0" w:firstColumn="0" w:lastColumn="0" w:noHBand="0" w:noVBand="0"/>
      </w:tblPr>
      <w:tblGrid>
        <w:gridCol w:w="2600"/>
        <w:gridCol w:w="2600"/>
        <w:gridCol w:w="2600"/>
      </w:tblGrid>
      <w:tr w:rsidR="00267633" w:rsidRPr="00267633" w14:paraId="7571C8CB" w14:textId="77777777" w:rsidTr="00267633">
        <w:trPr>
          <w:divId w:val="2116439976"/>
          <w:jc w:val="center"/>
        </w:trPr>
        <w:tc>
          <w:tcPr>
            <w:tcW w:w="2600" w:type="dxa"/>
          </w:tcPr>
          <w:p w14:paraId="378F82B2"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r w:rsidRPr="00267633">
              <w:rPr>
                <w:rFonts w:ascii="Times New Roman" w:hAnsi="Times New Roman" w:cs="Times New Roman"/>
                <w:i/>
                <w:szCs w:val="20"/>
                <w:lang w:val="en-GB" w:eastAsia="zh-CN"/>
              </w:rPr>
              <w:br w:type="page"/>
            </w:r>
          </w:p>
        </w:tc>
        <w:tc>
          <w:tcPr>
            <w:tcW w:w="2600" w:type="dxa"/>
          </w:tcPr>
          <w:p w14:paraId="1795B5CB"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bookmarkStart w:id="173" w:name="_Toc243995885"/>
            <w:r w:rsidRPr="00267633">
              <w:rPr>
                <w:rFonts w:ascii="Times New Roman" w:hAnsi="Times New Roman"/>
                <w:bCs/>
                <w:iCs/>
                <w:spacing w:val="-3"/>
                <w:lang w:val="en-GB" w:eastAsia="zh-CN"/>
              </w:rPr>
              <w:t xml:space="preserve">FORM </w:t>
            </w:r>
            <w:bookmarkEnd w:id="173"/>
            <w:r w:rsidRPr="00267633">
              <w:rPr>
                <w:rFonts w:ascii="Times New Roman" w:hAnsi="Times New Roman"/>
                <w:bCs/>
                <w:iCs/>
                <w:spacing w:val="-3"/>
                <w:lang w:val="en-GB" w:eastAsia="zh-CN"/>
              </w:rPr>
              <w:t>252</w:t>
            </w:r>
          </w:p>
        </w:tc>
        <w:tc>
          <w:tcPr>
            <w:tcW w:w="2600" w:type="dxa"/>
          </w:tcPr>
          <w:p w14:paraId="656BD90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2930F920"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4" w:name="_Toc243995886"/>
      <w:r w:rsidRPr="00267633">
        <w:rPr>
          <w:rFonts w:ascii="Times New Roman" w:hAnsi="Times New Roman"/>
          <w:bCs/>
          <w:iCs/>
          <w:sz w:val="22"/>
          <w:szCs w:val="22"/>
          <w:lang w:val="en-GB" w:eastAsia="zh-CN"/>
        </w:rPr>
        <w:t>Para 131</w:t>
      </w:r>
    </w:p>
    <w:bookmarkEnd w:id="174"/>
    <w:p w14:paraId="56D2115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EF68AE"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228FB8A6"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7EAB7F2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143B27D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C73F6A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7CA9AE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42A51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51E79E2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DAA4E2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4984F2CD"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0C638B0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61D841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0514A4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099A90E9"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09B5E056"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216C04B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47FE4A55"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 TRIALS</w:t>
      </w:r>
    </w:p>
    <w:p w14:paraId="017674E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86F631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3A14E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3416851"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5F4BC94F"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7976CC6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5D8BF95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79FF0502" w14:textId="77777777" w:rsidTr="00267633">
        <w:trPr>
          <w:divId w:val="2116439976"/>
          <w:cantSplit/>
        </w:trPr>
        <w:tc>
          <w:tcPr>
            <w:tcW w:w="8748" w:type="dxa"/>
            <w:tcBorders>
              <w:right w:val="single" w:sz="4" w:space="0" w:color="auto"/>
            </w:tcBorders>
          </w:tcPr>
          <w:p w14:paraId="5DEA20F3"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47700BCC"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rsidSect="00C63330">
          <w:headerReference w:type="default" r:id="rId23"/>
          <w:pgSz w:w="11909" w:h="16834" w:code="9"/>
          <w:pgMar w:top="1440" w:right="1440" w:bottom="1440" w:left="1440"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45"/>
        <w:gridCol w:w="1978"/>
      </w:tblGrid>
      <w:tr w:rsidR="00267633" w:rsidRPr="00267633" w14:paraId="31DEEA4C" w14:textId="77777777" w:rsidTr="00267633">
        <w:trPr>
          <w:divId w:val="2116439976"/>
          <w:cantSplit/>
          <w:tblHeader/>
        </w:trPr>
        <w:tc>
          <w:tcPr>
            <w:tcW w:w="646" w:type="dxa"/>
            <w:tcBorders>
              <w:right w:val="single" w:sz="4" w:space="0" w:color="auto"/>
            </w:tcBorders>
          </w:tcPr>
          <w:p w14:paraId="3081648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Borders>
              <w:right w:val="single" w:sz="4" w:space="0" w:color="auto"/>
            </w:tcBorders>
          </w:tcPr>
          <w:p w14:paraId="6EF98912"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45" w:type="dxa"/>
            <w:tcBorders>
              <w:right w:val="single" w:sz="4" w:space="0" w:color="auto"/>
            </w:tcBorders>
          </w:tcPr>
          <w:p w14:paraId="760C5A11"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Description </w:t>
            </w:r>
          </w:p>
        </w:tc>
        <w:tc>
          <w:tcPr>
            <w:tcW w:w="1978" w:type="dxa"/>
            <w:tcBorders>
              <w:right w:val="single" w:sz="4" w:space="0" w:color="auto"/>
            </w:tcBorders>
          </w:tcPr>
          <w:p w14:paraId="52E838F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7BB80085" w14:textId="77777777" w:rsidTr="00267633">
        <w:trPr>
          <w:divId w:val="2116439976"/>
          <w:cantSplit/>
          <w:trHeight w:val="413"/>
        </w:trPr>
        <w:tc>
          <w:tcPr>
            <w:tcW w:w="646" w:type="dxa"/>
            <w:tcBorders>
              <w:bottom w:val="single" w:sz="4" w:space="0" w:color="auto"/>
            </w:tcBorders>
          </w:tcPr>
          <w:p w14:paraId="4FCF3BC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2" w:type="dxa"/>
            <w:gridSpan w:val="3"/>
            <w:tcBorders>
              <w:bottom w:val="single" w:sz="4" w:space="0" w:color="auto"/>
            </w:tcBorders>
          </w:tcPr>
          <w:p w14:paraId="5C3516C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2D6730DC" w14:textId="77777777" w:rsidTr="00267633">
        <w:trPr>
          <w:divId w:val="2116439976"/>
          <w:cantSplit/>
          <w:trHeight w:val="575"/>
        </w:trPr>
        <w:tc>
          <w:tcPr>
            <w:tcW w:w="646" w:type="dxa"/>
            <w:tcBorders>
              <w:top w:val="single" w:sz="4" w:space="0" w:color="auto"/>
            </w:tcBorders>
          </w:tcPr>
          <w:p w14:paraId="5CF8F6E9"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79" w:type="dxa"/>
            <w:tcBorders>
              <w:top w:val="single" w:sz="4" w:space="0" w:color="auto"/>
            </w:tcBorders>
          </w:tcPr>
          <w:p w14:paraId="56252794"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45" w:type="dxa"/>
            <w:tcBorders>
              <w:top w:val="single" w:sz="4" w:space="0" w:color="auto"/>
            </w:tcBorders>
          </w:tcPr>
          <w:p w14:paraId="6A6C3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w:t>
            </w:r>
            <w:r w:rsidRPr="00267633">
              <w:rPr>
                <w:rFonts w:ascii="Times New Roman" w:hAnsi="Times New Roman" w:cs="Times New Roman"/>
                <w:szCs w:val="20"/>
                <w:lang w:val="en-GB" w:eastAsia="zh-CN"/>
              </w:rPr>
              <w:t>]</w:t>
            </w:r>
          </w:p>
          <w:p w14:paraId="54AA4CC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245115D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5BE8F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Borders>
              <w:top w:val="dotted" w:sz="4" w:space="0" w:color="auto"/>
            </w:tcBorders>
          </w:tcPr>
          <w:p w14:paraId="0A81B7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701BA0" w14:textId="77777777" w:rsidTr="00267633">
        <w:trPr>
          <w:divId w:val="2116439976"/>
          <w:cantSplit/>
          <w:trHeight w:val="350"/>
        </w:trPr>
        <w:tc>
          <w:tcPr>
            <w:tcW w:w="646" w:type="dxa"/>
            <w:tcBorders>
              <w:bottom w:val="single" w:sz="4" w:space="0" w:color="auto"/>
            </w:tcBorders>
          </w:tcPr>
          <w:p w14:paraId="6ACA345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p>
        </w:tc>
        <w:tc>
          <w:tcPr>
            <w:tcW w:w="8102" w:type="dxa"/>
            <w:gridSpan w:val="3"/>
            <w:tcBorders>
              <w:bottom w:val="single" w:sz="4" w:space="0" w:color="auto"/>
            </w:tcBorders>
          </w:tcPr>
          <w:p w14:paraId="6A471EA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Pleadings</w:t>
            </w:r>
          </w:p>
        </w:tc>
      </w:tr>
      <w:tr w:rsidR="00267633" w:rsidRPr="00267633" w14:paraId="5E0982F6" w14:textId="77777777" w:rsidTr="00267633">
        <w:trPr>
          <w:divId w:val="2116439976"/>
          <w:cantSplit/>
          <w:trHeight w:val="620"/>
        </w:trPr>
        <w:tc>
          <w:tcPr>
            <w:tcW w:w="646" w:type="dxa"/>
            <w:tcBorders>
              <w:top w:val="single" w:sz="4" w:space="0" w:color="auto"/>
            </w:tcBorders>
          </w:tcPr>
          <w:p w14:paraId="78E0A7F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p>
        </w:tc>
        <w:tc>
          <w:tcPr>
            <w:tcW w:w="1979" w:type="dxa"/>
            <w:tcBorders>
              <w:top w:val="single" w:sz="4" w:space="0" w:color="auto"/>
            </w:tcBorders>
          </w:tcPr>
          <w:p w14:paraId="5D9946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Writ &amp; statement of claim</w:t>
            </w:r>
          </w:p>
        </w:tc>
        <w:tc>
          <w:tcPr>
            <w:tcW w:w="4145" w:type="dxa"/>
            <w:tcBorders>
              <w:top w:val="single" w:sz="4" w:space="0" w:color="auto"/>
            </w:tcBorders>
          </w:tcPr>
          <w:p w14:paraId="5C3B928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Borders>
              <w:top w:val="single" w:sz="4" w:space="0" w:color="auto"/>
            </w:tcBorders>
          </w:tcPr>
          <w:p w14:paraId="74723FE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1A4976E" w14:textId="77777777" w:rsidTr="00267633">
        <w:trPr>
          <w:divId w:val="2116439976"/>
          <w:cantSplit/>
        </w:trPr>
        <w:tc>
          <w:tcPr>
            <w:tcW w:w="646" w:type="dxa"/>
          </w:tcPr>
          <w:p w14:paraId="2DF20AA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p>
        </w:tc>
        <w:tc>
          <w:tcPr>
            <w:tcW w:w="1979" w:type="dxa"/>
          </w:tcPr>
          <w:p w14:paraId="3990A3F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Defence &amp; counterclaim</w:t>
            </w:r>
          </w:p>
        </w:tc>
        <w:tc>
          <w:tcPr>
            <w:tcW w:w="4145" w:type="dxa"/>
          </w:tcPr>
          <w:p w14:paraId="7CEEB3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6C61DE9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C45EAB8" w14:textId="77777777" w:rsidTr="00267633">
        <w:trPr>
          <w:divId w:val="2116439976"/>
          <w:cantSplit/>
        </w:trPr>
        <w:tc>
          <w:tcPr>
            <w:tcW w:w="646" w:type="dxa"/>
            <w:tcBorders>
              <w:top w:val="single" w:sz="4" w:space="0" w:color="auto"/>
              <w:bottom w:val="single" w:sz="4" w:space="0" w:color="auto"/>
            </w:tcBorders>
          </w:tcPr>
          <w:p w14:paraId="22520B5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p>
        </w:tc>
        <w:tc>
          <w:tcPr>
            <w:tcW w:w="1979" w:type="dxa"/>
            <w:tcBorders>
              <w:bottom w:val="nil"/>
            </w:tcBorders>
          </w:tcPr>
          <w:p w14:paraId="4089BAC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Reply &amp; defence to counterclaim </w:t>
            </w:r>
          </w:p>
        </w:tc>
        <w:tc>
          <w:tcPr>
            <w:tcW w:w="4145" w:type="dxa"/>
          </w:tcPr>
          <w:p w14:paraId="7ED07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1D8BEE6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AEE12D8" w14:textId="77777777" w:rsidTr="00267633">
        <w:trPr>
          <w:divId w:val="2116439976"/>
          <w:cantSplit/>
        </w:trPr>
        <w:tc>
          <w:tcPr>
            <w:tcW w:w="646" w:type="dxa"/>
            <w:tcBorders>
              <w:top w:val="single" w:sz="4" w:space="0" w:color="auto"/>
            </w:tcBorders>
          </w:tcPr>
          <w:p w14:paraId="414A4DA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p>
        </w:tc>
        <w:tc>
          <w:tcPr>
            <w:tcW w:w="1979" w:type="dxa"/>
          </w:tcPr>
          <w:p w14:paraId="5A915A4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Relief claimed</w:t>
            </w:r>
          </w:p>
        </w:tc>
        <w:tc>
          <w:tcPr>
            <w:tcW w:w="4145" w:type="dxa"/>
          </w:tcPr>
          <w:p w14:paraId="15413D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reliefs claimed in the statement of claim and counterclaim, if any.</w:t>
            </w:r>
            <w:r w:rsidRPr="00267633">
              <w:rPr>
                <w:rFonts w:ascii="Times New Roman" w:hAnsi="Times New Roman" w:cs="Times New Roman"/>
                <w:szCs w:val="20"/>
                <w:lang w:val="en-GB" w:eastAsia="zh-CN"/>
              </w:rPr>
              <w:t xml:space="preserve">] </w:t>
            </w:r>
          </w:p>
        </w:tc>
        <w:tc>
          <w:tcPr>
            <w:tcW w:w="1978" w:type="dxa"/>
          </w:tcPr>
          <w:p w14:paraId="02E0F39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1606BA" w14:textId="77777777" w:rsidTr="00267633">
        <w:trPr>
          <w:divId w:val="2116439976"/>
          <w:cantSplit/>
        </w:trPr>
        <w:tc>
          <w:tcPr>
            <w:tcW w:w="646" w:type="dxa"/>
            <w:tcBorders>
              <w:top w:val="single" w:sz="4" w:space="0" w:color="auto"/>
              <w:bottom w:val="single" w:sz="4" w:space="0" w:color="auto"/>
            </w:tcBorders>
          </w:tcPr>
          <w:p w14:paraId="6A55AF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p>
        </w:tc>
        <w:tc>
          <w:tcPr>
            <w:tcW w:w="1979" w:type="dxa"/>
            <w:tcBorders>
              <w:bottom w:val="nil"/>
            </w:tcBorders>
          </w:tcPr>
          <w:p w14:paraId="74321A3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deemed or ordered to stand as pleadings </w:t>
            </w:r>
          </w:p>
        </w:tc>
        <w:tc>
          <w:tcPr>
            <w:tcW w:w="4145" w:type="dxa"/>
          </w:tcPr>
          <w:p w14:paraId="41247B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affidavit.</w:t>
            </w:r>
            <w:r w:rsidRPr="00267633">
              <w:rPr>
                <w:rFonts w:ascii="Times New Roman" w:hAnsi="Times New Roman" w:cs="Times New Roman"/>
                <w:szCs w:val="20"/>
                <w:lang w:val="en-GB" w:eastAsia="zh-CN"/>
              </w:rPr>
              <w:t>]</w:t>
            </w:r>
          </w:p>
        </w:tc>
        <w:tc>
          <w:tcPr>
            <w:tcW w:w="1978" w:type="dxa"/>
          </w:tcPr>
          <w:p w14:paraId="2FB447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7D1977" w14:textId="77777777" w:rsidTr="00267633">
        <w:trPr>
          <w:divId w:val="2116439976"/>
          <w:cantSplit/>
          <w:trHeight w:val="566"/>
        </w:trPr>
        <w:tc>
          <w:tcPr>
            <w:tcW w:w="646" w:type="dxa"/>
          </w:tcPr>
          <w:p w14:paraId="120CDAF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2" w:type="dxa"/>
            <w:gridSpan w:val="3"/>
          </w:tcPr>
          <w:p w14:paraId="12394E4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09ACE306" w14:textId="77777777" w:rsidTr="00267633">
        <w:trPr>
          <w:divId w:val="2116439976"/>
          <w:cantSplit/>
        </w:trPr>
        <w:tc>
          <w:tcPr>
            <w:tcW w:w="646" w:type="dxa"/>
          </w:tcPr>
          <w:p w14:paraId="4946C6F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79" w:type="dxa"/>
          </w:tcPr>
          <w:p w14:paraId="3B4CD3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p w14:paraId="0D4DEAB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45" w:type="dxa"/>
          </w:tcPr>
          <w:p w14:paraId="013357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1978" w:type="dxa"/>
          </w:tcPr>
          <w:p w14:paraId="29BE6E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time taken for the hearing </w:t>
            </w:r>
            <w:proofErr w:type="gramStart"/>
            <w:r w:rsidRPr="00267633">
              <w:rPr>
                <w:rFonts w:ascii="Times New Roman" w:hAnsi="Times New Roman" w:cs="Times New Roman"/>
                <w:i/>
                <w:szCs w:val="20"/>
                <w:lang w:val="en-GB" w:eastAsia="zh-CN"/>
              </w:rPr>
              <w:t>and  other</w:t>
            </w:r>
            <w:proofErr w:type="gramEnd"/>
            <w:r w:rsidRPr="00267633">
              <w:rPr>
                <w:rFonts w:ascii="Times New Roman" w:hAnsi="Times New Roman" w:cs="Times New Roman"/>
                <w:i/>
                <w:szCs w:val="20"/>
                <w:lang w:val="en-GB" w:eastAsia="zh-CN"/>
              </w:rPr>
              <w:t xml:space="preserve"> relevant information.</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08DDB38C" w14:textId="77777777" w:rsidTr="00267633">
        <w:trPr>
          <w:divId w:val="2116439976"/>
          <w:cantSplit/>
        </w:trPr>
        <w:tc>
          <w:tcPr>
            <w:tcW w:w="646" w:type="dxa"/>
          </w:tcPr>
          <w:p w14:paraId="488E1F8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79" w:type="dxa"/>
          </w:tcPr>
          <w:p w14:paraId="0F5C6509"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45" w:type="dxa"/>
          </w:tcPr>
          <w:p w14:paraId="669CC41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number of affidavits filed, the nature of the application and the orders made on costs.</w:t>
            </w:r>
            <w:r w:rsidRPr="00267633">
              <w:rPr>
                <w:rFonts w:ascii="Times New Roman" w:hAnsi="Times New Roman" w:cs="Times New Roman"/>
                <w:szCs w:val="20"/>
                <w:lang w:val="en-GB" w:eastAsia="zh-CN"/>
              </w:rPr>
              <w:t xml:space="preserve">] </w:t>
            </w:r>
          </w:p>
        </w:tc>
        <w:tc>
          <w:tcPr>
            <w:tcW w:w="1978" w:type="dxa"/>
          </w:tcPr>
          <w:p w14:paraId="271C6F1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65FC4E1A" w14:textId="77777777" w:rsidTr="00267633">
        <w:trPr>
          <w:divId w:val="2116439976"/>
          <w:cantSplit/>
        </w:trPr>
        <w:tc>
          <w:tcPr>
            <w:tcW w:w="646" w:type="dxa"/>
          </w:tcPr>
          <w:p w14:paraId="3C3DC99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3.3</w:t>
            </w:r>
          </w:p>
        </w:tc>
        <w:tc>
          <w:tcPr>
            <w:tcW w:w="1979" w:type="dxa"/>
          </w:tcPr>
          <w:p w14:paraId="296A92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45" w:type="dxa"/>
          </w:tcPr>
          <w:p w14:paraId="789619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1978" w:type="dxa"/>
          </w:tcPr>
          <w:p w14:paraId="316B8D0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p w14:paraId="060E19B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18778CF3" w14:textId="77777777" w:rsidTr="00267633">
        <w:trPr>
          <w:divId w:val="2116439976"/>
          <w:cantSplit/>
          <w:trHeight w:val="195"/>
        </w:trPr>
        <w:tc>
          <w:tcPr>
            <w:tcW w:w="646" w:type="dxa"/>
          </w:tcPr>
          <w:p w14:paraId="1B4D1B2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3.4</w:t>
            </w:r>
          </w:p>
        </w:tc>
        <w:tc>
          <w:tcPr>
            <w:tcW w:w="1979" w:type="dxa"/>
          </w:tcPr>
          <w:p w14:paraId="7816991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Pre-trial conferences</w:t>
            </w:r>
          </w:p>
        </w:tc>
        <w:tc>
          <w:tcPr>
            <w:tcW w:w="4145" w:type="dxa"/>
          </w:tcPr>
          <w:p w14:paraId="15FC6B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of the PTCs.</w:t>
            </w:r>
            <w:r w:rsidRPr="00267633">
              <w:rPr>
                <w:rFonts w:ascii="Times New Roman" w:hAnsi="Times New Roman" w:cs="Times New Roman"/>
                <w:szCs w:val="20"/>
                <w:lang w:val="en-GB" w:eastAsia="zh-CN"/>
              </w:rPr>
              <w:t xml:space="preserve">] </w:t>
            </w:r>
          </w:p>
        </w:tc>
        <w:tc>
          <w:tcPr>
            <w:tcW w:w="1978" w:type="dxa"/>
          </w:tcPr>
          <w:p w14:paraId="0FBB1DEB" w14:textId="77777777" w:rsidR="00267633" w:rsidRPr="00267633" w:rsidRDefault="00267633" w:rsidP="00267633">
            <w:pPr>
              <w:spacing w:before="120" w:after="120" w:line="240" w:lineRule="auto"/>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Provide details if a substantial application is heard during a PTC and the amount of time taken.</w:t>
            </w: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 xml:space="preserve"> </w:t>
            </w:r>
          </w:p>
        </w:tc>
      </w:tr>
      <w:tr w:rsidR="00267633" w:rsidRPr="00267633" w14:paraId="51551E8E" w14:textId="77777777" w:rsidTr="00267633">
        <w:trPr>
          <w:divId w:val="2116439976"/>
          <w:cantSplit/>
          <w:trHeight w:val="315"/>
        </w:trPr>
        <w:tc>
          <w:tcPr>
            <w:tcW w:w="646" w:type="dxa"/>
          </w:tcPr>
          <w:p w14:paraId="3D67122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3.5</w:t>
            </w:r>
          </w:p>
        </w:tc>
        <w:tc>
          <w:tcPr>
            <w:tcW w:w="1979" w:type="dxa"/>
          </w:tcPr>
          <w:p w14:paraId="363148A0"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Other attendances</w:t>
            </w:r>
          </w:p>
        </w:tc>
        <w:tc>
          <w:tcPr>
            <w:tcW w:w="4145" w:type="dxa"/>
          </w:tcPr>
          <w:p w14:paraId="1BBBFAC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1978" w:type="dxa"/>
          </w:tcPr>
          <w:p w14:paraId="1590067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bCs/>
                <w:iCs/>
                <w:szCs w:val="26"/>
                <w:lang w:val="en-GB" w:eastAsia="zh-CN"/>
              </w:rPr>
              <w:t>]</w:t>
            </w:r>
          </w:p>
        </w:tc>
      </w:tr>
      <w:tr w:rsidR="00267633" w:rsidRPr="00267633" w14:paraId="09EB6E2C" w14:textId="77777777" w:rsidTr="00267633">
        <w:trPr>
          <w:divId w:val="2116439976"/>
          <w:cantSplit/>
        </w:trPr>
        <w:tc>
          <w:tcPr>
            <w:tcW w:w="646" w:type="dxa"/>
          </w:tcPr>
          <w:p w14:paraId="49821C2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2" w:type="dxa"/>
            <w:gridSpan w:val="3"/>
          </w:tcPr>
          <w:p w14:paraId="1F7FEE7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Discovery </w:t>
            </w:r>
          </w:p>
        </w:tc>
      </w:tr>
      <w:tr w:rsidR="00267633" w:rsidRPr="00267633" w14:paraId="2DDAA6AF" w14:textId="77777777" w:rsidTr="00267633">
        <w:trPr>
          <w:divId w:val="2116439976"/>
          <w:cantSplit/>
        </w:trPr>
        <w:tc>
          <w:tcPr>
            <w:tcW w:w="646" w:type="dxa"/>
          </w:tcPr>
          <w:p w14:paraId="27EE50E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79" w:type="dxa"/>
          </w:tcPr>
          <w:p w14:paraId="7CA242E5"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lists of documents </w:t>
            </w:r>
          </w:p>
          <w:p w14:paraId="77ED45F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c>
          <w:tcPr>
            <w:tcW w:w="4145" w:type="dxa"/>
          </w:tcPr>
          <w:p w14:paraId="64A33C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lists of documents, including supplementary lists, filed by each party</w:t>
            </w:r>
            <w:r w:rsidRPr="00267633">
              <w:rPr>
                <w:rFonts w:ascii="Times New Roman" w:hAnsi="Times New Roman" w:cs="Times New Roman"/>
                <w:szCs w:val="20"/>
                <w:lang w:val="en-GB" w:eastAsia="zh-CN"/>
              </w:rPr>
              <w:t xml:space="preserve">.] </w:t>
            </w:r>
          </w:p>
          <w:p w14:paraId="655E67F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1C857B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1304DA" w14:textId="77777777" w:rsidTr="00267633">
        <w:trPr>
          <w:divId w:val="2116439976"/>
          <w:cantSplit/>
        </w:trPr>
        <w:tc>
          <w:tcPr>
            <w:tcW w:w="646" w:type="dxa"/>
          </w:tcPr>
          <w:p w14:paraId="383943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79" w:type="dxa"/>
          </w:tcPr>
          <w:p w14:paraId="07EE642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Total number of documents disclosed</w:t>
            </w:r>
          </w:p>
        </w:tc>
        <w:tc>
          <w:tcPr>
            <w:tcW w:w="4145" w:type="dxa"/>
          </w:tcPr>
          <w:p w14:paraId="5F84522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documents, with the total number of pages, disclosed by each party</w:t>
            </w:r>
            <w:r w:rsidRPr="00267633">
              <w:rPr>
                <w:rFonts w:ascii="Times New Roman" w:hAnsi="Times New Roman" w:cs="Times New Roman"/>
                <w:szCs w:val="20"/>
                <w:lang w:val="en-GB" w:eastAsia="zh-CN"/>
              </w:rPr>
              <w:t>.]</w:t>
            </w:r>
          </w:p>
        </w:tc>
        <w:tc>
          <w:tcPr>
            <w:tcW w:w="1978" w:type="dxa"/>
          </w:tcPr>
          <w:p w14:paraId="725182C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the number of pages that overlap</w:t>
            </w:r>
            <w:r w:rsidRPr="00267633">
              <w:rPr>
                <w:rFonts w:ascii="Times New Roman" w:hAnsi="Times New Roman" w:cs="Times New Roman"/>
                <w:szCs w:val="20"/>
                <w:lang w:val="en-GB" w:eastAsia="zh-CN"/>
              </w:rPr>
              <w:t xml:space="preserve">.]   </w:t>
            </w:r>
          </w:p>
        </w:tc>
      </w:tr>
      <w:tr w:rsidR="00267633" w:rsidRPr="00267633" w14:paraId="42DB274A" w14:textId="77777777" w:rsidTr="00267633">
        <w:trPr>
          <w:divId w:val="2116439976"/>
          <w:cantSplit/>
        </w:trPr>
        <w:tc>
          <w:tcPr>
            <w:tcW w:w="646" w:type="dxa"/>
          </w:tcPr>
          <w:p w14:paraId="40AE031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5.</w:t>
            </w:r>
          </w:p>
        </w:tc>
        <w:tc>
          <w:tcPr>
            <w:tcW w:w="8102" w:type="dxa"/>
            <w:gridSpan w:val="3"/>
          </w:tcPr>
          <w:p w14:paraId="6EB8CE9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Trial </w:t>
            </w:r>
          </w:p>
        </w:tc>
      </w:tr>
      <w:tr w:rsidR="00267633" w:rsidRPr="00267633" w14:paraId="7AF190FD" w14:textId="77777777" w:rsidTr="00267633">
        <w:trPr>
          <w:divId w:val="2116439976"/>
          <w:cantSplit/>
        </w:trPr>
        <w:tc>
          <w:tcPr>
            <w:tcW w:w="646" w:type="dxa"/>
          </w:tcPr>
          <w:p w14:paraId="6C7F1C0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79" w:type="dxa"/>
          </w:tcPr>
          <w:p w14:paraId="6362D95C"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Opening statement</w:t>
            </w:r>
          </w:p>
        </w:tc>
        <w:tc>
          <w:tcPr>
            <w:tcW w:w="4145" w:type="dxa"/>
          </w:tcPr>
          <w:p w14:paraId="62398DD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of opening statement filed by each party</w:t>
            </w:r>
            <w:r w:rsidRPr="00267633">
              <w:rPr>
                <w:rFonts w:ascii="Times New Roman" w:hAnsi="Times New Roman" w:cs="Times New Roman"/>
                <w:szCs w:val="20"/>
                <w:lang w:val="en-GB" w:eastAsia="zh-CN"/>
              </w:rPr>
              <w:t>.]</w:t>
            </w:r>
          </w:p>
        </w:tc>
        <w:tc>
          <w:tcPr>
            <w:tcW w:w="1978" w:type="dxa"/>
          </w:tcPr>
          <w:p w14:paraId="55034E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757457" w14:textId="77777777" w:rsidTr="00267633">
        <w:trPr>
          <w:divId w:val="2116439976"/>
          <w:cantSplit/>
        </w:trPr>
        <w:tc>
          <w:tcPr>
            <w:tcW w:w="646" w:type="dxa"/>
          </w:tcPr>
          <w:p w14:paraId="2054274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79" w:type="dxa"/>
          </w:tcPr>
          <w:p w14:paraId="5774BC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 and date(s) of trial</w:t>
            </w:r>
          </w:p>
        </w:tc>
        <w:tc>
          <w:tcPr>
            <w:tcW w:w="4145" w:type="dxa"/>
          </w:tcPr>
          <w:p w14:paraId="3476C4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fixed for trial, the actual number of days taken and the date(s) of the trial</w:t>
            </w:r>
            <w:r w:rsidRPr="00267633">
              <w:rPr>
                <w:rFonts w:ascii="Times New Roman" w:hAnsi="Times New Roman" w:cs="Times New Roman"/>
                <w:szCs w:val="20"/>
                <w:lang w:val="en-GB" w:eastAsia="zh-CN"/>
              </w:rPr>
              <w:t>.]</w:t>
            </w:r>
          </w:p>
          <w:p w14:paraId="4B4D63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2E641C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 during the trial.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5D93A8E" w14:textId="77777777" w:rsidTr="00267633">
        <w:trPr>
          <w:divId w:val="2116439976"/>
          <w:cantSplit/>
        </w:trPr>
        <w:tc>
          <w:tcPr>
            <w:tcW w:w="646" w:type="dxa"/>
          </w:tcPr>
          <w:p w14:paraId="62FCDE6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79" w:type="dxa"/>
          </w:tcPr>
          <w:p w14:paraId="19EC38F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Part heard</w:t>
            </w:r>
          </w:p>
        </w:tc>
        <w:tc>
          <w:tcPr>
            <w:tcW w:w="4145" w:type="dxa"/>
          </w:tcPr>
          <w:p w14:paraId="1651E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w:t>
            </w:r>
            <w:proofErr w:type="gramStart"/>
            <w:r w:rsidRPr="00267633">
              <w:rPr>
                <w:rFonts w:ascii="Times New Roman" w:hAnsi="Times New Roman" w:cs="Times New Roman"/>
                <w:i/>
                <w:szCs w:val="20"/>
                <w:lang w:val="en-GB" w:eastAsia="zh-CN"/>
              </w:rPr>
              <w:t>period of time</w:t>
            </w:r>
            <w:proofErr w:type="gramEnd"/>
            <w:r w:rsidRPr="00267633">
              <w:rPr>
                <w:rFonts w:ascii="Times New Roman" w:hAnsi="Times New Roman" w:cs="Times New Roman"/>
                <w:i/>
                <w:szCs w:val="20"/>
                <w:lang w:val="en-GB" w:eastAsia="zh-CN"/>
              </w:rPr>
              <w:t xml:space="preserve"> between each tranche of hearing, if any.</w:t>
            </w:r>
            <w:r w:rsidRPr="00267633">
              <w:rPr>
                <w:rFonts w:ascii="Times New Roman" w:hAnsi="Times New Roman" w:cs="Times New Roman"/>
                <w:szCs w:val="20"/>
                <w:lang w:val="en-GB" w:eastAsia="zh-CN"/>
              </w:rPr>
              <w:t xml:space="preserve">] </w:t>
            </w:r>
          </w:p>
        </w:tc>
        <w:tc>
          <w:tcPr>
            <w:tcW w:w="1978" w:type="dxa"/>
          </w:tcPr>
          <w:p w14:paraId="5E89C1B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6FAF2D1" w14:textId="77777777" w:rsidTr="00267633">
        <w:trPr>
          <w:divId w:val="2116439976"/>
          <w:cantSplit/>
        </w:trPr>
        <w:tc>
          <w:tcPr>
            <w:tcW w:w="646" w:type="dxa"/>
          </w:tcPr>
          <w:p w14:paraId="59A858D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79" w:type="dxa"/>
          </w:tcPr>
          <w:p w14:paraId="2A640DB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of evidence in chief – text and exhibits </w:t>
            </w:r>
          </w:p>
        </w:tc>
        <w:tc>
          <w:tcPr>
            <w:tcW w:w="4145" w:type="dxa"/>
          </w:tcPr>
          <w:p w14:paraId="5B6FCDE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affidavits filed by each party and the total number of pages of text and exhibits of all affidavits filed.</w:t>
            </w:r>
            <w:r w:rsidRPr="00267633">
              <w:rPr>
                <w:rFonts w:ascii="Times New Roman" w:hAnsi="Times New Roman" w:cs="Times New Roman"/>
                <w:szCs w:val="20"/>
                <w:lang w:val="en-GB" w:eastAsia="zh-CN"/>
              </w:rPr>
              <w:t xml:space="preserve">] </w:t>
            </w:r>
          </w:p>
        </w:tc>
        <w:tc>
          <w:tcPr>
            <w:tcW w:w="1978" w:type="dxa"/>
          </w:tcPr>
          <w:p w14:paraId="6B3AB9E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0BDD6C" w14:textId="77777777" w:rsidTr="00267633">
        <w:trPr>
          <w:divId w:val="2116439976"/>
          <w:cantSplit/>
        </w:trPr>
        <w:tc>
          <w:tcPr>
            <w:tcW w:w="646" w:type="dxa"/>
          </w:tcPr>
          <w:p w14:paraId="2442076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5.5</w:t>
            </w:r>
          </w:p>
        </w:tc>
        <w:tc>
          <w:tcPr>
            <w:tcW w:w="1979" w:type="dxa"/>
          </w:tcPr>
          <w:p w14:paraId="1421EAB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Bundle of documents </w:t>
            </w:r>
          </w:p>
        </w:tc>
        <w:tc>
          <w:tcPr>
            <w:tcW w:w="4145" w:type="dxa"/>
          </w:tcPr>
          <w:p w14:paraId="7435ECC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trial.</w:t>
            </w:r>
            <w:r w:rsidRPr="00267633">
              <w:rPr>
                <w:rFonts w:ascii="Times New Roman" w:hAnsi="Times New Roman" w:cs="Times New Roman"/>
                <w:szCs w:val="20"/>
                <w:lang w:val="en-GB" w:eastAsia="zh-CN"/>
              </w:rPr>
              <w:t xml:space="preserve">] </w:t>
            </w:r>
          </w:p>
        </w:tc>
        <w:tc>
          <w:tcPr>
            <w:tcW w:w="1978" w:type="dxa"/>
          </w:tcPr>
          <w:p w14:paraId="53C8A17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52E868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1844830D" w14:textId="77777777" w:rsidTr="00267633">
        <w:trPr>
          <w:divId w:val="2116439976"/>
          <w:cantSplit/>
        </w:trPr>
        <w:tc>
          <w:tcPr>
            <w:tcW w:w="646" w:type="dxa"/>
          </w:tcPr>
          <w:p w14:paraId="173A4AB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5.6</w:t>
            </w:r>
          </w:p>
        </w:tc>
        <w:tc>
          <w:tcPr>
            <w:tcW w:w="1979" w:type="dxa"/>
          </w:tcPr>
          <w:p w14:paraId="3251C1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at trial</w:t>
            </w:r>
          </w:p>
        </w:tc>
        <w:tc>
          <w:tcPr>
            <w:tcW w:w="4145" w:type="dxa"/>
          </w:tcPr>
          <w:p w14:paraId="056F7B8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w:t>
            </w:r>
            <w:r w:rsidRPr="00267633">
              <w:rPr>
                <w:rFonts w:ascii="Times New Roman" w:hAnsi="Times New Roman" w:cs="Times New Roman"/>
                <w:szCs w:val="20"/>
                <w:lang w:val="en-GB" w:eastAsia="zh-CN"/>
              </w:rPr>
              <w:t xml:space="preserve">] </w:t>
            </w:r>
          </w:p>
        </w:tc>
        <w:tc>
          <w:tcPr>
            <w:tcW w:w="1978" w:type="dxa"/>
          </w:tcPr>
          <w:p w14:paraId="20E1FA1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46291B" w14:textId="77777777" w:rsidTr="00267633">
        <w:trPr>
          <w:divId w:val="2116439976"/>
          <w:cantSplit/>
        </w:trPr>
        <w:tc>
          <w:tcPr>
            <w:tcW w:w="646" w:type="dxa"/>
            <w:tcBorders>
              <w:bottom w:val="single" w:sz="4" w:space="0" w:color="auto"/>
            </w:tcBorders>
          </w:tcPr>
          <w:p w14:paraId="176447C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5.7</w:t>
            </w:r>
          </w:p>
        </w:tc>
        <w:tc>
          <w:tcPr>
            <w:tcW w:w="1979" w:type="dxa"/>
            <w:tcBorders>
              <w:bottom w:val="nil"/>
            </w:tcBorders>
          </w:tcPr>
          <w:p w14:paraId="7D21ECF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Closing submissions and authorities cited</w:t>
            </w:r>
          </w:p>
        </w:tc>
        <w:tc>
          <w:tcPr>
            <w:tcW w:w="4145" w:type="dxa"/>
          </w:tcPr>
          <w:p w14:paraId="198C938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closing submissions, if any, of each party.</w:t>
            </w:r>
            <w:r w:rsidRPr="00267633">
              <w:rPr>
                <w:rFonts w:ascii="Times New Roman" w:hAnsi="Times New Roman" w:cs="Times New Roman"/>
                <w:szCs w:val="20"/>
                <w:lang w:val="en-GB" w:eastAsia="zh-CN"/>
              </w:rPr>
              <w:t xml:space="preserve">] </w:t>
            </w:r>
          </w:p>
        </w:tc>
        <w:tc>
          <w:tcPr>
            <w:tcW w:w="1978" w:type="dxa"/>
          </w:tcPr>
          <w:p w14:paraId="4103725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7109DEC" w14:textId="77777777" w:rsidTr="00267633">
        <w:trPr>
          <w:divId w:val="2116439976"/>
          <w:cantSplit/>
        </w:trPr>
        <w:tc>
          <w:tcPr>
            <w:tcW w:w="646" w:type="dxa"/>
            <w:tcBorders>
              <w:top w:val="single" w:sz="4" w:space="0" w:color="auto"/>
            </w:tcBorders>
          </w:tcPr>
          <w:p w14:paraId="6AA3BEC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5.8</w:t>
            </w:r>
          </w:p>
        </w:tc>
        <w:tc>
          <w:tcPr>
            <w:tcW w:w="1979" w:type="dxa"/>
          </w:tcPr>
          <w:p w14:paraId="26DBE86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Submissions in reply and authorities cited</w:t>
            </w:r>
          </w:p>
        </w:tc>
        <w:tc>
          <w:tcPr>
            <w:tcW w:w="4145" w:type="dxa"/>
          </w:tcPr>
          <w:p w14:paraId="5D6FDC7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reply submissions, if any, of each party.</w:t>
            </w:r>
            <w:r w:rsidRPr="00267633">
              <w:rPr>
                <w:rFonts w:ascii="Times New Roman" w:hAnsi="Times New Roman" w:cs="Times New Roman"/>
                <w:szCs w:val="20"/>
                <w:lang w:val="en-GB" w:eastAsia="zh-CN"/>
              </w:rPr>
              <w:t>]</w:t>
            </w:r>
          </w:p>
        </w:tc>
        <w:tc>
          <w:tcPr>
            <w:tcW w:w="1978" w:type="dxa"/>
          </w:tcPr>
          <w:p w14:paraId="276A60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64A49F" w14:textId="77777777" w:rsidTr="00267633">
        <w:trPr>
          <w:divId w:val="2116439976"/>
          <w:cantSplit/>
        </w:trPr>
        <w:tc>
          <w:tcPr>
            <w:tcW w:w="646" w:type="dxa"/>
          </w:tcPr>
          <w:p w14:paraId="13872D7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5.9</w:t>
            </w:r>
          </w:p>
        </w:tc>
        <w:tc>
          <w:tcPr>
            <w:tcW w:w="1979" w:type="dxa"/>
          </w:tcPr>
          <w:p w14:paraId="43E81A0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at trial </w:t>
            </w:r>
          </w:p>
        </w:tc>
        <w:tc>
          <w:tcPr>
            <w:tcW w:w="4145" w:type="dxa"/>
          </w:tcPr>
          <w:p w14:paraId="3A3C4D2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1978" w:type="dxa"/>
          </w:tcPr>
          <w:p w14:paraId="366972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D207739" w14:textId="77777777" w:rsidTr="00267633">
        <w:trPr>
          <w:divId w:val="2116439976"/>
          <w:cantSplit/>
        </w:trPr>
        <w:tc>
          <w:tcPr>
            <w:tcW w:w="646" w:type="dxa"/>
          </w:tcPr>
          <w:p w14:paraId="5E0C0BF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5.10</w:t>
            </w:r>
          </w:p>
        </w:tc>
        <w:tc>
          <w:tcPr>
            <w:tcW w:w="1979" w:type="dxa"/>
          </w:tcPr>
          <w:p w14:paraId="0F335F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post-trial filings/matters</w:t>
            </w:r>
          </w:p>
        </w:tc>
        <w:tc>
          <w:tcPr>
            <w:tcW w:w="4145" w:type="dxa"/>
          </w:tcPr>
          <w:p w14:paraId="40D897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1978" w:type="dxa"/>
          </w:tcPr>
          <w:p w14:paraId="502882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587018" w14:textId="77777777" w:rsidTr="00267633">
        <w:trPr>
          <w:divId w:val="2116439976"/>
          <w:cantSplit/>
        </w:trPr>
        <w:tc>
          <w:tcPr>
            <w:tcW w:w="646" w:type="dxa"/>
          </w:tcPr>
          <w:p w14:paraId="218AA791"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6.</w:t>
            </w:r>
          </w:p>
        </w:tc>
        <w:tc>
          <w:tcPr>
            <w:tcW w:w="8102" w:type="dxa"/>
            <w:gridSpan w:val="3"/>
          </w:tcPr>
          <w:p w14:paraId="5F4B21B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7318BEA9" w14:textId="77777777" w:rsidTr="00267633">
        <w:trPr>
          <w:divId w:val="2116439976"/>
          <w:cantSplit/>
        </w:trPr>
        <w:tc>
          <w:tcPr>
            <w:tcW w:w="646" w:type="dxa"/>
            <w:tcBorders>
              <w:bottom w:val="single" w:sz="4" w:space="0" w:color="auto"/>
            </w:tcBorders>
          </w:tcPr>
          <w:p w14:paraId="3BD13F0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6.1</w:t>
            </w:r>
          </w:p>
        </w:tc>
        <w:tc>
          <w:tcPr>
            <w:tcW w:w="1979" w:type="dxa"/>
            <w:tcBorders>
              <w:bottom w:val="nil"/>
            </w:tcBorders>
          </w:tcPr>
          <w:p w14:paraId="656BE87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45" w:type="dxa"/>
          </w:tcPr>
          <w:p w14:paraId="77C2709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966AD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56C8BB" w14:textId="77777777" w:rsidTr="00267633">
        <w:trPr>
          <w:divId w:val="2116439976"/>
          <w:cantSplit/>
        </w:trPr>
        <w:tc>
          <w:tcPr>
            <w:tcW w:w="646" w:type="dxa"/>
            <w:tcBorders>
              <w:bottom w:val="single" w:sz="4" w:space="0" w:color="auto"/>
            </w:tcBorders>
          </w:tcPr>
          <w:p w14:paraId="175747E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79" w:type="dxa"/>
            <w:tcBorders>
              <w:bottom w:val="single" w:sz="4" w:space="0" w:color="auto"/>
            </w:tcBorders>
          </w:tcPr>
          <w:p w14:paraId="0A6EB2D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45" w:type="dxa"/>
            <w:tcBorders>
              <w:bottom w:val="single" w:sz="4" w:space="0" w:color="auto"/>
            </w:tcBorders>
          </w:tcPr>
          <w:p w14:paraId="53D01C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1E8FDA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80751FD" w14:textId="77777777" w:rsidTr="00267633">
        <w:trPr>
          <w:divId w:val="2116439976"/>
          <w:cantSplit/>
          <w:trHeight w:val="521"/>
        </w:trPr>
        <w:tc>
          <w:tcPr>
            <w:tcW w:w="646" w:type="dxa"/>
            <w:tcBorders>
              <w:top w:val="single" w:sz="4" w:space="0" w:color="auto"/>
              <w:bottom w:val="single" w:sz="4" w:space="0" w:color="auto"/>
            </w:tcBorders>
          </w:tcPr>
          <w:p w14:paraId="265F6D1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79" w:type="dxa"/>
            <w:tcBorders>
              <w:bottom w:val="single" w:sz="4" w:space="0" w:color="auto"/>
            </w:tcBorders>
          </w:tcPr>
          <w:p w14:paraId="35E936A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45" w:type="dxa"/>
            <w:tcBorders>
              <w:bottom w:val="single" w:sz="4" w:space="0" w:color="auto"/>
            </w:tcBorders>
          </w:tcPr>
          <w:p w14:paraId="4EE2144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1978" w:type="dxa"/>
            <w:tcBorders>
              <w:bottom w:val="single" w:sz="4" w:space="0" w:color="auto"/>
            </w:tcBorders>
          </w:tcPr>
          <w:p w14:paraId="52300A4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40140FF" w14:textId="77777777" w:rsidTr="00267633">
        <w:trPr>
          <w:divId w:val="2116439976"/>
          <w:cantSplit/>
          <w:trHeight w:val="1970"/>
        </w:trPr>
        <w:tc>
          <w:tcPr>
            <w:tcW w:w="646" w:type="dxa"/>
            <w:tcBorders>
              <w:top w:val="single" w:sz="4" w:space="0" w:color="auto"/>
              <w:bottom w:val="single" w:sz="4" w:space="0" w:color="auto"/>
            </w:tcBorders>
          </w:tcPr>
          <w:p w14:paraId="6BE1049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6.4</w:t>
            </w:r>
          </w:p>
        </w:tc>
        <w:tc>
          <w:tcPr>
            <w:tcW w:w="1979" w:type="dxa"/>
            <w:tcBorders>
              <w:top w:val="single" w:sz="4" w:space="0" w:color="auto"/>
              <w:bottom w:val="single" w:sz="4" w:space="0" w:color="auto"/>
            </w:tcBorders>
          </w:tcPr>
          <w:p w14:paraId="327AF39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45" w:type="dxa"/>
            <w:tcBorders>
              <w:top w:val="single" w:sz="4" w:space="0" w:color="auto"/>
              <w:bottom w:val="single" w:sz="4" w:space="0" w:color="auto"/>
            </w:tcBorders>
          </w:tcPr>
          <w:p w14:paraId="31DFF2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1978" w:type="dxa"/>
            <w:tcBorders>
              <w:top w:val="single" w:sz="4" w:space="0" w:color="auto"/>
              <w:bottom w:val="single" w:sz="4" w:space="0" w:color="auto"/>
            </w:tcBorders>
          </w:tcPr>
          <w:p w14:paraId="775787C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5131E31" w14:textId="77777777" w:rsidTr="00267633">
        <w:trPr>
          <w:divId w:val="2116439976"/>
          <w:cantSplit/>
        </w:trPr>
        <w:tc>
          <w:tcPr>
            <w:tcW w:w="646" w:type="dxa"/>
          </w:tcPr>
          <w:p w14:paraId="6F27772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7. </w:t>
            </w:r>
          </w:p>
        </w:tc>
        <w:tc>
          <w:tcPr>
            <w:tcW w:w="8102" w:type="dxa"/>
            <w:gridSpan w:val="3"/>
          </w:tcPr>
          <w:p w14:paraId="5812675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7012FCCB" w14:textId="77777777" w:rsidTr="00267633">
        <w:trPr>
          <w:divId w:val="2116439976"/>
          <w:cantSplit/>
        </w:trPr>
        <w:tc>
          <w:tcPr>
            <w:tcW w:w="646" w:type="dxa"/>
          </w:tcPr>
          <w:p w14:paraId="597A105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79" w:type="dxa"/>
          </w:tcPr>
          <w:p w14:paraId="3AD2ECC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45" w:type="dxa"/>
          </w:tcPr>
          <w:p w14:paraId="48D3113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1978" w:type="dxa"/>
          </w:tcPr>
          <w:p w14:paraId="64496E2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CD515D9" w14:textId="77777777" w:rsidTr="00267633">
        <w:trPr>
          <w:divId w:val="2116439976"/>
          <w:cantSplit/>
        </w:trPr>
        <w:tc>
          <w:tcPr>
            <w:tcW w:w="646" w:type="dxa"/>
          </w:tcPr>
          <w:p w14:paraId="2378EDE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79" w:type="dxa"/>
          </w:tcPr>
          <w:p w14:paraId="714BC85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45" w:type="dxa"/>
          </w:tcPr>
          <w:p w14:paraId="035214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1978" w:type="dxa"/>
          </w:tcPr>
          <w:p w14:paraId="7EDD5A1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978241F" w14:textId="77777777" w:rsidTr="00267633">
        <w:trPr>
          <w:divId w:val="2116439976"/>
          <w:cantSplit/>
        </w:trPr>
        <w:tc>
          <w:tcPr>
            <w:tcW w:w="646" w:type="dxa"/>
          </w:tcPr>
          <w:p w14:paraId="65B3DDF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2" w:type="dxa"/>
            <w:gridSpan w:val="3"/>
          </w:tcPr>
          <w:p w14:paraId="4056B55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1C52AD03" w14:textId="77777777" w:rsidTr="00267633">
        <w:trPr>
          <w:divId w:val="2116439976"/>
          <w:cantSplit/>
        </w:trPr>
        <w:tc>
          <w:tcPr>
            <w:tcW w:w="646" w:type="dxa"/>
          </w:tcPr>
          <w:p w14:paraId="710E9E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79" w:type="dxa"/>
          </w:tcPr>
          <w:p w14:paraId="58EBAA12"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45" w:type="dxa"/>
          </w:tcPr>
          <w:p w14:paraId="63E85B6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1978" w:type="dxa"/>
          </w:tcPr>
          <w:p w14:paraId="6407DA6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A5612FB" w14:textId="77777777" w:rsidTr="00267633">
        <w:trPr>
          <w:divId w:val="2116439976"/>
          <w:cantSplit/>
        </w:trPr>
        <w:tc>
          <w:tcPr>
            <w:tcW w:w="646" w:type="dxa"/>
          </w:tcPr>
          <w:p w14:paraId="2AC40EC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79" w:type="dxa"/>
          </w:tcPr>
          <w:p w14:paraId="3E77B51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45" w:type="dxa"/>
          </w:tcPr>
          <w:p w14:paraId="116B3A8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1978" w:type="dxa"/>
          </w:tcPr>
          <w:p w14:paraId="59B11A9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322AB30" w14:textId="77777777" w:rsidTr="00267633">
        <w:trPr>
          <w:divId w:val="2116439976"/>
          <w:cantSplit/>
          <w:trHeight w:val="1115"/>
        </w:trPr>
        <w:tc>
          <w:tcPr>
            <w:tcW w:w="646" w:type="dxa"/>
          </w:tcPr>
          <w:p w14:paraId="5323184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8.3</w:t>
            </w:r>
          </w:p>
        </w:tc>
        <w:tc>
          <w:tcPr>
            <w:tcW w:w="1979" w:type="dxa"/>
          </w:tcPr>
          <w:p w14:paraId="04662CD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45" w:type="dxa"/>
          </w:tcPr>
          <w:p w14:paraId="5ED2E28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1978" w:type="dxa"/>
          </w:tcPr>
          <w:p w14:paraId="5B4A79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19E5C8" w14:textId="77777777" w:rsidTr="00267633">
        <w:trPr>
          <w:divId w:val="2116439976"/>
          <w:cantSplit/>
        </w:trPr>
        <w:tc>
          <w:tcPr>
            <w:tcW w:w="646" w:type="dxa"/>
          </w:tcPr>
          <w:p w14:paraId="740E2B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8.4</w:t>
            </w:r>
          </w:p>
        </w:tc>
        <w:tc>
          <w:tcPr>
            <w:tcW w:w="1979" w:type="dxa"/>
          </w:tcPr>
          <w:p w14:paraId="5EB7F49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tc>
        <w:tc>
          <w:tcPr>
            <w:tcW w:w="4145" w:type="dxa"/>
          </w:tcPr>
          <w:p w14:paraId="5230433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1978" w:type="dxa"/>
          </w:tcPr>
          <w:p w14:paraId="208F6B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C53B3CE" w14:textId="77777777" w:rsidTr="00267633">
        <w:trPr>
          <w:divId w:val="2116439976"/>
          <w:cantSplit/>
          <w:trHeight w:val="179"/>
        </w:trPr>
        <w:tc>
          <w:tcPr>
            <w:tcW w:w="646" w:type="dxa"/>
          </w:tcPr>
          <w:p w14:paraId="3190FCA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8.5</w:t>
            </w:r>
          </w:p>
        </w:tc>
        <w:tc>
          <w:tcPr>
            <w:tcW w:w="1979" w:type="dxa"/>
          </w:tcPr>
          <w:p w14:paraId="223A5C9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45" w:type="dxa"/>
          </w:tcPr>
          <w:p w14:paraId="33FE6A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tc>
        <w:tc>
          <w:tcPr>
            <w:tcW w:w="1978" w:type="dxa"/>
          </w:tcPr>
          <w:p w14:paraId="424A02A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D72FD3" w14:textId="77777777" w:rsidTr="00267633">
        <w:trPr>
          <w:divId w:val="2116439976"/>
          <w:cantSplit/>
        </w:trPr>
        <w:tc>
          <w:tcPr>
            <w:tcW w:w="646" w:type="dxa"/>
          </w:tcPr>
          <w:p w14:paraId="2225AD18"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2" w:type="dxa"/>
            <w:gridSpan w:val="3"/>
          </w:tcPr>
          <w:p w14:paraId="1A6E419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217FC4AB" w14:textId="77777777" w:rsidTr="00267633">
        <w:trPr>
          <w:divId w:val="2116439976"/>
          <w:cantSplit/>
        </w:trPr>
        <w:tc>
          <w:tcPr>
            <w:tcW w:w="646" w:type="dxa"/>
          </w:tcPr>
          <w:p w14:paraId="64526FB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79" w:type="dxa"/>
          </w:tcPr>
          <w:p w14:paraId="4993C26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45" w:type="dxa"/>
          </w:tcPr>
          <w:p w14:paraId="4496A35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1978" w:type="dxa"/>
          </w:tcPr>
          <w:p w14:paraId="620629D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9FECD2" w14:textId="77777777" w:rsidTr="00267633">
        <w:trPr>
          <w:divId w:val="2116439976"/>
          <w:cantSplit/>
          <w:trHeight w:val="944"/>
        </w:trPr>
        <w:tc>
          <w:tcPr>
            <w:tcW w:w="646" w:type="dxa"/>
            <w:tcBorders>
              <w:top w:val="single" w:sz="4" w:space="0" w:color="auto"/>
            </w:tcBorders>
          </w:tcPr>
          <w:p w14:paraId="3DA8AA5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9.2</w:t>
            </w:r>
          </w:p>
        </w:tc>
        <w:tc>
          <w:tcPr>
            <w:tcW w:w="1979" w:type="dxa"/>
            <w:tcBorders>
              <w:top w:val="single" w:sz="4" w:space="0" w:color="auto"/>
            </w:tcBorders>
          </w:tcPr>
          <w:p w14:paraId="0A9C8E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45" w:type="dxa"/>
          </w:tcPr>
          <w:p w14:paraId="3309E6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1978" w:type="dxa"/>
          </w:tcPr>
          <w:p w14:paraId="1DD3C7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84F05A" w14:textId="77777777" w:rsidTr="00267633">
        <w:trPr>
          <w:divId w:val="2116439976"/>
          <w:cantSplit/>
        </w:trPr>
        <w:tc>
          <w:tcPr>
            <w:tcW w:w="646" w:type="dxa"/>
          </w:tcPr>
          <w:p w14:paraId="724D1E3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10.</w:t>
            </w:r>
          </w:p>
        </w:tc>
        <w:tc>
          <w:tcPr>
            <w:tcW w:w="8102" w:type="dxa"/>
            <w:gridSpan w:val="3"/>
          </w:tcPr>
          <w:p w14:paraId="138DDDD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5C190E3B" w14:textId="77777777" w:rsidTr="00267633">
        <w:trPr>
          <w:divId w:val="2116439976"/>
          <w:cantSplit/>
          <w:trHeight w:val="197"/>
        </w:trPr>
        <w:tc>
          <w:tcPr>
            <w:tcW w:w="646" w:type="dxa"/>
          </w:tcPr>
          <w:p w14:paraId="3B0585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10.1</w:t>
            </w:r>
          </w:p>
        </w:tc>
        <w:tc>
          <w:tcPr>
            <w:tcW w:w="1979" w:type="dxa"/>
          </w:tcPr>
          <w:p w14:paraId="5DE768D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45" w:type="dxa"/>
          </w:tcPr>
          <w:p w14:paraId="11AEC6A5"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907720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2DAF02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2DFF3DDE"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33F539E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1BC0F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06AB18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6CE39457"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71BEB0F5"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3B97A1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tc>
        <w:tc>
          <w:tcPr>
            <w:tcW w:w="1978" w:type="dxa"/>
          </w:tcPr>
          <w:p w14:paraId="432777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A99E19A" w14:textId="77777777" w:rsidTr="00267633">
        <w:trPr>
          <w:divId w:val="2116439976"/>
          <w:cantSplit/>
        </w:trPr>
        <w:tc>
          <w:tcPr>
            <w:tcW w:w="8748" w:type="dxa"/>
            <w:gridSpan w:val="4"/>
          </w:tcPr>
          <w:p w14:paraId="4843C2ED"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bl>
    <w:p w14:paraId="2C70B32E"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77B76AE2" w14:textId="77777777" w:rsidTr="00267633">
        <w:trPr>
          <w:divId w:val="2116439976"/>
          <w:cantSplit/>
          <w:tblHeader/>
        </w:trPr>
        <w:tc>
          <w:tcPr>
            <w:tcW w:w="646" w:type="dxa"/>
          </w:tcPr>
          <w:p w14:paraId="7A96A434"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Pr>
          <w:p w14:paraId="00265D73"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tcPr>
          <w:p w14:paraId="5ADBB04F"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3907B4F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64254E12" w14:textId="77777777" w:rsidTr="00267633">
        <w:trPr>
          <w:divId w:val="2116439976"/>
          <w:cantSplit/>
        </w:trPr>
        <w:tc>
          <w:tcPr>
            <w:tcW w:w="646" w:type="dxa"/>
          </w:tcPr>
          <w:p w14:paraId="528C4E8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79" w:type="dxa"/>
          </w:tcPr>
          <w:p w14:paraId="6BAE20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tcPr>
          <w:p w14:paraId="122D77C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7558A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1862D51" w14:textId="77777777" w:rsidTr="00267633">
        <w:trPr>
          <w:divId w:val="2116439976"/>
          <w:cantSplit/>
        </w:trPr>
        <w:tc>
          <w:tcPr>
            <w:tcW w:w="646" w:type="dxa"/>
          </w:tcPr>
          <w:p w14:paraId="0630F71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79" w:type="dxa"/>
          </w:tcPr>
          <w:p w14:paraId="1F82D1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tcPr>
          <w:p w14:paraId="78A111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636E77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135A58BC"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0C0AE6FD"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194C1E5A"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8351D24" w14:textId="77777777" w:rsidR="00267633" w:rsidRPr="00267633" w:rsidRDefault="00267633" w:rsidP="006172E9">
            <w:pPr>
              <w:numPr>
                <w:ilvl w:val="0"/>
                <w:numId w:val="61"/>
              </w:numPr>
              <w:spacing w:before="0" w:after="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48ABBBA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7F49E9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DAF9E8" w14:textId="77777777" w:rsidTr="00267633">
        <w:trPr>
          <w:divId w:val="2116439976"/>
          <w:cantSplit/>
        </w:trPr>
        <w:tc>
          <w:tcPr>
            <w:tcW w:w="8748" w:type="dxa"/>
            <w:gridSpan w:val="4"/>
          </w:tcPr>
          <w:p w14:paraId="23855A03"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64B22ACC"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188F0324" w14:textId="77777777" w:rsidTr="00267633">
        <w:trPr>
          <w:divId w:val="2116439976"/>
          <w:cantSplit/>
          <w:tblHeader/>
        </w:trPr>
        <w:tc>
          <w:tcPr>
            <w:tcW w:w="646" w:type="dxa"/>
          </w:tcPr>
          <w:p w14:paraId="2220B512"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Pr>
          <w:p w14:paraId="5BCF28A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3557D34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05513C9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6209302D" w14:textId="77777777" w:rsidTr="00267633">
        <w:trPr>
          <w:divId w:val="2116439976"/>
          <w:cantSplit/>
        </w:trPr>
        <w:tc>
          <w:tcPr>
            <w:tcW w:w="646" w:type="dxa"/>
          </w:tcPr>
          <w:p w14:paraId="417847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p>
        </w:tc>
        <w:tc>
          <w:tcPr>
            <w:tcW w:w="1979" w:type="dxa"/>
          </w:tcPr>
          <w:p w14:paraId="3E4BC3A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7B9D9B08"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Disbursements on which GST is not chargeable</w:t>
            </w:r>
          </w:p>
          <w:p w14:paraId="685179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189D6DA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A8413D4"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67F991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C4BA0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C5207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4EA68A0" w14:textId="77777777" w:rsidTr="00267633">
        <w:trPr>
          <w:divId w:val="2116439976"/>
          <w:cantSplit/>
        </w:trPr>
        <w:tc>
          <w:tcPr>
            <w:tcW w:w="646" w:type="dxa"/>
          </w:tcPr>
          <w:p w14:paraId="158A223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  ]</w:t>
            </w:r>
          </w:p>
        </w:tc>
        <w:tc>
          <w:tcPr>
            <w:tcW w:w="1979" w:type="dxa"/>
          </w:tcPr>
          <w:p w14:paraId="6F4E5E3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
        </w:tc>
        <w:tc>
          <w:tcPr>
            <w:tcW w:w="4132" w:type="dxa"/>
          </w:tcPr>
          <w:p w14:paraId="2C81F2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0459AE7"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59543AED"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0F6579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43054A8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3D090D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1F5DE676"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05EFD14"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071FDB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6C3A8B6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1D01EF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E58F36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57F44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E6C6F0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EC41B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A14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50DEB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397BBC8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5AFC1C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7FBC8EC6"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3FF09033" w14:textId="77777777" w:rsidTr="00D67A36">
        <w:trPr>
          <w:divId w:val="2116439976"/>
          <w:cantSplit/>
        </w:trPr>
        <w:tc>
          <w:tcPr>
            <w:tcW w:w="8748" w:type="dxa"/>
            <w:gridSpan w:val="4"/>
          </w:tcPr>
          <w:p w14:paraId="7FBE3B29"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Summary</w:t>
            </w:r>
          </w:p>
        </w:tc>
      </w:tr>
      <w:tr w:rsidR="00267633" w:rsidRPr="00267633" w14:paraId="6368576A" w14:textId="77777777" w:rsidTr="00D67A36">
        <w:trPr>
          <w:divId w:val="2116439976"/>
          <w:cantSplit/>
        </w:trPr>
        <w:tc>
          <w:tcPr>
            <w:tcW w:w="646" w:type="dxa"/>
          </w:tcPr>
          <w:p w14:paraId="0AD8DB8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79" w:type="dxa"/>
          </w:tcPr>
          <w:p w14:paraId="3C6BA70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08F4C770"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3193D720"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0FB0AC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07D2099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1FC5AA9D"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D2EFF9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0F0FD9F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6E297C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48933A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33212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308B5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02392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FB8E6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34EE5AD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3720DCED"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p>
    <w:p w14:paraId="02C8479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87031D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6335F7B4"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86C8E0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7909F7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2438A87"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4262A24"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272BA3C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0362CE8"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49659B8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headerReference w:type="even" r:id="rId24"/>
          <w:headerReference w:type="default" r:id="rId25"/>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26999705" w14:textId="77777777" w:rsidTr="00267633">
        <w:trPr>
          <w:divId w:val="2116439976"/>
        </w:trPr>
        <w:tc>
          <w:tcPr>
            <w:tcW w:w="2600" w:type="dxa"/>
          </w:tcPr>
          <w:p w14:paraId="5A0D067A"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40BE4E2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75" w:name="_Toc243995887"/>
            <w:r w:rsidRPr="00267633">
              <w:rPr>
                <w:rFonts w:ascii="Times New Roman" w:hAnsi="Times New Roman"/>
                <w:bCs/>
                <w:iCs/>
                <w:spacing w:val="-3"/>
                <w:szCs w:val="28"/>
                <w:lang w:val="en-GB" w:eastAsia="zh-CN"/>
              </w:rPr>
              <w:t xml:space="preserve">FORM </w:t>
            </w:r>
            <w:bookmarkEnd w:id="175"/>
            <w:r w:rsidRPr="00267633">
              <w:rPr>
                <w:rFonts w:ascii="Times New Roman" w:hAnsi="Times New Roman"/>
                <w:bCs/>
                <w:iCs/>
                <w:spacing w:val="-3"/>
                <w:szCs w:val="28"/>
                <w:lang w:val="en-GB" w:eastAsia="zh-CN"/>
              </w:rPr>
              <w:t>253</w:t>
            </w:r>
          </w:p>
        </w:tc>
        <w:tc>
          <w:tcPr>
            <w:tcW w:w="2600" w:type="dxa"/>
          </w:tcPr>
          <w:p w14:paraId="5FC86A0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6D435EEC"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6" w:name="_Toc243995888"/>
      <w:r w:rsidRPr="00267633">
        <w:rPr>
          <w:rFonts w:ascii="Times New Roman" w:hAnsi="Times New Roman"/>
          <w:bCs/>
          <w:iCs/>
          <w:sz w:val="22"/>
          <w:szCs w:val="22"/>
          <w:lang w:val="en-GB" w:eastAsia="zh-CN"/>
        </w:rPr>
        <w:t>Para 131</w:t>
      </w:r>
    </w:p>
    <w:bookmarkEnd w:id="176"/>
    <w:p w14:paraId="4C9D883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F387D"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75A6E814"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1F222A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DC/MC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7CD289B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3FB1FB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FD1D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605CE0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662D4034"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71050ADE"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97EC9C7"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400FBD1F"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36D7225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4CE91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7F9661B4"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472F347F"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8FDBA9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38EBED27"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OTHER THAN TRIALS</w:t>
      </w:r>
    </w:p>
    <w:p w14:paraId="4DF5B0E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5918A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B77797F"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517CBC1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394814E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1D576A6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3D9A45B1"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0C52BF0B" w14:textId="77777777" w:rsidTr="00267633">
        <w:trPr>
          <w:divId w:val="2116439976"/>
          <w:cantSplit/>
        </w:trPr>
        <w:tc>
          <w:tcPr>
            <w:tcW w:w="8748" w:type="dxa"/>
            <w:tcBorders>
              <w:right w:val="single" w:sz="4" w:space="0" w:color="auto"/>
            </w:tcBorders>
          </w:tcPr>
          <w:p w14:paraId="62706154"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5D77AF35"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20"/>
        <w:gridCol w:w="12"/>
        <w:gridCol w:w="1991"/>
      </w:tblGrid>
      <w:tr w:rsidR="00267633" w:rsidRPr="00267633" w14:paraId="18280ABD" w14:textId="77777777" w:rsidTr="00267633">
        <w:trPr>
          <w:divId w:val="2116439976"/>
          <w:cantSplit/>
          <w:tblHeader/>
        </w:trPr>
        <w:tc>
          <w:tcPr>
            <w:tcW w:w="645" w:type="dxa"/>
            <w:tcBorders>
              <w:right w:val="single" w:sz="4" w:space="0" w:color="auto"/>
            </w:tcBorders>
          </w:tcPr>
          <w:p w14:paraId="53897685"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Borders>
              <w:right w:val="single" w:sz="4" w:space="0" w:color="auto"/>
            </w:tcBorders>
          </w:tcPr>
          <w:p w14:paraId="5B94A63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20" w:type="dxa"/>
            <w:tcBorders>
              <w:right w:val="single" w:sz="4" w:space="0" w:color="auto"/>
            </w:tcBorders>
          </w:tcPr>
          <w:p w14:paraId="70B9FE12"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2003" w:type="dxa"/>
            <w:gridSpan w:val="2"/>
            <w:tcBorders>
              <w:right w:val="single" w:sz="4" w:space="0" w:color="auto"/>
            </w:tcBorders>
          </w:tcPr>
          <w:p w14:paraId="2A54F42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18CD22B7" w14:textId="77777777" w:rsidTr="00267633">
        <w:trPr>
          <w:divId w:val="2116439976"/>
          <w:cantSplit/>
          <w:trHeight w:val="413"/>
        </w:trPr>
        <w:tc>
          <w:tcPr>
            <w:tcW w:w="645" w:type="dxa"/>
            <w:tcBorders>
              <w:bottom w:val="single" w:sz="4" w:space="0" w:color="auto"/>
            </w:tcBorders>
          </w:tcPr>
          <w:p w14:paraId="5330A47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3" w:type="dxa"/>
            <w:gridSpan w:val="4"/>
            <w:tcBorders>
              <w:bottom w:val="single" w:sz="4" w:space="0" w:color="auto"/>
            </w:tcBorders>
          </w:tcPr>
          <w:p w14:paraId="0C223EBA"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54E50E57" w14:textId="77777777" w:rsidTr="00267633">
        <w:trPr>
          <w:divId w:val="2116439976"/>
          <w:cantSplit/>
          <w:trHeight w:val="575"/>
        </w:trPr>
        <w:tc>
          <w:tcPr>
            <w:tcW w:w="645" w:type="dxa"/>
            <w:tcBorders>
              <w:top w:val="single" w:sz="4" w:space="0" w:color="auto"/>
            </w:tcBorders>
          </w:tcPr>
          <w:p w14:paraId="10B9825A"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37CA6F31"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20" w:type="dxa"/>
            <w:tcBorders>
              <w:top w:val="single" w:sz="4" w:space="0" w:color="auto"/>
            </w:tcBorders>
          </w:tcPr>
          <w:p w14:paraId="6C1882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 such as whether the substantive claim is for breach of contract or negligence.</w:t>
            </w:r>
            <w:r w:rsidRPr="00267633">
              <w:rPr>
                <w:rFonts w:ascii="Times New Roman" w:hAnsi="Times New Roman" w:cs="Times New Roman"/>
                <w:szCs w:val="20"/>
                <w:lang w:val="en-GB" w:eastAsia="zh-CN"/>
              </w:rPr>
              <w:t>]</w:t>
            </w:r>
          </w:p>
          <w:p w14:paraId="03661C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Borders>
              <w:top w:val="dotted" w:sz="4" w:space="0" w:color="auto"/>
            </w:tcBorders>
          </w:tcPr>
          <w:p w14:paraId="7F50AC0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7F58CCC" w14:textId="77777777" w:rsidTr="00267633">
        <w:trPr>
          <w:divId w:val="2116439976"/>
          <w:cantSplit/>
          <w:trHeight w:val="350"/>
        </w:trPr>
        <w:tc>
          <w:tcPr>
            <w:tcW w:w="645" w:type="dxa"/>
            <w:tcBorders>
              <w:bottom w:val="single" w:sz="4" w:space="0" w:color="auto"/>
            </w:tcBorders>
          </w:tcPr>
          <w:p w14:paraId="7264129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p>
        </w:tc>
        <w:tc>
          <w:tcPr>
            <w:tcW w:w="8103" w:type="dxa"/>
            <w:gridSpan w:val="4"/>
            <w:tcBorders>
              <w:bottom w:val="single" w:sz="4" w:space="0" w:color="auto"/>
            </w:tcBorders>
          </w:tcPr>
          <w:p w14:paraId="042B30A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Application / Proceedings</w:t>
            </w:r>
          </w:p>
        </w:tc>
      </w:tr>
      <w:tr w:rsidR="00267633" w:rsidRPr="00267633" w14:paraId="14C3B7A0" w14:textId="77777777" w:rsidTr="00267633">
        <w:trPr>
          <w:divId w:val="2116439976"/>
          <w:cantSplit/>
          <w:trHeight w:val="1250"/>
        </w:trPr>
        <w:tc>
          <w:tcPr>
            <w:tcW w:w="645" w:type="dxa"/>
            <w:tcBorders>
              <w:top w:val="single" w:sz="4" w:space="0" w:color="auto"/>
            </w:tcBorders>
          </w:tcPr>
          <w:p w14:paraId="72272EB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p>
        </w:tc>
        <w:tc>
          <w:tcPr>
            <w:tcW w:w="1980" w:type="dxa"/>
            <w:tcBorders>
              <w:top w:val="single" w:sz="4" w:space="0" w:color="auto"/>
            </w:tcBorders>
          </w:tcPr>
          <w:p w14:paraId="643752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application or proceedings for taxation</w:t>
            </w:r>
          </w:p>
        </w:tc>
        <w:tc>
          <w:tcPr>
            <w:tcW w:w="4120" w:type="dxa"/>
            <w:tcBorders>
              <w:top w:val="single" w:sz="4" w:space="0" w:color="auto"/>
            </w:tcBorders>
          </w:tcPr>
          <w:p w14:paraId="39660C9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proceedings or application to which the bill relates, e.g., for an appeal or interlocutory application.</w:t>
            </w:r>
            <w:r w:rsidRPr="00267633">
              <w:rPr>
                <w:rFonts w:ascii="Times New Roman" w:hAnsi="Times New Roman" w:cs="Times New Roman"/>
                <w:szCs w:val="20"/>
                <w:lang w:val="en-GB" w:eastAsia="zh-CN"/>
              </w:rPr>
              <w:t>]</w:t>
            </w:r>
          </w:p>
        </w:tc>
        <w:tc>
          <w:tcPr>
            <w:tcW w:w="2003" w:type="dxa"/>
            <w:gridSpan w:val="2"/>
            <w:tcBorders>
              <w:top w:val="single" w:sz="4" w:space="0" w:color="auto"/>
            </w:tcBorders>
          </w:tcPr>
          <w:p w14:paraId="1AFDC6E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3A0B129" w14:textId="77777777" w:rsidTr="00267633">
        <w:trPr>
          <w:divId w:val="2116439976"/>
          <w:cantSplit/>
          <w:trHeight w:val="530"/>
        </w:trPr>
        <w:tc>
          <w:tcPr>
            <w:tcW w:w="645" w:type="dxa"/>
          </w:tcPr>
          <w:p w14:paraId="336841B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3" w:type="dxa"/>
            <w:gridSpan w:val="4"/>
          </w:tcPr>
          <w:p w14:paraId="41AD624B"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66893126" w14:textId="77777777" w:rsidTr="00267633">
        <w:trPr>
          <w:divId w:val="2116439976"/>
          <w:cantSplit/>
        </w:trPr>
        <w:tc>
          <w:tcPr>
            <w:tcW w:w="645" w:type="dxa"/>
          </w:tcPr>
          <w:p w14:paraId="36B94A8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80" w:type="dxa"/>
          </w:tcPr>
          <w:p w14:paraId="7D6D3F0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tc>
        <w:tc>
          <w:tcPr>
            <w:tcW w:w="4120" w:type="dxa"/>
          </w:tcPr>
          <w:p w14:paraId="63183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2003" w:type="dxa"/>
            <w:gridSpan w:val="2"/>
          </w:tcPr>
          <w:p w14:paraId="3225931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other relevant information.</w:t>
            </w:r>
            <w:r w:rsidRPr="00267633">
              <w:rPr>
                <w:rFonts w:ascii="Times New Roman" w:hAnsi="Times New Roman" w:cs="Times New Roman"/>
                <w:szCs w:val="20"/>
                <w:lang w:val="en-GB" w:eastAsia="zh-CN"/>
              </w:rPr>
              <w:t>]</w:t>
            </w:r>
          </w:p>
        </w:tc>
      </w:tr>
      <w:tr w:rsidR="00267633" w:rsidRPr="00267633" w14:paraId="12FBE806" w14:textId="77777777" w:rsidTr="00267633">
        <w:trPr>
          <w:divId w:val="2116439976"/>
          <w:cantSplit/>
        </w:trPr>
        <w:tc>
          <w:tcPr>
            <w:tcW w:w="645" w:type="dxa"/>
          </w:tcPr>
          <w:p w14:paraId="382F5D7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80" w:type="dxa"/>
          </w:tcPr>
          <w:p w14:paraId="0C207B5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20" w:type="dxa"/>
          </w:tcPr>
          <w:p w14:paraId="552870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interlocutory application, the application number, the nature of the application, the number of affidavits </w:t>
            </w:r>
            <w:proofErr w:type="gramStart"/>
            <w:r w:rsidRPr="00267633">
              <w:rPr>
                <w:rFonts w:ascii="Times New Roman" w:hAnsi="Times New Roman" w:cs="Times New Roman"/>
                <w:i/>
                <w:szCs w:val="20"/>
                <w:lang w:val="en-GB" w:eastAsia="zh-CN"/>
              </w:rPr>
              <w:t>filed</w:t>
            </w:r>
            <w:proofErr w:type="gramEnd"/>
            <w:r w:rsidRPr="00267633">
              <w:rPr>
                <w:rFonts w:ascii="Times New Roman" w:hAnsi="Times New Roman" w:cs="Times New Roman"/>
                <w:i/>
                <w:szCs w:val="20"/>
                <w:lang w:val="en-GB" w:eastAsia="zh-CN"/>
              </w:rPr>
              <w:t xml:space="preserve"> and the orders made on costs.</w:t>
            </w:r>
            <w:r w:rsidRPr="00267633">
              <w:rPr>
                <w:rFonts w:ascii="Times New Roman" w:hAnsi="Times New Roman" w:cs="Times New Roman"/>
                <w:szCs w:val="20"/>
                <w:lang w:val="en-GB" w:eastAsia="zh-CN"/>
              </w:rPr>
              <w:t xml:space="preserve">] </w:t>
            </w:r>
          </w:p>
        </w:tc>
        <w:tc>
          <w:tcPr>
            <w:tcW w:w="2003" w:type="dxa"/>
            <w:gridSpan w:val="2"/>
          </w:tcPr>
          <w:p w14:paraId="0B6DEB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38A8B3AB" w14:textId="77777777" w:rsidTr="00267633">
        <w:trPr>
          <w:divId w:val="2116439976"/>
          <w:cantSplit/>
        </w:trPr>
        <w:tc>
          <w:tcPr>
            <w:tcW w:w="645" w:type="dxa"/>
          </w:tcPr>
          <w:p w14:paraId="6500EBC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3.3</w:t>
            </w:r>
          </w:p>
        </w:tc>
        <w:tc>
          <w:tcPr>
            <w:tcW w:w="1980" w:type="dxa"/>
          </w:tcPr>
          <w:p w14:paraId="6F61CA3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20" w:type="dxa"/>
          </w:tcPr>
          <w:p w14:paraId="159899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2003" w:type="dxa"/>
            <w:gridSpan w:val="2"/>
          </w:tcPr>
          <w:p w14:paraId="1A332F4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tc>
      </w:tr>
      <w:tr w:rsidR="00267633" w:rsidRPr="00267633" w14:paraId="6AE80A76" w14:textId="77777777" w:rsidTr="00267633">
        <w:trPr>
          <w:divId w:val="2116439976"/>
          <w:cantSplit/>
        </w:trPr>
        <w:tc>
          <w:tcPr>
            <w:tcW w:w="645" w:type="dxa"/>
          </w:tcPr>
          <w:p w14:paraId="3B0185E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3.4</w:t>
            </w:r>
          </w:p>
        </w:tc>
        <w:tc>
          <w:tcPr>
            <w:tcW w:w="1980" w:type="dxa"/>
          </w:tcPr>
          <w:p w14:paraId="447AE6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attendances</w:t>
            </w:r>
          </w:p>
        </w:tc>
        <w:tc>
          <w:tcPr>
            <w:tcW w:w="4120" w:type="dxa"/>
          </w:tcPr>
          <w:p w14:paraId="39E9B8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2003" w:type="dxa"/>
            <w:gridSpan w:val="2"/>
          </w:tcPr>
          <w:p w14:paraId="56639D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szCs w:val="20"/>
                <w:lang w:val="en-GB" w:eastAsia="zh-CN"/>
              </w:rPr>
              <w:t>]</w:t>
            </w:r>
          </w:p>
          <w:p w14:paraId="46A917E3" w14:textId="77777777" w:rsidR="00267633" w:rsidRPr="00267633" w:rsidRDefault="00267633" w:rsidP="00267633">
            <w:pPr>
              <w:spacing w:before="120" w:after="120" w:line="240" w:lineRule="auto"/>
              <w:rPr>
                <w:rFonts w:ascii="Times New Roman" w:hAnsi="Times New Roman" w:cs="Times New Roman"/>
                <w:szCs w:val="20"/>
                <w:lang w:val="en-GB" w:eastAsia="zh-CN"/>
              </w:rPr>
            </w:pPr>
          </w:p>
          <w:p w14:paraId="6006409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2A2ED3EA" w14:textId="77777777" w:rsidTr="00267633">
        <w:trPr>
          <w:divId w:val="2116439976"/>
          <w:cantSplit/>
        </w:trPr>
        <w:tc>
          <w:tcPr>
            <w:tcW w:w="645" w:type="dxa"/>
          </w:tcPr>
          <w:p w14:paraId="62E64082"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3" w:type="dxa"/>
            <w:gridSpan w:val="4"/>
          </w:tcPr>
          <w:p w14:paraId="3645ADF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Hearing</w:t>
            </w:r>
          </w:p>
        </w:tc>
      </w:tr>
      <w:tr w:rsidR="00267633" w:rsidRPr="00267633" w14:paraId="1E7A9A30" w14:textId="77777777" w:rsidTr="00267633">
        <w:trPr>
          <w:divId w:val="2116439976"/>
          <w:cantSplit/>
        </w:trPr>
        <w:tc>
          <w:tcPr>
            <w:tcW w:w="645" w:type="dxa"/>
          </w:tcPr>
          <w:p w14:paraId="618477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80" w:type="dxa"/>
          </w:tcPr>
          <w:p w14:paraId="31F970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days/hours and date(s) of hearing</w:t>
            </w:r>
          </w:p>
        </w:tc>
        <w:tc>
          <w:tcPr>
            <w:tcW w:w="4120" w:type="dxa"/>
          </w:tcPr>
          <w:p w14:paraId="4954271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or hours fixed for the hearing, the actual number of days or hours taken and the date(s) of the hearing</w:t>
            </w:r>
            <w:r w:rsidRPr="00267633">
              <w:rPr>
                <w:rFonts w:ascii="Times New Roman" w:hAnsi="Times New Roman" w:cs="Times New Roman"/>
                <w:szCs w:val="20"/>
                <w:lang w:val="en-GB" w:eastAsia="zh-CN"/>
              </w:rPr>
              <w:t>.]</w:t>
            </w:r>
          </w:p>
        </w:tc>
        <w:tc>
          <w:tcPr>
            <w:tcW w:w="2003" w:type="dxa"/>
            <w:gridSpan w:val="2"/>
          </w:tcPr>
          <w:p w14:paraId="3C6C36A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EE8AB95" w14:textId="77777777" w:rsidTr="00267633">
        <w:trPr>
          <w:divId w:val="2116439976"/>
          <w:cantSplit/>
        </w:trPr>
        <w:tc>
          <w:tcPr>
            <w:tcW w:w="645" w:type="dxa"/>
          </w:tcPr>
          <w:p w14:paraId="6079E9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80" w:type="dxa"/>
          </w:tcPr>
          <w:p w14:paraId="3FF6E0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Documents (apart from written submissions and authorities)</w:t>
            </w:r>
          </w:p>
        </w:tc>
        <w:tc>
          <w:tcPr>
            <w:tcW w:w="4120" w:type="dxa"/>
          </w:tcPr>
          <w:p w14:paraId="7D2263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hearing.</w:t>
            </w:r>
            <w:r w:rsidRPr="00267633">
              <w:rPr>
                <w:rFonts w:ascii="Times New Roman" w:hAnsi="Times New Roman" w:cs="Times New Roman"/>
                <w:szCs w:val="20"/>
                <w:lang w:val="en-GB" w:eastAsia="zh-CN"/>
              </w:rPr>
              <w:t xml:space="preserve">] </w:t>
            </w:r>
          </w:p>
        </w:tc>
        <w:tc>
          <w:tcPr>
            <w:tcW w:w="2003" w:type="dxa"/>
            <w:gridSpan w:val="2"/>
          </w:tcPr>
          <w:p w14:paraId="2B5BFFD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03730738"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67583790" w14:textId="77777777" w:rsidTr="00267633">
        <w:trPr>
          <w:divId w:val="2116439976"/>
          <w:cantSplit/>
        </w:trPr>
        <w:tc>
          <w:tcPr>
            <w:tcW w:w="645" w:type="dxa"/>
          </w:tcPr>
          <w:p w14:paraId="6F0B74D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4.3</w:t>
            </w:r>
          </w:p>
        </w:tc>
        <w:tc>
          <w:tcPr>
            <w:tcW w:w="1980" w:type="dxa"/>
          </w:tcPr>
          <w:p w14:paraId="258DD30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(if any)</w:t>
            </w:r>
          </w:p>
        </w:tc>
        <w:tc>
          <w:tcPr>
            <w:tcW w:w="4120" w:type="dxa"/>
          </w:tcPr>
          <w:p w14:paraId="4CE6015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 if any.</w:t>
            </w:r>
            <w:r w:rsidRPr="00267633">
              <w:rPr>
                <w:rFonts w:ascii="Times New Roman" w:hAnsi="Times New Roman" w:cs="Times New Roman"/>
                <w:szCs w:val="20"/>
                <w:lang w:val="en-GB" w:eastAsia="zh-CN"/>
              </w:rPr>
              <w:t xml:space="preserve">] </w:t>
            </w:r>
          </w:p>
        </w:tc>
        <w:tc>
          <w:tcPr>
            <w:tcW w:w="2003" w:type="dxa"/>
            <w:gridSpan w:val="2"/>
          </w:tcPr>
          <w:p w14:paraId="2ECF7214"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452FA969" w14:textId="77777777" w:rsidTr="00267633">
        <w:trPr>
          <w:divId w:val="2116439976"/>
          <w:cantSplit/>
        </w:trPr>
        <w:tc>
          <w:tcPr>
            <w:tcW w:w="645" w:type="dxa"/>
          </w:tcPr>
          <w:p w14:paraId="3E5888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4.4</w:t>
            </w:r>
          </w:p>
        </w:tc>
        <w:tc>
          <w:tcPr>
            <w:tcW w:w="1980" w:type="dxa"/>
          </w:tcPr>
          <w:p w14:paraId="657578E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Written submissions</w:t>
            </w:r>
          </w:p>
        </w:tc>
        <w:tc>
          <w:tcPr>
            <w:tcW w:w="4120" w:type="dxa"/>
          </w:tcPr>
          <w:p w14:paraId="66AC63E6" w14:textId="77777777" w:rsidR="00267633" w:rsidRPr="00267633" w:rsidRDefault="00267633" w:rsidP="00267633">
            <w:pPr>
              <w:spacing w:before="120" w:after="120" w:line="240" w:lineRule="auto"/>
              <w:jc w:val="both"/>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number of pages of the submissions, if any, filed by each party.</w:t>
            </w:r>
            <w:r w:rsidRPr="00267633">
              <w:rPr>
                <w:rFonts w:ascii="Times New Roman" w:hAnsi="Times New Roman" w:cs="Times New Roman"/>
                <w:bCs/>
                <w:iCs/>
                <w:szCs w:val="26"/>
                <w:lang w:val="en-GB" w:eastAsia="zh-CN"/>
              </w:rPr>
              <w:t>]</w:t>
            </w:r>
          </w:p>
        </w:tc>
        <w:tc>
          <w:tcPr>
            <w:tcW w:w="2003" w:type="dxa"/>
            <w:gridSpan w:val="2"/>
          </w:tcPr>
          <w:p w14:paraId="7E8165E9" w14:textId="77777777" w:rsidR="00267633" w:rsidRPr="00267633" w:rsidRDefault="00267633" w:rsidP="00267633">
            <w:pPr>
              <w:spacing w:before="120" w:after="120" w:line="240" w:lineRule="auto"/>
              <w:outlineLvl w:val="4"/>
              <w:rPr>
                <w:rFonts w:ascii="Times New Roman" w:hAnsi="Times New Roman" w:cs="Times New Roman"/>
                <w:b/>
                <w:bCs/>
                <w:i/>
                <w:iCs/>
                <w:szCs w:val="26"/>
                <w:lang w:val="en-GB" w:eastAsia="zh-CN"/>
              </w:rPr>
            </w:pPr>
          </w:p>
        </w:tc>
      </w:tr>
      <w:tr w:rsidR="00267633" w:rsidRPr="00267633" w14:paraId="17ADE6F8" w14:textId="77777777" w:rsidTr="00267633">
        <w:trPr>
          <w:divId w:val="2116439976"/>
          <w:cantSplit/>
        </w:trPr>
        <w:tc>
          <w:tcPr>
            <w:tcW w:w="645" w:type="dxa"/>
          </w:tcPr>
          <w:p w14:paraId="5082EE1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4.5</w:t>
            </w:r>
          </w:p>
        </w:tc>
        <w:tc>
          <w:tcPr>
            <w:tcW w:w="1980" w:type="dxa"/>
          </w:tcPr>
          <w:p w14:paraId="49F4FD7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Authorities cited</w:t>
            </w:r>
          </w:p>
        </w:tc>
        <w:tc>
          <w:tcPr>
            <w:tcW w:w="4120" w:type="dxa"/>
          </w:tcPr>
          <w:p w14:paraId="56AC83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authorities cited by each party.</w:t>
            </w:r>
            <w:r w:rsidRPr="00267633">
              <w:rPr>
                <w:rFonts w:ascii="Times New Roman" w:hAnsi="Times New Roman" w:cs="Times New Roman"/>
                <w:szCs w:val="20"/>
                <w:lang w:val="en-GB" w:eastAsia="zh-CN"/>
              </w:rPr>
              <w:t xml:space="preserve">] </w:t>
            </w:r>
          </w:p>
        </w:tc>
        <w:tc>
          <w:tcPr>
            <w:tcW w:w="2003" w:type="dxa"/>
            <w:gridSpan w:val="2"/>
          </w:tcPr>
          <w:p w14:paraId="333F1FA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3F1FF4" w14:textId="77777777" w:rsidTr="00267633">
        <w:trPr>
          <w:divId w:val="2116439976"/>
          <w:cantSplit/>
        </w:trPr>
        <w:tc>
          <w:tcPr>
            <w:tcW w:w="645" w:type="dxa"/>
          </w:tcPr>
          <w:p w14:paraId="05826C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4.6</w:t>
            </w:r>
          </w:p>
        </w:tc>
        <w:tc>
          <w:tcPr>
            <w:tcW w:w="1980" w:type="dxa"/>
          </w:tcPr>
          <w:p w14:paraId="7785304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w:t>
            </w:r>
          </w:p>
        </w:tc>
        <w:tc>
          <w:tcPr>
            <w:tcW w:w="4120" w:type="dxa"/>
          </w:tcPr>
          <w:p w14:paraId="4B9A594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2003" w:type="dxa"/>
            <w:gridSpan w:val="2"/>
          </w:tcPr>
          <w:p w14:paraId="7B60D7A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7EE5899" w14:textId="77777777" w:rsidTr="00267633">
        <w:trPr>
          <w:divId w:val="2116439976"/>
          <w:cantSplit/>
        </w:trPr>
        <w:tc>
          <w:tcPr>
            <w:tcW w:w="645" w:type="dxa"/>
          </w:tcPr>
          <w:p w14:paraId="09B9A34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4.7</w:t>
            </w:r>
          </w:p>
        </w:tc>
        <w:tc>
          <w:tcPr>
            <w:tcW w:w="1980" w:type="dxa"/>
          </w:tcPr>
          <w:p w14:paraId="31BA2AF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post-hearing filings</w:t>
            </w:r>
          </w:p>
          <w:p w14:paraId="4E0E505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162C1B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2003" w:type="dxa"/>
            <w:gridSpan w:val="2"/>
          </w:tcPr>
          <w:p w14:paraId="352502E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9999246" w14:textId="77777777" w:rsidTr="00267633">
        <w:trPr>
          <w:divId w:val="2116439976"/>
          <w:cantSplit/>
        </w:trPr>
        <w:tc>
          <w:tcPr>
            <w:tcW w:w="645" w:type="dxa"/>
          </w:tcPr>
          <w:p w14:paraId="3DC9D44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5.</w:t>
            </w:r>
          </w:p>
        </w:tc>
        <w:tc>
          <w:tcPr>
            <w:tcW w:w="8103" w:type="dxa"/>
            <w:gridSpan w:val="4"/>
          </w:tcPr>
          <w:p w14:paraId="02E07FF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2A657C57" w14:textId="77777777" w:rsidTr="00267633">
        <w:trPr>
          <w:divId w:val="2116439976"/>
          <w:cantSplit/>
        </w:trPr>
        <w:tc>
          <w:tcPr>
            <w:tcW w:w="645" w:type="dxa"/>
            <w:tcBorders>
              <w:bottom w:val="single" w:sz="4" w:space="0" w:color="auto"/>
            </w:tcBorders>
          </w:tcPr>
          <w:p w14:paraId="138D71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80" w:type="dxa"/>
            <w:tcBorders>
              <w:bottom w:val="single" w:sz="4" w:space="0" w:color="auto"/>
            </w:tcBorders>
          </w:tcPr>
          <w:p w14:paraId="343801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20" w:type="dxa"/>
          </w:tcPr>
          <w:p w14:paraId="639F7C2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786A8B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5CE7C27" w14:textId="77777777" w:rsidTr="00267633">
        <w:trPr>
          <w:divId w:val="2116439976"/>
          <w:cantSplit/>
        </w:trPr>
        <w:tc>
          <w:tcPr>
            <w:tcW w:w="645" w:type="dxa"/>
            <w:tcBorders>
              <w:top w:val="single" w:sz="4" w:space="0" w:color="auto"/>
              <w:bottom w:val="single" w:sz="4" w:space="0" w:color="auto"/>
            </w:tcBorders>
          </w:tcPr>
          <w:p w14:paraId="125FF0F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80" w:type="dxa"/>
            <w:tcBorders>
              <w:top w:val="single" w:sz="4" w:space="0" w:color="auto"/>
              <w:bottom w:val="single" w:sz="4" w:space="0" w:color="auto"/>
            </w:tcBorders>
          </w:tcPr>
          <w:p w14:paraId="05AB37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20" w:type="dxa"/>
          </w:tcPr>
          <w:p w14:paraId="147CFD3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1A0A3CE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BB3E8DA" w14:textId="77777777" w:rsidTr="00267633">
        <w:trPr>
          <w:divId w:val="2116439976"/>
          <w:cantSplit/>
        </w:trPr>
        <w:tc>
          <w:tcPr>
            <w:tcW w:w="645" w:type="dxa"/>
            <w:tcBorders>
              <w:top w:val="single" w:sz="4" w:space="0" w:color="auto"/>
              <w:bottom w:val="single" w:sz="4" w:space="0" w:color="auto"/>
            </w:tcBorders>
          </w:tcPr>
          <w:p w14:paraId="2D7D93A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80" w:type="dxa"/>
            <w:tcBorders>
              <w:top w:val="single" w:sz="4" w:space="0" w:color="auto"/>
              <w:bottom w:val="single" w:sz="4" w:space="0" w:color="auto"/>
            </w:tcBorders>
          </w:tcPr>
          <w:p w14:paraId="45970D7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20" w:type="dxa"/>
          </w:tcPr>
          <w:p w14:paraId="4EEC823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2003" w:type="dxa"/>
            <w:gridSpan w:val="2"/>
          </w:tcPr>
          <w:p w14:paraId="624C7F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D3E2EC" w14:textId="77777777" w:rsidTr="00267633">
        <w:trPr>
          <w:divId w:val="2116439976"/>
          <w:cantSplit/>
        </w:trPr>
        <w:tc>
          <w:tcPr>
            <w:tcW w:w="645" w:type="dxa"/>
            <w:tcBorders>
              <w:top w:val="single" w:sz="4" w:space="0" w:color="auto"/>
            </w:tcBorders>
          </w:tcPr>
          <w:p w14:paraId="2FF8AA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80" w:type="dxa"/>
            <w:tcBorders>
              <w:top w:val="single" w:sz="4" w:space="0" w:color="auto"/>
            </w:tcBorders>
          </w:tcPr>
          <w:p w14:paraId="71BA1F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20" w:type="dxa"/>
          </w:tcPr>
          <w:p w14:paraId="0C4ABC0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2003" w:type="dxa"/>
            <w:gridSpan w:val="2"/>
          </w:tcPr>
          <w:p w14:paraId="2A1BC7F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2B43EBB" w14:textId="77777777" w:rsidTr="00267633">
        <w:trPr>
          <w:divId w:val="2116439976"/>
          <w:cantSplit/>
        </w:trPr>
        <w:tc>
          <w:tcPr>
            <w:tcW w:w="645" w:type="dxa"/>
          </w:tcPr>
          <w:p w14:paraId="09B5191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6. </w:t>
            </w:r>
          </w:p>
        </w:tc>
        <w:tc>
          <w:tcPr>
            <w:tcW w:w="8103" w:type="dxa"/>
            <w:gridSpan w:val="4"/>
          </w:tcPr>
          <w:p w14:paraId="038FE797"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5A50EB71" w14:textId="77777777" w:rsidTr="00267633">
        <w:trPr>
          <w:divId w:val="2116439976"/>
          <w:cantSplit/>
        </w:trPr>
        <w:tc>
          <w:tcPr>
            <w:tcW w:w="645" w:type="dxa"/>
          </w:tcPr>
          <w:p w14:paraId="17D7729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6.1</w:t>
            </w:r>
          </w:p>
        </w:tc>
        <w:tc>
          <w:tcPr>
            <w:tcW w:w="1980" w:type="dxa"/>
          </w:tcPr>
          <w:p w14:paraId="3F53B87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20" w:type="dxa"/>
          </w:tcPr>
          <w:p w14:paraId="09D95E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2003" w:type="dxa"/>
            <w:gridSpan w:val="2"/>
          </w:tcPr>
          <w:p w14:paraId="73107B2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E5AAE2B" w14:textId="77777777" w:rsidTr="00267633">
        <w:trPr>
          <w:divId w:val="2116439976"/>
          <w:cantSplit/>
        </w:trPr>
        <w:tc>
          <w:tcPr>
            <w:tcW w:w="645" w:type="dxa"/>
          </w:tcPr>
          <w:p w14:paraId="6D65467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80" w:type="dxa"/>
          </w:tcPr>
          <w:p w14:paraId="614CF2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20" w:type="dxa"/>
          </w:tcPr>
          <w:p w14:paraId="6008F6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2003" w:type="dxa"/>
            <w:gridSpan w:val="2"/>
          </w:tcPr>
          <w:p w14:paraId="52E2B5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A6B6AD1" w14:textId="77777777" w:rsidTr="00267633">
        <w:trPr>
          <w:divId w:val="2116439976"/>
          <w:cantSplit/>
        </w:trPr>
        <w:tc>
          <w:tcPr>
            <w:tcW w:w="645" w:type="dxa"/>
          </w:tcPr>
          <w:p w14:paraId="57D8955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80" w:type="dxa"/>
          </w:tcPr>
          <w:p w14:paraId="2AE51B4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Amount involved</w:t>
            </w:r>
          </w:p>
        </w:tc>
        <w:tc>
          <w:tcPr>
            <w:tcW w:w="4120" w:type="dxa"/>
          </w:tcPr>
          <w:p w14:paraId="3253ED8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involved in the substantive dispute between the parties.</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c>
          <w:tcPr>
            <w:tcW w:w="2003" w:type="dxa"/>
            <w:gridSpan w:val="2"/>
          </w:tcPr>
          <w:p w14:paraId="58CCF8A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E036B6" w14:textId="77777777" w:rsidTr="00267633">
        <w:trPr>
          <w:divId w:val="2116439976"/>
          <w:cantSplit/>
        </w:trPr>
        <w:tc>
          <w:tcPr>
            <w:tcW w:w="645" w:type="dxa"/>
          </w:tcPr>
          <w:p w14:paraId="15EDB97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7.</w:t>
            </w:r>
          </w:p>
        </w:tc>
        <w:tc>
          <w:tcPr>
            <w:tcW w:w="8103" w:type="dxa"/>
            <w:gridSpan w:val="4"/>
          </w:tcPr>
          <w:p w14:paraId="5BF075B3"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029C4A7E" w14:textId="77777777" w:rsidTr="00267633">
        <w:trPr>
          <w:divId w:val="2116439976"/>
          <w:cantSplit/>
        </w:trPr>
        <w:tc>
          <w:tcPr>
            <w:tcW w:w="645" w:type="dxa"/>
          </w:tcPr>
          <w:p w14:paraId="5E9FA00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80" w:type="dxa"/>
          </w:tcPr>
          <w:p w14:paraId="2CCC454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20" w:type="dxa"/>
          </w:tcPr>
          <w:p w14:paraId="338A88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2003" w:type="dxa"/>
            <w:gridSpan w:val="2"/>
          </w:tcPr>
          <w:p w14:paraId="64B1587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0BD80D" w14:textId="77777777" w:rsidTr="00267633">
        <w:trPr>
          <w:divId w:val="2116439976"/>
          <w:cantSplit/>
        </w:trPr>
        <w:tc>
          <w:tcPr>
            <w:tcW w:w="645" w:type="dxa"/>
          </w:tcPr>
          <w:p w14:paraId="40E2752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80" w:type="dxa"/>
          </w:tcPr>
          <w:p w14:paraId="4AB5278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20" w:type="dxa"/>
          </w:tcPr>
          <w:p w14:paraId="22BAF0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2003" w:type="dxa"/>
            <w:gridSpan w:val="2"/>
          </w:tcPr>
          <w:p w14:paraId="789D42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8471F9E" w14:textId="77777777" w:rsidTr="00267633">
        <w:trPr>
          <w:divId w:val="2116439976"/>
          <w:cantSplit/>
        </w:trPr>
        <w:tc>
          <w:tcPr>
            <w:tcW w:w="645" w:type="dxa"/>
          </w:tcPr>
          <w:p w14:paraId="156C38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7.3</w:t>
            </w:r>
          </w:p>
        </w:tc>
        <w:tc>
          <w:tcPr>
            <w:tcW w:w="1980" w:type="dxa"/>
          </w:tcPr>
          <w:p w14:paraId="73B7AF3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20" w:type="dxa"/>
          </w:tcPr>
          <w:p w14:paraId="68C8DB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2003" w:type="dxa"/>
            <w:gridSpan w:val="2"/>
          </w:tcPr>
          <w:p w14:paraId="7CA7B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636238" w14:textId="77777777" w:rsidTr="00267633">
        <w:trPr>
          <w:divId w:val="2116439976"/>
          <w:cantSplit/>
        </w:trPr>
        <w:tc>
          <w:tcPr>
            <w:tcW w:w="645" w:type="dxa"/>
          </w:tcPr>
          <w:p w14:paraId="6B94BB8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7.4</w:t>
            </w:r>
          </w:p>
        </w:tc>
        <w:tc>
          <w:tcPr>
            <w:tcW w:w="1980" w:type="dxa"/>
          </w:tcPr>
          <w:p w14:paraId="43EBF12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p w14:paraId="4D904D59"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33F42E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2003" w:type="dxa"/>
            <w:gridSpan w:val="2"/>
          </w:tcPr>
          <w:p w14:paraId="39B3E4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4D91BEE" w14:textId="77777777" w:rsidTr="00267633">
        <w:trPr>
          <w:divId w:val="2116439976"/>
          <w:cantSplit/>
        </w:trPr>
        <w:tc>
          <w:tcPr>
            <w:tcW w:w="645" w:type="dxa"/>
          </w:tcPr>
          <w:p w14:paraId="10BBE8A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7.5</w:t>
            </w:r>
          </w:p>
        </w:tc>
        <w:tc>
          <w:tcPr>
            <w:tcW w:w="1980" w:type="dxa"/>
          </w:tcPr>
          <w:p w14:paraId="13D9B84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20" w:type="dxa"/>
          </w:tcPr>
          <w:p w14:paraId="227FFCB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p w14:paraId="230F192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Pr>
          <w:p w14:paraId="1543CB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C1DD81" w14:textId="77777777" w:rsidTr="00267633">
        <w:trPr>
          <w:divId w:val="2116439976"/>
          <w:cantSplit/>
        </w:trPr>
        <w:tc>
          <w:tcPr>
            <w:tcW w:w="645" w:type="dxa"/>
          </w:tcPr>
          <w:p w14:paraId="781176D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3" w:type="dxa"/>
            <w:gridSpan w:val="4"/>
          </w:tcPr>
          <w:p w14:paraId="5108055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0296F35A" w14:textId="77777777" w:rsidTr="00267633">
        <w:trPr>
          <w:divId w:val="2116439976"/>
          <w:cantSplit/>
        </w:trPr>
        <w:tc>
          <w:tcPr>
            <w:tcW w:w="645" w:type="dxa"/>
          </w:tcPr>
          <w:p w14:paraId="175B843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80" w:type="dxa"/>
          </w:tcPr>
          <w:p w14:paraId="2CEC107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20" w:type="dxa"/>
          </w:tcPr>
          <w:p w14:paraId="774080F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2003" w:type="dxa"/>
            <w:gridSpan w:val="2"/>
          </w:tcPr>
          <w:p w14:paraId="009F83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539D81" w14:textId="77777777" w:rsidTr="00267633">
        <w:trPr>
          <w:divId w:val="2116439976"/>
          <w:cantSplit/>
          <w:trHeight w:val="890"/>
        </w:trPr>
        <w:tc>
          <w:tcPr>
            <w:tcW w:w="645" w:type="dxa"/>
          </w:tcPr>
          <w:p w14:paraId="74027B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80" w:type="dxa"/>
          </w:tcPr>
          <w:p w14:paraId="1E57C80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20" w:type="dxa"/>
          </w:tcPr>
          <w:p w14:paraId="28A0CEB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2003" w:type="dxa"/>
            <w:gridSpan w:val="2"/>
          </w:tcPr>
          <w:p w14:paraId="3C2722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A48330E" w14:textId="77777777" w:rsidTr="00267633">
        <w:trPr>
          <w:divId w:val="2116439976"/>
          <w:cantSplit/>
        </w:trPr>
        <w:tc>
          <w:tcPr>
            <w:tcW w:w="645" w:type="dxa"/>
          </w:tcPr>
          <w:p w14:paraId="56CE2CD6"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3" w:type="dxa"/>
            <w:gridSpan w:val="4"/>
          </w:tcPr>
          <w:p w14:paraId="3E9AF8D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68B94EF2" w14:textId="77777777" w:rsidTr="00267633">
        <w:trPr>
          <w:divId w:val="2116439976"/>
          <w:cantSplit/>
        </w:trPr>
        <w:tc>
          <w:tcPr>
            <w:tcW w:w="645" w:type="dxa"/>
          </w:tcPr>
          <w:p w14:paraId="1EDB84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80" w:type="dxa"/>
          </w:tcPr>
          <w:p w14:paraId="667F382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20" w:type="dxa"/>
          </w:tcPr>
          <w:p w14:paraId="3999D136"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CFBE26D"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462A5952"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61B183F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21F96A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40E295C6"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4F98AD5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2F3F99D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35FE54EE"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790CF74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0177C101"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tc>
        <w:tc>
          <w:tcPr>
            <w:tcW w:w="2003" w:type="dxa"/>
            <w:gridSpan w:val="2"/>
          </w:tcPr>
          <w:p w14:paraId="6A34053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431F8F3" w14:textId="77777777" w:rsidTr="00267633">
        <w:trPr>
          <w:divId w:val="2116439976"/>
          <w:cantSplit/>
        </w:trPr>
        <w:tc>
          <w:tcPr>
            <w:tcW w:w="8748" w:type="dxa"/>
            <w:gridSpan w:val="5"/>
          </w:tcPr>
          <w:p w14:paraId="28168D28"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r w:rsidR="00267633" w:rsidRPr="00267633" w14:paraId="3FD65A32" w14:textId="77777777" w:rsidTr="00267633">
        <w:trPr>
          <w:divId w:val="2116439976"/>
          <w:cantSplit/>
        </w:trPr>
        <w:tc>
          <w:tcPr>
            <w:tcW w:w="645" w:type="dxa"/>
          </w:tcPr>
          <w:p w14:paraId="0C28255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Pr>
          <w:p w14:paraId="7B2D7B1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gridSpan w:val="2"/>
          </w:tcPr>
          <w:p w14:paraId="1AD8A85B"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04BF741E"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5FDA9FFA" w14:textId="77777777" w:rsidTr="00267633">
        <w:trPr>
          <w:divId w:val="2116439976"/>
          <w:cantSplit/>
        </w:trPr>
        <w:tc>
          <w:tcPr>
            <w:tcW w:w="645" w:type="dxa"/>
          </w:tcPr>
          <w:p w14:paraId="1D4F0BF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p>
        </w:tc>
        <w:tc>
          <w:tcPr>
            <w:tcW w:w="1980" w:type="dxa"/>
          </w:tcPr>
          <w:p w14:paraId="7C8A56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gridSpan w:val="2"/>
          </w:tcPr>
          <w:p w14:paraId="622BE5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491C5AF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0F91A3E" w14:textId="77777777" w:rsidTr="00267633">
        <w:trPr>
          <w:divId w:val="2116439976"/>
          <w:cantSplit/>
        </w:trPr>
        <w:tc>
          <w:tcPr>
            <w:tcW w:w="645" w:type="dxa"/>
          </w:tcPr>
          <w:p w14:paraId="6138296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80" w:type="dxa"/>
          </w:tcPr>
          <w:p w14:paraId="4298A69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gridSpan w:val="2"/>
          </w:tcPr>
          <w:p w14:paraId="753AB5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685F80B3"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32D953D5"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5671CF1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6721C45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5757561"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5624B9D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59F96D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E5C12EA" w14:textId="77777777" w:rsidTr="00267633">
        <w:trPr>
          <w:divId w:val="2116439976"/>
          <w:cantSplit/>
        </w:trPr>
        <w:tc>
          <w:tcPr>
            <w:tcW w:w="8748" w:type="dxa"/>
            <w:gridSpan w:val="5"/>
          </w:tcPr>
          <w:p w14:paraId="7F709DA1" w14:textId="77777777" w:rsidR="00267633" w:rsidRPr="00267633" w:rsidRDefault="00267633" w:rsidP="00267633">
            <w:pPr>
              <w:spacing w:before="240" w:after="6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4D4E645D"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5969FE7B" w14:textId="77777777" w:rsidTr="00267633">
        <w:trPr>
          <w:divId w:val="2116439976"/>
          <w:cantSplit/>
          <w:tblHeader/>
        </w:trPr>
        <w:tc>
          <w:tcPr>
            <w:tcW w:w="645" w:type="dxa"/>
          </w:tcPr>
          <w:p w14:paraId="536D16F4"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Pr>
          <w:p w14:paraId="1B16804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49451F3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7BCBEDA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37E63733" w14:textId="77777777" w:rsidTr="00267633">
        <w:trPr>
          <w:divId w:val="2116439976"/>
          <w:cantSplit/>
        </w:trPr>
        <w:tc>
          <w:tcPr>
            <w:tcW w:w="645" w:type="dxa"/>
          </w:tcPr>
          <w:p w14:paraId="52549F9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80" w:type="dxa"/>
          </w:tcPr>
          <w:p w14:paraId="137BDE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1221B12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not chargeable </w:t>
            </w:r>
          </w:p>
          <w:p w14:paraId="319622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7B4643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E75E5BB"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5BFAF68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45D13A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6CC209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600B98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63268E8" w14:textId="77777777" w:rsidTr="00267633">
        <w:trPr>
          <w:divId w:val="2116439976"/>
          <w:cantSplit/>
        </w:trPr>
        <w:tc>
          <w:tcPr>
            <w:tcW w:w="645" w:type="dxa"/>
          </w:tcPr>
          <w:p w14:paraId="15E06B0F" w14:textId="77777777" w:rsidR="00267633" w:rsidRPr="00267633" w:rsidRDefault="00267633" w:rsidP="00267633">
            <w:pPr>
              <w:spacing w:before="120" w:after="12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w:t>
            </w:r>
          </w:p>
        </w:tc>
        <w:tc>
          <w:tcPr>
            <w:tcW w:w="1980" w:type="dxa"/>
          </w:tcPr>
          <w:p w14:paraId="5D77D585" w14:textId="77777777" w:rsidR="00267633" w:rsidRPr="00267633" w:rsidRDefault="00267633" w:rsidP="00267633">
            <w:pPr>
              <w:spacing w:before="12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c>
          <w:tcPr>
            <w:tcW w:w="4132" w:type="dxa"/>
          </w:tcPr>
          <w:p w14:paraId="59473C9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CEB33B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062B86F7"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4EE56DE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2B5E4E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271C1FCE"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7CFCF527"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0F55D8C6"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B69E44A"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5867EC35"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25DD9AE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418B534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0589DB"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0486549A"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30685AB5"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2E6CA58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16E25E"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DF6FE14"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c>
          <w:tcPr>
            <w:tcW w:w="1991" w:type="dxa"/>
          </w:tcPr>
          <w:p w14:paraId="277DF52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r>
    </w:tbl>
    <w:p w14:paraId="76EF454C"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15D8721B" w14:textId="77777777" w:rsidTr="00D67A36">
        <w:trPr>
          <w:divId w:val="2116439976"/>
          <w:cantSplit/>
        </w:trPr>
        <w:tc>
          <w:tcPr>
            <w:tcW w:w="8748" w:type="dxa"/>
            <w:gridSpan w:val="4"/>
          </w:tcPr>
          <w:p w14:paraId="54427D94"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Summary</w:t>
            </w:r>
          </w:p>
        </w:tc>
      </w:tr>
      <w:tr w:rsidR="00267633" w:rsidRPr="00267633" w14:paraId="6C352104" w14:textId="77777777" w:rsidTr="00D67A36">
        <w:trPr>
          <w:divId w:val="2116439976"/>
          <w:cantSplit/>
        </w:trPr>
        <w:tc>
          <w:tcPr>
            <w:tcW w:w="645" w:type="dxa"/>
          </w:tcPr>
          <w:p w14:paraId="2B9E396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80" w:type="dxa"/>
          </w:tcPr>
          <w:p w14:paraId="700CAB6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3117CAAF"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78C76D9E"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15C542A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4B99FA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6D3081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8DE25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7D56F2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0B9C1E3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7F4014B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868CB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74F7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E071E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33740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0AF821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4D409718"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p w14:paraId="41F15FFE"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GB" w:eastAsia="zh-CN"/>
        </w:rPr>
      </w:pPr>
    </w:p>
    <w:p w14:paraId="63FC58C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2E7C64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0AD894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C781E3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72C117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0A6511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7781401B"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348555D4"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7A3A6FF7"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2EE661A6"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573CEE27"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pPr>
    </w:p>
    <w:p w14:paraId="578927A2"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682917C" w14:textId="77777777" w:rsidTr="00267633">
        <w:trPr>
          <w:divId w:val="2116439976"/>
        </w:trPr>
        <w:tc>
          <w:tcPr>
            <w:tcW w:w="2600" w:type="dxa"/>
          </w:tcPr>
          <w:p w14:paraId="43C2470C"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p>
        </w:tc>
        <w:tc>
          <w:tcPr>
            <w:tcW w:w="2600" w:type="dxa"/>
          </w:tcPr>
          <w:p w14:paraId="0F2C5EF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77" w:name="_Toc122854431"/>
            <w:bookmarkStart w:id="178" w:name="_Toc122854811"/>
            <w:bookmarkStart w:id="179" w:name="_Toc243995889"/>
            <w:r w:rsidRPr="00267633">
              <w:rPr>
                <w:rFonts w:ascii="Times New Roman" w:hAnsi="Times New Roman"/>
                <w:bCs/>
                <w:iCs/>
                <w:spacing w:val="-3"/>
                <w:szCs w:val="28"/>
                <w:lang w:val="en-US" w:eastAsia="zh-CN"/>
              </w:rPr>
              <w:t xml:space="preserve">FORM </w:t>
            </w:r>
            <w:bookmarkEnd w:id="177"/>
            <w:bookmarkEnd w:id="178"/>
            <w:bookmarkEnd w:id="179"/>
            <w:r w:rsidRPr="00267633">
              <w:rPr>
                <w:rFonts w:ascii="Times New Roman" w:hAnsi="Times New Roman"/>
                <w:bCs/>
                <w:iCs/>
                <w:spacing w:val="-3"/>
                <w:szCs w:val="28"/>
                <w:lang w:val="en-US" w:eastAsia="zh-CN"/>
              </w:rPr>
              <w:t>254</w:t>
            </w:r>
          </w:p>
        </w:tc>
        <w:tc>
          <w:tcPr>
            <w:tcW w:w="2600" w:type="dxa"/>
          </w:tcPr>
          <w:p w14:paraId="344502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A142852"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US" w:eastAsia="zh-CN"/>
        </w:rPr>
      </w:pPr>
      <w:bookmarkStart w:id="180" w:name="_Toc122854432"/>
      <w:bookmarkStart w:id="181" w:name="_Toc122854812"/>
      <w:bookmarkStart w:id="182" w:name="_Toc243995890"/>
      <w:r w:rsidRPr="00267633">
        <w:rPr>
          <w:rFonts w:ascii="Times New Roman" w:hAnsi="Times New Roman"/>
          <w:bCs/>
          <w:iCs/>
          <w:sz w:val="22"/>
          <w:szCs w:val="22"/>
          <w:lang w:val="en-US" w:eastAsia="zh-CN"/>
        </w:rPr>
        <w:t>Para 131</w:t>
      </w:r>
      <w:bookmarkEnd w:id="180"/>
      <w:bookmarkEnd w:id="181"/>
      <w:bookmarkEnd w:id="182"/>
      <w:r w:rsidRPr="00267633">
        <w:rPr>
          <w:rFonts w:ascii="Times New Roman" w:hAnsi="Times New Roman"/>
          <w:bCs/>
          <w:iCs/>
          <w:sz w:val="22"/>
          <w:szCs w:val="22"/>
          <w:lang w:val="en-US" w:eastAsia="zh-CN"/>
        </w:rPr>
        <w:t xml:space="preserve"> </w:t>
      </w:r>
    </w:p>
    <w:p w14:paraId="225BCFA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US" w:eastAsia="zh-CN"/>
        </w:rPr>
      </w:pPr>
    </w:p>
    <w:p w14:paraId="373AB2F5"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IN THE FAMILY JUSTICE COURTS OF THE REPUBLIC OF SINGAPORE</w:t>
      </w:r>
    </w:p>
    <w:p w14:paraId="61F020B1"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US" w:eastAsia="zh-CN"/>
        </w:rPr>
      </w:pPr>
    </w:p>
    <w:p w14:paraId="54230F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 No.</w:t>
      </w:r>
      <w:r w:rsidRPr="00267633">
        <w:rPr>
          <w:rFonts w:ascii="Times New Roman" w:hAnsi="Times New Roman" w:cs="Times New Roman"/>
          <w:szCs w:val="20"/>
          <w:lang w:val="en-US" w:eastAsia="zh-CN"/>
        </w:rPr>
        <w:tab/>
        <w:t xml:space="preserve">of 20  </w:t>
      </w:r>
    </w:p>
    <w:p w14:paraId="600DD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p>
    <w:p w14:paraId="0ED5CB0F"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(solicitors for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Set out the GST number</w:t>
      </w:r>
      <w:r w:rsidRPr="00267633">
        <w:rPr>
          <w:rFonts w:ascii="Times New Roman" w:hAnsi="Times New Roman" w:cs="Times New Roman"/>
          <w:szCs w:val="20"/>
          <w:lang w:val="en-US" w:eastAsia="zh-CN"/>
        </w:rPr>
        <w:t>]</w:t>
      </w:r>
    </w:p>
    <w:p w14:paraId="3ADBA5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Indicate the GST number or “No GST No.” and the percentage of input tax applicable to each party entitled to costs.</w:t>
      </w:r>
      <w:r w:rsidRPr="00267633">
        <w:rPr>
          <w:rFonts w:ascii="Times New Roman" w:hAnsi="Times New Roman" w:cs="Times New Roman"/>
          <w:szCs w:val="20"/>
          <w:lang w:val="en-US" w:eastAsia="zh-CN"/>
        </w:rPr>
        <w:t xml:space="preserve">] </w:t>
      </w:r>
    </w:p>
    <w:p w14:paraId="175FD8A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5306516F"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346EEAF6" w14:textId="77777777" w:rsidR="00267633" w:rsidRPr="00267633" w:rsidRDefault="00267633" w:rsidP="00267633">
      <w:pPr>
        <w:spacing w:before="120" w:after="120" w:line="240" w:lineRule="auto"/>
        <w:jc w:val="center"/>
        <w:divId w:val="2116439976"/>
        <w:rPr>
          <w:rFonts w:ascii="Times New Roman" w:hAnsi="Times New Roman" w:cs="Times New Roman"/>
          <w:b/>
          <w:spacing w:val="-3"/>
          <w:szCs w:val="20"/>
          <w:lang w:val="en-GB" w:eastAsia="zh-CN"/>
        </w:rPr>
      </w:pPr>
      <w:r w:rsidRPr="00267633">
        <w:rPr>
          <w:rFonts w:ascii="Times New Roman" w:hAnsi="Times New Roman" w:cs="Times New Roman"/>
          <w:spacing w:val="-3"/>
          <w:szCs w:val="20"/>
          <w:lang w:val="en-GB" w:eastAsia="zh-CN"/>
        </w:rPr>
        <w:t xml:space="preserve">In the matter </w:t>
      </w:r>
      <w:proofErr w:type="gramStart"/>
      <w:r w:rsidRPr="00267633">
        <w:rPr>
          <w:rFonts w:ascii="Times New Roman" w:hAnsi="Times New Roman" w:cs="Times New Roman"/>
          <w:spacing w:val="-3"/>
          <w:szCs w:val="20"/>
          <w:lang w:val="en-GB" w:eastAsia="zh-CN"/>
        </w:rPr>
        <w:t>of  …</w:t>
      </w:r>
      <w:proofErr w:type="gramEnd"/>
    </w:p>
    <w:p w14:paraId="1E38BED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01FD8E3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7461E49"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t>BILL OF COSTS FOR NON-CONTENTIOUS BUSINESS</w:t>
      </w:r>
    </w:p>
    <w:p w14:paraId="5804C0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96705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50695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Applicant: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77E67670"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Nature of bill:</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 xml:space="preserve">Solicitor-and-client bill </w:t>
      </w:r>
      <w:r w:rsidRPr="00267633">
        <w:rPr>
          <w:rFonts w:ascii="Times New Roman" w:hAnsi="Times New Roman" w:cs="Times New Roman"/>
          <w:szCs w:val="20"/>
          <w:lang w:val="en-US" w:eastAsia="zh-CN"/>
        </w:rPr>
        <w:t xml:space="preserve"> </w:t>
      </w:r>
    </w:p>
    <w:p w14:paraId="5F5A91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of taxation:</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Indemnity basis</w:t>
      </w:r>
    </w:p>
    <w:p w14:paraId="30829007"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for taxation:</w:t>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Set out the basis under which the bill of costs may be taxed.</w:t>
      </w:r>
      <w:r w:rsidRPr="00267633">
        <w:rPr>
          <w:rFonts w:ascii="Times New Roman" w:hAnsi="Times New Roman" w:cs="Times New Roman"/>
          <w:szCs w:val="20"/>
          <w:lang w:val="en-US" w:eastAsia="zh-CN"/>
        </w:rPr>
        <w:t>]</w:t>
      </w:r>
    </w:p>
    <w:p w14:paraId="1BDC1F3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66A6E7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2C01C99B"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US"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261A2DB0" w14:textId="77777777" w:rsidTr="00267633">
        <w:trPr>
          <w:divId w:val="2116439976"/>
          <w:cantSplit/>
        </w:trPr>
        <w:tc>
          <w:tcPr>
            <w:tcW w:w="8748" w:type="dxa"/>
            <w:tcBorders>
              <w:right w:val="single" w:sz="4" w:space="0" w:color="auto"/>
            </w:tcBorders>
          </w:tcPr>
          <w:p w14:paraId="5BA00CDC" w14:textId="77777777" w:rsidR="00267633" w:rsidRPr="00267633" w:rsidRDefault="00267633" w:rsidP="00267633">
            <w:pPr>
              <w:spacing w:before="120" w:after="120" w:line="240" w:lineRule="auto"/>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Section 1:  Work done other than for taxation</w:t>
            </w:r>
          </w:p>
        </w:tc>
      </w:tr>
    </w:tbl>
    <w:p w14:paraId="555783A4"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58CA3022" w14:textId="77777777" w:rsidTr="00267633">
        <w:trPr>
          <w:divId w:val="2116439976"/>
          <w:cantSplit/>
          <w:tblHeader/>
        </w:trPr>
        <w:tc>
          <w:tcPr>
            <w:tcW w:w="647" w:type="dxa"/>
            <w:tcBorders>
              <w:right w:val="single" w:sz="4" w:space="0" w:color="auto"/>
            </w:tcBorders>
          </w:tcPr>
          <w:p w14:paraId="19620817"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Borders>
              <w:right w:val="single" w:sz="4" w:space="0" w:color="auto"/>
            </w:tcBorders>
          </w:tcPr>
          <w:p w14:paraId="60DD2834"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Borders>
              <w:right w:val="single" w:sz="4" w:space="0" w:color="auto"/>
            </w:tcBorders>
          </w:tcPr>
          <w:p w14:paraId="1F5C4888"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Borders>
              <w:right w:val="single" w:sz="4" w:space="0" w:color="auto"/>
            </w:tcBorders>
          </w:tcPr>
          <w:p w14:paraId="325743A0"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64D7A86A" w14:textId="77777777" w:rsidTr="00267633">
        <w:trPr>
          <w:divId w:val="2116439976"/>
          <w:cantSplit/>
          <w:trHeight w:val="413"/>
        </w:trPr>
        <w:tc>
          <w:tcPr>
            <w:tcW w:w="647" w:type="dxa"/>
            <w:tcBorders>
              <w:bottom w:val="single" w:sz="4" w:space="0" w:color="auto"/>
            </w:tcBorders>
          </w:tcPr>
          <w:p w14:paraId="5FA56E7A" w14:textId="77777777" w:rsidR="00267633" w:rsidRPr="00267633" w:rsidRDefault="00267633" w:rsidP="00267633">
            <w:pPr>
              <w:spacing w:before="120" w:after="120" w:line="240" w:lineRule="auto"/>
              <w:jc w:val="center"/>
              <w:rPr>
                <w:rFonts w:ascii="Times New Roman" w:hAnsi="Times New Roman" w:cs="Times New Roman"/>
                <w:b/>
                <w:spacing w:val="-3"/>
                <w:szCs w:val="20"/>
                <w:lang w:val="en-GB" w:eastAsia="zh-CN"/>
              </w:rPr>
            </w:pPr>
            <w:r w:rsidRPr="00267633">
              <w:rPr>
                <w:rFonts w:ascii="Times New Roman" w:hAnsi="Times New Roman" w:cs="Times New Roman"/>
                <w:b/>
                <w:spacing w:val="-3"/>
                <w:szCs w:val="20"/>
                <w:lang w:val="en-GB" w:eastAsia="zh-CN"/>
              </w:rPr>
              <w:t>1.</w:t>
            </w:r>
          </w:p>
        </w:tc>
        <w:tc>
          <w:tcPr>
            <w:tcW w:w="8101" w:type="dxa"/>
            <w:gridSpan w:val="3"/>
            <w:tcBorders>
              <w:bottom w:val="single" w:sz="4" w:space="0" w:color="auto"/>
            </w:tcBorders>
          </w:tcPr>
          <w:p w14:paraId="688C2E43"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The work done</w:t>
            </w:r>
          </w:p>
        </w:tc>
      </w:tr>
      <w:tr w:rsidR="00267633" w:rsidRPr="00267633" w14:paraId="435EE1A1" w14:textId="77777777" w:rsidTr="00267633">
        <w:trPr>
          <w:divId w:val="2116439976"/>
          <w:cantSplit/>
          <w:trHeight w:val="305"/>
        </w:trPr>
        <w:tc>
          <w:tcPr>
            <w:tcW w:w="647" w:type="dxa"/>
            <w:tcBorders>
              <w:top w:val="single" w:sz="4" w:space="0" w:color="auto"/>
            </w:tcBorders>
          </w:tcPr>
          <w:p w14:paraId="4064CFD0"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76852837"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Nature of work</w:t>
            </w:r>
          </w:p>
        </w:tc>
        <w:tc>
          <w:tcPr>
            <w:tcW w:w="4138" w:type="dxa"/>
            <w:tcBorders>
              <w:top w:val="single" w:sz="4" w:space="0" w:color="auto"/>
            </w:tcBorders>
          </w:tcPr>
          <w:p w14:paraId="6D64B5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nature of work to which the bill relates.</w:t>
            </w:r>
            <w:r w:rsidRPr="00267633">
              <w:rPr>
                <w:rFonts w:ascii="Times New Roman" w:hAnsi="Times New Roman" w:cs="Times New Roman"/>
                <w:szCs w:val="20"/>
                <w:lang w:val="en-US" w:eastAsia="zh-CN"/>
              </w:rPr>
              <w:t>]</w:t>
            </w:r>
          </w:p>
        </w:tc>
        <w:tc>
          <w:tcPr>
            <w:tcW w:w="1983" w:type="dxa"/>
            <w:tcBorders>
              <w:top w:val="dotted" w:sz="4" w:space="0" w:color="auto"/>
            </w:tcBorders>
          </w:tcPr>
          <w:p w14:paraId="4B8188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4670417" w14:textId="77777777" w:rsidTr="00267633">
        <w:trPr>
          <w:divId w:val="2116439976"/>
          <w:cantSplit/>
          <w:trHeight w:val="575"/>
        </w:trPr>
        <w:tc>
          <w:tcPr>
            <w:tcW w:w="647" w:type="dxa"/>
          </w:tcPr>
          <w:p w14:paraId="2A02C7BD"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1.2</w:t>
            </w:r>
          </w:p>
        </w:tc>
        <w:tc>
          <w:tcPr>
            <w:tcW w:w="1980" w:type="dxa"/>
            <w:tcBorders>
              <w:top w:val="single" w:sz="4" w:space="0" w:color="auto"/>
            </w:tcBorders>
          </w:tcPr>
          <w:p w14:paraId="47B566DD"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Scope of brief (including relevant court orders, if any)</w:t>
            </w:r>
          </w:p>
        </w:tc>
        <w:tc>
          <w:tcPr>
            <w:tcW w:w="4138" w:type="dxa"/>
            <w:tcBorders>
              <w:top w:val="single" w:sz="4" w:space="0" w:color="auto"/>
            </w:tcBorders>
          </w:tcPr>
          <w:p w14:paraId="153817E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scope of the brief.</w:t>
            </w:r>
            <w:r w:rsidRPr="00267633">
              <w:rPr>
                <w:rFonts w:ascii="Times New Roman" w:hAnsi="Times New Roman" w:cs="Times New Roman"/>
                <w:szCs w:val="20"/>
                <w:lang w:val="en-US" w:eastAsia="zh-CN"/>
              </w:rPr>
              <w:t xml:space="preserve">] </w:t>
            </w:r>
          </w:p>
        </w:tc>
        <w:tc>
          <w:tcPr>
            <w:tcW w:w="1983" w:type="dxa"/>
            <w:tcBorders>
              <w:top w:val="dotted" w:sz="4" w:space="0" w:color="auto"/>
            </w:tcBorders>
          </w:tcPr>
          <w:p w14:paraId="23F90C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EF284C1" w14:textId="77777777" w:rsidTr="00267633">
        <w:trPr>
          <w:divId w:val="2116439976"/>
          <w:cantSplit/>
          <w:trHeight w:val="575"/>
        </w:trPr>
        <w:tc>
          <w:tcPr>
            <w:tcW w:w="647" w:type="dxa"/>
          </w:tcPr>
          <w:p w14:paraId="1F149A48"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1.3</w:t>
            </w:r>
          </w:p>
        </w:tc>
        <w:tc>
          <w:tcPr>
            <w:tcW w:w="1980" w:type="dxa"/>
            <w:tcBorders>
              <w:top w:val="single" w:sz="4" w:space="0" w:color="auto"/>
            </w:tcBorders>
          </w:tcPr>
          <w:p w14:paraId="746F9146"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Period of work</w:t>
            </w:r>
          </w:p>
        </w:tc>
        <w:tc>
          <w:tcPr>
            <w:tcW w:w="4138" w:type="dxa"/>
            <w:tcBorders>
              <w:top w:val="single" w:sz="4" w:space="0" w:color="auto"/>
            </w:tcBorders>
          </w:tcPr>
          <w:p w14:paraId="7725117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period(s) of time in which the work was done.</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641B860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5E4BBFE" w14:textId="77777777" w:rsidTr="00267633">
        <w:trPr>
          <w:divId w:val="2116439976"/>
          <w:cantSplit/>
          <w:trHeight w:val="350"/>
        </w:trPr>
        <w:tc>
          <w:tcPr>
            <w:tcW w:w="647" w:type="dxa"/>
            <w:tcBorders>
              <w:bottom w:val="single" w:sz="4" w:space="0" w:color="auto"/>
            </w:tcBorders>
          </w:tcPr>
          <w:p w14:paraId="08DBA66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2.</w:t>
            </w:r>
          </w:p>
        </w:tc>
        <w:tc>
          <w:tcPr>
            <w:tcW w:w="8101" w:type="dxa"/>
            <w:gridSpan w:val="3"/>
            <w:tcBorders>
              <w:bottom w:val="single" w:sz="4" w:space="0" w:color="auto"/>
            </w:tcBorders>
          </w:tcPr>
          <w:p w14:paraId="6D8B5910"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Complexity of matter</w:t>
            </w:r>
          </w:p>
        </w:tc>
      </w:tr>
      <w:tr w:rsidR="00267633" w:rsidRPr="00267633" w14:paraId="6CCFE5DC" w14:textId="77777777" w:rsidTr="00267633">
        <w:trPr>
          <w:divId w:val="2116439976"/>
          <w:cantSplit/>
        </w:trPr>
        <w:tc>
          <w:tcPr>
            <w:tcW w:w="647" w:type="dxa"/>
            <w:tcBorders>
              <w:top w:val="single" w:sz="4" w:space="0" w:color="auto"/>
            </w:tcBorders>
          </w:tcPr>
          <w:p w14:paraId="030CB87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2.1</w:t>
            </w:r>
          </w:p>
        </w:tc>
        <w:tc>
          <w:tcPr>
            <w:tcW w:w="1980" w:type="dxa"/>
            <w:tcBorders>
              <w:top w:val="single" w:sz="4" w:space="0" w:color="auto"/>
            </w:tcBorders>
          </w:tcPr>
          <w:p w14:paraId="1A0CB79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Legal issues</w:t>
            </w:r>
          </w:p>
        </w:tc>
        <w:tc>
          <w:tcPr>
            <w:tcW w:w="4138" w:type="dxa"/>
            <w:tcBorders>
              <w:top w:val="single" w:sz="4" w:space="0" w:color="auto"/>
            </w:tcBorders>
          </w:tcPr>
          <w:p w14:paraId="74EC1550" w14:textId="77777777" w:rsidR="00267633" w:rsidRPr="00267633" w:rsidRDefault="00267633" w:rsidP="00267633">
            <w:pPr>
              <w:spacing w:before="120" w:after="120" w:line="240" w:lineRule="auto"/>
              <w:ind w:left="60"/>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legal issues raised.</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1FFA9FC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01C0D2E" w14:textId="77777777" w:rsidTr="00267633">
        <w:trPr>
          <w:divId w:val="2116439976"/>
          <w:cantSplit/>
          <w:trHeight w:val="398"/>
        </w:trPr>
        <w:tc>
          <w:tcPr>
            <w:tcW w:w="647" w:type="dxa"/>
          </w:tcPr>
          <w:p w14:paraId="7EB229F2"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2.2</w:t>
            </w:r>
          </w:p>
        </w:tc>
        <w:tc>
          <w:tcPr>
            <w:tcW w:w="1980" w:type="dxa"/>
          </w:tcPr>
          <w:p w14:paraId="14002107"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Factual issues</w:t>
            </w:r>
          </w:p>
        </w:tc>
        <w:tc>
          <w:tcPr>
            <w:tcW w:w="4138" w:type="dxa"/>
            <w:tcBorders>
              <w:bottom w:val="single" w:sz="4" w:space="0" w:color="auto"/>
            </w:tcBorders>
          </w:tcPr>
          <w:p w14:paraId="63FFC39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factual issues raised.</w:t>
            </w:r>
            <w:r w:rsidRPr="00267633">
              <w:rPr>
                <w:rFonts w:ascii="Times New Roman" w:hAnsi="Times New Roman" w:cs="Times New Roman"/>
                <w:szCs w:val="20"/>
                <w:lang w:val="en-US" w:eastAsia="zh-CN"/>
              </w:rPr>
              <w:t xml:space="preserve">] </w:t>
            </w:r>
            <w:r w:rsidRPr="00267633">
              <w:rPr>
                <w:rFonts w:ascii="Times New Roman" w:hAnsi="Times New Roman" w:cs="Times New Roman"/>
                <w:i/>
                <w:szCs w:val="20"/>
                <w:lang w:val="en-US" w:eastAsia="zh-CN"/>
              </w:rPr>
              <w:t xml:space="preserve">  </w:t>
            </w:r>
          </w:p>
        </w:tc>
        <w:tc>
          <w:tcPr>
            <w:tcW w:w="1983" w:type="dxa"/>
          </w:tcPr>
          <w:p w14:paraId="66002F1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622AB0D" w14:textId="77777777" w:rsidTr="00267633">
        <w:trPr>
          <w:divId w:val="2116439976"/>
          <w:cantSplit/>
        </w:trPr>
        <w:tc>
          <w:tcPr>
            <w:tcW w:w="647" w:type="dxa"/>
          </w:tcPr>
          <w:p w14:paraId="3F32668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2.3</w:t>
            </w:r>
          </w:p>
        </w:tc>
        <w:tc>
          <w:tcPr>
            <w:tcW w:w="1980" w:type="dxa"/>
            <w:tcBorders>
              <w:bottom w:val="single" w:sz="4" w:space="0" w:color="auto"/>
              <w:right w:val="single" w:sz="4" w:space="0" w:color="auto"/>
            </w:tcBorders>
          </w:tcPr>
          <w:p w14:paraId="0B94AB41"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Complexity</w:t>
            </w:r>
          </w:p>
        </w:tc>
        <w:tc>
          <w:tcPr>
            <w:tcW w:w="4138" w:type="dxa"/>
            <w:tcBorders>
              <w:top w:val="nil"/>
              <w:left w:val="single" w:sz="4" w:space="0" w:color="auto"/>
              <w:bottom w:val="single" w:sz="4" w:space="0" w:color="auto"/>
              <w:right w:val="single" w:sz="4" w:space="0" w:color="auto"/>
            </w:tcBorders>
          </w:tcPr>
          <w:p w14:paraId="617A9E6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the matters that affect the complexity of the work.</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381B9B5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013E47" w14:textId="77777777" w:rsidTr="00267633">
        <w:trPr>
          <w:divId w:val="2116439976"/>
          <w:cantSplit/>
          <w:trHeight w:val="638"/>
        </w:trPr>
        <w:tc>
          <w:tcPr>
            <w:tcW w:w="647" w:type="dxa"/>
          </w:tcPr>
          <w:p w14:paraId="4B08DAC7"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2.4</w:t>
            </w:r>
          </w:p>
        </w:tc>
        <w:tc>
          <w:tcPr>
            <w:tcW w:w="1980" w:type="dxa"/>
            <w:tcBorders>
              <w:right w:val="single" w:sz="4" w:space="0" w:color="auto"/>
            </w:tcBorders>
          </w:tcPr>
          <w:p w14:paraId="2DBDE1F4"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Amount involved</w:t>
            </w:r>
          </w:p>
          <w:p w14:paraId="6892296D"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8" w:type="dxa"/>
            <w:tcBorders>
              <w:top w:val="nil"/>
              <w:left w:val="single" w:sz="4" w:space="0" w:color="auto"/>
              <w:bottom w:val="nil"/>
              <w:right w:val="single" w:sz="4" w:space="0" w:color="auto"/>
            </w:tcBorders>
          </w:tcPr>
          <w:p w14:paraId="4A4C27F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involved in relation to the work done.</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66A71C9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92F5746" w14:textId="77777777" w:rsidTr="00267633">
        <w:trPr>
          <w:divId w:val="2116439976"/>
          <w:cantSplit/>
          <w:trHeight w:val="467"/>
        </w:trPr>
        <w:tc>
          <w:tcPr>
            <w:tcW w:w="647" w:type="dxa"/>
          </w:tcPr>
          <w:p w14:paraId="2EBEE6B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3.</w:t>
            </w:r>
          </w:p>
        </w:tc>
        <w:tc>
          <w:tcPr>
            <w:tcW w:w="8101" w:type="dxa"/>
            <w:gridSpan w:val="3"/>
          </w:tcPr>
          <w:p w14:paraId="6CA5A17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 xml:space="preserve">Time and </w:t>
            </w:r>
            <w:proofErr w:type="spellStart"/>
            <w:r w:rsidRPr="00267633">
              <w:rPr>
                <w:rFonts w:ascii="Times New Roman" w:hAnsi="Times New Roman" w:cs="Times New Roman"/>
                <w:b/>
                <w:szCs w:val="20"/>
                <w:lang w:val="en-US" w:eastAsia="zh-CN"/>
              </w:rPr>
              <w:t>labour</w:t>
            </w:r>
            <w:proofErr w:type="spellEnd"/>
            <w:r w:rsidRPr="00267633">
              <w:rPr>
                <w:rFonts w:ascii="Times New Roman" w:hAnsi="Times New Roman" w:cs="Times New Roman"/>
                <w:b/>
                <w:szCs w:val="20"/>
                <w:lang w:val="en-US" w:eastAsia="zh-CN"/>
              </w:rPr>
              <w:t xml:space="preserve"> expended</w:t>
            </w:r>
          </w:p>
        </w:tc>
      </w:tr>
      <w:tr w:rsidR="00267633" w:rsidRPr="00267633" w14:paraId="3DB892BF" w14:textId="77777777" w:rsidTr="00267633">
        <w:trPr>
          <w:divId w:val="2116439976"/>
          <w:cantSplit/>
        </w:trPr>
        <w:tc>
          <w:tcPr>
            <w:tcW w:w="647" w:type="dxa"/>
          </w:tcPr>
          <w:p w14:paraId="1833EF9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3.1</w:t>
            </w:r>
          </w:p>
        </w:tc>
        <w:tc>
          <w:tcPr>
            <w:tcW w:w="1980" w:type="dxa"/>
          </w:tcPr>
          <w:p w14:paraId="1B7A97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Number of letters/ faxes/emails exchanged with others</w:t>
            </w:r>
          </w:p>
        </w:tc>
        <w:tc>
          <w:tcPr>
            <w:tcW w:w="4138" w:type="dxa"/>
          </w:tcPr>
          <w:p w14:paraId="490ED1F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correspondence exchanged between the parties </w:t>
            </w:r>
            <w:proofErr w:type="gramStart"/>
            <w:r w:rsidRPr="00267633">
              <w:rPr>
                <w:rFonts w:ascii="Times New Roman" w:hAnsi="Times New Roman" w:cs="Times New Roman"/>
                <w:i/>
                <w:szCs w:val="20"/>
                <w:lang w:val="en-US" w:eastAsia="zh-CN"/>
              </w:rPr>
              <w:t>and also</w:t>
            </w:r>
            <w:proofErr w:type="gramEnd"/>
            <w:r w:rsidRPr="00267633">
              <w:rPr>
                <w:rFonts w:ascii="Times New Roman" w:hAnsi="Times New Roman" w:cs="Times New Roman"/>
                <w:i/>
                <w:szCs w:val="20"/>
                <w:lang w:val="en-US" w:eastAsia="zh-CN"/>
              </w:rPr>
              <w:t xml:space="preserve"> between the parties and the court.</w:t>
            </w:r>
            <w:r w:rsidRPr="00267633">
              <w:rPr>
                <w:rFonts w:ascii="Times New Roman" w:hAnsi="Times New Roman" w:cs="Times New Roman"/>
                <w:szCs w:val="20"/>
                <w:lang w:val="en-US" w:eastAsia="zh-CN"/>
              </w:rPr>
              <w:t>]</w:t>
            </w:r>
          </w:p>
        </w:tc>
        <w:tc>
          <w:tcPr>
            <w:tcW w:w="1983" w:type="dxa"/>
          </w:tcPr>
          <w:p w14:paraId="589A97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694125" w14:textId="77777777" w:rsidTr="00267633">
        <w:trPr>
          <w:divId w:val="2116439976"/>
          <w:cantSplit/>
        </w:trPr>
        <w:tc>
          <w:tcPr>
            <w:tcW w:w="647" w:type="dxa"/>
          </w:tcPr>
          <w:p w14:paraId="6CE28240"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3.2</w:t>
            </w:r>
          </w:p>
        </w:tc>
        <w:tc>
          <w:tcPr>
            <w:tcW w:w="1980" w:type="dxa"/>
          </w:tcPr>
          <w:p w14:paraId="48ABBB6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Number of letters/ faxes/emails to client </w:t>
            </w:r>
          </w:p>
        </w:tc>
        <w:tc>
          <w:tcPr>
            <w:tcW w:w="4138" w:type="dxa"/>
          </w:tcPr>
          <w:p w14:paraId="7F4206E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correspondence.</w:t>
            </w:r>
            <w:r w:rsidRPr="00267633">
              <w:rPr>
                <w:rFonts w:ascii="Times New Roman" w:hAnsi="Times New Roman" w:cs="Times New Roman"/>
                <w:szCs w:val="20"/>
                <w:lang w:val="en-US" w:eastAsia="zh-CN"/>
              </w:rPr>
              <w:t>]</w:t>
            </w:r>
          </w:p>
        </w:tc>
        <w:tc>
          <w:tcPr>
            <w:tcW w:w="1983" w:type="dxa"/>
          </w:tcPr>
          <w:p w14:paraId="230FE8F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88722BD" w14:textId="77777777" w:rsidTr="00267633">
        <w:trPr>
          <w:divId w:val="2116439976"/>
          <w:cantSplit/>
          <w:trHeight w:val="503"/>
        </w:trPr>
        <w:tc>
          <w:tcPr>
            <w:tcW w:w="647" w:type="dxa"/>
          </w:tcPr>
          <w:p w14:paraId="44F4F41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3.3</w:t>
            </w:r>
          </w:p>
        </w:tc>
        <w:tc>
          <w:tcPr>
            <w:tcW w:w="1980" w:type="dxa"/>
          </w:tcPr>
          <w:p w14:paraId="04460E4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client</w:t>
            </w:r>
          </w:p>
        </w:tc>
        <w:tc>
          <w:tcPr>
            <w:tcW w:w="4138" w:type="dxa"/>
          </w:tcPr>
          <w:p w14:paraId="0E9E521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6ABF50A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5FB447" w14:textId="77777777" w:rsidTr="00267633">
        <w:trPr>
          <w:divId w:val="2116439976"/>
          <w:cantSplit/>
          <w:trHeight w:val="503"/>
        </w:trPr>
        <w:tc>
          <w:tcPr>
            <w:tcW w:w="647" w:type="dxa"/>
          </w:tcPr>
          <w:p w14:paraId="034C8C59"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3.4</w:t>
            </w:r>
          </w:p>
        </w:tc>
        <w:tc>
          <w:tcPr>
            <w:tcW w:w="1980" w:type="dxa"/>
          </w:tcPr>
          <w:p w14:paraId="2AB0E41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other parties (by class)</w:t>
            </w:r>
          </w:p>
        </w:tc>
        <w:tc>
          <w:tcPr>
            <w:tcW w:w="4138" w:type="dxa"/>
          </w:tcPr>
          <w:p w14:paraId="5F2AEAD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0C8062E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8B2C923" w14:textId="77777777" w:rsidTr="00267633">
        <w:trPr>
          <w:divId w:val="2116439976"/>
          <w:cantSplit/>
          <w:trHeight w:val="503"/>
        </w:trPr>
        <w:tc>
          <w:tcPr>
            <w:tcW w:w="647" w:type="dxa"/>
          </w:tcPr>
          <w:p w14:paraId="5693D8A4"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3.5</w:t>
            </w:r>
          </w:p>
        </w:tc>
        <w:tc>
          <w:tcPr>
            <w:tcW w:w="1980" w:type="dxa"/>
          </w:tcPr>
          <w:p w14:paraId="00EAE50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Documents (including legal opinions)</w:t>
            </w:r>
          </w:p>
        </w:tc>
        <w:tc>
          <w:tcPr>
            <w:tcW w:w="4138" w:type="dxa"/>
          </w:tcPr>
          <w:p w14:paraId="4E61AC30"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pages of documents perused and legal opinions rendered.</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tc>
        <w:tc>
          <w:tcPr>
            <w:tcW w:w="1983" w:type="dxa"/>
          </w:tcPr>
          <w:p w14:paraId="14179B7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5D7D46A" w14:textId="77777777" w:rsidTr="00267633">
        <w:trPr>
          <w:divId w:val="2116439976"/>
          <w:cantSplit/>
          <w:trHeight w:val="305"/>
        </w:trPr>
        <w:tc>
          <w:tcPr>
            <w:tcW w:w="647" w:type="dxa"/>
          </w:tcPr>
          <w:p w14:paraId="2DDB3F6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3.6</w:t>
            </w:r>
          </w:p>
        </w:tc>
        <w:tc>
          <w:tcPr>
            <w:tcW w:w="1980" w:type="dxa"/>
          </w:tcPr>
          <w:p w14:paraId="4F1CE7CD"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Time spent</w:t>
            </w:r>
          </w:p>
        </w:tc>
        <w:tc>
          <w:tcPr>
            <w:tcW w:w="4138" w:type="dxa"/>
          </w:tcPr>
          <w:p w14:paraId="22F58DF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hours spent on the case by each counsel or solicitor.</w:t>
            </w:r>
            <w:r w:rsidRPr="00267633">
              <w:rPr>
                <w:rFonts w:ascii="Times New Roman" w:hAnsi="Times New Roman" w:cs="Times New Roman"/>
                <w:szCs w:val="20"/>
                <w:lang w:val="en-US" w:eastAsia="zh-CN"/>
              </w:rPr>
              <w:t>]</w:t>
            </w:r>
          </w:p>
        </w:tc>
        <w:tc>
          <w:tcPr>
            <w:tcW w:w="1983" w:type="dxa"/>
          </w:tcPr>
          <w:p w14:paraId="41535B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957255D" w14:textId="77777777" w:rsidTr="00267633">
        <w:trPr>
          <w:divId w:val="2116439976"/>
          <w:cantSplit/>
          <w:trHeight w:val="503"/>
        </w:trPr>
        <w:tc>
          <w:tcPr>
            <w:tcW w:w="647" w:type="dxa"/>
          </w:tcPr>
          <w:p w14:paraId="33FCBB2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3.7</w:t>
            </w:r>
          </w:p>
        </w:tc>
        <w:tc>
          <w:tcPr>
            <w:tcW w:w="1980" w:type="dxa"/>
          </w:tcPr>
          <w:p w14:paraId="01A590EE"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 relevant work</w:t>
            </w:r>
          </w:p>
        </w:tc>
        <w:tc>
          <w:tcPr>
            <w:tcW w:w="4138" w:type="dxa"/>
          </w:tcPr>
          <w:p w14:paraId="47B5BD4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any other relevant factors for the court’s consideration.</w:t>
            </w:r>
            <w:r w:rsidRPr="00267633">
              <w:rPr>
                <w:rFonts w:ascii="Times New Roman" w:hAnsi="Times New Roman" w:cs="Times New Roman"/>
                <w:szCs w:val="20"/>
                <w:lang w:val="en-US" w:eastAsia="zh-CN"/>
              </w:rPr>
              <w:t>]</w:t>
            </w:r>
          </w:p>
        </w:tc>
        <w:tc>
          <w:tcPr>
            <w:tcW w:w="1983" w:type="dxa"/>
          </w:tcPr>
          <w:p w14:paraId="222BE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7E9BF1C" w14:textId="77777777" w:rsidTr="00267633">
        <w:trPr>
          <w:divId w:val="2116439976"/>
          <w:cantSplit/>
          <w:trHeight w:val="503"/>
        </w:trPr>
        <w:tc>
          <w:tcPr>
            <w:tcW w:w="647" w:type="dxa"/>
          </w:tcPr>
          <w:p w14:paraId="6F412711"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4.</w:t>
            </w:r>
          </w:p>
        </w:tc>
        <w:tc>
          <w:tcPr>
            <w:tcW w:w="8101" w:type="dxa"/>
            <w:gridSpan w:val="3"/>
          </w:tcPr>
          <w:p w14:paraId="31849F8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Counsel and solicitors involved</w:t>
            </w:r>
          </w:p>
        </w:tc>
      </w:tr>
      <w:tr w:rsidR="00267633" w:rsidRPr="00267633" w14:paraId="58D829EA" w14:textId="77777777" w:rsidTr="00267633">
        <w:trPr>
          <w:divId w:val="2116439976"/>
          <w:cantSplit/>
          <w:trHeight w:val="503"/>
        </w:trPr>
        <w:tc>
          <w:tcPr>
            <w:tcW w:w="647" w:type="dxa"/>
          </w:tcPr>
          <w:p w14:paraId="6D557BA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4.1</w:t>
            </w:r>
          </w:p>
        </w:tc>
        <w:tc>
          <w:tcPr>
            <w:tcW w:w="1980" w:type="dxa"/>
          </w:tcPr>
          <w:p w14:paraId="037661E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 </w:t>
            </w:r>
          </w:p>
        </w:tc>
        <w:tc>
          <w:tcPr>
            <w:tcW w:w="4138" w:type="dxa"/>
          </w:tcPr>
          <w:p w14:paraId="6F96D4D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List all the lawyers acting for each party and their seniority.</w:t>
            </w:r>
            <w:r w:rsidRPr="00267633">
              <w:rPr>
                <w:rFonts w:ascii="Times New Roman" w:hAnsi="Times New Roman" w:cs="Times New Roman"/>
                <w:szCs w:val="20"/>
                <w:lang w:val="en-US" w:eastAsia="zh-CN"/>
              </w:rPr>
              <w:t xml:space="preserve">] </w:t>
            </w:r>
          </w:p>
          <w:p w14:paraId="086F90C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3B12BC8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9254009" w14:textId="77777777" w:rsidTr="00267633">
        <w:trPr>
          <w:divId w:val="2116439976"/>
          <w:cantSplit/>
          <w:trHeight w:val="503"/>
        </w:trPr>
        <w:tc>
          <w:tcPr>
            <w:tcW w:w="647" w:type="dxa"/>
          </w:tcPr>
          <w:p w14:paraId="77CCD4CA"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5.</w:t>
            </w:r>
          </w:p>
        </w:tc>
        <w:tc>
          <w:tcPr>
            <w:tcW w:w="8101" w:type="dxa"/>
            <w:gridSpan w:val="3"/>
          </w:tcPr>
          <w:p w14:paraId="080C40F9"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 xml:space="preserve">Costs claimed </w:t>
            </w:r>
          </w:p>
        </w:tc>
      </w:tr>
      <w:tr w:rsidR="00267633" w:rsidRPr="00267633" w14:paraId="58781A57" w14:textId="77777777" w:rsidTr="00267633">
        <w:trPr>
          <w:divId w:val="2116439976"/>
          <w:cantSplit/>
          <w:trHeight w:val="2870"/>
        </w:trPr>
        <w:tc>
          <w:tcPr>
            <w:tcW w:w="647" w:type="dxa"/>
            <w:tcBorders>
              <w:bottom w:val="single" w:sz="4" w:space="0" w:color="auto"/>
            </w:tcBorders>
          </w:tcPr>
          <w:p w14:paraId="0516803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5.1</w:t>
            </w:r>
          </w:p>
        </w:tc>
        <w:tc>
          <w:tcPr>
            <w:tcW w:w="1980" w:type="dxa"/>
            <w:tcBorders>
              <w:bottom w:val="single" w:sz="4" w:space="0" w:color="auto"/>
            </w:tcBorders>
          </w:tcPr>
          <w:p w14:paraId="4B41D43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Borders>
              <w:bottom w:val="single" w:sz="4" w:space="0" w:color="auto"/>
            </w:tcBorders>
          </w:tcPr>
          <w:p w14:paraId="3776FCBA"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Amount claimed for [</w:t>
            </w:r>
            <w:r w:rsidRPr="00267633">
              <w:rPr>
                <w:rFonts w:ascii="Times New Roman" w:hAnsi="Times New Roman" w:cs="Times New Roman"/>
                <w:i/>
                <w:szCs w:val="20"/>
                <w:lang w:val="en-US" w:eastAsia="zh-CN"/>
              </w:rPr>
              <w:t>specify name of counsel or solicitor</w:t>
            </w:r>
            <w:r w:rsidRPr="00267633">
              <w:rPr>
                <w:rFonts w:ascii="Times New Roman" w:hAnsi="Times New Roman" w:cs="Times New Roman"/>
                <w:szCs w:val="20"/>
                <w:lang w:val="en-US" w:eastAsia="zh-CN"/>
              </w:rPr>
              <w:t>]</w:t>
            </w:r>
            <w:r w:rsidRPr="00267633">
              <w:rPr>
                <w:rFonts w:ascii="Times New Roman" w:hAnsi="Times New Roman" w:cs="Times New Roman"/>
                <w:b/>
                <w:szCs w:val="20"/>
                <w:lang w:val="en-US" w:eastAsia="zh-CN"/>
              </w:rPr>
              <w:t>: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ACA2EA1"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in relation to each counsel or solicitor, the amount of costs claimed for Section 1, with a breakdown of – </w:t>
            </w:r>
          </w:p>
          <w:p w14:paraId="696BC62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by the counsel or </w:t>
            </w:r>
            <w:proofErr w:type="gramStart"/>
            <w:r w:rsidRPr="00267633">
              <w:rPr>
                <w:rFonts w:ascii="Times New Roman" w:hAnsi="Times New Roman" w:cs="Times New Roman"/>
                <w:i/>
                <w:szCs w:val="20"/>
                <w:lang w:val="en-US" w:eastAsia="zh-CN"/>
              </w:rPr>
              <w:t>solicitor;</w:t>
            </w:r>
            <w:proofErr w:type="gramEnd"/>
            <w:r w:rsidRPr="00267633">
              <w:rPr>
                <w:rFonts w:ascii="Times New Roman" w:hAnsi="Times New Roman" w:cs="Times New Roman"/>
                <w:i/>
                <w:szCs w:val="20"/>
                <w:lang w:val="en-US" w:eastAsia="zh-CN"/>
              </w:rPr>
              <w:t xml:space="preserve"> </w:t>
            </w:r>
          </w:p>
          <w:p w14:paraId="669CD2B4"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94C20C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68914C06"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p>
          <w:p w14:paraId="291E8010"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p w14:paraId="12239F49"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p w14:paraId="7BA27335"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tc>
        <w:tc>
          <w:tcPr>
            <w:tcW w:w="1983" w:type="dxa"/>
            <w:tcBorders>
              <w:bottom w:val="single" w:sz="4" w:space="0" w:color="auto"/>
            </w:tcBorders>
          </w:tcPr>
          <w:p w14:paraId="222AA13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56A88EB" w14:textId="77777777" w:rsidTr="00267633">
        <w:trPr>
          <w:divId w:val="2116439976"/>
          <w:cantSplit/>
        </w:trPr>
        <w:tc>
          <w:tcPr>
            <w:tcW w:w="8748" w:type="dxa"/>
            <w:gridSpan w:val="4"/>
          </w:tcPr>
          <w:p w14:paraId="12976781"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Section 2: Work done for taxation</w:t>
            </w:r>
          </w:p>
        </w:tc>
      </w:tr>
    </w:tbl>
    <w:p w14:paraId="73137D07"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3BC6786E" w14:textId="77777777" w:rsidTr="00267633">
        <w:trPr>
          <w:divId w:val="2116439976"/>
          <w:cantSplit/>
          <w:tblHeader/>
        </w:trPr>
        <w:tc>
          <w:tcPr>
            <w:tcW w:w="647" w:type="dxa"/>
          </w:tcPr>
          <w:p w14:paraId="4DB077B1"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05ECAEC6"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Pr>
          <w:p w14:paraId="63F9A3DD"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Pr>
          <w:p w14:paraId="7B104F7D"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5008B085" w14:textId="77777777" w:rsidTr="00267633">
        <w:trPr>
          <w:divId w:val="2116439976"/>
          <w:cantSplit/>
        </w:trPr>
        <w:tc>
          <w:tcPr>
            <w:tcW w:w="647" w:type="dxa"/>
          </w:tcPr>
          <w:p w14:paraId="4806DDE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1980" w:type="dxa"/>
          </w:tcPr>
          <w:p w14:paraId="4A7C3E90"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w:t>
            </w:r>
          </w:p>
        </w:tc>
        <w:tc>
          <w:tcPr>
            <w:tcW w:w="4138" w:type="dxa"/>
          </w:tcPr>
          <w:p w14:paraId="1B78EB0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Describe the work done for the preparation of the bill of costs and the taxation of the bill.</w:t>
            </w:r>
            <w:r w:rsidRPr="00267633">
              <w:rPr>
                <w:rFonts w:ascii="Times New Roman" w:hAnsi="Times New Roman" w:cs="Times New Roman"/>
                <w:szCs w:val="20"/>
                <w:lang w:val="en-US" w:eastAsia="zh-CN"/>
              </w:rPr>
              <w:t xml:space="preserve">] </w:t>
            </w:r>
          </w:p>
          <w:p w14:paraId="08DC9D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29793D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C0F3F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8B7BEE0" w14:textId="77777777" w:rsidTr="00267633">
        <w:trPr>
          <w:divId w:val="2116439976"/>
          <w:cantSplit/>
        </w:trPr>
        <w:tc>
          <w:tcPr>
            <w:tcW w:w="647" w:type="dxa"/>
          </w:tcPr>
          <w:p w14:paraId="7868BE85"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1980" w:type="dxa"/>
          </w:tcPr>
          <w:p w14:paraId="6561FD35"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Pr>
          <w:p w14:paraId="7B3BD50F"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amount claimed: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169957D"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amount of costs claimed for Section 2, with a breakdown of – </w:t>
            </w:r>
          </w:p>
          <w:p w14:paraId="0A98ABC3"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for Section </w:t>
            </w:r>
            <w:proofErr w:type="gramStart"/>
            <w:r w:rsidRPr="00267633">
              <w:rPr>
                <w:rFonts w:ascii="Times New Roman" w:hAnsi="Times New Roman" w:cs="Times New Roman"/>
                <w:i/>
                <w:szCs w:val="20"/>
                <w:lang w:val="en-US" w:eastAsia="zh-CN"/>
              </w:rPr>
              <w:t>2;</w:t>
            </w:r>
            <w:proofErr w:type="gramEnd"/>
            <w:r w:rsidRPr="00267633">
              <w:rPr>
                <w:rFonts w:ascii="Times New Roman" w:hAnsi="Times New Roman" w:cs="Times New Roman"/>
                <w:i/>
                <w:szCs w:val="20"/>
                <w:lang w:val="en-US" w:eastAsia="zh-CN"/>
              </w:rPr>
              <w:t xml:space="preserve"> </w:t>
            </w:r>
          </w:p>
          <w:p w14:paraId="1E021908"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5186FC6E"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428EEE77"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r w:rsidRPr="00267633">
              <w:rPr>
                <w:rFonts w:ascii="Times New Roman" w:hAnsi="Times New Roman" w:cs="Times New Roman"/>
                <w:szCs w:val="20"/>
                <w:lang w:val="en-US" w:eastAsia="zh-CN"/>
              </w:rPr>
              <w:t>]</w:t>
            </w:r>
          </w:p>
          <w:p w14:paraId="005F114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A271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D759E26" w14:textId="77777777" w:rsidTr="00267633">
        <w:trPr>
          <w:divId w:val="2116439976"/>
          <w:cantSplit/>
        </w:trPr>
        <w:tc>
          <w:tcPr>
            <w:tcW w:w="8748" w:type="dxa"/>
            <w:gridSpan w:val="4"/>
          </w:tcPr>
          <w:p w14:paraId="2C225DCF"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 xml:space="preserve">Section 3: Disbursements </w:t>
            </w:r>
          </w:p>
        </w:tc>
      </w:tr>
    </w:tbl>
    <w:p w14:paraId="6440EA60"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7"/>
        <w:gridCol w:w="1985"/>
      </w:tblGrid>
      <w:tr w:rsidR="00267633" w:rsidRPr="00267633" w14:paraId="13577CD6" w14:textId="77777777" w:rsidTr="00267633">
        <w:trPr>
          <w:divId w:val="2116439976"/>
          <w:cantSplit/>
          <w:tblHeader/>
        </w:trPr>
        <w:tc>
          <w:tcPr>
            <w:tcW w:w="646" w:type="dxa"/>
          </w:tcPr>
          <w:p w14:paraId="296C4529" w14:textId="77777777" w:rsidR="00267633" w:rsidRPr="00267633" w:rsidRDefault="00267633" w:rsidP="00267633">
            <w:pPr>
              <w:spacing w:before="120" w:after="120" w:line="240" w:lineRule="auto"/>
              <w:jc w:val="center"/>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39A5F908"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Date</w:t>
            </w:r>
          </w:p>
        </w:tc>
        <w:tc>
          <w:tcPr>
            <w:tcW w:w="4137" w:type="dxa"/>
          </w:tcPr>
          <w:p w14:paraId="2F4F7828"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Description and amount claimed</w:t>
            </w:r>
          </w:p>
        </w:tc>
        <w:tc>
          <w:tcPr>
            <w:tcW w:w="1985" w:type="dxa"/>
          </w:tcPr>
          <w:p w14:paraId="16C15E9D"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Remarks </w:t>
            </w:r>
          </w:p>
        </w:tc>
      </w:tr>
      <w:tr w:rsidR="00267633" w:rsidRPr="00267633" w14:paraId="7EAB5234" w14:textId="77777777" w:rsidTr="00267633">
        <w:trPr>
          <w:divId w:val="2116439976"/>
          <w:cantSplit/>
        </w:trPr>
        <w:tc>
          <w:tcPr>
            <w:tcW w:w="646" w:type="dxa"/>
          </w:tcPr>
          <w:p w14:paraId="1E5CE26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1980" w:type="dxa"/>
          </w:tcPr>
          <w:p w14:paraId="6C6565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7" w:type="dxa"/>
          </w:tcPr>
          <w:p w14:paraId="08EFE2CF"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not chargeable </w:t>
            </w:r>
          </w:p>
          <w:p w14:paraId="75DCD04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332F0CA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2F05735B"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chargeable </w:t>
            </w:r>
          </w:p>
          <w:p w14:paraId="7F273A3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1EF1D0E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3DE84EA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41DB4C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5" w:type="dxa"/>
          </w:tcPr>
          <w:p w14:paraId="52AE2AC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3430218" w14:textId="77777777" w:rsidTr="00267633">
        <w:trPr>
          <w:divId w:val="2116439976"/>
          <w:cantSplit/>
        </w:trPr>
        <w:tc>
          <w:tcPr>
            <w:tcW w:w="646" w:type="dxa"/>
          </w:tcPr>
          <w:p w14:paraId="0D7D8D27" w14:textId="77777777" w:rsidR="00267633" w:rsidRPr="00267633" w:rsidRDefault="00267633" w:rsidP="00267633">
            <w:pPr>
              <w:spacing w:before="120" w:after="120" w:line="240" w:lineRule="auto"/>
              <w:jc w:val="center"/>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  ]</w:t>
            </w:r>
          </w:p>
        </w:tc>
        <w:tc>
          <w:tcPr>
            <w:tcW w:w="1980" w:type="dxa"/>
          </w:tcPr>
          <w:p w14:paraId="249CD92D" w14:textId="77777777" w:rsidR="00267633" w:rsidRPr="00267633" w:rsidRDefault="00267633" w:rsidP="00267633">
            <w:pPr>
              <w:spacing w:before="120" w:after="120" w:line="240" w:lineRule="auto"/>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tc>
        <w:tc>
          <w:tcPr>
            <w:tcW w:w="4137" w:type="dxa"/>
          </w:tcPr>
          <w:p w14:paraId="30445C2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not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9911977"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disbursements claimed for Section 3 on which GST is not chargeable.</w:t>
            </w:r>
            <w:r w:rsidRPr="00267633">
              <w:rPr>
                <w:rFonts w:ascii="Times New Roman" w:hAnsi="Times New Roman" w:cs="Times New Roman"/>
                <w:szCs w:val="20"/>
                <w:lang w:val="en-US" w:eastAsia="zh-CN"/>
              </w:rPr>
              <w:t>]</w:t>
            </w:r>
          </w:p>
          <w:p w14:paraId="5E8AD261"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p>
          <w:p w14:paraId="0EB5BF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D80CA1F"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disbursements claimed for Section 3 on which GST is chargeable with a breakdown of – </w:t>
            </w:r>
          </w:p>
          <w:p w14:paraId="00D6F6AF"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disbursements for Section </w:t>
            </w:r>
            <w:proofErr w:type="gramStart"/>
            <w:r w:rsidRPr="00267633">
              <w:rPr>
                <w:rFonts w:ascii="Times New Roman" w:hAnsi="Times New Roman" w:cs="Times New Roman"/>
                <w:i/>
                <w:szCs w:val="20"/>
                <w:lang w:val="en-US" w:eastAsia="zh-CN"/>
              </w:rPr>
              <w:t>3;</w:t>
            </w:r>
            <w:proofErr w:type="gramEnd"/>
            <w:r w:rsidRPr="00267633">
              <w:rPr>
                <w:rFonts w:ascii="Times New Roman" w:hAnsi="Times New Roman" w:cs="Times New Roman"/>
                <w:i/>
                <w:szCs w:val="20"/>
                <w:lang w:val="en-US" w:eastAsia="zh-CN"/>
              </w:rPr>
              <w:t xml:space="preserve"> </w:t>
            </w:r>
          </w:p>
          <w:p w14:paraId="51C24EF2"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65B7CAC"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1ECAA0DD"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disbursements,</w:t>
            </w:r>
          </w:p>
          <w:p w14:paraId="5E89F19C" w14:textId="77777777" w:rsidR="00267633" w:rsidRPr="00267633" w:rsidRDefault="00267633" w:rsidP="00267633">
            <w:pPr>
              <w:spacing w:before="0" w:after="120" w:line="240" w:lineRule="auto"/>
              <w:jc w:val="both"/>
              <w:rPr>
                <w:rFonts w:ascii="Times New Roman" w:hAnsi="Times New Roman" w:cs="Times New Roman"/>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p>
          <w:p w14:paraId="6D06D7C5"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A908233"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54DFAC14"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3D9550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639FDE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72BE43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9DDAC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83FCF6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3035019"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12487BB"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7177D0B2"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C8E2C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55229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C1F26FE"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c>
          <w:tcPr>
            <w:tcW w:w="1985" w:type="dxa"/>
          </w:tcPr>
          <w:p w14:paraId="2227931A"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r>
    </w:tbl>
    <w:p w14:paraId="1CB42EA9"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1"/>
        <w:gridCol w:w="1991"/>
      </w:tblGrid>
      <w:tr w:rsidR="00267633" w:rsidRPr="00267633" w14:paraId="7D95B116" w14:textId="77777777" w:rsidTr="00D67A36">
        <w:trPr>
          <w:divId w:val="2116439976"/>
          <w:cantSplit/>
        </w:trPr>
        <w:tc>
          <w:tcPr>
            <w:tcW w:w="8748" w:type="dxa"/>
            <w:gridSpan w:val="4"/>
          </w:tcPr>
          <w:p w14:paraId="476EB800"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Summary</w:t>
            </w:r>
          </w:p>
        </w:tc>
      </w:tr>
      <w:tr w:rsidR="00267633" w:rsidRPr="00267633" w14:paraId="7C9F2FC0" w14:textId="77777777" w:rsidTr="00D67A36">
        <w:trPr>
          <w:divId w:val="2116439976"/>
          <w:cantSplit/>
        </w:trPr>
        <w:tc>
          <w:tcPr>
            <w:tcW w:w="646" w:type="dxa"/>
          </w:tcPr>
          <w:p w14:paraId="72B7981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p>
        </w:tc>
        <w:tc>
          <w:tcPr>
            <w:tcW w:w="1980" w:type="dxa"/>
          </w:tcPr>
          <w:p w14:paraId="0851C6C8"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1" w:type="dxa"/>
          </w:tcPr>
          <w:p w14:paraId="44438AD9"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claimed for bill:</w:t>
            </w:r>
          </w:p>
          <w:p w14:paraId="6E327667"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Costs for work done other than for taxation: </w:t>
            </w:r>
          </w:p>
          <w:p w14:paraId="20F549E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1: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 xml:space="preserve">] </w:t>
            </w:r>
          </w:p>
          <w:p w14:paraId="7D1FE4F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1: </w:t>
            </w:r>
          </w:p>
          <w:p w14:paraId="4BA0130D"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Costs for work done for taxation:</w:t>
            </w:r>
          </w:p>
          <w:p w14:paraId="5707B77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2</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E15E64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GST on Section 2:</w:t>
            </w:r>
          </w:p>
          <w:p w14:paraId="092F5B41"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w:t>
            </w:r>
          </w:p>
          <w:p w14:paraId="78CC87F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not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988967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6800888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3: </w:t>
            </w:r>
          </w:p>
          <w:p w14:paraId="7782793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91" w:type="dxa"/>
          </w:tcPr>
          <w:p w14:paraId="6370E21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bl>
    <w:p w14:paraId="01F7C1F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18D86205" w14:textId="77777777" w:rsidR="00267633" w:rsidRPr="00267633" w:rsidRDefault="00267633" w:rsidP="00267633">
      <w:pPr>
        <w:spacing w:before="0" w:after="0" w:line="240" w:lineRule="auto"/>
        <w:jc w:val="center"/>
        <w:divId w:val="2116439976"/>
        <w:rPr>
          <w:rFonts w:ascii="Times New Roman" w:hAnsi="Times New Roman" w:cs="Times New Roman"/>
          <w:sz w:val="26"/>
          <w:szCs w:val="20"/>
          <w:lang w:val="en-US" w:eastAsia="zh-CN"/>
        </w:rPr>
      </w:pPr>
    </w:p>
    <w:p w14:paraId="40350C05"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 xml:space="preserve">day of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20</w:t>
      </w:r>
      <w:r w:rsidRPr="00267633">
        <w:rPr>
          <w:rFonts w:ascii="Times New Roman" w:hAnsi="Times New Roman" w:cs="Times New Roman"/>
          <w:szCs w:val="20"/>
          <w:lang w:val="en-US" w:eastAsia="zh-CN"/>
        </w:rPr>
        <w:tab/>
        <w:t>.</w:t>
      </w:r>
    </w:p>
    <w:p w14:paraId="4E1B011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p>
    <w:p w14:paraId="7D06CBE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8C9BF0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EB3370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Solicitors for </w:t>
      </w:r>
    </w:p>
    <w:p w14:paraId="7C53EC0C"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3A939201"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4A54FDC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998140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w:t>
      </w:r>
    </w:p>
    <w:p w14:paraId="1A4549D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sectPr w:rsidR="00267633" w:rsidRPr="00267633">
          <w:pgSz w:w="11906" w:h="16838"/>
          <w:pgMar w:top="1440" w:right="1286" w:bottom="1440" w:left="2160" w:header="720" w:footer="720" w:gutter="0"/>
          <w:paperSrc w:first="1" w:other="1"/>
          <w:cols w:space="720"/>
          <w:noEndnote/>
        </w:sectPr>
      </w:pPr>
    </w:p>
    <w:p w14:paraId="6F2F0CF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108" w:type="dxa"/>
        <w:tblLayout w:type="fixed"/>
        <w:tblLook w:val="0000" w:firstRow="0" w:lastRow="0" w:firstColumn="0" w:lastColumn="0" w:noHBand="0" w:noVBand="0"/>
      </w:tblPr>
      <w:tblGrid>
        <w:gridCol w:w="2826"/>
        <w:gridCol w:w="2826"/>
        <w:gridCol w:w="2826"/>
      </w:tblGrid>
      <w:tr w:rsidR="00267633" w:rsidRPr="00267633" w14:paraId="612F3832" w14:textId="77777777" w:rsidTr="00267633">
        <w:trPr>
          <w:divId w:val="2116439976"/>
        </w:trPr>
        <w:tc>
          <w:tcPr>
            <w:tcW w:w="2826" w:type="dxa"/>
          </w:tcPr>
          <w:p w14:paraId="7B10E7E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r w:rsidRPr="00267633">
              <w:rPr>
                <w:rFonts w:ascii="Times New Roman" w:hAnsi="Times New Roman" w:cs="Times New Roman"/>
                <w:sz w:val="22"/>
                <w:szCs w:val="20"/>
                <w:lang w:val="en-US" w:eastAsia="zh-CN"/>
              </w:rPr>
              <w:br w:type="page"/>
            </w:r>
          </w:p>
        </w:tc>
        <w:tc>
          <w:tcPr>
            <w:tcW w:w="2826" w:type="dxa"/>
          </w:tcPr>
          <w:p w14:paraId="529D34C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83" w:name="_Toc122854433"/>
            <w:bookmarkStart w:id="184" w:name="_Toc122854813"/>
            <w:bookmarkStart w:id="185" w:name="_Toc243995891"/>
            <w:r w:rsidRPr="00267633">
              <w:rPr>
                <w:rFonts w:ascii="Times New Roman" w:hAnsi="Times New Roman"/>
                <w:bCs/>
                <w:iCs/>
                <w:spacing w:val="-3"/>
                <w:szCs w:val="28"/>
                <w:lang w:val="en-US" w:eastAsia="zh-CN"/>
              </w:rPr>
              <w:t xml:space="preserve">FORM </w:t>
            </w:r>
            <w:bookmarkEnd w:id="183"/>
            <w:bookmarkEnd w:id="184"/>
            <w:bookmarkEnd w:id="185"/>
            <w:r w:rsidRPr="00267633">
              <w:rPr>
                <w:rFonts w:ascii="Times New Roman" w:hAnsi="Times New Roman"/>
                <w:bCs/>
                <w:iCs/>
                <w:spacing w:val="-3"/>
                <w:szCs w:val="28"/>
                <w:lang w:val="en-US" w:eastAsia="zh-CN"/>
              </w:rPr>
              <w:t>255</w:t>
            </w:r>
          </w:p>
        </w:tc>
        <w:tc>
          <w:tcPr>
            <w:tcW w:w="2826" w:type="dxa"/>
          </w:tcPr>
          <w:p w14:paraId="73FD8D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B8BC6C7" w14:textId="77777777" w:rsidR="00267633" w:rsidRPr="00267633" w:rsidRDefault="00267633" w:rsidP="00267633">
      <w:pPr>
        <w:tabs>
          <w:tab w:val="center" w:pos="3793"/>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133</w:t>
      </w:r>
    </w:p>
    <w:p w14:paraId="6C55C0B8"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US" w:eastAsia="zh-CN"/>
        </w:rPr>
      </w:pPr>
    </w:p>
    <w:p w14:paraId="30CF3992" w14:textId="77777777" w:rsidR="00267633" w:rsidRPr="00267633" w:rsidRDefault="00267633" w:rsidP="00267633">
      <w:pPr>
        <w:keepNext/>
        <w:tabs>
          <w:tab w:val="left" w:pos="5580"/>
        </w:tabs>
        <w:spacing w:before="0" w:after="0" w:line="240" w:lineRule="auto"/>
        <w:ind w:left="2880" w:right="2880"/>
        <w:jc w:val="center"/>
        <w:outlineLvl w:val="1"/>
        <w:divId w:val="2116439976"/>
        <w:rPr>
          <w:rFonts w:ascii="Times New Roman" w:hAnsi="Times New Roman"/>
          <w:b/>
          <w:bCs/>
          <w:iCs/>
          <w:spacing w:val="-3"/>
          <w:szCs w:val="28"/>
          <w:lang w:val="en-US" w:eastAsia="zh-CN"/>
        </w:rPr>
      </w:pPr>
      <w:bookmarkStart w:id="186" w:name="_Toc122854434"/>
      <w:bookmarkStart w:id="187" w:name="_Toc122854814"/>
      <w:bookmarkStart w:id="188" w:name="_Toc243995892"/>
      <w:r w:rsidRPr="00267633">
        <w:rPr>
          <w:rFonts w:ascii="Times New Roman" w:hAnsi="Times New Roman"/>
          <w:b/>
          <w:bCs/>
          <w:iCs/>
          <w:spacing w:val="-3"/>
          <w:szCs w:val="28"/>
          <w:lang w:val="en-US" w:eastAsia="zh-CN"/>
        </w:rPr>
        <w:t>NOTICE OF DISPUTE ON BILL OF COSTS</w:t>
      </w:r>
      <w:bookmarkEnd w:id="186"/>
      <w:bookmarkEnd w:id="187"/>
      <w:bookmarkEnd w:id="188"/>
    </w:p>
    <w:p w14:paraId="18E07114"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755EDA57"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52EB1FC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IN THE FAMILY JUSTICE COURTS</w:t>
      </w:r>
    </w:p>
    <w:p w14:paraId="212F3651"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THE REPUBLIC OF SINGAPORE</w:t>
      </w:r>
    </w:p>
    <w:p w14:paraId="2B43822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E55CB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Suit No.       of </w:t>
      </w:r>
    </w:p>
    <w:p w14:paraId="152217E5"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FB7000"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w:t>
      </w:r>
    </w:p>
    <w:p w14:paraId="64049899"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No.        of  </w:t>
      </w:r>
    </w:p>
    <w:p w14:paraId="1F5F154D"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Between</w:t>
      </w:r>
    </w:p>
    <w:p w14:paraId="1DC0FE25"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Plaintiff</w:t>
      </w:r>
    </w:p>
    <w:p w14:paraId="0FE29CB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03A413EC"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And</w:t>
      </w:r>
    </w:p>
    <w:p w14:paraId="489CF19E"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Defendant</w:t>
      </w:r>
    </w:p>
    <w:p w14:paraId="47EE0CAB"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268E6E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Take notice that the solicitors for the             intend to dispute the bill of costs No.      of      lodged in the abovenamed cause or matter.</w:t>
      </w:r>
    </w:p>
    <w:p w14:paraId="5D6EB2C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r>
    </w:p>
    <w:p w14:paraId="7ACEA44F" w14:textId="77777777" w:rsidR="00267633" w:rsidRPr="00267633" w:rsidRDefault="00267633" w:rsidP="00267633">
      <w:pPr>
        <w:tabs>
          <w:tab w:val="center" w:pos="3793"/>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ab/>
      </w:r>
      <w:r w:rsidRPr="00267633">
        <w:rPr>
          <w:rFonts w:ascii="Times New Roman" w:hAnsi="Times New Roman" w:cs="Times New Roman"/>
          <w:b/>
          <w:szCs w:val="20"/>
          <w:u w:val="single"/>
          <w:lang w:val="en-US" w:eastAsia="zh-CN"/>
        </w:rPr>
        <w:t>NOTICE OF DISPUTE</w:t>
      </w:r>
    </w:p>
    <w:p w14:paraId="6482673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655"/>
        <w:gridCol w:w="2855"/>
        <w:gridCol w:w="775"/>
        <w:gridCol w:w="3455"/>
      </w:tblGrid>
      <w:tr w:rsidR="00267633" w:rsidRPr="00267633" w14:paraId="0ED844F8" w14:textId="77777777" w:rsidTr="00267633">
        <w:trPr>
          <w:divId w:val="2116439976"/>
        </w:trPr>
        <w:tc>
          <w:tcPr>
            <w:tcW w:w="655" w:type="dxa"/>
            <w:tcBorders>
              <w:top w:val="double" w:sz="6" w:space="0" w:color="auto"/>
              <w:left w:val="double" w:sz="6" w:space="0" w:color="auto"/>
            </w:tcBorders>
          </w:tcPr>
          <w:p w14:paraId="79BF181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2855" w:type="dxa"/>
            <w:tcBorders>
              <w:top w:val="double" w:sz="6" w:space="0" w:color="auto"/>
              <w:left w:val="single" w:sz="6" w:space="0" w:color="auto"/>
            </w:tcBorders>
          </w:tcPr>
          <w:p w14:paraId="330B8258" w14:textId="77777777" w:rsidR="00267633" w:rsidRPr="00267633" w:rsidRDefault="00267633" w:rsidP="00267633">
            <w:pPr>
              <w:tabs>
                <w:tab w:val="center" w:pos="1754"/>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775" w:type="dxa"/>
            <w:tcBorders>
              <w:top w:val="double" w:sz="6" w:space="0" w:color="auto"/>
              <w:left w:val="single" w:sz="6" w:space="0" w:color="auto"/>
            </w:tcBorders>
          </w:tcPr>
          <w:p w14:paraId="5B94441B" w14:textId="77777777" w:rsidR="00267633" w:rsidRPr="00267633" w:rsidRDefault="00267633" w:rsidP="00267633">
            <w:pPr>
              <w:tabs>
                <w:tab w:val="left" w:pos="-720"/>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P/Q</w:t>
            </w:r>
          </w:p>
        </w:tc>
        <w:tc>
          <w:tcPr>
            <w:tcW w:w="3455" w:type="dxa"/>
            <w:tcBorders>
              <w:top w:val="double" w:sz="6" w:space="0" w:color="auto"/>
              <w:left w:val="single" w:sz="6" w:space="0" w:color="auto"/>
              <w:right w:val="double" w:sz="6" w:space="0" w:color="auto"/>
            </w:tcBorders>
          </w:tcPr>
          <w:p w14:paraId="6205AD5A" w14:textId="77777777" w:rsidR="00267633" w:rsidRPr="00267633" w:rsidRDefault="00267633" w:rsidP="00267633">
            <w:pPr>
              <w:tabs>
                <w:tab w:val="center" w:pos="1802"/>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GROUNDS OF DISPUTE</w:t>
            </w:r>
          </w:p>
        </w:tc>
      </w:tr>
      <w:tr w:rsidR="00267633" w:rsidRPr="00267633" w14:paraId="1404914F" w14:textId="77777777" w:rsidTr="00267633">
        <w:trPr>
          <w:divId w:val="2116439976"/>
        </w:trPr>
        <w:tc>
          <w:tcPr>
            <w:tcW w:w="655" w:type="dxa"/>
            <w:tcBorders>
              <w:top w:val="single" w:sz="6" w:space="0" w:color="auto"/>
              <w:left w:val="double" w:sz="6" w:space="0" w:color="auto"/>
            </w:tcBorders>
          </w:tcPr>
          <w:p w14:paraId="19DA8775"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2855" w:type="dxa"/>
            <w:tcBorders>
              <w:top w:val="single" w:sz="6" w:space="0" w:color="auto"/>
              <w:left w:val="single" w:sz="6" w:space="0" w:color="auto"/>
            </w:tcBorders>
          </w:tcPr>
          <w:p w14:paraId="6F8B512B"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1</w:t>
            </w:r>
          </w:p>
          <w:p w14:paraId="4EB5CB44"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(Party &amp; Party)</w:t>
            </w:r>
          </w:p>
          <w:p w14:paraId="2F43D83B"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58CB11D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1777C96"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5FF32B0E"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0EC7AA82"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p w14:paraId="1CE4E3D1"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r>
      <w:tr w:rsidR="00267633" w:rsidRPr="00267633" w14:paraId="6147A066" w14:textId="77777777" w:rsidTr="00267633">
        <w:trPr>
          <w:divId w:val="2116439976"/>
        </w:trPr>
        <w:tc>
          <w:tcPr>
            <w:tcW w:w="655" w:type="dxa"/>
            <w:tcBorders>
              <w:top w:val="single" w:sz="6" w:space="0" w:color="auto"/>
              <w:left w:val="double" w:sz="6" w:space="0" w:color="auto"/>
            </w:tcBorders>
          </w:tcPr>
          <w:p w14:paraId="0E47490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2855" w:type="dxa"/>
            <w:tcBorders>
              <w:top w:val="single" w:sz="6" w:space="0" w:color="auto"/>
              <w:left w:val="single" w:sz="6" w:space="0" w:color="auto"/>
            </w:tcBorders>
          </w:tcPr>
          <w:p w14:paraId="5FC8AC3D"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2</w:t>
            </w:r>
          </w:p>
          <w:p w14:paraId="30848A2F"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 for taxation)</w:t>
            </w:r>
          </w:p>
          <w:p w14:paraId="67B607BC"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4D53AF4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1E774966"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r>
      <w:tr w:rsidR="00267633" w:rsidRPr="00267633" w14:paraId="578667F3" w14:textId="77777777" w:rsidTr="00267633">
        <w:trPr>
          <w:divId w:val="2116439976"/>
        </w:trPr>
        <w:tc>
          <w:tcPr>
            <w:tcW w:w="655" w:type="dxa"/>
            <w:tcBorders>
              <w:top w:val="single" w:sz="6" w:space="0" w:color="auto"/>
              <w:left w:val="double" w:sz="6" w:space="0" w:color="auto"/>
              <w:bottom w:val="double" w:sz="6" w:space="0" w:color="auto"/>
            </w:tcBorders>
          </w:tcPr>
          <w:p w14:paraId="13E15ACD"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2855" w:type="dxa"/>
            <w:tcBorders>
              <w:top w:val="single" w:sz="6" w:space="0" w:color="auto"/>
              <w:left w:val="single" w:sz="6" w:space="0" w:color="auto"/>
              <w:bottom w:val="double" w:sz="6" w:space="0" w:color="auto"/>
            </w:tcBorders>
          </w:tcPr>
          <w:p w14:paraId="4765139C"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3</w:t>
            </w:r>
          </w:p>
          <w:p w14:paraId="0BAE16CD"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(Disbursements)</w:t>
            </w:r>
          </w:p>
          <w:p w14:paraId="30AD62C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06B26D5E"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61A6E2B"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bottom w:val="double" w:sz="6" w:space="0" w:color="auto"/>
            </w:tcBorders>
          </w:tcPr>
          <w:p w14:paraId="3F0111E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bottom w:val="double" w:sz="6" w:space="0" w:color="auto"/>
              <w:right w:val="double" w:sz="6" w:space="0" w:color="auto"/>
            </w:tcBorders>
          </w:tcPr>
          <w:p w14:paraId="2717CFAA"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tc>
      </w:tr>
    </w:tbl>
    <w:p w14:paraId="5A4EC22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A7B02B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day of        </w:t>
      </w:r>
    </w:p>
    <w:p w14:paraId="7C2441A7"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ABC &amp; CO.</w:t>
      </w:r>
    </w:p>
    <w:p w14:paraId="15F7AAB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Solicitors)</w:t>
      </w:r>
    </w:p>
    <w:p w14:paraId="595C0810"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3AAE3DC2"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p w14:paraId="4983FD30" w14:textId="77777777" w:rsidR="00267633" w:rsidRPr="00267633" w:rsidRDefault="00267633" w:rsidP="00267633">
      <w:pPr>
        <w:spacing w:before="0" w:after="200" w:line="276" w:lineRule="auto"/>
        <w:jc w:val="center"/>
        <w:divId w:val="2116439976"/>
        <w:rPr>
          <w:rFonts w:ascii="Times New Roman" w:hAnsi="Times New Roman" w:cs="Times New Roman"/>
          <w:lang w:val="en-GB" w:eastAsia="zh-CN"/>
        </w:rPr>
      </w:pPr>
      <w:r w:rsidRPr="00267633">
        <w:rPr>
          <w:rFonts w:ascii="Times New Roman" w:hAnsi="Times New Roman" w:cs="Times New Roman"/>
          <w:lang w:val="en-GB" w:eastAsia="zh-CN"/>
        </w:rPr>
        <w:t>FORM 256</w:t>
      </w:r>
    </w:p>
    <w:p w14:paraId="6794FFBD"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137</w:t>
      </w:r>
    </w:p>
    <w:p w14:paraId="5A23E5AD" w14:textId="77777777" w:rsidR="00267633" w:rsidRPr="00267633" w:rsidRDefault="00267633" w:rsidP="00267633">
      <w:pPr>
        <w:spacing w:before="0" w:after="200" w:line="276" w:lineRule="auto"/>
        <w:jc w:val="center"/>
        <w:divId w:val="2116439976"/>
        <w:rPr>
          <w:rFonts w:ascii="Times New Roman" w:hAnsi="Times New Roman" w:cs="Times New Roman"/>
          <w:b/>
          <w:sz w:val="22"/>
          <w:szCs w:val="22"/>
          <w:lang w:val="en-GB" w:eastAsia="zh-CN"/>
        </w:rPr>
      </w:pPr>
      <w:r w:rsidRPr="00267633">
        <w:rPr>
          <w:rFonts w:ascii="Times New Roman" w:hAnsi="Times New Roman" w:cs="Times New Roman"/>
          <w:b/>
          <w:sz w:val="22"/>
          <w:szCs w:val="22"/>
          <w:lang w:val="en-GB" w:eastAsia="zh-CN"/>
        </w:rPr>
        <w:t>COSTS SCHEDULE</w:t>
      </w:r>
    </w:p>
    <w:p w14:paraId="2E2F0CE5"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 xml:space="preserve">SUIT </w:t>
      </w:r>
      <w:r w:rsidRPr="00267633">
        <w:rPr>
          <w:rFonts w:ascii="Times New Roman" w:hAnsi="Times New Roman" w:cs="Times New Roman"/>
          <w:szCs w:val="20"/>
          <w:lang w:val="en-GB" w:eastAsia="zh-CN"/>
        </w:rPr>
        <w:t>[ STATE THE SUIT NUMBER]</w:t>
      </w:r>
    </w:p>
    <w:p w14:paraId="5E0E6802"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p w14:paraId="69B9051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Between</w:t>
      </w:r>
    </w:p>
    <w:p w14:paraId="7A063B6B"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5C226ACF"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p w14:paraId="2F68799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And</w:t>
      </w:r>
    </w:p>
    <w:p w14:paraId="560E63E2"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011ACBDE"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p w14:paraId="7C0BB34D"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p>
    <w:p w14:paraId="67EA7EE4"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COSTS SCHEDULE</w:t>
      </w:r>
    </w:p>
    <w:p w14:paraId="2A12E831"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br w:type="page"/>
      </w:r>
    </w:p>
    <w:p w14:paraId="326260D7"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8"/>
        <w:gridCol w:w="2657"/>
        <w:gridCol w:w="3637"/>
        <w:gridCol w:w="1816"/>
      </w:tblGrid>
      <w:tr w:rsidR="00267633" w:rsidRPr="00632015" w14:paraId="50B11BF8" w14:textId="77777777" w:rsidTr="00632015">
        <w:trPr>
          <w:divId w:val="2116439976"/>
        </w:trPr>
        <w:tc>
          <w:tcPr>
            <w:tcW w:w="2518" w:type="dxa"/>
            <w:shd w:val="clear" w:color="auto" w:fill="EEECE1"/>
          </w:tcPr>
          <w:p w14:paraId="0329E51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Stage of proceedings</w:t>
            </w:r>
          </w:p>
        </w:tc>
        <w:tc>
          <w:tcPr>
            <w:tcW w:w="3402" w:type="dxa"/>
            <w:shd w:val="clear" w:color="auto" w:fill="EEECE1"/>
          </w:tcPr>
          <w:p w14:paraId="794538D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6FA208B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p w14:paraId="363439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 Costs)</w:t>
            </w:r>
          </w:p>
        </w:tc>
        <w:tc>
          <w:tcPr>
            <w:tcW w:w="3686" w:type="dxa"/>
            <w:shd w:val="clear" w:color="auto" w:fill="EEECE1"/>
          </w:tcPr>
          <w:p w14:paraId="0C8CF82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1719927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B13C6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tc>
      </w:tr>
      <w:tr w:rsidR="00267633" w:rsidRPr="00632015" w14:paraId="28C27865" w14:textId="77777777" w:rsidTr="00632015">
        <w:trPr>
          <w:divId w:val="2116439976"/>
        </w:trPr>
        <w:tc>
          <w:tcPr>
            <w:tcW w:w="14142" w:type="dxa"/>
            <w:gridSpan w:val="5"/>
            <w:shd w:val="clear" w:color="auto" w:fill="auto"/>
          </w:tcPr>
          <w:p w14:paraId="358ACC0A" w14:textId="77777777" w:rsidR="00267633" w:rsidRPr="00632015" w:rsidRDefault="00267633" w:rsidP="00632015">
            <w:pPr>
              <w:spacing w:before="0" w:after="0" w:line="240" w:lineRule="auto"/>
              <w:ind w:right="-4962"/>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claim, such as whether the substantive claim is for breach of contract or negligence].</w:t>
            </w:r>
          </w:p>
        </w:tc>
      </w:tr>
      <w:tr w:rsidR="00267633" w:rsidRPr="00632015" w14:paraId="7063A6A4" w14:textId="77777777" w:rsidTr="00632015">
        <w:trPr>
          <w:divId w:val="2116439976"/>
        </w:trPr>
        <w:tc>
          <w:tcPr>
            <w:tcW w:w="2518" w:type="dxa"/>
            <w:shd w:val="clear" w:color="auto" w:fill="auto"/>
          </w:tcPr>
          <w:p w14:paraId="47918F9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each stage of proceedings, e.g., close of pleadings and completion of general discovery]</w:t>
            </w:r>
          </w:p>
        </w:tc>
        <w:tc>
          <w:tcPr>
            <w:tcW w:w="3402" w:type="dxa"/>
            <w:shd w:val="clear" w:color="auto" w:fill="auto"/>
          </w:tcPr>
          <w:p w14:paraId="363E3F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work done, the documents filed (including the affidavits filed), the number  of each document filed, the amount of time taken for the hearing, and such other relevant information as will enable the Court to determine the costs to be awarded].</w:t>
            </w:r>
          </w:p>
          <w:p w14:paraId="0D1B46E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A7AB4D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0079C36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49171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1077F5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7ACCB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AF87B8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49A72CF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party-and-party costs to be claimed for each stage of proceedings if successful.]</w:t>
            </w:r>
          </w:p>
        </w:tc>
        <w:tc>
          <w:tcPr>
            <w:tcW w:w="3686" w:type="dxa"/>
            <w:shd w:val="clear" w:color="auto" w:fill="auto"/>
          </w:tcPr>
          <w:p w14:paraId="2D754B3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expert fees, assessor fees, translator fees, hearing fees and such other non-standard items of disbursements as the Court may specify].</w:t>
            </w:r>
          </w:p>
        </w:tc>
        <w:tc>
          <w:tcPr>
            <w:tcW w:w="1843" w:type="dxa"/>
            <w:shd w:val="clear" w:color="auto" w:fill="auto"/>
          </w:tcPr>
          <w:p w14:paraId="07D42387" w14:textId="77777777" w:rsidR="00267633" w:rsidRPr="00632015" w:rsidRDefault="00267633" w:rsidP="00632015">
            <w:pPr>
              <w:spacing w:before="0" w:after="0" w:line="240" w:lineRule="auto"/>
              <w:jc w:val="center"/>
              <w:rPr>
                <w:rFonts w:ascii="Times New Roman" w:hAnsi="Times New Roman" w:cs="Times New Roman"/>
                <w:i/>
                <w:sz w:val="22"/>
                <w:szCs w:val="22"/>
                <w:lang w:val="en-GB" w:eastAsia="zh-CN"/>
              </w:rPr>
            </w:pPr>
          </w:p>
        </w:tc>
      </w:tr>
      <w:tr w:rsidR="00267633" w:rsidRPr="00632015" w14:paraId="10023112" w14:textId="77777777" w:rsidTr="00632015">
        <w:trPr>
          <w:divId w:val="2116439976"/>
        </w:trPr>
        <w:tc>
          <w:tcPr>
            <w:tcW w:w="5920" w:type="dxa"/>
            <w:gridSpan w:val="2"/>
            <w:shd w:val="clear" w:color="auto" w:fill="auto"/>
          </w:tcPr>
          <w:p w14:paraId="39FCCF0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p w14:paraId="329FE7B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p w14:paraId="3B89F21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tc>
        <w:tc>
          <w:tcPr>
            <w:tcW w:w="2693" w:type="dxa"/>
            <w:shd w:val="clear" w:color="auto" w:fill="auto"/>
          </w:tcPr>
          <w:p w14:paraId="3619FBB5"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3686" w:type="dxa"/>
            <w:shd w:val="clear" w:color="auto" w:fill="auto"/>
          </w:tcPr>
          <w:p w14:paraId="1DDA18EF"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1843" w:type="dxa"/>
            <w:shd w:val="clear" w:color="auto" w:fill="auto"/>
          </w:tcPr>
          <w:p w14:paraId="52FB5BEB"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r>
    </w:tbl>
    <w:p w14:paraId="3F214C3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7B74C6AB"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p w14:paraId="49F68A47"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COMPLETED INTERLOCUTORY APPLICATIONS/INTERLOCUTORY APPEALS WITH COSTS ORDERS MADE IN [</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FAVOUR</w:t>
      </w:r>
    </w:p>
    <w:p w14:paraId="12239EE3"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55C55A29" w14:textId="77777777" w:rsidTr="00632015">
        <w:trPr>
          <w:divId w:val="2116439976"/>
        </w:trPr>
        <w:tc>
          <w:tcPr>
            <w:tcW w:w="14142" w:type="dxa"/>
            <w:gridSpan w:val="5"/>
            <w:shd w:val="clear" w:color="auto" w:fill="auto"/>
          </w:tcPr>
          <w:p w14:paraId="7B931CD0" w14:textId="77777777" w:rsidR="00267633" w:rsidRPr="00632015" w:rsidRDefault="00267633" w:rsidP="00632015">
            <w:pPr>
              <w:spacing w:before="0" w:after="0" w:line="240" w:lineRule="auto"/>
              <w:jc w:val="both"/>
              <w:rPr>
                <w:rFonts w:ascii="Times New Roman" w:hAnsi="Times New Roman" w:cs="Times New Roman"/>
                <w:b/>
                <w:i/>
                <w:szCs w:val="20"/>
                <w:lang w:val="en-GB" w:eastAsia="zh-CN"/>
              </w:rPr>
            </w:pPr>
            <w:r w:rsidRPr="00632015">
              <w:rPr>
                <w:rFonts w:ascii="Times New Roman" w:hAnsi="Times New Roman" w:cs="Times New Roman"/>
                <w:b/>
                <w:i/>
                <w:szCs w:val="20"/>
                <w:lang w:val="en-GB" w:eastAsia="zh-CN"/>
              </w:rPr>
              <w:t>Completed interlocutory applications with costs orders made and quantum fixed</w:t>
            </w:r>
          </w:p>
        </w:tc>
      </w:tr>
      <w:tr w:rsidR="00267633" w:rsidRPr="00632015" w14:paraId="6F8C8A61" w14:textId="77777777" w:rsidTr="00632015">
        <w:trPr>
          <w:divId w:val="2116439976"/>
        </w:trPr>
        <w:tc>
          <w:tcPr>
            <w:tcW w:w="2518" w:type="dxa"/>
            <w:shd w:val="clear" w:color="auto" w:fill="EEECE1"/>
          </w:tcPr>
          <w:p w14:paraId="0F20C7D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779E46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0DF582D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Quantum of costs order</w:t>
            </w:r>
          </w:p>
        </w:tc>
        <w:tc>
          <w:tcPr>
            <w:tcW w:w="3686" w:type="dxa"/>
            <w:shd w:val="clear" w:color="auto" w:fill="EEECE1"/>
          </w:tcPr>
          <w:p w14:paraId="1EA80DC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302639B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5808C2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Costs recovered or to be recovered</w:t>
            </w:r>
          </w:p>
        </w:tc>
      </w:tr>
      <w:tr w:rsidR="00267633" w:rsidRPr="00632015" w14:paraId="73CACCE2" w14:textId="77777777" w:rsidTr="00632015">
        <w:trPr>
          <w:divId w:val="2116439976"/>
        </w:trPr>
        <w:tc>
          <w:tcPr>
            <w:tcW w:w="2518" w:type="dxa"/>
            <w:shd w:val="clear" w:color="auto" w:fill="auto"/>
          </w:tcPr>
          <w:p w14:paraId="7DA5948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543F475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enabled the Court to determine the costs awarded for the application].</w:t>
            </w:r>
          </w:p>
          <w:p w14:paraId="1AA1E30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F8E488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081082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121D6D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3B014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4AD6D4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C45AD6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81B4C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amount of costs awarded].</w:t>
            </w:r>
          </w:p>
        </w:tc>
        <w:tc>
          <w:tcPr>
            <w:tcW w:w="3686" w:type="dxa"/>
            <w:shd w:val="clear" w:color="auto" w:fill="auto"/>
          </w:tcPr>
          <w:p w14:paraId="1A432D9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1E386015"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total amount of costs (inclusive of disbursements) recovered or to be recovered].</w:t>
            </w:r>
          </w:p>
        </w:tc>
      </w:tr>
    </w:tbl>
    <w:p w14:paraId="4622F057"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56B055C"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249A37F0" w14:textId="77777777" w:rsidTr="00632015">
        <w:trPr>
          <w:divId w:val="2116439976"/>
        </w:trPr>
        <w:tc>
          <w:tcPr>
            <w:tcW w:w="14142" w:type="dxa"/>
            <w:gridSpan w:val="5"/>
            <w:shd w:val="clear" w:color="auto" w:fill="auto"/>
          </w:tcPr>
          <w:p w14:paraId="35B96666" w14:textId="77777777" w:rsidR="00267633" w:rsidRPr="00632015" w:rsidRDefault="00267633" w:rsidP="00632015">
            <w:pPr>
              <w:spacing w:before="0" w:after="0" w:line="240" w:lineRule="auto"/>
              <w:jc w:val="both"/>
              <w:rPr>
                <w:rFonts w:ascii="Times New Roman" w:hAnsi="Times New Roman" w:cs="Times New Roman"/>
                <w:i/>
                <w:szCs w:val="20"/>
                <w:lang w:val="en-GB" w:eastAsia="zh-CN"/>
              </w:rPr>
            </w:pPr>
            <w:r w:rsidRPr="00632015">
              <w:rPr>
                <w:rFonts w:ascii="Times New Roman" w:hAnsi="Times New Roman" w:cs="Times New Roman"/>
                <w:i/>
                <w:szCs w:val="20"/>
                <w:lang w:val="en-GB" w:eastAsia="zh-CN"/>
              </w:rPr>
              <w:t>Completed interlocutory applications with costs orders made but quantum not fixed</w:t>
            </w:r>
          </w:p>
        </w:tc>
      </w:tr>
      <w:tr w:rsidR="00267633" w:rsidRPr="00632015" w14:paraId="1EEE70F8" w14:textId="77777777" w:rsidTr="00632015">
        <w:trPr>
          <w:divId w:val="2116439976"/>
        </w:trPr>
        <w:tc>
          <w:tcPr>
            <w:tcW w:w="2518" w:type="dxa"/>
            <w:shd w:val="clear" w:color="auto" w:fill="EEECE1"/>
          </w:tcPr>
          <w:p w14:paraId="4B60C6B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5AB3E36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42278B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tc>
        <w:tc>
          <w:tcPr>
            <w:tcW w:w="3686" w:type="dxa"/>
            <w:shd w:val="clear" w:color="auto" w:fill="EEECE1"/>
          </w:tcPr>
          <w:p w14:paraId="02117158"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7235F636"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1B336D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Costs to be recovered</w:t>
            </w:r>
          </w:p>
        </w:tc>
      </w:tr>
      <w:tr w:rsidR="00267633" w:rsidRPr="00632015" w14:paraId="27732F97" w14:textId="77777777" w:rsidTr="00632015">
        <w:trPr>
          <w:divId w:val="2116439976"/>
        </w:trPr>
        <w:tc>
          <w:tcPr>
            <w:tcW w:w="2518" w:type="dxa"/>
            <w:shd w:val="clear" w:color="auto" w:fill="auto"/>
          </w:tcPr>
          <w:p w14:paraId="3C7095B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462D3D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will enable the Court to determine the costs to be awarded for the application].</w:t>
            </w:r>
          </w:p>
          <w:p w14:paraId="50A1949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1CE358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EE9541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84CB9F9"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2874C5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B88790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D96D53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E7E34C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party-and party costs to be claimed].</w:t>
            </w:r>
          </w:p>
        </w:tc>
        <w:tc>
          <w:tcPr>
            <w:tcW w:w="3686" w:type="dxa"/>
            <w:shd w:val="clear" w:color="auto" w:fill="auto"/>
          </w:tcPr>
          <w:p w14:paraId="1ABBD76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3342DF09"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total amount of costs (inclusive of disbursements) to be recovered].</w:t>
            </w:r>
          </w:p>
        </w:tc>
      </w:tr>
      <w:tr w:rsidR="00267633" w:rsidRPr="00632015" w14:paraId="2BC27D65" w14:textId="77777777" w:rsidTr="00632015">
        <w:trPr>
          <w:divId w:val="2116439976"/>
          <w:trHeight w:val="499"/>
        </w:trPr>
        <w:tc>
          <w:tcPr>
            <w:tcW w:w="5920" w:type="dxa"/>
            <w:gridSpan w:val="2"/>
            <w:shd w:val="clear" w:color="auto" w:fill="auto"/>
          </w:tcPr>
          <w:p w14:paraId="08F58D19"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p w14:paraId="4F32B85F"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r w:rsidRPr="00632015">
              <w:rPr>
                <w:rFonts w:ascii="Times New Roman" w:hAnsi="Times New Roman" w:cs="Times New Roman"/>
                <w:b/>
                <w:sz w:val="20"/>
                <w:szCs w:val="20"/>
                <w:lang w:val="en-GB" w:eastAsia="zh-CN"/>
              </w:rPr>
              <w:t>TOTAL</w:t>
            </w:r>
          </w:p>
          <w:p w14:paraId="67D7E881"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tc>
        <w:tc>
          <w:tcPr>
            <w:tcW w:w="2693" w:type="dxa"/>
            <w:shd w:val="clear" w:color="auto" w:fill="auto"/>
          </w:tcPr>
          <w:p w14:paraId="60FF8E74"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3686" w:type="dxa"/>
            <w:shd w:val="clear" w:color="auto" w:fill="auto"/>
          </w:tcPr>
          <w:p w14:paraId="4708E011"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1843" w:type="dxa"/>
            <w:shd w:val="clear" w:color="auto" w:fill="auto"/>
          </w:tcPr>
          <w:p w14:paraId="3A88C38B" w14:textId="77777777" w:rsidR="00267633" w:rsidRPr="00632015" w:rsidRDefault="00267633" w:rsidP="00632015">
            <w:pPr>
              <w:spacing w:before="0" w:after="0" w:line="240" w:lineRule="auto"/>
              <w:jc w:val="both"/>
              <w:rPr>
                <w:rFonts w:ascii="Times New Roman" w:hAnsi="Times New Roman" w:cs="Times New Roman"/>
                <w:i/>
                <w:sz w:val="20"/>
                <w:szCs w:val="20"/>
                <w:lang w:val="en-GB" w:eastAsia="zh-CN"/>
              </w:rPr>
            </w:pPr>
          </w:p>
        </w:tc>
      </w:tr>
    </w:tbl>
    <w:p w14:paraId="5F51539F"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The figures in the tables above exclude GST (if applicable), costs of taxation, costs of any appeals (which have not taken place and which are not anticipated as at the date of this costs schedule) and costs of enforcing any judgment.</w:t>
      </w:r>
    </w:p>
    <w:p w14:paraId="4E01E2FD"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396DD0C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4EF96CC" w14:textId="77777777" w:rsidR="00267633" w:rsidRPr="00267633" w:rsidRDefault="00267633" w:rsidP="00127659">
      <w:pPr>
        <w:spacing w:before="0" w:after="200" w:line="276" w:lineRule="auto"/>
        <w:jc w:val="both"/>
        <w:divId w:val="2116439976"/>
        <w:rPr>
          <w:rFonts w:ascii="Times New Roman" w:hAnsi="Times New Roman" w:cs="Times New Roman"/>
          <w:szCs w:val="20"/>
          <w:lang w:val="en-US" w:eastAsia="zh-CN"/>
        </w:rPr>
        <w:sectPr w:rsidR="00267633" w:rsidRPr="00267633" w:rsidSect="00C63330">
          <w:pgSz w:w="16838" w:h="11906" w:orient="landscape"/>
          <w:pgMar w:top="2160" w:right="1440" w:bottom="1287" w:left="1440" w:header="720" w:footer="720" w:gutter="0"/>
          <w:paperSrc w:first="15" w:other="15"/>
          <w:cols w:space="720"/>
          <w:noEndnote/>
        </w:sectPr>
      </w:pPr>
    </w:p>
    <w:p w14:paraId="3678D98A"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Cs/>
          <w:iCs/>
          <w:lang w:val="en-GB" w:eastAsia="en-GB"/>
        </w:rPr>
      </w:pPr>
      <w:r w:rsidRPr="00267633">
        <w:rPr>
          <w:rFonts w:ascii="Times New Roman" w:hAnsi="Times New Roman" w:cs="Times New Roman"/>
          <w:bCs/>
          <w:iCs/>
          <w:lang w:val="en-GB" w:eastAsia="en-GB"/>
        </w:rPr>
        <w:t>FORM 257</w:t>
      </w:r>
    </w:p>
    <w:p w14:paraId="553E5D45"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en-GB"/>
        </w:rPr>
      </w:pPr>
      <w:r w:rsidRPr="00267633">
        <w:rPr>
          <w:rFonts w:ascii="Times New Roman" w:hAnsi="Times New Roman" w:cs="Times New Roman"/>
          <w:bCs/>
          <w:iCs/>
          <w:sz w:val="22"/>
          <w:szCs w:val="22"/>
          <w:lang w:val="en-GB" w:eastAsia="en-GB"/>
        </w:rPr>
        <w:t>Para 143</w:t>
      </w:r>
    </w:p>
    <w:p w14:paraId="548D0D9C"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APPLICATION TO BE REGISTERED USER OF THE</w:t>
      </w:r>
    </w:p>
    <w:p w14:paraId="425008F1"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ELECTRONIC FILING SERVICE</w:t>
      </w:r>
    </w:p>
    <w:p w14:paraId="1373D54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5DC9C27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[Letterhead </w:t>
      </w:r>
      <w:r w:rsidRPr="00267633">
        <w:rPr>
          <w:rFonts w:ascii="Times New Roman" w:eastAsia="Calibri" w:hAnsi="Times New Roman" w:cs="Times New Roman"/>
          <w:i/>
          <w:iCs/>
          <w:lang w:val="en-GB" w:eastAsia="en-GB"/>
        </w:rPr>
        <w:t>of law firm or organisation</w:t>
      </w:r>
      <w:r w:rsidRPr="00267633">
        <w:rPr>
          <w:rFonts w:ascii="Times New Roman" w:eastAsia="Calibri" w:hAnsi="Times New Roman" w:cs="Times New Roman"/>
          <w:lang w:val="en-GB" w:eastAsia="en-GB"/>
        </w:rPr>
        <w:t>]</w:t>
      </w:r>
    </w:p>
    <w:p w14:paraId="2035EF2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w:t>
      </w:r>
    </w:p>
    <w:p w14:paraId="50246D2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Registrar</w:t>
      </w:r>
    </w:p>
    <w:p w14:paraId="207D588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Supreme Court</w:t>
      </w:r>
    </w:p>
    <w:p w14:paraId="03B9EC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 Supreme Court Lane</w:t>
      </w:r>
    </w:p>
    <w:p w14:paraId="0EA7C4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Singapore 178879</w:t>
      </w:r>
    </w:p>
    <w:p w14:paraId="551D2BF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(Attn: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Project Director)</w:t>
      </w:r>
    </w:p>
    <w:p w14:paraId="5B2D739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79B8F452"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Dear Sir</w:t>
      </w:r>
    </w:p>
    <w:p w14:paraId="4781E706"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APPLICATION TO BE REGISTERED USER OF THE ELECTRONIC FILING SERVICE</w:t>
      </w:r>
    </w:p>
    <w:p w14:paraId="5D88A71F"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p>
    <w:p w14:paraId="5E803736" w14:textId="77777777" w:rsidR="00267633" w:rsidRPr="00267633" w:rsidRDefault="00267633" w:rsidP="00267633">
      <w:pPr>
        <w:autoSpaceDE w:val="0"/>
        <w:autoSpaceDN w:val="0"/>
        <w:adjustRightInd w:val="0"/>
        <w:spacing w:before="0" w:after="200" w:line="276" w:lineRule="auto"/>
        <w:ind w:left="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w:t>
      </w:r>
      <w:r w:rsidRPr="00267633">
        <w:rPr>
          <w:rFonts w:ascii="Times New Roman" w:eastAsia="Calibri" w:hAnsi="Times New Roman" w:cs="Times New Roman"/>
          <w:i/>
          <w:iCs/>
          <w:lang w:val="en-GB" w:eastAsia="en-GB"/>
        </w:rPr>
        <w:t>name of managing partner of law practice</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i/>
          <w:iCs/>
          <w:lang w:val="en-GB" w:eastAsia="en-GB"/>
        </w:rPr>
        <w:t xml:space="preserve">, </w:t>
      </w:r>
      <w:r w:rsidRPr="00267633">
        <w:rPr>
          <w:rFonts w:ascii="Times New Roman" w:eastAsia="Calibri" w:hAnsi="Times New Roman" w:cs="Times New Roman"/>
          <w:iCs/>
          <w:lang w:val="en-GB" w:eastAsia="en-GB"/>
        </w:rPr>
        <w:t xml:space="preserve">am the </w:t>
      </w:r>
      <w:r w:rsidRPr="00267633">
        <w:rPr>
          <w:rFonts w:ascii="Times New Roman" w:eastAsia="Calibri" w:hAnsi="Times New Roman" w:cs="Times New Roman"/>
          <w:lang w:val="en-GB" w:eastAsia="en-GB"/>
        </w:rPr>
        <w:t>managing partner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w:t>
      </w:r>
      <w:r w:rsidRPr="00267633">
        <w:rPr>
          <w:rFonts w:ascii="Times New Roman" w:eastAsia="Calibri" w:hAnsi="Times New Roman" w:cs="Times New Roman"/>
          <w:i/>
          <w:iCs/>
          <w:lang w:val="en-GB" w:eastAsia="en-GB"/>
        </w:rPr>
        <w:t>law practice UEN</w:t>
      </w:r>
      <w:r w:rsidRPr="00267633">
        <w:rPr>
          <w:rFonts w:ascii="Times New Roman" w:eastAsia="Calibri" w:hAnsi="Times New Roman" w:cs="Times New Roman"/>
          <w:lang w:val="en-GB" w:eastAsia="en-GB"/>
        </w:rPr>
        <w:t>], and I am duly authorised to make this application on behalf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w:t>
      </w:r>
    </w:p>
    <w:p w14:paraId="77D3027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The law practice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xml:space="preserve">] hereby applies to be a registered user of the electronic filing service,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established under Part 18 Division 68 of the Family Justice Rules. </w:t>
      </w:r>
    </w:p>
    <w:p w14:paraId="7513302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As required under Order 63A, I hereby designate (</w:t>
      </w:r>
      <w:r w:rsidRPr="00267633">
        <w:rPr>
          <w:rFonts w:ascii="Times New Roman" w:eastAsia="Calibri" w:hAnsi="Times New Roman" w:cs="Times New Roman"/>
          <w:i/>
          <w:iCs/>
          <w:lang w:val="en-GB" w:eastAsia="en-GB"/>
        </w:rPr>
        <w:t>name of appointed administrator</w:t>
      </w:r>
      <w:r w:rsidRPr="00267633">
        <w:rPr>
          <w:rFonts w:ascii="Times New Roman" w:eastAsia="Calibri" w:hAnsi="Times New Roman" w:cs="Times New Roman"/>
          <w:lang w:val="en-GB" w:eastAsia="en-GB"/>
        </w:rPr>
        <w:t>), NRIC/FIN (</w:t>
      </w:r>
      <w:r w:rsidRPr="00267633">
        <w:rPr>
          <w:rFonts w:ascii="Times New Roman" w:eastAsia="Calibri" w:hAnsi="Times New Roman" w:cs="Times New Roman"/>
          <w:i/>
          <w:iCs/>
          <w:lang w:val="en-GB" w:eastAsia="en-GB"/>
        </w:rPr>
        <w:t>NRIC/FIN number of appointed administrator</w:t>
      </w:r>
      <w:r w:rsidRPr="00267633">
        <w:rPr>
          <w:rFonts w:ascii="Times New Roman" w:eastAsia="Calibri" w:hAnsi="Times New Roman" w:cs="Times New Roman"/>
          <w:lang w:val="en-GB" w:eastAsia="en-GB"/>
        </w:rPr>
        <w:t xml:space="preserve">), as an authorised user to administer the service on behalf of my law practice. The </w:t>
      </w:r>
      <w:proofErr w:type="spellStart"/>
      <w:r w:rsidRPr="00267633">
        <w:rPr>
          <w:rFonts w:ascii="Times New Roman" w:eastAsia="Calibri" w:hAnsi="Times New Roman" w:cs="Times New Roman"/>
          <w:lang w:val="en-GB" w:eastAsia="en-GB"/>
        </w:rPr>
        <w:t>SingPass</w:t>
      </w:r>
      <w:proofErr w:type="spellEnd"/>
      <w:r w:rsidRPr="00267633">
        <w:rPr>
          <w:rFonts w:ascii="Times New Roman" w:eastAsia="Calibri" w:hAnsi="Times New Roman" w:cs="Times New Roman"/>
          <w:lang w:val="en-GB" w:eastAsia="en-GB"/>
        </w:rPr>
        <w:t xml:space="preserve"> identification code of the said authorised user is his NRIC/FIN number.</w:t>
      </w:r>
    </w:p>
    <w:p w14:paraId="7C2B3197" w14:textId="77777777" w:rsidR="00267633" w:rsidRPr="00267633" w:rsidRDefault="003C39EA"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2848" behindDoc="0" locked="0" layoutInCell="1" allowOverlap="1" wp14:anchorId="0F0895C1" wp14:editId="5765CD2D">
                <wp:simplePos x="0" y="0"/>
                <wp:positionH relativeFrom="column">
                  <wp:posOffset>3670300</wp:posOffset>
                </wp:positionH>
                <wp:positionV relativeFrom="paragraph">
                  <wp:posOffset>1126490</wp:posOffset>
                </wp:positionV>
                <wp:extent cx="2052955" cy="1784350"/>
                <wp:effectExtent l="0" t="0" r="23495" b="25400"/>
                <wp:wrapNone/>
                <wp:docPr id="1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1784350"/>
                        </a:xfrm>
                        <a:prstGeom prst="rect">
                          <a:avLst/>
                        </a:prstGeom>
                        <a:solidFill>
                          <a:srgbClr val="FFFFFF"/>
                        </a:solidFill>
                        <a:ln w="9525">
                          <a:solidFill>
                            <a:srgbClr val="000000"/>
                          </a:solidFill>
                          <a:miter lim="800000"/>
                          <a:headEnd/>
                          <a:tailEnd/>
                        </a:ln>
                      </wps:spPr>
                      <wps:txbx>
                        <w:txbxContent>
                          <w:p w14:paraId="257C6CC0" w14:textId="77777777" w:rsidR="000D3C6D" w:rsidRPr="001914F5" w:rsidRDefault="000D3C6D"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0D3C6D" w:rsidRPr="001914F5" w14:paraId="0C256A77" w14:textId="77777777">
                              <w:trPr>
                                <w:jc w:val="center"/>
                              </w:trPr>
                              <w:tc>
                                <w:tcPr>
                                  <w:tcW w:w="1597" w:type="dxa"/>
                                  <w:tcBorders>
                                    <w:top w:val="nil"/>
                                    <w:left w:val="nil"/>
                                    <w:bottom w:val="nil"/>
                                    <w:right w:val="single" w:sz="4" w:space="0" w:color="auto"/>
                                  </w:tcBorders>
                                </w:tcPr>
                                <w:p w14:paraId="3164D825" w14:textId="77777777" w:rsidR="000D3C6D" w:rsidRPr="001914F5" w:rsidRDefault="000D3C6D">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0D3C6D" w:rsidRPr="001914F5" w:rsidRDefault="000D3C6D">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0D3C6D" w:rsidRDefault="000D3C6D" w:rsidP="00267633"/>
                          <w:p w14:paraId="3D7EA300" w14:textId="77777777" w:rsidR="000D3C6D" w:rsidRDefault="000D3C6D" w:rsidP="00267633">
                            <w:pPr>
                              <w:pBdr>
                                <w:top w:val="single" w:sz="4" w:space="1" w:color="auto"/>
                              </w:pBdr>
                              <w:jc w:val="center"/>
                            </w:pPr>
                            <w:r>
                              <w:t>Signature/Date</w:t>
                            </w:r>
                          </w:p>
                          <w:p w14:paraId="3E401E1A" w14:textId="77777777" w:rsidR="000D3C6D" w:rsidRDefault="000D3C6D" w:rsidP="00267633"/>
                          <w:p w14:paraId="3CCFA2E3" w14:textId="77777777" w:rsidR="000D3C6D" w:rsidRDefault="000D3C6D" w:rsidP="00267633"/>
                          <w:p w14:paraId="04A8B755" w14:textId="77777777" w:rsidR="000D3C6D" w:rsidRDefault="000D3C6D" w:rsidP="00267633">
                            <w:pPr>
                              <w:pBdr>
                                <w:top w:val="single" w:sz="4" w:space="1" w:color="auto"/>
                              </w:pBdr>
                              <w:jc w:val="center"/>
                            </w:pPr>
                            <w:r>
                              <w:t>Name/Designation</w:t>
                            </w:r>
                            <w:permEnd w:id="12741030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895C1" id="Text Box 88" o:spid="_x0000_s1033" type="#_x0000_t202" style="position:absolute;left:0;text-align:left;margin-left:289pt;margin-top:88.7pt;width:161.6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HxxMAIAAFoEAAAOAAAAZHJzL2Uyb0RvYy54bWysVNuO0zAQfUfiHyy/06Sh2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">
                <v:textbox>
                  <w:txbxContent>
                    <w:p w14:paraId="257C6CC0" w14:textId="77777777" w:rsidR="000D3C6D" w:rsidRPr="001914F5" w:rsidRDefault="000D3C6D"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0D3C6D" w:rsidRPr="001914F5" w14:paraId="0C256A77" w14:textId="77777777">
                        <w:trPr>
                          <w:jc w:val="center"/>
                        </w:trPr>
                        <w:tc>
                          <w:tcPr>
                            <w:tcW w:w="1597" w:type="dxa"/>
                            <w:tcBorders>
                              <w:top w:val="nil"/>
                              <w:left w:val="nil"/>
                              <w:bottom w:val="nil"/>
                              <w:right w:val="single" w:sz="4" w:space="0" w:color="auto"/>
                            </w:tcBorders>
                          </w:tcPr>
                          <w:p w14:paraId="3164D825" w14:textId="77777777" w:rsidR="000D3C6D" w:rsidRPr="001914F5" w:rsidRDefault="000D3C6D">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0D3C6D" w:rsidRPr="001914F5" w:rsidRDefault="000D3C6D">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0D3C6D" w:rsidRDefault="000D3C6D" w:rsidP="00267633"/>
                    <w:p w14:paraId="3D7EA300" w14:textId="77777777" w:rsidR="000D3C6D" w:rsidRDefault="000D3C6D" w:rsidP="00267633">
                      <w:pPr>
                        <w:pBdr>
                          <w:top w:val="single" w:sz="4" w:space="1" w:color="auto"/>
                        </w:pBdr>
                        <w:jc w:val="center"/>
                      </w:pPr>
                      <w:r>
                        <w:t>Signature/Date</w:t>
                      </w:r>
                    </w:p>
                    <w:p w14:paraId="3E401E1A" w14:textId="77777777" w:rsidR="000D3C6D" w:rsidRDefault="000D3C6D" w:rsidP="00267633"/>
                    <w:p w14:paraId="3CCFA2E3" w14:textId="77777777" w:rsidR="000D3C6D" w:rsidRDefault="000D3C6D" w:rsidP="00267633"/>
                    <w:p w14:paraId="04A8B755" w14:textId="77777777" w:rsidR="000D3C6D" w:rsidRDefault="000D3C6D" w:rsidP="00267633">
                      <w:pPr>
                        <w:pBdr>
                          <w:top w:val="single" w:sz="4" w:space="1" w:color="auto"/>
                        </w:pBdr>
                        <w:jc w:val="center"/>
                      </w:pPr>
                      <w:r>
                        <w:t>Name/Designation</w:t>
                      </w:r>
                      <w:permEnd w:id="127410301"/>
                    </w:p>
                  </w:txbxContent>
                </v:textbox>
              </v:shape>
            </w:pict>
          </mc:Fallback>
        </mc:AlternateContent>
      </w:r>
      <w:r w:rsidR="00267633" w:rsidRPr="00267633">
        <w:rPr>
          <w:rFonts w:ascii="Times New Roman" w:eastAsia="Calibri" w:hAnsi="Times New Roman" w:cs="Times New Roman"/>
          <w:lang w:val="en-GB" w:eastAsia="en-GB"/>
        </w:rPr>
        <w:t>4.</w:t>
      </w:r>
      <w:r w:rsidR="00267633" w:rsidRPr="00267633">
        <w:rPr>
          <w:rFonts w:ascii="Times New Roman" w:eastAsia="Calibri" w:hAnsi="Times New Roman" w:cs="Times New Roman"/>
          <w:lang w:val="en-GB" w:eastAsia="en-GB"/>
        </w:rPr>
        <w:tab/>
        <w:t xml:space="preserve">The duly completed application form and subscriber agreement with the designated electronic filing service provider, </w:t>
      </w:r>
      <w:proofErr w:type="spellStart"/>
      <w:r w:rsidR="00267633" w:rsidRPr="00267633">
        <w:rPr>
          <w:rFonts w:ascii="Times New Roman" w:eastAsia="Calibri" w:hAnsi="Times New Roman" w:cs="Times New Roman"/>
          <w:lang w:val="en-GB" w:eastAsia="en-GB"/>
        </w:rPr>
        <w:t>CrimsonLogic</w:t>
      </w:r>
      <w:proofErr w:type="spellEnd"/>
      <w:r w:rsidR="00267633" w:rsidRPr="00267633">
        <w:rPr>
          <w:rFonts w:ascii="Times New Roman" w:eastAsia="Calibri" w:hAnsi="Times New Roman" w:cs="Times New Roman"/>
          <w:lang w:val="en-GB" w:eastAsia="en-GB"/>
        </w:rPr>
        <w:t xml:space="preserve"> Pte Ltd, for the use of the electronic filing service, </w:t>
      </w:r>
      <w:proofErr w:type="spellStart"/>
      <w:r w:rsidR="00267633" w:rsidRPr="00267633">
        <w:rPr>
          <w:rFonts w:ascii="Times New Roman" w:eastAsia="Calibri" w:hAnsi="Times New Roman" w:cs="Times New Roman"/>
          <w:lang w:val="en-GB" w:eastAsia="en-GB"/>
        </w:rPr>
        <w:t>eLitigation</w:t>
      </w:r>
      <w:proofErr w:type="spellEnd"/>
      <w:r w:rsidR="00267633" w:rsidRPr="00267633">
        <w:rPr>
          <w:rFonts w:ascii="Times New Roman" w:eastAsia="Calibri" w:hAnsi="Times New Roman" w:cs="Times New Roman"/>
          <w:lang w:val="en-GB" w:eastAsia="en-GB"/>
        </w:rPr>
        <w:t>, and the duly completed application form for interbank GIRO payment facilities for the payment of all fees and charges incurred by my law practice’s use of the electronic filing service are annexed hereto.</w:t>
      </w:r>
    </w:p>
    <w:p w14:paraId="201A5D9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Yours faithfully</w:t>
      </w:r>
    </w:p>
    <w:p w14:paraId="2E84A3A6"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3186E994"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[Signature of authorised signatory]</w:t>
      </w:r>
    </w:p>
    <w:p w14:paraId="1FBB972D" w14:textId="77777777" w:rsidR="00267633" w:rsidRPr="00267633" w:rsidRDefault="00267633" w:rsidP="00267633">
      <w:pPr>
        <w:spacing w:before="0" w:after="0" w:line="240" w:lineRule="auto"/>
        <w:divId w:val="2116439976"/>
        <w:rPr>
          <w:rFonts w:ascii="Times New Roman" w:eastAsia="Calibri" w:hAnsi="Times New Roman" w:cs="Times New Roman"/>
          <w:lang w:val="en-US" w:eastAsia="en-GB"/>
        </w:rPr>
      </w:pPr>
      <w:r w:rsidRPr="00267633">
        <w:rPr>
          <w:rFonts w:ascii="Times New Roman" w:eastAsia="Calibri" w:hAnsi="Times New Roman" w:cs="Times New Roman"/>
          <w:i/>
          <w:sz w:val="22"/>
          <w:szCs w:val="22"/>
          <w:lang w:val="en-GB" w:eastAsia="en-GB"/>
        </w:rPr>
        <w:t>[Name and designation of authorised signatory]</w:t>
      </w:r>
    </w:p>
    <w:p w14:paraId="7AA36CF7" w14:textId="77777777" w:rsidR="00267633" w:rsidRPr="00267633" w:rsidRDefault="00267633" w:rsidP="00267633">
      <w:pPr>
        <w:spacing w:before="0" w:after="0" w:line="240" w:lineRule="auto"/>
        <w:divId w:val="2116439976"/>
        <w:rPr>
          <w:rFonts w:cs="Times New Roman"/>
          <w:sz w:val="20"/>
          <w:szCs w:val="20"/>
          <w:lang w:val="en-GB" w:eastAsia="zh-CN"/>
        </w:rPr>
      </w:pPr>
    </w:p>
    <w:tbl>
      <w:tblPr>
        <w:tblW w:w="0" w:type="auto"/>
        <w:tblLayout w:type="fixed"/>
        <w:tblLook w:val="0000" w:firstRow="0" w:lastRow="0" w:firstColumn="0" w:lastColumn="0" w:noHBand="0" w:noVBand="0"/>
      </w:tblPr>
      <w:tblGrid>
        <w:gridCol w:w="2600"/>
        <w:gridCol w:w="2600"/>
        <w:gridCol w:w="2600"/>
      </w:tblGrid>
      <w:tr w:rsidR="00267633" w:rsidRPr="00267633" w14:paraId="493E3F4D" w14:textId="77777777" w:rsidTr="00267633">
        <w:trPr>
          <w:divId w:val="2116439976"/>
        </w:trPr>
        <w:tc>
          <w:tcPr>
            <w:tcW w:w="2600" w:type="dxa"/>
          </w:tcPr>
          <w:p w14:paraId="6A9834D7"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6C3018B5"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bookmarkStart w:id="189" w:name="form23"/>
            <w:bookmarkEnd w:id="189"/>
          </w:p>
        </w:tc>
        <w:tc>
          <w:tcPr>
            <w:tcW w:w="2600" w:type="dxa"/>
          </w:tcPr>
          <w:p w14:paraId="0C30DA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740F3726"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06C3A644" w14:textId="77777777" w:rsidR="00267633" w:rsidRPr="00267633" w:rsidRDefault="00267633" w:rsidP="00267633">
      <w:pPr>
        <w:keepNext/>
        <w:spacing w:before="240" w:after="60" w:line="240" w:lineRule="auto"/>
        <w:jc w:val="center"/>
        <w:outlineLvl w:val="1"/>
        <w:divId w:val="2116439976"/>
        <w:rPr>
          <w:rFonts w:ascii="Times New Roman" w:hAnsi="Times New Roman"/>
          <w:bCs/>
          <w:iCs/>
          <w:spacing w:val="-3"/>
          <w:szCs w:val="28"/>
          <w:lang w:val="en-GB" w:eastAsia="zh-CN"/>
        </w:rPr>
      </w:pPr>
      <w:bookmarkStart w:id="190" w:name="_Toc66445380"/>
      <w:bookmarkStart w:id="191" w:name="_Toc81709937"/>
      <w:bookmarkStart w:id="192" w:name="_Toc81710662"/>
      <w:bookmarkStart w:id="193" w:name="_Toc81717568"/>
      <w:bookmarkStart w:id="194" w:name="_Toc122854448"/>
      <w:bookmarkStart w:id="195" w:name="_Toc122854828"/>
      <w:bookmarkStart w:id="196" w:name="_Toc243995906"/>
      <w:r w:rsidRPr="00267633">
        <w:rPr>
          <w:rFonts w:ascii="Times New Roman" w:hAnsi="Times New Roman"/>
          <w:bCs/>
          <w:iCs/>
          <w:spacing w:val="-3"/>
          <w:szCs w:val="28"/>
          <w:lang w:val="en-GB" w:eastAsia="zh-CN"/>
        </w:rPr>
        <w:t>FORM 258</w:t>
      </w:r>
    </w:p>
    <w:p w14:paraId="1ACE431E" w14:textId="77777777" w:rsidR="00267633" w:rsidRPr="00267633" w:rsidRDefault="00267633" w:rsidP="00267633">
      <w:pPr>
        <w:keepNext/>
        <w:spacing w:before="240" w:after="60" w:line="240" w:lineRule="auto"/>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157</w:t>
      </w:r>
    </w:p>
    <w:p w14:paraId="75F18327"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REQUISITION FOR IMPRESSED STAMPS</w:t>
      </w:r>
      <w:bookmarkEnd w:id="190"/>
      <w:bookmarkEnd w:id="191"/>
      <w:bookmarkEnd w:id="192"/>
      <w:bookmarkEnd w:id="193"/>
      <w:bookmarkEnd w:id="194"/>
      <w:bookmarkEnd w:id="195"/>
      <w:bookmarkEnd w:id="196"/>
    </w:p>
    <w:p w14:paraId="4D41644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60B0F46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7F9CC983"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FAMILY JUSTICE COURTS, SINGAPORE</w:t>
      </w:r>
    </w:p>
    <w:p w14:paraId="3CEBAC56"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REQUISITION FOR IMPRESSED STAMPS</w:t>
      </w:r>
    </w:p>
    <w:p w14:paraId="383F41E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2"/>
          <w:sz w:val="20"/>
          <w:szCs w:val="20"/>
          <w:lang w:val="en-GB" w:eastAsia="zh-CN"/>
        </w:rPr>
      </w:pPr>
    </w:p>
    <w:tbl>
      <w:tblPr>
        <w:tblW w:w="0" w:type="auto"/>
        <w:jc w:val="center"/>
        <w:tblLayout w:type="fixed"/>
        <w:tblCellMar>
          <w:left w:w="120" w:type="dxa"/>
          <w:right w:w="120" w:type="dxa"/>
        </w:tblCellMar>
        <w:tblLook w:val="0000" w:firstRow="0" w:lastRow="0" w:firstColumn="0" w:lastColumn="0" w:noHBand="0" w:noVBand="0"/>
      </w:tblPr>
      <w:tblGrid>
        <w:gridCol w:w="3176"/>
        <w:gridCol w:w="1004"/>
        <w:gridCol w:w="999"/>
        <w:gridCol w:w="759"/>
        <w:gridCol w:w="693"/>
        <w:gridCol w:w="693"/>
        <w:gridCol w:w="603"/>
      </w:tblGrid>
      <w:tr w:rsidR="00267633" w:rsidRPr="00267633" w14:paraId="2F2F8142" w14:textId="77777777" w:rsidTr="00267633">
        <w:trPr>
          <w:divId w:val="2116439976"/>
          <w:jc w:val="center"/>
        </w:trPr>
        <w:tc>
          <w:tcPr>
            <w:tcW w:w="6631" w:type="dxa"/>
            <w:gridSpan w:val="5"/>
            <w:tcBorders>
              <w:top w:val="single" w:sz="6" w:space="0" w:color="auto"/>
            </w:tcBorders>
          </w:tcPr>
          <w:p w14:paraId="6DD0DD0A"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spacing w:val="-2"/>
                <w:sz w:val="20"/>
                <w:szCs w:val="20"/>
                <w:lang w:val="en-GB" w:eastAsia="zh-CN"/>
              </w:rPr>
              <w:fldChar w:fldCharType="begin"/>
            </w:r>
            <w:r w:rsidRPr="00267633">
              <w:rPr>
                <w:rFonts w:ascii="Times New Roman" w:hAnsi="Times New Roman" w:cs="Times New Roman"/>
                <w:spacing w:val="-2"/>
                <w:sz w:val="20"/>
                <w:szCs w:val="20"/>
                <w:lang w:val="en-GB" w:eastAsia="zh-CN"/>
              </w:rPr>
              <w:instrText xml:space="preserve">PRIVATE </w:instrText>
            </w:r>
            <w:r w:rsidRPr="00267633">
              <w:rPr>
                <w:rFonts w:ascii="Times New Roman" w:hAnsi="Times New Roman" w:cs="Times New Roman"/>
                <w:spacing w:val="-2"/>
                <w:sz w:val="20"/>
                <w:szCs w:val="20"/>
                <w:lang w:val="en-GB" w:eastAsia="zh-CN"/>
              </w:rPr>
              <w:fldChar w:fldCharType="end"/>
            </w:r>
            <w:r w:rsidRPr="00267633">
              <w:rPr>
                <w:rFonts w:ascii="Times New Roman" w:hAnsi="Times New Roman" w:cs="Times New Roman"/>
                <w:b/>
                <w:spacing w:val="-1"/>
                <w:sz w:val="12"/>
                <w:szCs w:val="20"/>
                <w:lang w:val="en-GB" w:eastAsia="zh-CN"/>
              </w:rPr>
              <w:t>Name of Applicant</w:t>
            </w:r>
          </w:p>
          <w:p w14:paraId="00BCAE77"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c>
          <w:tcPr>
            <w:tcW w:w="1296" w:type="dxa"/>
            <w:gridSpan w:val="2"/>
            <w:tcBorders>
              <w:top w:val="single" w:sz="6" w:space="0" w:color="auto"/>
              <w:left w:val="single" w:sz="6" w:space="0" w:color="auto"/>
            </w:tcBorders>
          </w:tcPr>
          <w:p w14:paraId="617DB9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Telephone No.</w:t>
            </w:r>
          </w:p>
        </w:tc>
      </w:tr>
      <w:tr w:rsidR="00267633" w:rsidRPr="00267633" w14:paraId="692D2CB1" w14:textId="77777777" w:rsidTr="00267633">
        <w:trPr>
          <w:divId w:val="2116439976"/>
          <w:jc w:val="center"/>
        </w:trPr>
        <w:tc>
          <w:tcPr>
            <w:tcW w:w="7927" w:type="dxa"/>
            <w:gridSpan w:val="7"/>
            <w:tcBorders>
              <w:top w:val="single" w:sz="6" w:space="0" w:color="auto"/>
            </w:tcBorders>
          </w:tcPr>
          <w:p w14:paraId="4C7E85C3"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Address</w:t>
            </w:r>
          </w:p>
          <w:p w14:paraId="2CDE59F1"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r>
      <w:tr w:rsidR="00267633" w:rsidRPr="00267633" w14:paraId="05B52469" w14:textId="77777777" w:rsidTr="00267633">
        <w:trPr>
          <w:divId w:val="2116439976"/>
          <w:jc w:val="center"/>
        </w:trPr>
        <w:tc>
          <w:tcPr>
            <w:tcW w:w="3176" w:type="dxa"/>
            <w:tcBorders>
              <w:top w:val="single" w:sz="6" w:space="0" w:color="auto"/>
            </w:tcBorders>
          </w:tcPr>
          <w:p w14:paraId="051880B5"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Description of document(s) to be stamped</w:t>
            </w:r>
          </w:p>
        </w:tc>
        <w:tc>
          <w:tcPr>
            <w:tcW w:w="1004" w:type="dxa"/>
            <w:tcBorders>
              <w:top w:val="single" w:sz="6" w:space="0" w:color="auto"/>
              <w:left w:val="single" w:sz="6" w:space="0" w:color="auto"/>
            </w:tcBorders>
          </w:tcPr>
          <w:p w14:paraId="180E63A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documents</w:t>
            </w:r>
          </w:p>
        </w:tc>
        <w:tc>
          <w:tcPr>
            <w:tcW w:w="999" w:type="dxa"/>
            <w:tcBorders>
              <w:top w:val="single" w:sz="6" w:space="0" w:color="auto"/>
              <w:left w:val="single" w:sz="6" w:space="0" w:color="auto"/>
            </w:tcBorders>
          </w:tcPr>
          <w:p w14:paraId="7B1153C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pages (if applicable)</w:t>
            </w:r>
          </w:p>
        </w:tc>
        <w:tc>
          <w:tcPr>
            <w:tcW w:w="1452" w:type="dxa"/>
            <w:gridSpan w:val="2"/>
            <w:tcBorders>
              <w:top w:val="single" w:sz="6" w:space="0" w:color="auto"/>
              <w:left w:val="single" w:sz="6" w:space="0" w:color="auto"/>
            </w:tcBorders>
          </w:tcPr>
          <w:p w14:paraId="62C80B40"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Duty on each document</w:t>
            </w:r>
          </w:p>
          <w:p w14:paraId="2F649029"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c>
          <w:tcPr>
            <w:tcW w:w="1296" w:type="dxa"/>
            <w:gridSpan w:val="2"/>
            <w:tcBorders>
              <w:top w:val="single" w:sz="6" w:space="0" w:color="auto"/>
              <w:left w:val="single" w:sz="6" w:space="0" w:color="auto"/>
            </w:tcBorders>
          </w:tcPr>
          <w:p w14:paraId="3FFB3CAD" w14:textId="77777777" w:rsidR="00267633" w:rsidRPr="00267633" w:rsidRDefault="00267633" w:rsidP="00267633">
            <w:pPr>
              <w:tabs>
                <w:tab w:val="center" w:pos="485"/>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w:t>
            </w:r>
          </w:p>
          <w:p w14:paraId="24539323" w14:textId="77777777" w:rsidR="00267633" w:rsidRPr="00267633" w:rsidRDefault="00267633" w:rsidP="00267633">
            <w:pPr>
              <w:tabs>
                <w:tab w:val="left" w:pos="-720"/>
              </w:tabs>
              <w:suppressAutoHyphens/>
              <w:spacing w:before="0" w:after="0" w:line="240" w:lineRule="auto"/>
              <w:rPr>
                <w:rFonts w:ascii="Times New Roman" w:hAnsi="Times New Roman" w:cs="Times New Roman"/>
                <w:b/>
                <w:spacing w:val="-1"/>
                <w:sz w:val="12"/>
                <w:szCs w:val="20"/>
                <w:lang w:val="en-GB" w:eastAsia="zh-CN"/>
              </w:rPr>
            </w:pPr>
          </w:p>
          <w:p w14:paraId="35407AD6"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r>
      <w:tr w:rsidR="00267633" w:rsidRPr="00267633" w14:paraId="5C6E5527" w14:textId="77777777" w:rsidTr="00267633">
        <w:trPr>
          <w:divId w:val="2116439976"/>
          <w:jc w:val="center"/>
        </w:trPr>
        <w:tc>
          <w:tcPr>
            <w:tcW w:w="3176" w:type="dxa"/>
            <w:tcBorders>
              <w:top w:val="single" w:sz="6" w:space="0" w:color="auto"/>
            </w:tcBorders>
          </w:tcPr>
          <w:p w14:paraId="11427A4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w:t>
            </w:r>
          </w:p>
        </w:tc>
        <w:tc>
          <w:tcPr>
            <w:tcW w:w="1004" w:type="dxa"/>
            <w:tcBorders>
              <w:top w:val="single" w:sz="6" w:space="0" w:color="auto"/>
              <w:left w:val="single" w:sz="6" w:space="0" w:color="auto"/>
            </w:tcBorders>
          </w:tcPr>
          <w:p w14:paraId="3E58EC9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479936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7717DC5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96D937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BEC7D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105893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09B0703F" w14:textId="77777777" w:rsidTr="00267633">
        <w:trPr>
          <w:divId w:val="2116439976"/>
          <w:jc w:val="center"/>
        </w:trPr>
        <w:tc>
          <w:tcPr>
            <w:tcW w:w="3176" w:type="dxa"/>
            <w:tcBorders>
              <w:top w:val="single" w:sz="6" w:space="0" w:color="auto"/>
            </w:tcBorders>
          </w:tcPr>
          <w:p w14:paraId="0FC5A6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2</w:t>
            </w:r>
          </w:p>
        </w:tc>
        <w:tc>
          <w:tcPr>
            <w:tcW w:w="1004" w:type="dxa"/>
            <w:tcBorders>
              <w:top w:val="single" w:sz="6" w:space="0" w:color="auto"/>
              <w:left w:val="single" w:sz="6" w:space="0" w:color="auto"/>
            </w:tcBorders>
          </w:tcPr>
          <w:p w14:paraId="2C8844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2ABC15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12252E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77F57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3FC7D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48E163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3EE8099D" w14:textId="77777777" w:rsidTr="00267633">
        <w:trPr>
          <w:divId w:val="2116439976"/>
          <w:jc w:val="center"/>
        </w:trPr>
        <w:tc>
          <w:tcPr>
            <w:tcW w:w="3176" w:type="dxa"/>
            <w:tcBorders>
              <w:top w:val="single" w:sz="6" w:space="0" w:color="auto"/>
            </w:tcBorders>
          </w:tcPr>
          <w:p w14:paraId="50CEC8F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3</w:t>
            </w:r>
          </w:p>
        </w:tc>
        <w:tc>
          <w:tcPr>
            <w:tcW w:w="1004" w:type="dxa"/>
            <w:tcBorders>
              <w:top w:val="single" w:sz="6" w:space="0" w:color="auto"/>
              <w:left w:val="single" w:sz="6" w:space="0" w:color="auto"/>
            </w:tcBorders>
          </w:tcPr>
          <w:p w14:paraId="2800D9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396138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F776A9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341398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849216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8931DB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BA562A0" w14:textId="77777777" w:rsidTr="00267633">
        <w:trPr>
          <w:divId w:val="2116439976"/>
          <w:jc w:val="center"/>
        </w:trPr>
        <w:tc>
          <w:tcPr>
            <w:tcW w:w="3176" w:type="dxa"/>
            <w:tcBorders>
              <w:top w:val="single" w:sz="6" w:space="0" w:color="auto"/>
            </w:tcBorders>
          </w:tcPr>
          <w:p w14:paraId="66C5A9E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4</w:t>
            </w:r>
          </w:p>
        </w:tc>
        <w:tc>
          <w:tcPr>
            <w:tcW w:w="1004" w:type="dxa"/>
            <w:tcBorders>
              <w:top w:val="single" w:sz="6" w:space="0" w:color="auto"/>
              <w:left w:val="single" w:sz="6" w:space="0" w:color="auto"/>
            </w:tcBorders>
          </w:tcPr>
          <w:p w14:paraId="48148D1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7747FD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B5963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F5B488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BF92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FA6C37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2214C960" w14:textId="77777777" w:rsidTr="00267633">
        <w:trPr>
          <w:divId w:val="2116439976"/>
          <w:jc w:val="center"/>
        </w:trPr>
        <w:tc>
          <w:tcPr>
            <w:tcW w:w="3176" w:type="dxa"/>
            <w:tcBorders>
              <w:top w:val="single" w:sz="6" w:space="0" w:color="auto"/>
            </w:tcBorders>
          </w:tcPr>
          <w:p w14:paraId="42C58F8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5</w:t>
            </w:r>
          </w:p>
        </w:tc>
        <w:tc>
          <w:tcPr>
            <w:tcW w:w="1004" w:type="dxa"/>
            <w:tcBorders>
              <w:top w:val="single" w:sz="6" w:space="0" w:color="auto"/>
              <w:left w:val="single" w:sz="6" w:space="0" w:color="auto"/>
            </w:tcBorders>
          </w:tcPr>
          <w:p w14:paraId="3020348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E8C6DB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4C591E2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1E6AB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5C142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3C7CFD7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0F7AE6" w14:textId="77777777" w:rsidTr="00267633">
        <w:trPr>
          <w:divId w:val="2116439976"/>
          <w:jc w:val="center"/>
        </w:trPr>
        <w:tc>
          <w:tcPr>
            <w:tcW w:w="3176" w:type="dxa"/>
            <w:tcBorders>
              <w:top w:val="single" w:sz="6" w:space="0" w:color="auto"/>
            </w:tcBorders>
          </w:tcPr>
          <w:p w14:paraId="127E27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6</w:t>
            </w:r>
          </w:p>
        </w:tc>
        <w:tc>
          <w:tcPr>
            <w:tcW w:w="1004" w:type="dxa"/>
            <w:tcBorders>
              <w:top w:val="single" w:sz="6" w:space="0" w:color="auto"/>
              <w:left w:val="single" w:sz="6" w:space="0" w:color="auto"/>
            </w:tcBorders>
          </w:tcPr>
          <w:p w14:paraId="0CAF691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05E69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00FD443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F2DEE1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701467A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9D8B7C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81B8617" w14:textId="77777777" w:rsidTr="00267633">
        <w:trPr>
          <w:divId w:val="2116439976"/>
          <w:jc w:val="center"/>
        </w:trPr>
        <w:tc>
          <w:tcPr>
            <w:tcW w:w="3176" w:type="dxa"/>
            <w:tcBorders>
              <w:top w:val="single" w:sz="6" w:space="0" w:color="auto"/>
            </w:tcBorders>
          </w:tcPr>
          <w:p w14:paraId="6EEAC4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7</w:t>
            </w:r>
          </w:p>
        </w:tc>
        <w:tc>
          <w:tcPr>
            <w:tcW w:w="1004" w:type="dxa"/>
            <w:tcBorders>
              <w:top w:val="single" w:sz="6" w:space="0" w:color="auto"/>
              <w:left w:val="single" w:sz="6" w:space="0" w:color="auto"/>
            </w:tcBorders>
          </w:tcPr>
          <w:p w14:paraId="3F7ED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F57D20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7215DD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61AC2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BB4B73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EE4BC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EA1BC96" w14:textId="77777777" w:rsidTr="00267633">
        <w:trPr>
          <w:divId w:val="2116439976"/>
          <w:jc w:val="center"/>
        </w:trPr>
        <w:tc>
          <w:tcPr>
            <w:tcW w:w="3176" w:type="dxa"/>
            <w:tcBorders>
              <w:top w:val="single" w:sz="6" w:space="0" w:color="auto"/>
            </w:tcBorders>
          </w:tcPr>
          <w:p w14:paraId="32F40AA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8</w:t>
            </w:r>
          </w:p>
        </w:tc>
        <w:tc>
          <w:tcPr>
            <w:tcW w:w="1004" w:type="dxa"/>
            <w:tcBorders>
              <w:top w:val="single" w:sz="6" w:space="0" w:color="auto"/>
              <w:left w:val="single" w:sz="6" w:space="0" w:color="auto"/>
            </w:tcBorders>
          </w:tcPr>
          <w:p w14:paraId="574A856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60EBE81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5331B2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4A6C4B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CD4CCB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ABE391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1567965" w14:textId="77777777" w:rsidTr="00267633">
        <w:trPr>
          <w:divId w:val="2116439976"/>
          <w:jc w:val="center"/>
        </w:trPr>
        <w:tc>
          <w:tcPr>
            <w:tcW w:w="3176" w:type="dxa"/>
            <w:tcBorders>
              <w:top w:val="single" w:sz="6" w:space="0" w:color="auto"/>
            </w:tcBorders>
          </w:tcPr>
          <w:p w14:paraId="4DCCC96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9</w:t>
            </w:r>
          </w:p>
        </w:tc>
        <w:tc>
          <w:tcPr>
            <w:tcW w:w="1004" w:type="dxa"/>
            <w:tcBorders>
              <w:top w:val="single" w:sz="6" w:space="0" w:color="auto"/>
              <w:left w:val="single" w:sz="6" w:space="0" w:color="auto"/>
            </w:tcBorders>
          </w:tcPr>
          <w:p w14:paraId="4456E7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505BC9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81FDE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9EBD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9D8DFC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00E581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89D91F" w14:textId="77777777" w:rsidTr="00267633">
        <w:trPr>
          <w:divId w:val="2116439976"/>
          <w:jc w:val="center"/>
        </w:trPr>
        <w:tc>
          <w:tcPr>
            <w:tcW w:w="3176" w:type="dxa"/>
            <w:tcBorders>
              <w:top w:val="single" w:sz="6" w:space="0" w:color="auto"/>
            </w:tcBorders>
          </w:tcPr>
          <w:p w14:paraId="7D7BE8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10</w:t>
            </w:r>
          </w:p>
        </w:tc>
        <w:tc>
          <w:tcPr>
            <w:tcW w:w="1004" w:type="dxa"/>
            <w:tcBorders>
              <w:top w:val="single" w:sz="6" w:space="0" w:color="auto"/>
              <w:left w:val="single" w:sz="6" w:space="0" w:color="auto"/>
            </w:tcBorders>
          </w:tcPr>
          <w:p w14:paraId="1580B0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500109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E8A496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A2DC8C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7B8F1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42C822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780FD06C" w14:textId="77777777" w:rsidTr="00267633">
        <w:trPr>
          <w:divId w:val="2116439976"/>
          <w:jc w:val="center"/>
        </w:trPr>
        <w:tc>
          <w:tcPr>
            <w:tcW w:w="3176" w:type="dxa"/>
            <w:tcBorders>
              <w:top w:val="single" w:sz="6" w:space="0" w:color="auto"/>
              <w:bottom w:val="single" w:sz="6" w:space="0" w:color="auto"/>
            </w:tcBorders>
          </w:tcPr>
          <w:p w14:paraId="455B7B10"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no. of documents</w:t>
            </w:r>
          </w:p>
        </w:tc>
        <w:tc>
          <w:tcPr>
            <w:tcW w:w="1004" w:type="dxa"/>
            <w:tcBorders>
              <w:top w:val="single" w:sz="6" w:space="0" w:color="auto"/>
              <w:left w:val="single" w:sz="6" w:space="0" w:color="auto"/>
              <w:bottom w:val="single" w:sz="6" w:space="0" w:color="auto"/>
            </w:tcBorders>
          </w:tcPr>
          <w:p w14:paraId="618CF7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2451" w:type="dxa"/>
            <w:gridSpan w:val="3"/>
            <w:tcBorders>
              <w:top w:val="single" w:sz="6" w:space="0" w:color="auto"/>
              <w:left w:val="single" w:sz="6" w:space="0" w:color="auto"/>
              <w:bottom w:val="single" w:sz="6" w:space="0" w:color="auto"/>
            </w:tcBorders>
          </w:tcPr>
          <w:p w14:paraId="780DDE6E" w14:textId="77777777" w:rsidR="00267633" w:rsidRPr="00267633" w:rsidRDefault="00267633" w:rsidP="00267633">
            <w:pPr>
              <w:tabs>
                <w:tab w:val="center" w:pos="1016"/>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amount payable</w:t>
            </w:r>
          </w:p>
        </w:tc>
        <w:tc>
          <w:tcPr>
            <w:tcW w:w="693" w:type="dxa"/>
            <w:tcBorders>
              <w:top w:val="single" w:sz="6" w:space="0" w:color="auto"/>
              <w:left w:val="single" w:sz="6" w:space="0" w:color="auto"/>
              <w:bottom w:val="single" w:sz="6" w:space="0" w:color="auto"/>
            </w:tcBorders>
          </w:tcPr>
          <w:p w14:paraId="471B198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bottom w:val="single" w:sz="6" w:space="0" w:color="auto"/>
            </w:tcBorders>
          </w:tcPr>
          <w:p w14:paraId="75AFE5C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bl>
    <w:p w14:paraId="11BBAF41"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1"/>
          <w:sz w:val="12"/>
          <w:szCs w:val="20"/>
          <w:lang w:val="en-GB" w:eastAsia="zh-CN"/>
        </w:rPr>
      </w:pPr>
    </w:p>
    <w:p w14:paraId="683F195E"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2"/>
          <w:sz w:val="16"/>
          <w:szCs w:val="20"/>
          <w:lang w:val="en-GB" w:eastAsia="zh-CN"/>
        </w:rPr>
      </w:pPr>
    </w:p>
    <w:p w14:paraId="57BD13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BANK:</w:t>
      </w:r>
    </w:p>
    <w:p w14:paraId="0B9A36E2"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363841A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proofErr w:type="gramStart"/>
      <w:r w:rsidRPr="00267633">
        <w:rPr>
          <w:rFonts w:ascii="Times New Roman" w:hAnsi="Times New Roman" w:cs="Times New Roman"/>
          <w:b/>
          <w:spacing w:val="-2"/>
          <w:sz w:val="16"/>
          <w:szCs w:val="20"/>
          <w:lang w:val="en-GB" w:eastAsia="zh-CN"/>
        </w:rPr>
        <w:t>CHEQUE  NO.</w:t>
      </w:r>
      <w:proofErr w:type="gramEnd"/>
      <w:r w:rsidRPr="00267633">
        <w:rPr>
          <w:rFonts w:ascii="Times New Roman" w:hAnsi="Times New Roman" w:cs="Times New Roman"/>
          <w:b/>
          <w:spacing w:val="-2"/>
          <w:sz w:val="16"/>
          <w:szCs w:val="20"/>
          <w:lang w:val="en-GB" w:eastAsia="zh-CN"/>
        </w:rPr>
        <w:t>:</w:t>
      </w:r>
    </w:p>
    <w:p w14:paraId="273AD346"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w:t>
      </w:r>
    </w:p>
    <w:p w14:paraId="16C7DBBB"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0C454A5C" w14:textId="77777777" w:rsidR="00267633" w:rsidRPr="00267633" w:rsidRDefault="00267633" w:rsidP="00267633">
      <w:pPr>
        <w:suppressAutoHyphens/>
        <w:spacing w:before="0" w:after="0" w:line="240" w:lineRule="auto"/>
        <w:jc w:val="both"/>
        <w:divId w:val="2116439976"/>
        <w:rPr>
          <w:rFonts w:ascii="Times New Roman" w:hAnsi="Times New Roman" w:cs="Times New Roman"/>
          <w:spacing w:val="-2"/>
          <w:sz w:val="16"/>
          <w:szCs w:val="20"/>
          <w:lang w:val="en-GB" w:eastAsia="zh-CN"/>
        </w:rPr>
      </w:pP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_____________</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Receipt No.</w:t>
      </w:r>
      <w:r w:rsidRPr="00267633">
        <w:rPr>
          <w:rFonts w:ascii="Times New Roman" w:hAnsi="Times New Roman" w:cs="Times New Roman"/>
          <w:b/>
          <w:spacing w:val="-2"/>
          <w:sz w:val="16"/>
          <w:szCs w:val="20"/>
          <w:lang w:val="en-GB" w:eastAsia="zh-CN"/>
        </w:rPr>
        <w:tab/>
        <w:t>Cashier</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Date</w:t>
      </w:r>
      <w:r w:rsidRPr="00267633">
        <w:rPr>
          <w:rFonts w:ascii="Times New Roman" w:hAnsi="Times New Roman" w:cs="Times New Roman"/>
          <w:spacing w:val="-2"/>
          <w:sz w:val="16"/>
          <w:szCs w:val="20"/>
          <w:lang w:val="en-GB" w:eastAsia="zh-CN"/>
        </w:rPr>
        <w:tab/>
      </w:r>
    </w:p>
    <w:p w14:paraId="59427274"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652DAD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464D2ED" w14:textId="77777777" w:rsidR="00CB4777" w:rsidRPr="00267633" w:rsidRDefault="00267633" w:rsidP="00CB4777">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CB4777" w:rsidRPr="005B66B7" w14:paraId="620F1505" w14:textId="77777777" w:rsidTr="00CB4777">
        <w:trPr>
          <w:divId w:val="2116439976"/>
          <w:jc w:val="center"/>
        </w:trPr>
        <w:tc>
          <w:tcPr>
            <w:tcW w:w="3080" w:type="dxa"/>
          </w:tcPr>
          <w:p w14:paraId="4AFC8B04" w14:textId="77777777" w:rsidR="00CB4777" w:rsidRPr="007C2EA0" w:rsidRDefault="00CB4777" w:rsidP="00312957">
            <w:pPr>
              <w:spacing w:after="120" w:line="240" w:lineRule="auto"/>
              <w:rPr>
                <w:rFonts w:ascii="Times New Roman" w:hAnsi="Times New Roman" w:cs="Times New Roman"/>
                <w:lang w:val="en-GB" w:eastAsia="zh-CN"/>
              </w:rPr>
            </w:pPr>
            <w:r w:rsidRPr="007C2EA0">
              <w:rPr>
                <w:rFonts w:ascii="Times New Roman" w:hAnsi="Times New Roman" w:cs="Times New Roman"/>
                <w:lang w:val="en-GB" w:eastAsia="zh-CN"/>
              </w:rPr>
              <w:br w:type="page"/>
            </w:r>
          </w:p>
        </w:tc>
        <w:tc>
          <w:tcPr>
            <w:tcW w:w="3080" w:type="dxa"/>
          </w:tcPr>
          <w:p w14:paraId="556DE5C7" w14:textId="77777777" w:rsidR="00CB4777" w:rsidRPr="007C2EA0" w:rsidRDefault="00CB4777" w:rsidP="00312957">
            <w:pPr>
              <w:keepNext/>
              <w:spacing w:after="0" w:line="240" w:lineRule="auto"/>
              <w:jc w:val="center"/>
              <w:outlineLvl w:val="1"/>
              <w:rPr>
                <w:rFonts w:ascii="Times New Roman" w:hAnsi="Times New Roman"/>
                <w:bCs/>
                <w:iCs/>
                <w:spacing w:val="-3"/>
                <w:lang w:val="en-GB" w:eastAsia="zh-CN"/>
              </w:rPr>
            </w:pPr>
            <w:bookmarkStart w:id="197" w:name="Form_259"/>
            <w:bookmarkEnd w:id="197"/>
            <w:r w:rsidRPr="007C2EA0">
              <w:rPr>
                <w:rFonts w:ascii="Times New Roman" w:hAnsi="Times New Roman"/>
                <w:bCs/>
                <w:iCs/>
                <w:spacing w:val="-3"/>
                <w:lang w:val="en-GB" w:eastAsia="zh-CN"/>
              </w:rPr>
              <w:t>FORM 259</w:t>
            </w:r>
          </w:p>
        </w:tc>
        <w:tc>
          <w:tcPr>
            <w:tcW w:w="3080" w:type="dxa"/>
          </w:tcPr>
          <w:p w14:paraId="7414EE83" w14:textId="77777777" w:rsidR="00CB4777" w:rsidRPr="007C2EA0" w:rsidRDefault="00CB4777" w:rsidP="00312957">
            <w:pPr>
              <w:spacing w:after="120" w:line="240" w:lineRule="auto"/>
              <w:rPr>
                <w:rFonts w:ascii="Times New Roman" w:hAnsi="Times New Roman" w:cs="Times New Roman"/>
                <w:lang w:val="en-GB" w:eastAsia="zh-CN"/>
              </w:rPr>
            </w:pPr>
          </w:p>
        </w:tc>
      </w:tr>
    </w:tbl>
    <w:p w14:paraId="77A63D5A" w14:textId="77777777" w:rsidR="00CB4777" w:rsidRPr="00CB4777" w:rsidRDefault="00CB4777" w:rsidP="00CB4777">
      <w:pPr>
        <w:spacing w:after="0" w:line="240" w:lineRule="auto"/>
        <w:divId w:val="2116439976"/>
        <w:rPr>
          <w:rFonts w:ascii="Times New Roman" w:hAnsi="Times New Roman" w:cs="Times New Roman"/>
          <w:sz w:val="22"/>
          <w:szCs w:val="22"/>
          <w:lang w:val="en-US" w:eastAsia="zh-CN"/>
        </w:rPr>
      </w:pPr>
      <w:r w:rsidRPr="00CB4777">
        <w:rPr>
          <w:rFonts w:ascii="Times New Roman" w:hAnsi="Times New Roman" w:cs="Times New Roman"/>
          <w:sz w:val="22"/>
          <w:szCs w:val="22"/>
          <w:lang w:val="en-US" w:eastAsia="zh-CN"/>
        </w:rPr>
        <w:t>Para 158</w:t>
      </w:r>
    </w:p>
    <w:p w14:paraId="3F8C8C0C" w14:textId="77777777" w:rsidR="00CB4777" w:rsidRPr="007C2EA0" w:rsidRDefault="00CB4777" w:rsidP="00CB4777">
      <w:pPr>
        <w:spacing w:after="0" w:line="240" w:lineRule="auto"/>
        <w:ind w:left="720"/>
        <w:jc w:val="center"/>
        <w:divId w:val="2116439976"/>
        <w:rPr>
          <w:rFonts w:ascii="Times New Roman" w:hAnsi="Times New Roman" w:cs="Times New Roman"/>
          <w:b/>
          <w:u w:val="single"/>
          <w:lang w:val="en-US" w:eastAsia="zh-CN"/>
        </w:rPr>
      </w:pPr>
    </w:p>
    <w:p w14:paraId="0DE586FF" w14:textId="77777777" w:rsidR="00CB4777" w:rsidRPr="007C2EA0" w:rsidRDefault="00CB4777" w:rsidP="00CB4777">
      <w:pPr>
        <w:spacing w:after="0" w:line="240" w:lineRule="auto"/>
        <w:ind w:left="720"/>
        <w:jc w:val="center"/>
        <w:divId w:val="2116439976"/>
        <w:rPr>
          <w:rFonts w:ascii="Times New Roman" w:hAnsi="Times New Roman" w:cs="Times New Roman"/>
          <w:b/>
          <w:bCs/>
          <w:caps/>
          <w:lang w:val="en-US" w:eastAsia="zh-CN"/>
        </w:rPr>
      </w:pPr>
      <w:r w:rsidRPr="007C2EA0">
        <w:rPr>
          <w:rFonts w:ascii="Times New Roman" w:hAnsi="Times New Roman" w:cs="Times New Roman"/>
          <w:b/>
          <w:bCs/>
          <w:caps/>
          <w:lang w:val="en-US" w:eastAsia="zh-CN"/>
        </w:rPr>
        <w:t>Undertaking to Court to e-file documents</w:t>
      </w:r>
    </w:p>
    <w:p w14:paraId="3978A7EC" w14:textId="77777777" w:rsidR="00CB4777" w:rsidRPr="007C2EA0" w:rsidRDefault="00CB4777" w:rsidP="00CB4777">
      <w:pPr>
        <w:spacing w:after="0" w:line="240" w:lineRule="auto"/>
        <w:ind w:left="720"/>
        <w:jc w:val="center"/>
        <w:divId w:val="2116439976"/>
        <w:rPr>
          <w:rFonts w:ascii="Times New Roman" w:hAnsi="Times New Roman" w:cs="Times New Roman"/>
          <w:b/>
          <w:lang w:val="en-US" w:eastAsia="zh-CN"/>
        </w:rPr>
      </w:pPr>
    </w:p>
    <w:p w14:paraId="64CEE6EB"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1.</w:t>
      </w:r>
      <w:r w:rsidRPr="007C2EA0">
        <w:rPr>
          <w:rFonts w:ascii="Times New Roman" w:hAnsi="Times New Roman" w:cs="Times New Roman"/>
          <w:color w:val="000000"/>
          <w:lang w:val="en-US" w:eastAsia="en-GB"/>
        </w:rPr>
        <w:tab/>
        <w:t>I, _______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name of applicant/solicitor</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of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address</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do hereby undertake to the Court to file the following documents via the Electronic Filing Service (EFS)</w:t>
      </w:r>
      <w:r w:rsidRPr="007C2EA0">
        <w:rPr>
          <w:rFonts w:ascii="Times New Roman" w:hAnsi="Times New Roman" w:cs="Times New Roman"/>
          <w:color w:val="000000"/>
          <w:vertAlign w:val="superscript"/>
          <w:lang w:val="en-US" w:eastAsia="en-GB"/>
        </w:rPr>
        <w:t>#</w:t>
      </w:r>
      <w:r w:rsidRPr="007C2EA0">
        <w:rPr>
          <w:rFonts w:ascii="Times New Roman" w:hAnsi="Times New Roman" w:cs="Times New Roman"/>
          <w:color w:val="000000"/>
          <w:lang w:val="en-US" w:eastAsia="en-GB"/>
        </w:rPr>
        <w:t xml:space="preserve"> by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date</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w:t>
      </w:r>
    </w:p>
    <w:p w14:paraId="707DAB92"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202BF6F4"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r w:rsidRPr="007C2EA0">
        <w:rPr>
          <w:rFonts w:ascii="Times New Roman" w:hAnsi="Times New Roman" w:cs="Times New Roman"/>
          <w:color w:val="000000"/>
          <w:lang w:val="en-US" w:eastAsia="en-GB"/>
        </w:rPr>
        <w:t>(a)</w:t>
      </w:r>
      <w:r w:rsidRPr="007C2EA0">
        <w:rPr>
          <w:rFonts w:ascii="Times New Roman" w:hAnsi="Times New Roman" w:cs="Times New Roman"/>
          <w:color w:val="000000"/>
          <w:lang w:val="en-US" w:eastAsia="en-GB"/>
        </w:rPr>
        <w:tab/>
        <w:t>the Originating Summons</w:t>
      </w:r>
      <w:proofErr w:type="gramStart"/>
      <w:r w:rsidRPr="007C2EA0">
        <w:rPr>
          <w:rFonts w:ascii="Times New Roman" w:hAnsi="Times New Roman" w:cs="Times New Roman"/>
          <w:color w:val="000000"/>
          <w:lang w:val="en-US" w:eastAsia="en-GB"/>
        </w:rPr>
        <w:t>*;</w:t>
      </w:r>
      <w:proofErr w:type="gramEnd"/>
    </w:p>
    <w:p w14:paraId="51ADAC4E"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0EB818FC"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(b)</w:t>
      </w:r>
      <w:r w:rsidRPr="007C2EA0">
        <w:rPr>
          <w:rFonts w:ascii="Times New Roman" w:hAnsi="Times New Roman" w:cs="Times New Roman"/>
          <w:color w:val="000000"/>
          <w:lang w:val="en-US" w:eastAsia="en-GB"/>
        </w:rPr>
        <w:tab/>
        <w:t>the Summons</w:t>
      </w:r>
      <w:proofErr w:type="gramStart"/>
      <w:r w:rsidRPr="007C2EA0">
        <w:rPr>
          <w:rFonts w:ascii="Times New Roman" w:hAnsi="Times New Roman" w:cs="Times New Roman"/>
          <w:color w:val="000000"/>
          <w:lang w:val="en-US" w:eastAsia="en-GB"/>
        </w:rPr>
        <w:t>*;</w:t>
      </w:r>
      <w:proofErr w:type="gramEnd"/>
    </w:p>
    <w:p w14:paraId="47A33D8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5C7D71C3"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(c)</w:t>
      </w:r>
      <w:r w:rsidRPr="007C2EA0">
        <w:rPr>
          <w:rFonts w:ascii="Times New Roman" w:hAnsi="Times New Roman" w:cs="Times New Roman"/>
          <w:color w:val="000000"/>
          <w:lang w:val="en-US" w:eastAsia="en-GB"/>
        </w:rPr>
        <w:tab/>
        <w:t>the affidavit(s) of ____</w:t>
      </w:r>
      <w:proofErr w:type="gramStart"/>
      <w:r w:rsidRPr="007C2EA0">
        <w:rPr>
          <w:rFonts w:ascii="Times New Roman" w:hAnsi="Times New Roman" w:cs="Times New Roman"/>
          <w:color w:val="000000"/>
          <w:lang w:val="en-US" w:eastAsia="en-GB"/>
        </w:rPr>
        <w:t>_</w:t>
      </w:r>
      <w:r w:rsidRPr="007C2EA0">
        <w:rPr>
          <w:rFonts w:ascii="Times New Roman" w:hAnsi="Times New Roman" w:cs="Times New Roman"/>
          <w:color w:val="000000"/>
          <w:u w:val="single"/>
          <w:lang w:val="en-US" w:eastAsia="en-GB"/>
        </w:rPr>
        <w:t>(</w:t>
      </w:r>
      <w:proofErr w:type="gramEnd"/>
      <w:r w:rsidRPr="007C2EA0">
        <w:rPr>
          <w:rFonts w:ascii="Times New Roman" w:hAnsi="Times New Roman" w:cs="Times New Roman"/>
          <w:i/>
          <w:color w:val="000000"/>
          <w:u w:val="single"/>
          <w:lang w:val="en-US" w:eastAsia="en-GB"/>
        </w:rPr>
        <w:t>name of deponent</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affirmed on ____(</w:t>
      </w:r>
      <w:r w:rsidRPr="007C2EA0">
        <w:rPr>
          <w:rFonts w:ascii="Times New Roman" w:hAnsi="Times New Roman" w:cs="Times New Roman"/>
          <w:i/>
          <w:color w:val="000000"/>
          <w:lang w:val="en-US" w:eastAsia="en-GB"/>
        </w:rPr>
        <w:t>date</w:t>
      </w:r>
      <w:r w:rsidRPr="007C2EA0">
        <w:rPr>
          <w:rFonts w:ascii="Times New Roman" w:hAnsi="Times New Roman" w:cs="Times New Roman"/>
          <w:color w:val="000000"/>
          <w:lang w:val="en-US" w:eastAsia="en-GB"/>
        </w:rPr>
        <w:t>)___; and</w:t>
      </w:r>
    </w:p>
    <w:p w14:paraId="5382255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p>
    <w:p w14:paraId="42E09E0E" w14:textId="77777777" w:rsidR="00CB4777" w:rsidRPr="007C2EA0" w:rsidRDefault="00CB4777" w:rsidP="00CB4777">
      <w:pPr>
        <w:autoSpaceDE w:val="0"/>
        <w:autoSpaceDN w:val="0"/>
        <w:adjustRightInd w:val="0"/>
        <w:spacing w:after="0" w:line="240" w:lineRule="auto"/>
        <w:ind w:right="480" w:firstLine="72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(d)</w:t>
      </w:r>
      <w:r w:rsidRPr="007C2EA0">
        <w:rPr>
          <w:rFonts w:ascii="Times New Roman" w:hAnsi="Times New Roman" w:cs="Times New Roman"/>
          <w:color w:val="000000"/>
          <w:lang w:val="en-US" w:eastAsia="en-GB"/>
        </w:rPr>
        <w:tab/>
        <w:t>the draft and final Order of Court if granted by the Court.</w:t>
      </w:r>
    </w:p>
    <w:p w14:paraId="3E1C522F"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5F899968"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2.</w:t>
      </w:r>
      <w:r w:rsidRPr="007C2EA0">
        <w:rPr>
          <w:rFonts w:ascii="Times New Roman" w:hAnsi="Times New Roman" w:cs="Times New Roman"/>
          <w:color w:val="000000"/>
          <w:lang w:val="en-US" w:eastAsia="en-GB"/>
        </w:rPr>
        <w:tab/>
        <w:t>I understand that if I should fail to carry out my undertaking, I am liable to be punished for non-compliance with an order of the Court.</w:t>
      </w:r>
    </w:p>
    <w:p w14:paraId="3CCF1DC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70B6ED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34D48B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590ACEE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0EB0995D"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w:t>
      </w:r>
      <w:r w:rsidRPr="007C2EA0">
        <w:rPr>
          <w:rFonts w:ascii="Times New Roman" w:eastAsia="Calibri" w:hAnsi="Times New Roman" w:cs="Times New Roman"/>
          <w:i/>
          <w:lang w:val="en-GB" w:eastAsia="en-GB"/>
        </w:rPr>
        <w:t>Signature</w:t>
      </w:r>
      <w:r w:rsidRPr="007C2EA0">
        <w:rPr>
          <w:rFonts w:ascii="Times New Roman" w:eastAsia="Calibri" w:hAnsi="Times New Roman" w:cs="Times New Roman"/>
          <w:lang w:val="en-GB" w:eastAsia="en-GB"/>
        </w:rPr>
        <w:t>)</w:t>
      </w:r>
    </w:p>
    <w:p w14:paraId="27F83AA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______________________________</w:t>
      </w:r>
    </w:p>
    <w:p w14:paraId="78EF2FDF"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Name of Applicant / Applicant’s solicitor</w:t>
      </w:r>
    </w:p>
    <w:p w14:paraId="0B0C6CF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roofErr w:type="gramStart"/>
      <w:r w:rsidRPr="007C2EA0">
        <w:rPr>
          <w:rFonts w:ascii="Times New Roman" w:eastAsia="Calibri" w:hAnsi="Times New Roman" w:cs="Times New Roman"/>
          <w:lang w:val="en-GB" w:eastAsia="en-GB"/>
        </w:rPr>
        <w:t>Date :</w:t>
      </w:r>
      <w:proofErr w:type="gramEnd"/>
      <w:r w:rsidRPr="007C2EA0">
        <w:rPr>
          <w:rFonts w:ascii="Times New Roman" w:eastAsia="Calibri" w:hAnsi="Times New Roman" w:cs="Times New Roman"/>
          <w:lang w:val="en-GB" w:eastAsia="en-GB"/>
        </w:rPr>
        <w:t xml:space="preserve"> __________________</w:t>
      </w:r>
    </w:p>
    <w:p w14:paraId="76BDB378"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p>
    <w:p w14:paraId="669AFE13"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For a non-EFS subscriber, the documents may be e-filed at the </w:t>
      </w:r>
      <w:proofErr w:type="spellStart"/>
      <w:r w:rsidRPr="00267633">
        <w:rPr>
          <w:rFonts w:ascii="Times New Roman" w:hAnsi="Times New Roman" w:cs="Times New Roman"/>
          <w:b/>
          <w:sz w:val="20"/>
          <w:szCs w:val="20"/>
          <w:lang w:val="en-US" w:eastAsia="zh-CN"/>
        </w:rPr>
        <w:t>LawNet</w:t>
      </w:r>
      <w:proofErr w:type="spellEnd"/>
      <w:r w:rsidRPr="00267633">
        <w:rPr>
          <w:rFonts w:ascii="Times New Roman" w:hAnsi="Times New Roman" w:cs="Times New Roman"/>
          <w:b/>
          <w:sz w:val="20"/>
          <w:szCs w:val="20"/>
          <w:lang w:val="en-US" w:eastAsia="zh-CN"/>
        </w:rPr>
        <w:t xml:space="preserve"> &amp; </w:t>
      </w:r>
      <w:proofErr w:type="spellStart"/>
      <w:r w:rsidRPr="00267633">
        <w:rPr>
          <w:rFonts w:ascii="Times New Roman" w:hAnsi="Times New Roman" w:cs="Times New Roman"/>
          <w:b/>
          <w:sz w:val="20"/>
          <w:szCs w:val="20"/>
          <w:lang w:val="en-US" w:eastAsia="zh-CN"/>
        </w:rPr>
        <w:t>CrimsonLogic</w:t>
      </w:r>
      <w:proofErr w:type="spellEnd"/>
      <w:r w:rsidRPr="00267633">
        <w:rPr>
          <w:rFonts w:ascii="Times New Roman" w:hAnsi="Times New Roman" w:cs="Times New Roman"/>
          <w:b/>
          <w:sz w:val="20"/>
          <w:szCs w:val="20"/>
          <w:lang w:val="en-US" w:eastAsia="zh-CN"/>
        </w:rPr>
        <w:t xml:space="preserve"> Service Bureau</w:t>
      </w:r>
      <w:r w:rsidRPr="00267633">
        <w:rPr>
          <w:rFonts w:ascii="Times New Roman" w:hAnsi="Times New Roman" w:cs="Times New Roman"/>
          <w:sz w:val="20"/>
          <w:szCs w:val="20"/>
          <w:lang w:val="en-US" w:eastAsia="zh-CN"/>
        </w:rPr>
        <w:t xml:space="preserve"> located at:</w:t>
      </w:r>
    </w:p>
    <w:p w14:paraId="631205ED" w14:textId="77777777" w:rsidR="00CB4777" w:rsidRPr="00267633" w:rsidRDefault="00CB4777" w:rsidP="00CB4777">
      <w:pPr>
        <w:spacing w:after="0" w:line="240" w:lineRule="auto"/>
        <w:ind w:left="851"/>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133 New Bridge Road, #19-01/02 Chinatown Point, Singapore 059413</w:t>
      </w:r>
    </w:p>
    <w:p w14:paraId="457A4BEF" w14:textId="77777777" w:rsidR="00CB4777" w:rsidRPr="00267633" w:rsidRDefault="00CB4777" w:rsidP="00CB4777">
      <w:pPr>
        <w:spacing w:after="0" w:line="240" w:lineRule="auto"/>
        <w:ind w:left="1418"/>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(65) 6538 9507</w:t>
      </w:r>
    </w:p>
    <w:p w14:paraId="7FBFECCF" w14:textId="77777777" w:rsidR="00CB4777" w:rsidRPr="00267633" w:rsidRDefault="00CB4777" w:rsidP="00CB4777">
      <w:pPr>
        <w:spacing w:after="0" w:line="240" w:lineRule="auto"/>
        <w:ind w:left="1418" w:firstLine="22"/>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Fax: (65) 6438 6350</w:t>
      </w:r>
    </w:p>
    <w:p w14:paraId="00ECAB01" w14:textId="77777777" w:rsidR="00CB4777" w:rsidRPr="00267633" w:rsidRDefault="00CB4777" w:rsidP="00CB4777">
      <w:pPr>
        <w:spacing w:after="0" w:line="240" w:lineRule="auto"/>
        <w:ind w:left="851"/>
        <w:divId w:val="2116439976"/>
        <w:rPr>
          <w:rFonts w:ascii="Times New Roman" w:eastAsia="Calibri" w:hAnsi="Times New Roman" w:cs="Times New Roman"/>
          <w:sz w:val="20"/>
          <w:szCs w:val="20"/>
          <w:lang w:val="en-GB" w:eastAsia="en-GB"/>
        </w:rPr>
      </w:pPr>
    </w:p>
    <w:p w14:paraId="1268E4C3" w14:textId="77777777" w:rsidR="00CB4777" w:rsidRPr="00267633" w:rsidRDefault="00CB4777" w:rsidP="00CB4777">
      <w:pPr>
        <w:spacing w:after="0" w:line="240" w:lineRule="auto"/>
        <w:ind w:left="851" w:right="2505"/>
        <w:jc w:val="both"/>
        <w:divId w:val="2116439976"/>
        <w:rPr>
          <w:rFonts w:ascii="Times New Roman" w:eastAsia="Calibri" w:hAnsi="Times New Roman" w:cs="Times New Roman"/>
          <w:lang w:val="en-GB" w:eastAsia="en-GB"/>
        </w:rPr>
      </w:pPr>
      <w:r w:rsidRPr="000F4D84">
        <w:rPr>
          <w:rFonts w:ascii="Times New Roman" w:eastAsia="Calibri" w:hAnsi="Times New Roman" w:cs="Times New Roman"/>
          <w:sz w:val="20"/>
          <w:szCs w:val="20"/>
          <w:lang w:eastAsia="en-GB"/>
        </w:rPr>
        <w:t>The operating hours may be found at www.elitigation.sg</w:t>
      </w:r>
    </w:p>
    <w:p w14:paraId="5D1CC470"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sz w:val="32"/>
          <w:szCs w:val="32"/>
          <w:lang w:val="en-US" w:eastAsia="en-GB"/>
        </w:rPr>
      </w:pPr>
    </w:p>
    <w:p w14:paraId="33A8D97D"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lang w:val="en-US" w:eastAsia="en-GB"/>
        </w:rPr>
      </w:pPr>
    </w:p>
    <w:p w14:paraId="6FAC55A4" w14:textId="77777777" w:rsidR="00267633" w:rsidRPr="00CB4777" w:rsidRDefault="00CB4777" w:rsidP="00CB4777">
      <w:pPr>
        <w:spacing w:before="0" w:after="200" w:line="276" w:lineRule="auto"/>
        <w:divId w:val="2116439976"/>
        <w:rPr>
          <w:rFonts w:ascii="Times New Roman" w:hAnsi="Times New Roman" w:cs="Times New Roman"/>
          <w:sz w:val="20"/>
          <w:szCs w:val="20"/>
          <w:lang w:val="en-US" w:eastAsia="zh-CN"/>
        </w:rPr>
      </w:pPr>
      <w:r w:rsidRPr="00CB4777">
        <w:rPr>
          <w:rFonts w:ascii="Times New Roman" w:hAnsi="Times New Roman" w:cs="Times New Roman"/>
          <w:sz w:val="20"/>
          <w:szCs w:val="20"/>
          <w:lang w:val="en-US" w:eastAsia="en-GB"/>
        </w:rPr>
        <w:t>* Delete where inapplicable</w:t>
      </w:r>
    </w:p>
    <w:p w14:paraId="415E6E7D" w14:textId="77777777" w:rsidR="00267633" w:rsidRPr="00267633" w:rsidRDefault="00267633" w:rsidP="00267633">
      <w:pPr>
        <w:spacing w:before="0" w:after="0" w:line="240" w:lineRule="auto"/>
        <w:ind w:left="720"/>
        <w:jc w:val="center"/>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2F3C330" w14:textId="77777777" w:rsidTr="00267633">
        <w:trPr>
          <w:divId w:val="2116439976"/>
          <w:jc w:val="center"/>
        </w:trPr>
        <w:tc>
          <w:tcPr>
            <w:tcW w:w="3080" w:type="dxa"/>
          </w:tcPr>
          <w:p w14:paraId="5EC179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3F5606F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260</w:t>
            </w:r>
          </w:p>
        </w:tc>
        <w:tc>
          <w:tcPr>
            <w:tcW w:w="3080" w:type="dxa"/>
          </w:tcPr>
          <w:p w14:paraId="6255DC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C93D564"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E6E25B6" w14:textId="77777777" w:rsidR="00267633" w:rsidRPr="00267633" w:rsidRDefault="00267633" w:rsidP="00267633">
      <w:pPr>
        <w:autoSpaceDE w:val="0"/>
        <w:autoSpaceDN w:val="0"/>
        <w:adjustRightInd w:val="0"/>
        <w:spacing w:before="0" w:after="0" w:line="240" w:lineRule="auto"/>
        <w:ind w:right="640"/>
        <w:jc w:val="center"/>
        <w:divId w:val="2116439976"/>
        <w:rPr>
          <w:rFonts w:ascii="Times New Roman" w:hAnsi="Times New Roman" w:cs="Times New Roman"/>
          <w:b/>
          <w:color w:val="000000"/>
          <w:lang w:val="en-US" w:eastAsia="en-GB"/>
        </w:rPr>
      </w:pPr>
    </w:p>
    <w:p w14:paraId="22A97C6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 xml:space="preserve">Order of Court to prevent the removal </w:t>
      </w:r>
    </w:p>
    <w:p w14:paraId="5B173C1C"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of a child out of jurisdiction</w:t>
      </w:r>
    </w:p>
    <w:p w14:paraId="2569E83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6AFDA0D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IN THE family justice COURTS OF THE REPUBLIC OF SINGAPORE</w:t>
      </w:r>
    </w:p>
    <w:p w14:paraId="1F0FB69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38DD7788" w14:textId="77777777" w:rsidR="00267633" w:rsidRPr="00267633" w:rsidRDefault="00267633" w:rsidP="00267633">
      <w:pPr>
        <w:spacing w:before="120" w:after="0" w:line="240" w:lineRule="auto"/>
        <w:divId w:val="2116439976"/>
        <w:rPr>
          <w:rFonts w:ascii="Times New Roman" w:hAnsi="Times New Roman" w:cs="Times New Roman"/>
          <w:lang w:val="en-US" w:eastAsia="en-GB"/>
        </w:rPr>
      </w:pPr>
      <w:r w:rsidRPr="00267633">
        <w:rPr>
          <w:rFonts w:ascii="Times New Roman" w:hAnsi="Times New Roman" w:cs="Times New Roman"/>
          <w:lang w:val="en-US" w:eastAsia="en-GB"/>
        </w:rPr>
        <w:t xml:space="preserve">Divorce Suit </w:t>
      </w:r>
      <w:permStart w:id="381881768" w:edGrp="everyone"/>
      <w:r w:rsidRPr="00267633">
        <w:rPr>
          <w:rFonts w:ascii="Times New Roman" w:hAnsi="Times New Roman" w:cs="Times New Roman"/>
          <w:lang w:val="en-US" w:eastAsia="en-GB"/>
        </w:rPr>
        <w:fldChar w:fldCharType="begin">
          <w:ffData>
            <w:name w:val="Text1"/>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381881768"/>
      <w:r w:rsidRPr="00267633">
        <w:rPr>
          <w:rFonts w:ascii="Times New Roman" w:hAnsi="Times New Roman" w:cs="Times New Roman"/>
          <w:lang w:val="en-US" w:eastAsia="en-GB"/>
        </w:rPr>
        <w:br/>
        <w:t xml:space="preserve">No. </w:t>
      </w:r>
      <w:permStart w:id="520715876" w:edGrp="everyone"/>
      <w:r w:rsidRPr="00267633">
        <w:rPr>
          <w:rFonts w:ascii="Times New Roman" w:hAnsi="Times New Roman" w:cs="Times New Roman"/>
          <w:lang w:val="en-US" w:eastAsia="en-GB"/>
        </w:rPr>
        <w:fldChar w:fldCharType="begin">
          <w:ffData>
            <w:name w:val="Text2"/>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520715876"/>
      <w:r w:rsidRPr="00267633">
        <w:rPr>
          <w:rFonts w:ascii="Times New Roman" w:hAnsi="Times New Roman" w:cs="Times New Roman"/>
          <w:lang w:val="en-US" w:eastAsia="en-GB"/>
        </w:rPr>
        <w:br/>
        <w:t xml:space="preserve">of </w:t>
      </w:r>
      <w:permStart w:id="736579356" w:edGrp="everyone"/>
      <w:r w:rsidRPr="00267633">
        <w:rPr>
          <w:rFonts w:ascii="Times New Roman" w:hAnsi="Times New Roman" w:cs="Times New Roman"/>
          <w:lang w:val="en-US" w:eastAsia="en-GB"/>
        </w:rPr>
        <w:fldChar w:fldCharType="begin">
          <w:ffData>
            <w:name w:val="Text3"/>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736579356"/>
    </w:p>
    <w:p w14:paraId="233F75B9"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Between</w:t>
      </w:r>
    </w:p>
    <w:p w14:paraId="54940177" w14:textId="77777777" w:rsidR="00267633" w:rsidRPr="00267633" w:rsidRDefault="00267633" w:rsidP="00267633">
      <w:pPr>
        <w:tabs>
          <w:tab w:val="center" w:pos="3600"/>
          <w:tab w:val="right" w:pos="7099"/>
        </w:tabs>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521603896"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Plaintiff’s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521603896"/>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Plaintiff</w:t>
      </w:r>
    </w:p>
    <w:p w14:paraId="4D09021B"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And</w:t>
      </w:r>
    </w:p>
    <w:p w14:paraId="6DA29169" w14:textId="77777777" w:rsidR="00267633" w:rsidRPr="00267633" w:rsidRDefault="00267633" w:rsidP="00267633">
      <w:pPr>
        <w:tabs>
          <w:tab w:val="center" w:pos="3600"/>
          <w:tab w:val="right" w:pos="7099"/>
        </w:tabs>
        <w:spacing w:before="120" w:after="0" w:line="240" w:lineRule="auto"/>
        <w:ind w:left="1440"/>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06917982"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Defendant’s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106917982"/>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Defendant</w:t>
      </w:r>
    </w:p>
    <w:p w14:paraId="10B14D8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7CF8DCFB"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2428350"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CB4974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 xml:space="preserve">ORDER OF COURT </w:t>
      </w:r>
    </w:p>
    <w:p w14:paraId="371BC147"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3ED295D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THE DISTRICT JUDGE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IN CHAMBERS</w:t>
      </w:r>
    </w:p>
    <w:p w14:paraId="2FCB12C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xml:space="preserve">]________________ </w:t>
      </w:r>
    </w:p>
    <w:p w14:paraId="1C9D1712" w14:textId="77777777" w:rsidR="00267633" w:rsidRPr="00267633" w:rsidRDefault="00267633" w:rsidP="00267633">
      <w:pPr>
        <w:spacing w:before="0" w:after="0" w:line="240" w:lineRule="auto"/>
        <w:divId w:val="2116439976"/>
        <w:rPr>
          <w:rFonts w:ascii="Times New Roman" w:eastAsia="Calibri" w:hAnsi="Times New Roman" w:cs="Times New Roman"/>
          <w:b/>
          <w:bCs/>
          <w:lang w:val="en-GB" w:eastAsia="en-GB"/>
        </w:rPr>
      </w:pPr>
    </w:p>
    <w:p w14:paraId="518AC3C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IMPORTANT: </w:t>
      </w:r>
    </w:p>
    <w:p w14:paraId="5385E357" w14:textId="77777777" w:rsidR="00267633" w:rsidRPr="00267633" w:rsidRDefault="00267633" w:rsidP="00267633">
      <w:pPr>
        <w:spacing w:before="0" w:after="0" w:line="240" w:lineRule="auto"/>
        <w:divId w:val="2116439976"/>
        <w:rPr>
          <w:rFonts w:ascii="Times New Roman" w:eastAsia="Calibri" w:hAnsi="Times New Roman" w:cs="Times New Roman"/>
          <w:b/>
          <w:lang w:val="en-GB" w:eastAsia="en-GB"/>
        </w:rPr>
      </w:pPr>
    </w:p>
    <w:p w14:paraId="526F5A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Notice to the defendant/plaintiff*</w:t>
      </w:r>
    </w:p>
    <w:p w14:paraId="1501B82F"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7E039F9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6C0F413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2046E76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B291CD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THE ORDER </w:t>
      </w:r>
    </w:p>
    <w:p w14:paraId="534408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73FC3B4F"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 application was made today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by [</w:t>
      </w:r>
      <w:r w:rsidRPr="00267633">
        <w:rPr>
          <w:rFonts w:ascii="Times New Roman" w:eastAsia="Calibri" w:hAnsi="Times New Roman" w:cs="Times New Roman"/>
          <w:i/>
          <w:lang w:val="en-GB" w:eastAsia="en-GB"/>
        </w:rPr>
        <w:t>Counsel for</w:t>
      </w:r>
      <w:r w:rsidRPr="00267633">
        <w:rPr>
          <w:rFonts w:ascii="Times New Roman" w:eastAsia="Calibri" w:hAnsi="Times New Roman" w:cs="Times New Roman"/>
          <w:lang w:val="en-GB" w:eastAsia="en-GB"/>
        </w:rPr>
        <w:t>] the plaintiff/defendant* to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by way of ex-</w:t>
      </w:r>
      <w:proofErr w:type="spellStart"/>
      <w:r w:rsidRPr="00267633">
        <w:rPr>
          <w:rFonts w:ascii="Times New Roman" w:eastAsia="Calibri" w:hAnsi="Times New Roman" w:cs="Times New Roman"/>
          <w:lang w:val="en-GB" w:eastAsia="en-GB"/>
        </w:rPr>
        <w:t>parte</w:t>
      </w:r>
      <w:proofErr w:type="spellEnd"/>
      <w:r w:rsidRPr="00267633">
        <w:rPr>
          <w:rFonts w:ascii="Times New Roman" w:eastAsia="Calibri" w:hAnsi="Times New Roman" w:cs="Times New Roman"/>
          <w:lang w:val="en-GB" w:eastAsia="en-GB"/>
        </w:rPr>
        <w:t xml:space="preserve"> Originating Summons No.____ of 20__.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heard the application and read the affidavit(s) of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filed on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xml:space="preserve">]. </w:t>
      </w:r>
    </w:p>
    <w:p w14:paraId="2E7C4647"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0A0DFF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a result of the application —</w:t>
      </w:r>
    </w:p>
    <w:p w14:paraId="66BC0BB2"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719A246"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IT IS ORDERED</w:t>
      </w:r>
      <w:r w:rsidRPr="00267633">
        <w:rPr>
          <w:rFonts w:ascii="Times New Roman" w:eastAsia="Calibri" w:hAnsi="Times New Roman" w:cs="Times New Roman"/>
          <w:lang w:val="en-GB" w:eastAsia="en-GB"/>
        </w:rPr>
        <w:t xml:space="preserve"> by the District Judge that: </w:t>
      </w:r>
    </w:p>
    <w:p w14:paraId="0D7345E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1A4C722D"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child/children [</w:t>
      </w:r>
      <w:r w:rsidRPr="00267633">
        <w:rPr>
          <w:rFonts w:ascii="Times New Roman" w:eastAsia="Calibri" w:hAnsi="Times New Roman" w:cs="Times New Roman"/>
          <w:i/>
          <w:lang w:val="en-GB" w:eastAsia="en-GB"/>
        </w:rPr>
        <w:t>names of child/children</w:t>
      </w:r>
      <w:r w:rsidRPr="00267633">
        <w:rPr>
          <w:rFonts w:ascii="Times New Roman" w:eastAsia="Calibri" w:hAnsi="Times New Roman" w:cs="Times New Roman"/>
          <w:lang w:val="en-GB" w:eastAsia="en-GB"/>
        </w:rPr>
        <w:t>] shall be returned to the custody of his/her lawful guardian</w:t>
      </w:r>
      <w:r w:rsidRPr="00267633">
        <w:rPr>
          <w:rFonts w:ascii="Times New Roman" w:eastAsia="Calibri" w:hAnsi="Times New Roman" w:cs="Times New Roman"/>
          <w:i/>
          <w:lang w:val="en-GB" w:eastAsia="en-GB"/>
        </w:rPr>
        <w:t>/</w:t>
      </w:r>
      <w:r w:rsidRPr="00267633">
        <w:rPr>
          <w:rFonts w:ascii="Times New Roman" w:eastAsia="Calibri" w:hAnsi="Times New Roman" w:cs="Times New Roman"/>
          <w:lang w:val="en-GB" w:eastAsia="en-GB"/>
        </w:rPr>
        <w:t>parent [</w:t>
      </w:r>
      <w:r w:rsidRPr="00267633">
        <w:rPr>
          <w:rFonts w:ascii="Times New Roman" w:eastAsia="Calibri" w:hAnsi="Times New Roman" w:cs="Times New Roman"/>
          <w:i/>
          <w:lang w:val="en-GB" w:eastAsia="en-GB"/>
        </w:rPr>
        <w:t>name</w:t>
      </w:r>
      <w:proofErr w:type="gramStart"/>
      <w:r w:rsidRPr="00267633">
        <w:rPr>
          <w:rFonts w:ascii="Times New Roman" w:eastAsia="Calibri" w:hAnsi="Times New Roman" w:cs="Times New Roman"/>
          <w:lang w:val="en-GB" w:eastAsia="en-GB"/>
        </w:rPr>
        <w:t>];</w:t>
      </w:r>
      <w:proofErr w:type="gramEnd"/>
    </w:p>
    <w:p w14:paraId="01C4ECFC" w14:textId="77777777" w:rsidR="00267633" w:rsidRPr="00267633" w:rsidRDefault="00267633" w:rsidP="00267633">
      <w:pPr>
        <w:spacing w:before="0" w:after="0" w:line="240" w:lineRule="auto"/>
        <w:ind w:left="1080"/>
        <w:jc w:val="both"/>
        <w:divId w:val="2116439976"/>
        <w:rPr>
          <w:rFonts w:ascii="Times New Roman" w:eastAsia="Calibri" w:hAnsi="Times New Roman" w:cs="Times New Roman"/>
          <w:lang w:val="en-GB" w:eastAsia="en-GB"/>
        </w:rPr>
      </w:pPr>
    </w:p>
    <w:p w14:paraId="7AC441B5"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267633">
        <w:rPr>
          <w:rFonts w:ascii="Times New Roman" w:eastAsia="Calibri" w:hAnsi="Times New Roman" w:cs="Times New Roman"/>
          <w:lang w:val="en-GB" w:eastAsia="en-GB"/>
        </w:rPr>
        <w:t>proceedings;</w:t>
      </w:r>
      <w:proofErr w:type="gramEnd"/>
    </w:p>
    <w:p w14:paraId="5619A58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30EF343C"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defendant/plaintiff*, whether by herself/himself* or by her/his* servants or agents shall be restrained from removing [</w:t>
      </w:r>
      <w:r w:rsidRPr="00267633">
        <w:rPr>
          <w:rFonts w:ascii="Times New Roman" w:eastAsia="Calibri" w:hAnsi="Times New Roman" w:cs="Times New Roman"/>
          <w:i/>
          <w:lang w:val="en-GB" w:eastAsia="en-GB"/>
        </w:rPr>
        <w:t>name of child/children</w:t>
      </w:r>
      <w:r w:rsidRPr="00267633">
        <w:rPr>
          <w:rFonts w:ascii="Times New Roman" w:eastAsia="Calibri" w:hAnsi="Times New Roman" w:cs="Times New Roman"/>
          <w:lang w:val="en-GB" w:eastAsia="en-GB"/>
        </w:rPr>
        <w:t>] from Singapore pending the outcome or further orders made on this application and/or these proceedings; and</w:t>
      </w:r>
    </w:p>
    <w:p w14:paraId="63B3AAA0"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EA5AB3D" w14:textId="77777777" w:rsidR="00267633" w:rsidRPr="002F0484"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F0484">
        <w:rPr>
          <w:rFonts w:ascii="Times New Roman" w:eastAsia="Calibri" w:hAnsi="Times New Roman" w:cs="Times New Roman"/>
          <w:lang w:val="en-GB" w:eastAsia="en-GB"/>
        </w:rPr>
        <w:t xml:space="preserve"> [</w:t>
      </w:r>
      <w:r w:rsidRPr="002F0484">
        <w:rPr>
          <w:rFonts w:ascii="Times New Roman" w:eastAsia="Calibri" w:hAnsi="Times New Roman" w:cs="Times New Roman"/>
          <w:i/>
          <w:lang w:val="en-GB" w:eastAsia="en-GB"/>
        </w:rPr>
        <w:t>insert any other orders made by the Court in relation to the application</w:t>
      </w:r>
      <w:r w:rsidRPr="002F0484">
        <w:rPr>
          <w:rFonts w:ascii="Times New Roman" w:eastAsia="Calibri" w:hAnsi="Times New Roman" w:cs="Times New Roman"/>
          <w:lang w:val="en-GB" w:eastAsia="en-GB"/>
        </w:rPr>
        <w:t xml:space="preserve">] </w:t>
      </w:r>
    </w:p>
    <w:p w14:paraId="34A751A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11F51FE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Effect of this Order</w:t>
      </w:r>
    </w:p>
    <w:p w14:paraId="03D5DAC1"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3E35DEE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If you are required under this Order not to do something, you must not do it yourself or in any other way.  You must not do it through others acting on your behalf or on your instructions or with your encouragement. </w:t>
      </w:r>
    </w:p>
    <w:p w14:paraId="33B6088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697137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Third Parties</w:t>
      </w:r>
    </w:p>
    <w:p w14:paraId="377D0F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3CDEBA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It is a contempt of Court for any person notified of this Order to knowingly assist in or permit a breach of the Order. Any person doing so may be sent to prison or fined.</w:t>
      </w:r>
    </w:p>
    <w:p w14:paraId="1DD6672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 </w:t>
      </w:r>
    </w:p>
    <w:p w14:paraId="453FCB7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Undertakings</w:t>
      </w:r>
    </w:p>
    <w:p w14:paraId="3B6E341B"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0DD1C468" w14:textId="77777777" w:rsidR="00267633" w:rsidRPr="00267633" w:rsidRDefault="00267633" w:rsidP="00267633">
      <w:pPr>
        <w:autoSpaceDE w:val="0"/>
        <w:autoSpaceDN w:val="0"/>
        <w:adjustRightInd w:val="0"/>
        <w:spacing w:before="0" w:after="0" w:line="240" w:lineRule="auto"/>
        <w:ind w:left="709" w:firstLine="11"/>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/defendant* must give to the Court the undertakings set out in Schedule 1 to this order.</w:t>
      </w:r>
    </w:p>
    <w:p w14:paraId="43688008" w14:textId="77777777" w:rsidR="00267633" w:rsidRPr="00267633" w:rsidRDefault="00267633" w:rsidP="00267633">
      <w:pPr>
        <w:autoSpaceDE w:val="0"/>
        <w:autoSpaceDN w:val="0"/>
        <w:adjustRightInd w:val="0"/>
        <w:spacing w:before="0" w:after="0" w:line="240" w:lineRule="auto"/>
        <w:ind w:left="709"/>
        <w:divId w:val="2116439976"/>
        <w:rPr>
          <w:rFonts w:ascii="Times-Roman" w:hAnsi="Times-Roman" w:cs="Times-Roman"/>
          <w:lang w:val="en-US" w:eastAsia="zh-CN"/>
        </w:rPr>
      </w:pPr>
    </w:p>
    <w:p w14:paraId="1B0479D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Duration of this Order</w:t>
      </w:r>
    </w:p>
    <w:p w14:paraId="15C3EDA7"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1880D56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shall remain in force until the trial or further order made by the Court.</w:t>
      </w:r>
    </w:p>
    <w:p w14:paraId="2187403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CB80E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Variation or discharge of this Order</w:t>
      </w:r>
    </w:p>
    <w:p w14:paraId="1C16A96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2C6DCFFA"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r w:rsidRPr="00267633">
        <w:rPr>
          <w:rFonts w:ascii="Times New Roman" w:hAnsi="Times New Roman" w:cs="Times New Roman"/>
          <w:lang w:val="en-US" w:eastAsia="zh-CN"/>
        </w:rPr>
        <w:t>The defendant / plaintiff* (or anyone notified of this order) may apply to the Court at any time to vary or discharge this Order (or so much of it as affects that person), but anyone wishing to do so must inform the plaintiff's/ defendant’s* solicitors.</w:t>
      </w:r>
    </w:p>
    <w:p w14:paraId="0BD07175"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569D3B7E"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69002E2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the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46F6B4A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17C5C02" w14:textId="77777777" w:rsidR="00267633" w:rsidRPr="00267633" w:rsidRDefault="00267633" w:rsidP="00267633">
      <w:pPr>
        <w:tabs>
          <w:tab w:val="left" w:pos="1843"/>
        </w:tabs>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REGISTRAR</w:t>
      </w:r>
    </w:p>
    <w:p w14:paraId="1AE27233"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7C43CE37"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504B0875"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Schedule 1</w:t>
      </w:r>
    </w:p>
    <w:p w14:paraId="69904519"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r w:rsidRPr="00267633">
        <w:rPr>
          <w:rFonts w:ascii="Times New Roman" w:hAnsi="Times New Roman" w:cs="Times New Roman"/>
          <w:i/>
          <w:lang w:val="en-US" w:eastAsia="zh-CN"/>
        </w:rPr>
        <w:t>(Undertakings provided in writing by the plaintiff/defendant*)</w:t>
      </w:r>
    </w:p>
    <w:p w14:paraId="5EB7ACB1"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p>
    <w:p w14:paraId="4768EF9F" w14:textId="77777777" w:rsidR="00267633" w:rsidRPr="00267633" w:rsidRDefault="00267633" w:rsidP="006172E9">
      <w:pPr>
        <w:keepNext/>
        <w:keepLines/>
        <w:numPr>
          <w:ilvl w:val="0"/>
          <w:numId w:val="25"/>
        </w:numPr>
        <w:tabs>
          <w:tab w:val="left" w:pos="709"/>
        </w:tabs>
        <w:spacing w:before="0" w:after="200" w:line="240" w:lineRule="auto"/>
        <w:ind w:left="709" w:hanging="349"/>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If the Court later finds that this Order or the carrying out of this Order has caused loss to the plaintiff/defendant*, and decides that the plaintiff/defendant* should be compensated for that loss, the plaintiff / defendant* shall comply with any order that the Court may make with regard to the payment of such compensation.</w:t>
      </w:r>
    </w:p>
    <w:p w14:paraId="1FBD8121"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plaintiff/defendant* shall provide any form of security including a banker’s guarantee for any sum as may be ordered by the Court for the purpose of securing against any loss caused to the plaintiff/defendant* arising from the Order or the carrying out of the said Order.</w:t>
      </w:r>
    </w:p>
    <w:p w14:paraId="440F84B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 defendant* shall pay the reasonable costs of anyone other than the plaintiff / 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22631D0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strike/>
          <w:lang w:val="en-US" w:eastAsia="zh-CN"/>
        </w:rPr>
      </w:pPr>
      <w:r w:rsidRPr="00267633">
        <w:rPr>
          <w:rFonts w:ascii="Times New Roman" w:hAnsi="Times New Roman" w:cs="Times New Roman"/>
          <w:color w:val="000000"/>
          <w:lang w:val="en-US" w:eastAsia="zh-CN"/>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4F5D4007" w14:textId="77777777" w:rsidR="00267633" w:rsidRPr="00267633" w:rsidRDefault="00267633" w:rsidP="00267633">
      <w:pPr>
        <w:tabs>
          <w:tab w:val="left" w:pos="709"/>
        </w:tabs>
        <w:spacing w:before="0" w:after="200" w:line="240" w:lineRule="auto"/>
        <w:jc w:val="both"/>
        <w:divId w:val="2116439976"/>
        <w:rPr>
          <w:rFonts w:ascii="Times New Roman" w:hAnsi="Times New Roman" w:cs="Times New Roman"/>
          <w:strike/>
          <w:lang w:val="en-US" w:eastAsia="zh-CN"/>
        </w:rPr>
      </w:pPr>
    </w:p>
    <w:p w14:paraId="476E260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7B4EFEB"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364F85E"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398FA7F"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ECEDDDC"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122275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64C66C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C1004C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0D937B38"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DEAC6D1"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2DA37F6"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8A1B1E8" w14:textId="77777777" w:rsidR="00920AC0" w:rsidRDefault="00920AC0" w:rsidP="00267633">
      <w:pPr>
        <w:keepNext/>
        <w:keepLines/>
        <w:suppressAutoHyphens/>
        <w:spacing w:before="240" w:after="120" w:line="240" w:lineRule="auto"/>
        <w:jc w:val="center"/>
        <w:divId w:val="2116439976"/>
        <w:rPr>
          <w:rFonts w:ascii="Times New Roman" w:hAnsi="Times New Roman" w:cs="Times New Roman"/>
          <w:caps/>
          <w:strike/>
          <w:lang w:val="en-US" w:eastAsia="en-GB"/>
        </w:rPr>
        <w:sectPr w:rsidR="00920AC0" w:rsidSect="00195FAF">
          <w:headerReference w:type="even" r:id="rId26"/>
          <w:headerReference w:type="default" r:id="rId27"/>
          <w:pgSz w:w="11907" w:h="16840" w:code="9"/>
          <w:pgMar w:top="992" w:right="1440" w:bottom="1276" w:left="1440" w:header="709" w:footer="709" w:gutter="0"/>
          <w:paperSrc w:first="7" w:other="7"/>
          <w:cols w:space="708"/>
          <w:titlePg/>
          <w:docGrid w:linePitch="360"/>
        </w:sectPr>
      </w:pPr>
    </w:p>
    <w:p w14:paraId="1E32ED72" w14:textId="77777777" w:rsidR="00127659" w:rsidRPr="00267633"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tbl>
      <w:tblPr>
        <w:tblW w:w="9240" w:type="dxa"/>
        <w:jc w:val="center"/>
        <w:tblLayout w:type="fixed"/>
        <w:tblLook w:val="0000" w:firstRow="0" w:lastRow="0" w:firstColumn="0" w:lastColumn="0" w:noHBand="0" w:noVBand="0"/>
      </w:tblPr>
      <w:tblGrid>
        <w:gridCol w:w="3080"/>
        <w:gridCol w:w="3080"/>
        <w:gridCol w:w="3080"/>
      </w:tblGrid>
      <w:tr w:rsidR="00043B9F" w:rsidRPr="003D2C79" w14:paraId="299E7ECE" w14:textId="77777777" w:rsidTr="00043B9F">
        <w:trPr>
          <w:divId w:val="2116439976"/>
          <w:jc w:val="center"/>
        </w:trPr>
        <w:tc>
          <w:tcPr>
            <w:tcW w:w="3080" w:type="dxa"/>
          </w:tcPr>
          <w:p w14:paraId="22CBF1ED" w14:textId="77777777" w:rsidR="00043B9F" w:rsidRPr="003D2C79" w:rsidRDefault="00043B9F" w:rsidP="000D00DA">
            <w:pPr>
              <w:spacing w:before="0" w:after="0" w:line="276" w:lineRule="auto"/>
              <w:rPr>
                <w:rFonts w:ascii="Times New Roman" w:hAnsi="Times New Roman" w:cs="Times New Roman"/>
                <w:sz w:val="20"/>
                <w:szCs w:val="20"/>
                <w:lang w:eastAsia="zh-CN"/>
              </w:rPr>
            </w:pPr>
            <w:r w:rsidRPr="003D2C79">
              <w:rPr>
                <w:rFonts w:ascii="Times New Roman" w:hAnsi="Times New Roman" w:cs="Times New Roman"/>
                <w:sz w:val="20"/>
                <w:szCs w:val="20"/>
                <w:lang w:val="en-US" w:eastAsia="zh-CN"/>
              </w:rPr>
              <w:br w:type="page"/>
            </w:r>
            <w:r w:rsidRPr="003D2C79">
              <w:rPr>
                <w:rFonts w:ascii="Times New Roman" w:hAnsi="Times New Roman" w:cs="Times New Roman"/>
                <w:strike/>
                <w:lang w:val="en-US" w:eastAsia="zh-CN"/>
              </w:rPr>
              <w:br w:type="page"/>
            </w:r>
            <w:r w:rsidRPr="003D2C79">
              <w:rPr>
                <w:rFonts w:ascii="Times New Roman" w:hAnsi="Times New Roman" w:cs="Times New Roman"/>
                <w:sz w:val="20"/>
                <w:szCs w:val="20"/>
                <w:lang w:eastAsia="zh-CN"/>
              </w:rPr>
              <w:br w:type="page"/>
            </w:r>
          </w:p>
        </w:tc>
        <w:tc>
          <w:tcPr>
            <w:tcW w:w="3080" w:type="dxa"/>
          </w:tcPr>
          <w:p w14:paraId="050CDDD4"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p>
          <w:p w14:paraId="59A6C17D"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bookmarkStart w:id="198" w:name="Form261"/>
            <w:bookmarkEnd w:id="198"/>
            <w:r w:rsidRPr="003D2C79">
              <w:rPr>
                <w:rFonts w:ascii="Times New Roman" w:hAnsi="Times New Roman"/>
                <w:bCs/>
                <w:iCs/>
                <w:spacing w:val="-3"/>
                <w:szCs w:val="28"/>
                <w:lang w:eastAsia="zh-CN"/>
              </w:rPr>
              <w:t>FORM 261</w:t>
            </w:r>
          </w:p>
        </w:tc>
        <w:tc>
          <w:tcPr>
            <w:tcW w:w="3080" w:type="dxa"/>
          </w:tcPr>
          <w:p w14:paraId="6D59D071" w14:textId="77777777" w:rsidR="00043B9F" w:rsidRPr="003D2C79" w:rsidRDefault="00043B9F" w:rsidP="000D00DA">
            <w:pPr>
              <w:spacing w:before="0" w:after="0" w:line="276" w:lineRule="auto"/>
              <w:rPr>
                <w:rFonts w:ascii="Times New Roman" w:hAnsi="Times New Roman" w:cs="Times New Roman"/>
                <w:sz w:val="20"/>
                <w:szCs w:val="20"/>
                <w:lang w:eastAsia="zh-CN"/>
              </w:rPr>
            </w:pPr>
          </w:p>
        </w:tc>
      </w:tr>
    </w:tbl>
    <w:p w14:paraId="40737323"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r w:rsidRPr="003D2C79">
        <w:rPr>
          <w:rFonts w:ascii="Times New Roman" w:hAnsi="Times New Roman" w:cs="Times New Roman"/>
          <w:lang w:val="en-US" w:eastAsia="zh-CN"/>
        </w:rPr>
        <w:t>Para 158</w:t>
      </w:r>
    </w:p>
    <w:p w14:paraId="2814D870" w14:textId="77777777" w:rsidR="00043B9F" w:rsidRPr="003D2C79" w:rsidRDefault="00043B9F" w:rsidP="000D00DA">
      <w:pPr>
        <w:autoSpaceDE w:val="0"/>
        <w:autoSpaceDN w:val="0"/>
        <w:adjustRightInd w:val="0"/>
        <w:spacing w:before="0" w:after="0" w:line="276" w:lineRule="auto"/>
        <w:jc w:val="right"/>
        <w:divId w:val="2116439976"/>
        <w:rPr>
          <w:rFonts w:ascii="Times New Roman" w:hAnsi="Times New Roman" w:cs="Times New Roman"/>
          <w:b/>
          <w:bCs/>
          <w:sz w:val="26"/>
          <w:szCs w:val="26"/>
          <w:lang w:val="en-US"/>
        </w:rPr>
      </w:pPr>
    </w:p>
    <w:p w14:paraId="42C0088B"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caps/>
          <w:lang w:val="en-US"/>
        </w:rPr>
      </w:pPr>
      <w:r w:rsidRPr="003D2C79">
        <w:rPr>
          <w:rFonts w:ascii="Times New Roman" w:hAnsi="Times New Roman" w:cs="Times New Roman"/>
          <w:b/>
          <w:bCs/>
          <w:caps/>
          <w:lang w:val="en-US"/>
        </w:rPr>
        <w:t>Orders made under sECTION 14 of the Guardianship of Infants Act</w:t>
      </w:r>
    </w:p>
    <w:p w14:paraId="5C149DC0"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p>
    <w:p w14:paraId="1DF4C61D"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b/>
          <w:bCs/>
          <w:lang w:val="en-US"/>
        </w:rPr>
        <w:t>IN THE FAMILY JUSTICE COURTS OF THE REPUBLIC OF SINGAPORE</w:t>
      </w:r>
    </w:p>
    <w:p w14:paraId="52610792"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r w:rsidRPr="003D2C79">
        <w:rPr>
          <w:rFonts w:ascii="Times New Roman" w:hAnsi="Times New Roman" w:cs="Times New Roman"/>
          <w:lang w:val="en-US"/>
        </w:rPr>
        <w:t xml:space="preserve">OSF No. </w:t>
      </w:r>
    </w:p>
    <w:p w14:paraId="6F6C5F5A"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B92EE71"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Between</w:t>
      </w:r>
    </w:p>
    <w:p w14:paraId="3ED22A82" w14:textId="77777777" w:rsidR="00043B9F" w:rsidRPr="003D2C79" w:rsidRDefault="00043B9F" w:rsidP="000D00DA">
      <w:pPr>
        <w:tabs>
          <w:tab w:val="center" w:pos="3600"/>
          <w:tab w:val="right" w:pos="7099"/>
        </w:tabs>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b/>
      </w:r>
      <w:permStart w:id="1495536349" w:edGrp="everyone"/>
      <w:r w:rsidRPr="003D2C79">
        <w:rPr>
          <w:rFonts w:ascii="Times New Roman" w:hAnsi="Times New Roman" w:cs="Times New Roman"/>
          <w:lang w:val="en-US"/>
        </w:rPr>
        <w:t>[</w:t>
      </w:r>
      <w:r w:rsidRPr="003D2C79">
        <w:rPr>
          <w:rFonts w:ascii="Times New Roman" w:hAnsi="Times New Roman" w:cs="Times New Roman"/>
          <w:i/>
          <w:lang w:val="en-US"/>
        </w:rPr>
        <w:t>Plaintiff’s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495536349"/>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Plaintiff</w:t>
      </w:r>
    </w:p>
    <w:p w14:paraId="1FB5A5AE"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And</w:t>
      </w:r>
    </w:p>
    <w:p w14:paraId="16A1BFA2" w14:textId="77777777" w:rsidR="00043B9F" w:rsidRPr="003D2C79" w:rsidRDefault="00043B9F" w:rsidP="000D00DA">
      <w:pPr>
        <w:tabs>
          <w:tab w:val="center" w:pos="3600"/>
          <w:tab w:val="right" w:pos="7099"/>
        </w:tabs>
        <w:spacing w:before="0" w:after="0" w:line="276" w:lineRule="auto"/>
        <w:ind w:left="1440"/>
        <w:jc w:val="center"/>
        <w:divId w:val="2116439976"/>
        <w:rPr>
          <w:rFonts w:ascii="Times New Roman" w:hAnsi="Times New Roman" w:cs="Times New Roman"/>
          <w:lang w:val="en-US"/>
        </w:rPr>
      </w:pPr>
      <w:r w:rsidRPr="003D2C79">
        <w:rPr>
          <w:rFonts w:ascii="Times New Roman" w:hAnsi="Times New Roman" w:cs="Times New Roman"/>
          <w:lang w:val="en-US"/>
        </w:rPr>
        <w:tab/>
      </w:r>
      <w:permStart w:id="181670702" w:edGrp="everyone"/>
      <w:r w:rsidRPr="003D2C79">
        <w:rPr>
          <w:rFonts w:ascii="Times New Roman" w:hAnsi="Times New Roman" w:cs="Times New Roman"/>
          <w:lang w:val="en-US"/>
        </w:rPr>
        <w:t>[</w:t>
      </w:r>
      <w:r w:rsidRPr="003D2C79">
        <w:rPr>
          <w:rFonts w:ascii="Times New Roman" w:hAnsi="Times New Roman" w:cs="Times New Roman"/>
          <w:i/>
          <w:lang w:val="en-US"/>
        </w:rPr>
        <w:t>Defendant’s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81670702"/>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Defendant</w:t>
      </w:r>
    </w:p>
    <w:p w14:paraId="56415EE6"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4E28E79"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2808788"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r w:rsidRPr="003D2C79">
        <w:rPr>
          <w:rFonts w:ascii="Times New Roman" w:hAnsi="Times New Roman" w:cs="Times New Roman"/>
          <w:b/>
          <w:bCs/>
          <w:lang w:val="en-US"/>
        </w:rPr>
        <w:t xml:space="preserve">ORDER OF COURT </w:t>
      </w:r>
    </w:p>
    <w:p w14:paraId="37DC4280"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17EFF707"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BEFORE THE DISTRICT JUDGE</w:t>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t>IN CHAMBERS</w:t>
      </w:r>
    </w:p>
    <w:p w14:paraId="6BE488CE"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w:t>
      </w:r>
      <w:r w:rsidRPr="003D2C79">
        <w:rPr>
          <w:rFonts w:ascii="Times New Roman" w:eastAsia="Calibri" w:hAnsi="Times New Roman" w:cs="Times New Roman"/>
          <w:i/>
        </w:rPr>
        <w:t>Name</w:t>
      </w:r>
      <w:r w:rsidRPr="003D2C79">
        <w:rPr>
          <w:rFonts w:ascii="Times New Roman" w:eastAsia="Calibri" w:hAnsi="Times New Roman" w:cs="Times New Roman"/>
        </w:rPr>
        <w:t xml:space="preserve">]________________ </w:t>
      </w:r>
    </w:p>
    <w:p w14:paraId="396128B1" w14:textId="77777777" w:rsidR="00043B9F" w:rsidRPr="003D2C79" w:rsidRDefault="00043B9F" w:rsidP="000D00DA">
      <w:pPr>
        <w:spacing w:before="0" w:after="0" w:line="276" w:lineRule="auto"/>
        <w:divId w:val="2116439976"/>
        <w:rPr>
          <w:rFonts w:ascii="Times New Roman" w:eastAsia="Calibri" w:hAnsi="Times New Roman" w:cs="Times New Roman"/>
          <w:b/>
          <w:bCs/>
        </w:rPr>
      </w:pPr>
    </w:p>
    <w:p w14:paraId="5F62F0D4"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IMPORTANT: </w:t>
      </w:r>
    </w:p>
    <w:p w14:paraId="71BDEFBF" w14:textId="77777777" w:rsidR="00043B9F" w:rsidRPr="003D2C79" w:rsidRDefault="00043B9F" w:rsidP="000D00DA">
      <w:pPr>
        <w:spacing w:before="0" w:after="0" w:line="276" w:lineRule="auto"/>
        <w:divId w:val="2116439976"/>
        <w:rPr>
          <w:rFonts w:ascii="Times New Roman" w:eastAsia="Calibri" w:hAnsi="Times New Roman" w:cs="Times New Roman"/>
          <w:b/>
        </w:rPr>
      </w:pPr>
    </w:p>
    <w:p w14:paraId="1EA3607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rPr>
        <w:t>Notice to the defendant/plaintiff*</w:t>
      </w:r>
    </w:p>
    <w:p w14:paraId="7CB83BE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42DEC6C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777C095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C8055E1"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THE ORDER </w:t>
      </w:r>
    </w:p>
    <w:p w14:paraId="126B86F6" w14:textId="77777777" w:rsidR="00043B9F" w:rsidRPr="003D2C79" w:rsidRDefault="00043B9F" w:rsidP="000D00DA">
      <w:pPr>
        <w:spacing w:before="0" w:after="0" w:line="276" w:lineRule="auto"/>
        <w:divId w:val="2116439976"/>
        <w:rPr>
          <w:rFonts w:ascii="Times New Roman" w:eastAsia="Calibri" w:hAnsi="Times New Roman" w:cs="Times New Roman"/>
        </w:rPr>
      </w:pPr>
    </w:p>
    <w:p w14:paraId="4225465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An application was made today [</w:t>
      </w:r>
      <w:r w:rsidRPr="003D2C79">
        <w:rPr>
          <w:rFonts w:ascii="Times New Roman" w:eastAsia="Calibri" w:hAnsi="Times New Roman" w:cs="Times New Roman"/>
          <w:i/>
        </w:rPr>
        <w:t>date</w:t>
      </w:r>
      <w:r w:rsidRPr="003D2C79">
        <w:rPr>
          <w:rFonts w:ascii="Times New Roman" w:eastAsia="Calibri" w:hAnsi="Times New Roman" w:cs="Times New Roman"/>
        </w:rPr>
        <w:t>] by [</w:t>
      </w:r>
      <w:r w:rsidRPr="003D2C79">
        <w:rPr>
          <w:rFonts w:ascii="Times New Roman" w:eastAsia="Calibri" w:hAnsi="Times New Roman" w:cs="Times New Roman"/>
          <w:i/>
        </w:rPr>
        <w:t>Counsel for</w:t>
      </w:r>
      <w:r w:rsidRPr="003D2C79">
        <w:rPr>
          <w:rFonts w:ascii="Times New Roman" w:eastAsia="Calibri" w:hAnsi="Times New Roman" w:cs="Times New Roman"/>
        </w:rPr>
        <w:t>] the plaintiff/defendant* to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by way of ex-</w:t>
      </w:r>
      <w:proofErr w:type="spellStart"/>
      <w:r w:rsidRPr="003D2C79">
        <w:rPr>
          <w:rFonts w:ascii="Times New Roman" w:eastAsia="Calibri" w:hAnsi="Times New Roman" w:cs="Times New Roman"/>
        </w:rPr>
        <w:t>parte</w:t>
      </w:r>
      <w:proofErr w:type="spellEnd"/>
      <w:r w:rsidRPr="003D2C79">
        <w:rPr>
          <w:rFonts w:ascii="Times New Roman" w:eastAsia="Calibri" w:hAnsi="Times New Roman" w:cs="Times New Roman"/>
        </w:rPr>
        <w:t xml:space="preserve"> Originating Summons No.____ of 20__.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heard the application and read the affidavit(s) of [</w:t>
      </w:r>
      <w:r w:rsidRPr="003D2C79">
        <w:rPr>
          <w:rFonts w:ascii="Times New Roman" w:eastAsia="Calibri" w:hAnsi="Times New Roman" w:cs="Times New Roman"/>
          <w:i/>
        </w:rPr>
        <w:t>name</w:t>
      </w:r>
      <w:r w:rsidRPr="003D2C79">
        <w:rPr>
          <w:rFonts w:ascii="Times New Roman" w:eastAsia="Calibri" w:hAnsi="Times New Roman" w:cs="Times New Roman"/>
        </w:rPr>
        <w:t>] filed on [</w:t>
      </w:r>
      <w:r w:rsidRPr="003D2C79">
        <w:rPr>
          <w:rFonts w:ascii="Times New Roman" w:eastAsia="Calibri" w:hAnsi="Times New Roman" w:cs="Times New Roman"/>
          <w:i/>
        </w:rPr>
        <w:t>date</w:t>
      </w:r>
      <w:r w:rsidRPr="003D2C79">
        <w:rPr>
          <w:rFonts w:ascii="Times New Roman" w:eastAsia="Calibri" w:hAnsi="Times New Roman" w:cs="Times New Roman"/>
        </w:rPr>
        <w:t xml:space="preserve">]. </w:t>
      </w:r>
    </w:p>
    <w:p w14:paraId="2B08293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321B98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As a result of the application —</w:t>
      </w:r>
    </w:p>
    <w:p w14:paraId="6FD78A1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AD9A5F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w:t>
      </w:r>
      <w:r w:rsidRPr="003D2C79">
        <w:rPr>
          <w:rFonts w:ascii="Times New Roman" w:eastAsia="Calibri" w:hAnsi="Times New Roman" w:cs="Times New Roman"/>
          <w:b/>
        </w:rPr>
        <w:tab/>
        <w:t>IT IS ORDERED</w:t>
      </w:r>
      <w:r w:rsidRPr="003D2C79">
        <w:rPr>
          <w:rFonts w:ascii="Times New Roman" w:eastAsia="Calibri" w:hAnsi="Times New Roman" w:cs="Times New Roman"/>
        </w:rPr>
        <w:t xml:space="preserve"> by the District Judge that: </w:t>
      </w:r>
    </w:p>
    <w:p w14:paraId="4ABFE5B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EDB9AA8"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child/children [</w:t>
      </w:r>
      <w:r w:rsidRPr="003D2C79">
        <w:rPr>
          <w:rFonts w:ascii="Times New Roman" w:eastAsia="Calibri" w:hAnsi="Times New Roman" w:cs="Times New Roman"/>
          <w:i/>
        </w:rPr>
        <w:t>names of child/children</w:t>
      </w:r>
      <w:r w:rsidRPr="003D2C79">
        <w:rPr>
          <w:rFonts w:ascii="Times New Roman" w:eastAsia="Calibri" w:hAnsi="Times New Roman" w:cs="Times New Roman"/>
        </w:rPr>
        <w:t>] shall be returned to the custody of his/her/their lawful guardian</w:t>
      </w:r>
      <w:r w:rsidRPr="003D2C79">
        <w:rPr>
          <w:rFonts w:ascii="Times New Roman" w:eastAsia="Calibri" w:hAnsi="Times New Roman" w:cs="Times New Roman"/>
          <w:i/>
        </w:rPr>
        <w:t>/parent</w:t>
      </w:r>
      <w:r w:rsidRPr="003D2C79">
        <w:rPr>
          <w:rFonts w:ascii="Times New Roman" w:eastAsia="Calibri" w:hAnsi="Times New Roman" w:cs="Times New Roman"/>
        </w:rPr>
        <w:t xml:space="preserve">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p>
    <w:p w14:paraId="09C8F354"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3D2C79">
        <w:rPr>
          <w:rFonts w:ascii="Times New Roman" w:eastAsia="Calibri" w:hAnsi="Times New Roman" w:cs="Times New Roman"/>
        </w:rPr>
        <w:t>proceedings;</w:t>
      </w:r>
      <w:proofErr w:type="gramEnd"/>
    </w:p>
    <w:p w14:paraId="7D2B9E40"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0D62FB0F"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defendant/plaintiff*, whether by herself/himself* or by her/his* servants or agents shall be restrained from removing [</w:t>
      </w:r>
      <w:r w:rsidRPr="003D2C79">
        <w:rPr>
          <w:rFonts w:ascii="Times New Roman" w:eastAsia="Calibri" w:hAnsi="Times New Roman" w:cs="Times New Roman"/>
          <w:i/>
        </w:rPr>
        <w:t>name of child(ren)</w:t>
      </w:r>
      <w:r w:rsidRPr="003D2C79">
        <w:rPr>
          <w:rFonts w:ascii="Times New Roman" w:eastAsia="Calibri" w:hAnsi="Times New Roman" w:cs="Times New Roman"/>
        </w:rPr>
        <w:t xml:space="preserve">] from Singapore pending the outcome or further orders made on this application and/or these proceedings; </w:t>
      </w:r>
    </w:p>
    <w:p w14:paraId="29462107"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026DD453"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for the purposes of enforcing this Order, the Bailiff be hereby directed  to seize the person(s) of the child/children [</w:t>
      </w:r>
      <w:r w:rsidRPr="003D2C79">
        <w:rPr>
          <w:rFonts w:ascii="Times New Roman" w:eastAsia="Calibri" w:hAnsi="Times New Roman" w:cs="Times New Roman"/>
          <w:i/>
        </w:rPr>
        <w:t>name</w:t>
      </w:r>
      <w:r w:rsidRPr="003D2C79">
        <w:rPr>
          <w:rFonts w:ascii="Times New Roman" w:eastAsia="Calibri" w:hAnsi="Times New Roman" w:cs="Times New Roman"/>
        </w:rPr>
        <w:t>] at the place of execution at [name specific address of execution] and  the child/children be delivered into the custody of his/her/their lawful guardian/parent [</w:t>
      </w:r>
      <w:r w:rsidRPr="003D2C79">
        <w:rPr>
          <w:rFonts w:ascii="Times New Roman" w:eastAsia="Calibri" w:hAnsi="Times New Roman" w:cs="Times New Roman"/>
          <w:i/>
        </w:rPr>
        <w:t>name</w:t>
      </w:r>
      <w:r w:rsidRPr="003D2C79">
        <w:rPr>
          <w:rFonts w:ascii="Times New Roman" w:eastAsia="Calibri" w:hAnsi="Times New Roman" w:cs="Times New Roman"/>
        </w:rPr>
        <w:t>]; and</w:t>
      </w:r>
    </w:p>
    <w:p w14:paraId="4A773245"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59D04ACC" w14:textId="77777777" w:rsidR="00043B9F" w:rsidRPr="002F0484"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2F0484">
        <w:rPr>
          <w:rFonts w:ascii="Times New Roman" w:eastAsia="Calibri" w:hAnsi="Times New Roman" w:cs="Times New Roman"/>
        </w:rPr>
        <w:t>[</w:t>
      </w:r>
      <w:r w:rsidRPr="002F0484">
        <w:rPr>
          <w:rFonts w:ascii="Times New Roman" w:eastAsia="Calibri" w:hAnsi="Times New Roman" w:cs="Times New Roman"/>
          <w:i/>
        </w:rPr>
        <w:t>insert any other orders made by the Court in relation to the application</w:t>
      </w:r>
      <w:r w:rsidRPr="002F0484">
        <w:rPr>
          <w:rFonts w:ascii="Times New Roman" w:eastAsia="Calibri" w:hAnsi="Times New Roman" w:cs="Times New Roman"/>
        </w:rPr>
        <w:t xml:space="preserve">] </w:t>
      </w:r>
    </w:p>
    <w:p w14:paraId="26D25AC3"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6EF0BED5"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II.</w:t>
      </w:r>
      <w:r w:rsidRPr="003D2C79">
        <w:rPr>
          <w:rFonts w:ascii="Times New Roman" w:eastAsia="Calibri" w:hAnsi="Times New Roman" w:cs="Times New Roman"/>
          <w:b/>
        </w:rPr>
        <w:tab/>
        <w:t xml:space="preserve">IT IS FURTHER ORDERED </w:t>
      </w:r>
      <w:r w:rsidRPr="003D2C79">
        <w:rPr>
          <w:rFonts w:ascii="Times New Roman" w:eastAsia="Calibri" w:hAnsi="Times New Roman" w:cs="Times New Roman"/>
        </w:rPr>
        <w:t>by the District Judge that —</w:t>
      </w:r>
    </w:p>
    <w:p w14:paraId="24D5E2F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C712C05"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(a)</w:t>
      </w:r>
      <w:r w:rsidRPr="003D2C79">
        <w:rPr>
          <w:rFonts w:ascii="Times New Roman" w:eastAsia="Calibri" w:hAnsi="Times New Roman" w:cs="Times New Roman"/>
        </w:rPr>
        <w:tab/>
        <w:t>the plaintiff/defendant* shall accompany the Bailiff to the place of execution to identify the child/children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r w:rsidRPr="003D2C79">
        <w:rPr>
          <w:rFonts w:ascii="Times New Roman" w:eastAsia="Calibri" w:hAnsi="Times New Roman" w:cs="Times New Roman"/>
        </w:rPr>
        <w:t xml:space="preserve"> </w:t>
      </w:r>
    </w:p>
    <w:p w14:paraId="5CB2932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49C543F8"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(b)</w:t>
      </w:r>
      <w:r w:rsidRPr="003D2C79">
        <w:rPr>
          <w:rFonts w:ascii="Times New Roman" w:eastAsia="Calibri" w:hAnsi="Times New Roman" w:cs="Times New Roman"/>
        </w:rPr>
        <w:tab/>
        <w:t>the Bailiff shall also be accompanied by the following persons to the place of execution:</w:t>
      </w:r>
    </w:p>
    <w:p w14:paraId="2FCD6F64"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7371130"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the plaintiff/defendant</w:t>
      </w:r>
      <w:proofErr w:type="gramStart"/>
      <w:r w:rsidRPr="003D2C79">
        <w:rPr>
          <w:rFonts w:ascii="Times New Roman" w:eastAsia="Calibri" w:hAnsi="Times New Roman" w:cs="Times New Roman"/>
        </w:rPr>
        <w:t>*;</w:t>
      </w:r>
      <w:proofErr w:type="gramEnd"/>
    </w:p>
    <w:p w14:paraId="169B51AE"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5F9941C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 xml:space="preserve">the plaintiff’s/defendant’s* </w:t>
      </w:r>
      <w:proofErr w:type="gramStart"/>
      <w:r w:rsidRPr="003D2C79">
        <w:rPr>
          <w:rFonts w:ascii="Times New Roman" w:eastAsia="Calibri" w:hAnsi="Times New Roman" w:cs="Times New Roman"/>
        </w:rPr>
        <w:t>Counsel;</w:t>
      </w:r>
      <w:proofErr w:type="gramEnd"/>
      <w:r w:rsidRPr="003D2C79">
        <w:rPr>
          <w:rFonts w:ascii="Times New Roman" w:eastAsia="Calibri" w:hAnsi="Times New Roman" w:cs="Times New Roman"/>
        </w:rPr>
        <w:t xml:space="preserve">  </w:t>
      </w:r>
    </w:p>
    <w:p w14:paraId="157D204D"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7C4CD581"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t>(iii)</w:t>
      </w:r>
      <w:r w:rsidRPr="003D2C79">
        <w:rPr>
          <w:rFonts w:ascii="Times New Roman" w:eastAsia="Calibri" w:hAnsi="Times New Roman" w:cs="Times New Roman"/>
        </w:rPr>
        <w:tab/>
        <w:t>an auxiliary police officer engaged by the plaintiff/defendant* at the plaintiff’s/defendant’s* cost, subject to the condition that where the person against whom the execution is to be carried out or the child/any of the children concerned is a female, the auxiliary police officer to be engaged shall be a female officer.</w:t>
      </w:r>
    </w:p>
    <w:p w14:paraId="2AA7A42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C517AC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(c) </w:t>
      </w:r>
      <w:r w:rsidRPr="003D2C79">
        <w:rPr>
          <w:rFonts w:ascii="Times New Roman" w:eastAsia="Calibri" w:hAnsi="Times New Roman" w:cs="Times New Roman"/>
        </w:rPr>
        <w:tab/>
        <w:t xml:space="preserve">as far as is practicable, the child/children shall be handed over to the plaintiff/defendant* at the place of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5CDF315A"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7975319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(d) </w:t>
      </w:r>
      <w:r w:rsidRPr="003D2C79">
        <w:rPr>
          <w:rFonts w:ascii="Times New Roman" w:eastAsia="Calibri" w:hAnsi="Times New Roman" w:cs="Times New Roman"/>
        </w:rPr>
        <w:tab/>
        <w:t>the plaintiff/defendant* or the plaintiff’s/defendant’s* Counsel shall pay to the Court prior to the enforcement of this Order a deposit of S$300 by cheque made payable to “Registrar, Supreme Court/AG</w:t>
      </w:r>
      <w:proofErr w:type="gramStart"/>
      <w:r w:rsidRPr="003D2C79">
        <w:rPr>
          <w:rFonts w:ascii="Times New Roman" w:eastAsia="Calibri" w:hAnsi="Times New Roman" w:cs="Times New Roman"/>
        </w:rPr>
        <w:t>”;</w:t>
      </w:r>
      <w:proofErr w:type="gramEnd"/>
    </w:p>
    <w:p w14:paraId="1FFD782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59F65C09" w14:textId="77777777" w:rsidR="00043B9F" w:rsidRPr="003D2C79" w:rsidRDefault="00043B9F" w:rsidP="001D4E21">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(e) </w:t>
      </w:r>
      <w:r w:rsidRPr="003D2C79">
        <w:rPr>
          <w:rFonts w:ascii="Times New Roman" w:eastAsia="Calibri" w:hAnsi="Times New Roman" w:cs="Times New Roman"/>
        </w:rPr>
        <w:tab/>
        <w:t xml:space="preserve">the Bailiff shall have the absolute discretion to do any or </w:t>
      </w:r>
      <w:proofErr w:type="gramStart"/>
      <w:r w:rsidRPr="003D2C79">
        <w:rPr>
          <w:rFonts w:ascii="Times New Roman" w:eastAsia="Calibri" w:hAnsi="Times New Roman" w:cs="Times New Roman"/>
        </w:rPr>
        <w:t>all of</w:t>
      </w:r>
      <w:proofErr w:type="gramEnd"/>
      <w:r w:rsidRPr="003D2C79">
        <w:rPr>
          <w:rFonts w:ascii="Times New Roman" w:eastAsia="Calibri" w:hAnsi="Times New Roman" w:cs="Times New Roman"/>
        </w:rPr>
        <w:t xml:space="preserve"> the following without having to give any reasons:</w:t>
      </w:r>
    </w:p>
    <w:p w14:paraId="5B359B23"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 xml:space="preserve">take all necessary measures to ensure the personal safety of all persons (including the child/children or the Bailiff) involved in the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328D6DB3"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 xml:space="preserve">  </w:t>
      </w:r>
    </w:p>
    <w:p w14:paraId="76B639A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postpone the execution or any part thereof; and</w:t>
      </w:r>
    </w:p>
    <w:p w14:paraId="47CE9C6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5C52E213"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(f) </w:t>
      </w:r>
      <w:r w:rsidRPr="003D2C79">
        <w:rPr>
          <w:rFonts w:ascii="Times New Roman" w:eastAsia="Calibri" w:hAnsi="Times New Roman" w:cs="Times New Roman"/>
        </w:rPr>
        <w:tab/>
        <w:t>nothing in this Order shall be construed to empower the Bailiff to effect entry into any building or break open any outer or inner door or window of the building or any receptacle therein.</w:t>
      </w:r>
    </w:p>
    <w:p w14:paraId="72B7D7C1"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p>
    <w:p w14:paraId="11DCF3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Effect of this Order</w:t>
      </w:r>
    </w:p>
    <w:p w14:paraId="647D620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392798F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 xml:space="preserve">If you are required under this Order not to do something, you must not do it yourself or in any other way.  You must not do it through others acting on your behalf or on your instructions or with your encouragement. </w:t>
      </w:r>
    </w:p>
    <w:p w14:paraId="3F24FCF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0908C45B"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Third Parties</w:t>
      </w:r>
    </w:p>
    <w:p w14:paraId="306194E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2A99299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It is a contempt of Court for any person notified of this Order to knowingly assist in or permit a breach of the Order. Any person doing so may be sent to prison or fined.</w:t>
      </w:r>
    </w:p>
    <w:p w14:paraId="50DD8C5A"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bCs/>
        </w:rPr>
        <w:t xml:space="preserve"> </w:t>
      </w:r>
    </w:p>
    <w:p w14:paraId="5E5E3442"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Undertakings</w:t>
      </w:r>
    </w:p>
    <w:p w14:paraId="5F07A077"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42A3E2ED" w14:textId="77777777" w:rsidR="00043B9F" w:rsidRPr="003D2C79" w:rsidRDefault="00043B9F" w:rsidP="000D00DA">
      <w:pPr>
        <w:autoSpaceDE w:val="0"/>
        <w:autoSpaceDN w:val="0"/>
        <w:adjustRightInd w:val="0"/>
        <w:spacing w:before="0" w:after="0" w:line="276" w:lineRule="auto"/>
        <w:ind w:left="709" w:firstLine="11"/>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plaintiff/defendant* must give to the Court the undertakings set out in Schedule 1 to this Order. The plaintiff’s Counsel/defendant’s Counsel* must give to the Court the undertakings set out in Schedule 2 to this Order.</w:t>
      </w:r>
    </w:p>
    <w:p w14:paraId="244574F1" w14:textId="77777777" w:rsidR="00043B9F" w:rsidRPr="003D2C79" w:rsidRDefault="00043B9F" w:rsidP="000D00DA">
      <w:pPr>
        <w:autoSpaceDE w:val="0"/>
        <w:autoSpaceDN w:val="0"/>
        <w:adjustRightInd w:val="0"/>
        <w:spacing w:before="0" w:after="0" w:line="276" w:lineRule="auto"/>
        <w:ind w:left="709"/>
        <w:divId w:val="2116439976"/>
        <w:rPr>
          <w:rFonts w:ascii="Times-Roman" w:hAnsi="Times-Roman" w:cs="Times-Roman"/>
          <w:lang w:val="en-US" w:eastAsia="zh-CN"/>
        </w:rPr>
      </w:pPr>
    </w:p>
    <w:p w14:paraId="17A4090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Duration of this Order</w:t>
      </w:r>
    </w:p>
    <w:p w14:paraId="0AFB5C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81F8B2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will remain in force until the trial or further order made by the Court.</w:t>
      </w:r>
    </w:p>
    <w:p w14:paraId="1D2B22E1"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1AE5C9F0" w14:textId="77777777" w:rsidR="00043B9F" w:rsidRPr="00BD0BE1" w:rsidRDefault="00043B9F" w:rsidP="000D00DA">
      <w:pPr>
        <w:spacing w:before="0" w:after="0" w:line="276" w:lineRule="auto"/>
        <w:ind w:left="720"/>
        <w:jc w:val="both"/>
        <w:divId w:val="2116439976"/>
        <w:rPr>
          <w:rFonts w:ascii="Times New Roman" w:eastAsia="Calibri" w:hAnsi="Times New Roman" w:cs="Times New Roman"/>
          <w:b/>
        </w:rPr>
      </w:pPr>
      <w:r w:rsidRPr="00BD0BE1">
        <w:rPr>
          <w:rFonts w:ascii="Times New Roman" w:eastAsia="Calibri" w:hAnsi="Times New Roman" w:cs="Times New Roman"/>
          <w:b/>
        </w:rPr>
        <w:t>Variation or discharge of this Order</w:t>
      </w:r>
    </w:p>
    <w:p w14:paraId="7C80B88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71330F2B"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r w:rsidRPr="003D2C79">
        <w:rPr>
          <w:rFonts w:ascii="Times New Roman" w:hAnsi="Times New Roman" w:cs="Times New Roman"/>
          <w:lang w:val="en-US" w:eastAsia="zh-CN"/>
        </w:rPr>
        <w:t>The defendant/plaintiff* (or anyone notified of this order) may apply to the Court at any time to vary or discharge this Order (or so much of it as affects that person), but anyone wishing to do so must inform the plaintiff's/ defendant’s solicitors.</w:t>
      </w:r>
    </w:p>
    <w:p w14:paraId="4ED9CA73"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143871ED"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547743E6"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Dated the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t xml:space="preserve">day of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t>20</w:t>
      </w:r>
    </w:p>
    <w:p w14:paraId="7E74AE3C"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p>
    <w:p w14:paraId="5D4D3246" w14:textId="77777777" w:rsidR="00043B9F" w:rsidRPr="003D2C79" w:rsidRDefault="00043B9F" w:rsidP="000D00DA">
      <w:pPr>
        <w:tabs>
          <w:tab w:val="left" w:pos="1843"/>
        </w:tabs>
        <w:spacing w:before="0" w:after="0" w:line="276" w:lineRule="auto"/>
        <w:jc w:val="right"/>
        <w:divId w:val="2116439976"/>
        <w:rPr>
          <w:rFonts w:ascii="Times New Roman" w:hAnsi="Times New Roman" w:cs="Times New Roman"/>
          <w:lang w:val="en-US" w:eastAsia="zh-CN"/>
        </w:rPr>
      </w:pPr>
      <w:r w:rsidRPr="003D2C79">
        <w:rPr>
          <w:rFonts w:ascii="Times New Roman" w:hAnsi="Times New Roman" w:cs="Times New Roman"/>
          <w:lang w:val="en-US" w:eastAsia="zh-CN"/>
        </w:rPr>
        <w:t>REGISTRAR</w:t>
      </w:r>
    </w:p>
    <w:p w14:paraId="758E98A5"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7A82DD63"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09740B17" w14:textId="77777777" w:rsidR="00920AC0" w:rsidRDefault="00920AC0" w:rsidP="00043B9F">
      <w:pPr>
        <w:tabs>
          <w:tab w:val="left" w:pos="1843"/>
        </w:tabs>
        <w:spacing w:after="0" w:line="240" w:lineRule="auto"/>
        <w:jc w:val="center"/>
        <w:divId w:val="2116439976"/>
        <w:rPr>
          <w:rFonts w:ascii="Times New Roman" w:hAnsi="Times New Roman" w:cs="Times New Roman"/>
          <w:b/>
          <w:u w:val="single"/>
          <w:lang w:val="en-US" w:eastAsia="zh-CN"/>
        </w:rPr>
        <w:sectPr w:rsidR="00920AC0" w:rsidSect="00195FAF">
          <w:pgSz w:w="11907" w:h="16840" w:code="9"/>
          <w:pgMar w:top="992" w:right="1440" w:bottom="1276" w:left="1440" w:header="709" w:footer="709" w:gutter="0"/>
          <w:paperSrc w:first="7" w:other="7"/>
          <w:cols w:space="708"/>
          <w:titlePg/>
          <w:docGrid w:linePitch="360"/>
        </w:sectPr>
      </w:pPr>
    </w:p>
    <w:p w14:paraId="43DA2907"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2364C9D0"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1</w:t>
      </w:r>
    </w:p>
    <w:p w14:paraId="6C9EE2FD"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plaintiff/defendant*)</w:t>
      </w:r>
    </w:p>
    <w:p w14:paraId="2676E71E" w14:textId="77777777" w:rsidR="00043B9F" w:rsidRPr="003D2C79" w:rsidRDefault="00043B9F" w:rsidP="006172E9">
      <w:pPr>
        <w:pStyle w:val="ListParagraph"/>
        <w:numPr>
          <w:ilvl w:val="0"/>
          <w:numId w:val="113"/>
        </w:numPr>
        <w:tabs>
          <w:tab w:val="left" w:pos="851"/>
        </w:tabs>
        <w:ind w:left="782" w:hanging="357"/>
        <w:contextualSpacing/>
        <w:jc w:val="both"/>
        <w:divId w:val="2116439976"/>
        <w:rPr>
          <w:sz w:val="24"/>
          <w:szCs w:val="24"/>
        </w:rPr>
      </w:pPr>
      <w:r w:rsidRPr="003D2C79">
        <w:rPr>
          <w:sz w:val="24"/>
          <w:szCs w:val="24"/>
        </w:rPr>
        <w:t>If the Court later finds that this Order or the carrying out of this Order has caused loss to the plaintiff/defendant*, and decides that the plaintiff/defendant* should be compensated for that loss, the plaintiff/defendant* shall comply with any order that the Court may make with regard to the payment of such compensation.</w:t>
      </w:r>
    </w:p>
    <w:p w14:paraId="3A8D3042" w14:textId="77777777" w:rsidR="00043B9F" w:rsidRPr="003D2C79" w:rsidRDefault="00043B9F" w:rsidP="00043B9F">
      <w:pPr>
        <w:pStyle w:val="ListParagraph"/>
        <w:tabs>
          <w:tab w:val="left" w:pos="851"/>
        </w:tabs>
        <w:ind w:left="786"/>
        <w:jc w:val="both"/>
        <w:divId w:val="2116439976"/>
        <w:rPr>
          <w:sz w:val="24"/>
          <w:szCs w:val="24"/>
        </w:rPr>
      </w:pPr>
    </w:p>
    <w:p w14:paraId="55811CF5"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provide any form of security including a banker’s guarantee for any sum as may be ordered by the Court for the purpose of securing against any loss caused to the plaintiff / defendant* arising from the Order or the carrying out of the said Order.</w:t>
      </w:r>
    </w:p>
    <w:p w14:paraId="5540B9B2"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2F20C193"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reasonable costs of anyone other than the plaintiff/defendant*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16AEEB10"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4F7C834D"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76C60D8A" w14:textId="77777777" w:rsidR="00043B9F" w:rsidRPr="003D2C79" w:rsidRDefault="00043B9F" w:rsidP="00043B9F">
      <w:pPr>
        <w:tabs>
          <w:tab w:val="left" w:pos="851"/>
        </w:tabs>
        <w:autoSpaceDE w:val="0"/>
        <w:autoSpaceDN w:val="0"/>
        <w:adjustRightInd w:val="0"/>
        <w:spacing w:after="0" w:line="240" w:lineRule="auto"/>
        <w:ind w:left="930"/>
        <w:jc w:val="both"/>
        <w:divId w:val="2116439976"/>
        <w:rPr>
          <w:rFonts w:ascii="Times New Roman" w:hAnsi="Times New Roman" w:cs="Times New Roman"/>
          <w:lang w:val="en-US" w:eastAsia="zh-CN"/>
        </w:rPr>
      </w:pPr>
    </w:p>
    <w:p w14:paraId="27026EE8"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indemnify the Family Justice Courts and the Bailiffs and keep them indemnified at all times against —</w:t>
      </w:r>
    </w:p>
    <w:p w14:paraId="236572DB" w14:textId="77777777" w:rsidR="00043B9F" w:rsidRPr="003D2C79" w:rsidRDefault="00043B9F" w:rsidP="00043B9F">
      <w:pPr>
        <w:pStyle w:val="ListParagraph"/>
        <w:tabs>
          <w:tab w:val="left" w:pos="851"/>
        </w:tabs>
        <w:ind w:left="786"/>
        <w:jc w:val="both"/>
        <w:divId w:val="2116439976"/>
        <w:rPr>
          <w:sz w:val="24"/>
          <w:szCs w:val="24"/>
        </w:rPr>
      </w:pPr>
    </w:p>
    <w:p w14:paraId="05F3F45C"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7AF214C2"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34133E2E"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p>
    <w:p w14:paraId="61452D2C"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costs, expenses and charges which may have to be incurred by the Court and/or the Bailiffs in connection with this Order, including the execution thereof.</w:t>
      </w:r>
    </w:p>
    <w:p w14:paraId="35E2CF3F" w14:textId="77777777" w:rsidR="00043B9F" w:rsidRPr="003D2C79" w:rsidRDefault="00043B9F" w:rsidP="00043B9F">
      <w:pPr>
        <w:tabs>
          <w:tab w:val="left" w:pos="567"/>
        </w:tabs>
        <w:autoSpaceDE w:val="0"/>
        <w:autoSpaceDN w:val="0"/>
        <w:adjustRightInd w:val="0"/>
        <w:spacing w:after="0" w:line="240" w:lineRule="auto"/>
        <w:jc w:val="both"/>
        <w:divId w:val="2116439976"/>
        <w:rPr>
          <w:rFonts w:ascii="Times New Roman" w:hAnsi="Times New Roman" w:cs="Times New Roman"/>
          <w:lang w:val="en-US"/>
        </w:rPr>
      </w:pPr>
    </w:p>
    <w:p w14:paraId="59356AB1" w14:textId="77777777" w:rsidR="00043B9F"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As and when required by the Court or the Bailiffs, the plaintiff/defendant* shall provide sufficient funds to the Court or the Bailiffs to meet the costs, expenses and charges which may have to be incurred by the Court and/or the Bailiffs in connection with this Order, including the execution thereof.</w:t>
      </w:r>
    </w:p>
    <w:p w14:paraId="714AFB17" w14:textId="77777777" w:rsidR="00BF5509" w:rsidRDefault="00BF5509" w:rsidP="00BF5509">
      <w:pPr>
        <w:pStyle w:val="ListParagraph"/>
        <w:divId w:val="2116439976"/>
        <w:rPr>
          <w:sz w:val="24"/>
          <w:szCs w:val="24"/>
        </w:rPr>
      </w:pPr>
    </w:p>
    <w:p w14:paraId="648F85AF" w14:textId="77777777" w:rsidR="00BF5509" w:rsidRDefault="00BF5509" w:rsidP="00BF5509">
      <w:pPr>
        <w:pStyle w:val="ListParagraph"/>
        <w:tabs>
          <w:tab w:val="left" w:pos="851"/>
        </w:tabs>
        <w:ind w:left="786"/>
        <w:contextualSpacing/>
        <w:jc w:val="both"/>
        <w:divId w:val="2116439976"/>
        <w:rPr>
          <w:sz w:val="24"/>
          <w:szCs w:val="24"/>
        </w:rPr>
      </w:pPr>
    </w:p>
    <w:p w14:paraId="71086CCD" w14:textId="77777777" w:rsidR="00BF5509" w:rsidRDefault="00BF5509" w:rsidP="00BF5509">
      <w:pPr>
        <w:pStyle w:val="ListParagraph"/>
        <w:tabs>
          <w:tab w:val="left" w:pos="851"/>
        </w:tabs>
        <w:ind w:left="786"/>
        <w:contextualSpacing/>
        <w:jc w:val="both"/>
        <w:divId w:val="2116439976"/>
        <w:rPr>
          <w:sz w:val="24"/>
          <w:szCs w:val="24"/>
        </w:rPr>
      </w:pPr>
    </w:p>
    <w:p w14:paraId="6B42F9B1" w14:textId="77777777" w:rsidR="00231F93" w:rsidRDefault="00231F93" w:rsidP="00BF5509">
      <w:pPr>
        <w:pStyle w:val="ListParagraph"/>
        <w:tabs>
          <w:tab w:val="left" w:pos="851"/>
        </w:tabs>
        <w:ind w:left="786"/>
        <w:contextualSpacing/>
        <w:jc w:val="both"/>
        <w:divId w:val="2116439976"/>
        <w:rPr>
          <w:sz w:val="24"/>
          <w:szCs w:val="24"/>
        </w:rPr>
        <w:sectPr w:rsidR="00231F93" w:rsidSect="00195FAF">
          <w:pgSz w:w="11907" w:h="16840" w:code="9"/>
          <w:pgMar w:top="992" w:right="1440" w:bottom="1276" w:left="1440" w:header="709" w:footer="709" w:gutter="0"/>
          <w:paperSrc w:first="7" w:other="7"/>
          <w:cols w:space="708"/>
          <w:titlePg/>
          <w:docGrid w:linePitch="360"/>
        </w:sectPr>
      </w:pPr>
    </w:p>
    <w:p w14:paraId="0371FA02" w14:textId="77777777" w:rsidR="00BF5509" w:rsidRPr="003D2C79" w:rsidRDefault="00BF5509" w:rsidP="00BF5509">
      <w:pPr>
        <w:pStyle w:val="ListParagraph"/>
        <w:tabs>
          <w:tab w:val="left" w:pos="851"/>
        </w:tabs>
        <w:ind w:left="786"/>
        <w:contextualSpacing/>
        <w:jc w:val="both"/>
        <w:divId w:val="2116439976"/>
        <w:rPr>
          <w:sz w:val="24"/>
          <w:szCs w:val="24"/>
        </w:rPr>
      </w:pPr>
    </w:p>
    <w:p w14:paraId="4690D832"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2</w:t>
      </w:r>
    </w:p>
    <w:p w14:paraId="3DC2DC38"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plaintiff’s/defendant’s* Counsel)</w:t>
      </w:r>
    </w:p>
    <w:p w14:paraId="778712F4"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The plaintiff’s/defendant’s* Counsel shall personally ensure that this Order is executed in a calm and orderly manner respectful of the circumstances of the case. </w:t>
      </w:r>
    </w:p>
    <w:p w14:paraId="13EF06D7"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3E624AB"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plaintiff’s/defendant’s* Counsel shall pay the costs, expenses and charges which may have been incurred by the Court and/or the Bailiffs in connection with this Order, including the execution thereof, if such costs, expenses and charges are not fully paid by the plaintiff/defendant*.</w:t>
      </w:r>
    </w:p>
    <w:p w14:paraId="3F19A7A9"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641DBAE" w14:textId="77777777" w:rsidR="00043B9F" w:rsidRPr="003D2C79"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As and when required by the Court or the Bailiffs, the plaintiff’s/defendant’s</w:t>
      </w:r>
      <w:r w:rsidRPr="003D2C79">
        <w:rPr>
          <w:rFonts w:ascii="Times New Roman" w:hAnsi="Times New Roman" w:cs="Times New Roman"/>
          <w:u w:val="single"/>
          <w:lang w:val="en-US" w:eastAsia="zh-CN"/>
        </w:rPr>
        <w:t xml:space="preserve"> </w:t>
      </w:r>
      <w:r w:rsidRPr="003D2C79">
        <w:rPr>
          <w:rFonts w:ascii="Times New Roman" w:hAnsi="Times New Roman" w:cs="Times New Roman"/>
          <w:lang w:val="en-US" w:eastAsia="zh-CN"/>
        </w:rPr>
        <w:t>Counsel shall provide sufficient funds to the Court or the Bailiffs to meet the costs, expenses and charges which may have to be incurred by the Court and/or the Bailiffs in connection with this Order, including the execution thereof.</w:t>
      </w:r>
    </w:p>
    <w:p w14:paraId="37958185"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A4AF9FD" w14:textId="77777777" w:rsidTr="00267633">
        <w:trPr>
          <w:divId w:val="2116439976"/>
          <w:jc w:val="center"/>
        </w:trPr>
        <w:tc>
          <w:tcPr>
            <w:tcW w:w="3080" w:type="dxa"/>
          </w:tcPr>
          <w:p w14:paraId="7D96A6F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178FBE1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262</w:t>
            </w:r>
          </w:p>
        </w:tc>
        <w:tc>
          <w:tcPr>
            <w:tcW w:w="3080" w:type="dxa"/>
          </w:tcPr>
          <w:p w14:paraId="007CAEC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96540FE"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7C7B2CA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bCs/>
          <w:color w:val="000000"/>
          <w:sz w:val="22"/>
          <w:szCs w:val="22"/>
          <w:lang w:val="en-US" w:eastAsia="en-GB"/>
        </w:rPr>
      </w:pPr>
      <w:r w:rsidRPr="00267633">
        <w:rPr>
          <w:rFonts w:ascii="Times New Roman" w:hAnsi="Times New Roman" w:cs="Times New Roman"/>
          <w:bCs/>
          <w:color w:val="000000"/>
          <w:sz w:val="22"/>
          <w:szCs w:val="22"/>
          <w:lang w:val="en-US" w:eastAsia="en-GB"/>
        </w:rPr>
        <w:t>Para 158</w:t>
      </w:r>
    </w:p>
    <w:p w14:paraId="1C6D27D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229D16E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7F855D0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A4FF5E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289A20B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BE71A3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2BE4F61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9C08DF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3B141C5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D912CD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15724D7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D1360E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B79ED2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F8C3D4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17782D" w14:textId="77777777" w:rsidR="00267633" w:rsidRPr="00267633" w:rsidRDefault="00267633" w:rsidP="00267633">
      <w:pPr>
        <w:spacing w:before="0" w:after="0" w:line="240" w:lineRule="auto"/>
        <w:jc w:val="center"/>
        <w:divId w:val="2116439976"/>
        <w:rPr>
          <w:rFonts w:ascii="Times New Roman" w:hAnsi="Times New Roman" w:cs="Times New Roman"/>
          <w:bCs/>
          <w:lang w:val="en-US" w:eastAsia="zh-CN"/>
        </w:rPr>
      </w:pPr>
      <w:r w:rsidRPr="00267633">
        <w:rPr>
          <w:rFonts w:ascii="Times New Roman" w:hAnsi="Times New Roman" w:cs="Times New Roman"/>
          <w:b/>
          <w:bCs/>
          <w:lang w:val="en-US" w:eastAsia="zh-CN"/>
        </w:rPr>
        <w:t>WRIT FOR SEIZURE</w:t>
      </w:r>
    </w:p>
    <w:p w14:paraId="396A36B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To the Bailiff</w:t>
      </w:r>
    </w:p>
    <w:p w14:paraId="3AC187D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D85CF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Whereas by an Order of this Court pronounced this day, it was ordered that the infant [….] be returned to the custody of his/her lawful guardian, [….].</w:t>
      </w:r>
    </w:p>
    <w:p w14:paraId="0164EE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81226F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You are directed to seize the person of the infant […] and the infant be delivered into the custody of his/her lawful guardian.</w:t>
      </w:r>
    </w:p>
    <w:p w14:paraId="0B6E8E4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2B5615E0"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this </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2091F1C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9F6293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8F09A"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D530132" w14:textId="77777777" w:rsidR="00267633" w:rsidRPr="00267633" w:rsidRDefault="00267633" w:rsidP="00267633">
      <w:pPr>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i/>
          <w:lang w:val="en-US" w:eastAsia="zh-CN"/>
        </w:rPr>
        <w:t>Registrar</w:t>
      </w:r>
    </w:p>
    <w:p w14:paraId="2461DB08" w14:textId="77777777" w:rsidR="00267633" w:rsidRPr="00267633" w:rsidRDefault="00267633" w:rsidP="00267633">
      <w:pPr>
        <w:spacing w:before="0" w:after="0" w:line="240" w:lineRule="auto"/>
        <w:divId w:val="2116439976"/>
        <w:rPr>
          <w:rFonts w:ascii="Times New Roman" w:hAnsi="Times New Roman" w:cs="Times New Roman"/>
          <w:b/>
          <w:sz w:val="26"/>
          <w:szCs w:val="26"/>
          <w:lang w:val="en-US" w:eastAsia="zh-CN"/>
        </w:rPr>
      </w:pPr>
      <w:r w:rsidRPr="00267633">
        <w:rPr>
          <w:rFonts w:ascii="Times New Roman" w:hAnsi="Times New Roman" w:cs="Times New Roman"/>
          <w:b/>
          <w:sz w:val="26"/>
          <w:szCs w:val="26"/>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59E795" w14:textId="77777777" w:rsidTr="00267633">
        <w:trPr>
          <w:divId w:val="2116439976"/>
          <w:jc w:val="center"/>
        </w:trPr>
        <w:tc>
          <w:tcPr>
            <w:tcW w:w="3080" w:type="dxa"/>
          </w:tcPr>
          <w:p w14:paraId="591C87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3687A2F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263</w:t>
            </w:r>
          </w:p>
        </w:tc>
        <w:tc>
          <w:tcPr>
            <w:tcW w:w="3080" w:type="dxa"/>
          </w:tcPr>
          <w:p w14:paraId="0C842A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5162901" w14:textId="77777777" w:rsidR="00267633" w:rsidRPr="00267633" w:rsidRDefault="00267633" w:rsidP="00267633">
      <w:pPr>
        <w:spacing w:before="0" w:after="0" w:line="240" w:lineRule="auto"/>
        <w:ind w:left="720"/>
        <w:jc w:val="center"/>
        <w:divId w:val="2116439976"/>
        <w:rPr>
          <w:rFonts w:ascii="Times New Roman" w:hAnsi="Times New Roman" w:cs="Times New Roman"/>
          <w:b/>
          <w:sz w:val="26"/>
          <w:szCs w:val="26"/>
          <w:u w:val="single"/>
          <w:lang w:val="en-US" w:eastAsia="zh-CN"/>
        </w:rPr>
      </w:pPr>
    </w:p>
    <w:p w14:paraId="5E2FD81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6C81C43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495083D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0DE824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6338E0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8026D4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3027EFB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7237FD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77ED39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BCD82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01BE2B04"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7784E4C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04AC76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0FD14C2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B627C48"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r w:rsidRPr="00267633">
        <w:rPr>
          <w:rFonts w:ascii="Times New Roman" w:hAnsi="Times New Roman" w:cs="Times New Roman"/>
          <w:b/>
          <w:bCs/>
          <w:lang w:val="en-US" w:eastAsia="zh-CN"/>
        </w:rPr>
        <w:t>REQUEST FOR WRIT FOR SEIZURE</w:t>
      </w:r>
    </w:p>
    <w:p w14:paraId="3C46BE62"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p>
    <w:p w14:paraId="010282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entitled to execution (applicant</w:t>
      </w:r>
      <w:proofErr w:type="gramStart"/>
      <w:r w:rsidRPr="00267633">
        <w:rPr>
          <w:rFonts w:ascii="Times New Roman" w:hAnsi="Times New Roman" w:cs="Times New Roman"/>
          <w:lang w:val="en-US" w:eastAsia="zh-CN"/>
        </w:rPr>
        <w:t>) :</w:t>
      </w:r>
      <w:proofErr w:type="gramEnd"/>
    </w:p>
    <w:p w14:paraId="585749F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applicant :</w:t>
      </w:r>
      <w:proofErr w:type="gramEnd"/>
    </w:p>
    <w:p w14:paraId="27BD746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Solicitor for </w:t>
      </w:r>
      <w:proofErr w:type="gramStart"/>
      <w:r w:rsidRPr="00267633">
        <w:rPr>
          <w:rFonts w:ascii="Times New Roman" w:hAnsi="Times New Roman" w:cs="Times New Roman"/>
          <w:lang w:val="en-US" w:eastAsia="zh-CN"/>
        </w:rPr>
        <w:t>applicant :</w:t>
      </w:r>
      <w:proofErr w:type="gramEnd"/>
    </w:p>
    <w:p w14:paraId="2A2779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the Solicitor for </w:t>
      </w:r>
      <w:proofErr w:type="gramStart"/>
      <w:r w:rsidRPr="00267633">
        <w:rPr>
          <w:rFonts w:ascii="Times New Roman" w:hAnsi="Times New Roman" w:cs="Times New Roman"/>
          <w:lang w:val="en-US" w:eastAsia="zh-CN"/>
        </w:rPr>
        <w:t>applicant :</w:t>
      </w:r>
      <w:proofErr w:type="gramEnd"/>
    </w:p>
    <w:p w14:paraId="4768F9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Hereby request the Registrar to issue a Writ for Seizure to be executed at the Address of Execution to seize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and the infant be returned to the custody of his/her lawful guardian.</w:t>
      </w:r>
    </w:p>
    <w:p w14:paraId="214011F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subject to execution (respondent):</w:t>
      </w:r>
    </w:p>
    <w:p w14:paraId="31FEAEB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Execution :</w:t>
      </w:r>
      <w:proofErr w:type="gramEnd"/>
    </w:p>
    <w:p w14:paraId="1282595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Attached herewith is a copy of the Order of Court duly sealed. </w:t>
      </w:r>
    </w:p>
    <w:p w14:paraId="2DAAE9F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DDECB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CCEEF5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UNDERTAKING AND DECLARATION</w:t>
      </w:r>
    </w:p>
    <w:p w14:paraId="19C1962F"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undertake to pay all your charges. Please appoint a suitable date to execute the Writ for Seizure.</w:t>
      </w:r>
    </w:p>
    <w:p w14:paraId="32AB42EC"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Request,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xml:space="preserve"> is not subject to any other execution or order issued by the Family Justice Courts or the High Court.</w:t>
      </w:r>
    </w:p>
    <w:p w14:paraId="6F3313E6"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declaration, I/we have reason to believe that the person subject to execution will be at the Address of Execution together with the infant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 xml:space="preserve"> </w:t>
      </w:r>
      <w:r w:rsidRPr="00267633">
        <w:rPr>
          <w:rFonts w:ascii="Times New Roman" w:hAnsi="Times New Roman" w:cs="Times New Roman"/>
          <w:i/>
          <w:lang w:val="en-US" w:eastAsia="zh-CN"/>
        </w:rPr>
        <w:t>of infant</w:t>
      </w:r>
      <w:r w:rsidRPr="00267633">
        <w:rPr>
          <w:rFonts w:ascii="Times New Roman" w:hAnsi="Times New Roman" w:cs="Times New Roman"/>
          <w:lang w:val="en-US" w:eastAsia="zh-CN"/>
        </w:rPr>
        <w:t>].</w:t>
      </w:r>
    </w:p>
    <w:p w14:paraId="158F594A" w14:textId="77777777" w:rsidR="00267633" w:rsidRPr="00267633" w:rsidRDefault="00267633" w:rsidP="00267633">
      <w:pPr>
        <w:spacing w:before="0" w:after="0" w:line="240" w:lineRule="auto"/>
        <w:ind w:left="720"/>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(State the grounds of belief)</w:t>
      </w:r>
    </w:p>
    <w:p w14:paraId="376133BD"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w:t>
      </w:r>
      <w:proofErr w:type="gramStart"/>
      <w:r w:rsidRPr="00267633">
        <w:rPr>
          <w:rFonts w:ascii="Times New Roman" w:hAnsi="Times New Roman" w:cs="Times New Roman"/>
          <w:lang w:val="en-US" w:eastAsia="zh-CN"/>
        </w:rPr>
        <w:t>DECLARANT :</w:t>
      </w:r>
      <w:proofErr w:type="gramEnd"/>
    </w:p>
    <w:p w14:paraId="270ABAEB"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of </w:t>
      </w:r>
      <w:proofErr w:type="gramStart"/>
      <w:r w:rsidRPr="00267633">
        <w:rPr>
          <w:rFonts w:ascii="Times New Roman" w:hAnsi="Times New Roman" w:cs="Times New Roman"/>
          <w:lang w:val="en-US" w:eastAsia="zh-CN"/>
        </w:rPr>
        <w:t>filing :</w:t>
      </w:r>
      <w:proofErr w:type="gramEnd"/>
    </w:p>
    <w:p w14:paraId="61B19A5E" w14:textId="77777777" w:rsidR="00267633" w:rsidRPr="00267633" w:rsidRDefault="00267633" w:rsidP="009E184C">
      <w:pPr>
        <w:spacing w:before="0" w:after="0" w:line="276" w:lineRule="auto"/>
        <w:ind w:hanging="709"/>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565921" w:rsidRPr="003D2C79" w14:paraId="5EA4E21D" w14:textId="77777777" w:rsidTr="00757713">
        <w:trPr>
          <w:jc w:val="center"/>
        </w:trPr>
        <w:tc>
          <w:tcPr>
            <w:tcW w:w="3080" w:type="dxa"/>
          </w:tcPr>
          <w:p w14:paraId="757BEF8C"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r w:rsidRPr="003D2C79">
              <w:rPr>
                <w:rFonts w:ascii="Times New Roman" w:hAnsi="Times New Roman" w:cs="Times New Roman"/>
                <w:sz w:val="20"/>
                <w:szCs w:val="20"/>
                <w:lang w:eastAsia="zh-CN"/>
              </w:rPr>
              <w:br w:type="page"/>
            </w:r>
          </w:p>
        </w:tc>
        <w:tc>
          <w:tcPr>
            <w:tcW w:w="3080" w:type="dxa"/>
          </w:tcPr>
          <w:p w14:paraId="2EA1C12D" w14:textId="77777777" w:rsidR="00565921" w:rsidRPr="003D2C79" w:rsidRDefault="00565921" w:rsidP="009E184C">
            <w:pPr>
              <w:keepNext/>
              <w:spacing w:before="0" w:after="0" w:line="276" w:lineRule="auto"/>
              <w:ind w:hanging="709"/>
              <w:jc w:val="center"/>
              <w:outlineLvl w:val="1"/>
              <w:rPr>
                <w:rFonts w:ascii="Times New Roman" w:hAnsi="Times New Roman"/>
                <w:bCs/>
                <w:iCs/>
                <w:spacing w:val="-3"/>
                <w:szCs w:val="28"/>
                <w:lang w:eastAsia="zh-CN"/>
              </w:rPr>
            </w:pPr>
            <w:bookmarkStart w:id="199" w:name="Form264"/>
            <w:bookmarkEnd w:id="199"/>
            <w:r w:rsidRPr="003D2C79">
              <w:rPr>
                <w:rFonts w:ascii="Times New Roman" w:hAnsi="Times New Roman"/>
                <w:bCs/>
                <w:iCs/>
                <w:spacing w:val="-3"/>
                <w:szCs w:val="28"/>
                <w:lang w:eastAsia="zh-CN"/>
              </w:rPr>
              <w:t>FORM 264</w:t>
            </w:r>
          </w:p>
        </w:tc>
        <w:tc>
          <w:tcPr>
            <w:tcW w:w="3080" w:type="dxa"/>
          </w:tcPr>
          <w:p w14:paraId="0E7CA3CF"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p>
        </w:tc>
      </w:tr>
    </w:tbl>
    <w:p w14:paraId="768348ED"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Para 158</w:t>
      </w:r>
    </w:p>
    <w:p w14:paraId="2591967F" w14:textId="77777777" w:rsidR="00565921" w:rsidRPr="003D2C79" w:rsidRDefault="00565921" w:rsidP="00D94902">
      <w:pPr>
        <w:spacing w:before="0" w:after="0" w:line="276" w:lineRule="auto"/>
        <w:jc w:val="center"/>
        <w:rPr>
          <w:rFonts w:ascii="Times New Roman" w:hAnsi="Times New Roman" w:cs="Times New Roman"/>
          <w:b/>
          <w:sz w:val="26"/>
          <w:szCs w:val="26"/>
          <w:u w:val="single"/>
          <w:lang w:val="en-US" w:eastAsia="zh-CN"/>
        </w:rPr>
      </w:pPr>
    </w:p>
    <w:p w14:paraId="5D475D47" w14:textId="77777777" w:rsidR="00565921" w:rsidRPr="003D2C79" w:rsidRDefault="00565921" w:rsidP="00D94902">
      <w:pPr>
        <w:spacing w:before="0" w:after="0" w:line="276" w:lineRule="auto"/>
        <w:jc w:val="center"/>
        <w:rPr>
          <w:rFonts w:ascii="Times New Roman" w:hAnsi="Times New Roman" w:cs="Times New Roman"/>
          <w:b/>
          <w:bCs/>
          <w:caps/>
          <w:lang w:val="en-US" w:eastAsia="zh-CN"/>
        </w:rPr>
      </w:pPr>
      <w:r w:rsidRPr="003D2C79">
        <w:rPr>
          <w:rFonts w:ascii="Times New Roman" w:hAnsi="Times New Roman" w:cs="Times New Roman"/>
          <w:b/>
          <w:bCs/>
          <w:caps/>
          <w:lang w:val="en-US" w:eastAsia="zh-CN"/>
        </w:rPr>
        <w:t>Applicant’s Letter of Indemnity</w:t>
      </w:r>
    </w:p>
    <w:p w14:paraId="15D25027"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 xml:space="preserve">Date: </w:t>
      </w:r>
    </w:p>
    <w:p w14:paraId="4059961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The Bailiff</w:t>
      </w:r>
    </w:p>
    <w:p w14:paraId="47E0242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Dear Sir</w:t>
      </w:r>
    </w:p>
    <w:p w14:paraId="7CD8F683"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2A75FED2"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1.</w:t>
      </w:r>
      <w:r w:rsidRPr="003D2C79">
        <w:rPr>
          <w:rFonts w:ascii="Times New Roman" w:hAnsi="Times New Roman" w:cs="Times New Roman"/>
          <w:lang w:val="en-US" w:eastAsia="zh-CN"/>
        </w:rPr>
        <w:tab/>
        <w:t>I confirm that I have obtained a Court Order under section 14 of the Guardianship of Infants Act (Cap. 122).</w:t>
      </w:r>
    </w:p>
    <w:p w14:paraId="0BBD8241"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003AA16D"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2.</w:t>
      </w:r>
      <w:r w:rsidRPr="003D2C79">
        <w:rPr>
          <w:rFonts w:ascii="Times New Roman" w:hAnsi="Times New Roman" w:cs="Times New Roman"/>
          <w:lang w:val="en-US" w:eastAsia="zh-CN"/>
        </w:rPr>
        <w:tab/>
        <w:t>I confirm that I have placed a deposit of $300 by cheque no. ___________________ made payable to “Registrar, Supreme Court/AG” * as part of the Bailiff’s expenses in executing the Order.</w:t>
      </w:r>
    </w:p>
    <w:p w14:paraId="644F93B5" w14:textId="77777777" w:rsidR="00565921" w:rsidRPr="003D2C79" w:rsidRDefault="00565921" w:rsidP="00D94902">
      <w:pPr>
        <w:spacing w:before="0" w:after="0" w:line="276" w:lineRule="auto"/>
        <w:jc w:val="center"/>
        <w:rPr>
          <w:rFonts w:ascii="Times New Roman" w:hAnsi="Times New Roman" w:cs="Times New Roman"/>
          <w:u w:val="single"/>
          <w:lang w:val="en-US" w:eastAsia="zh-CN"/>
        </w:rPr>
      </w:pPr>
      <w:r w:rsidRPr="003D2C79">
        <w:rPr>
          <w:rFonts w:ascii="Times New Roman" w:hAnsi="Times New Roman" w:cs="Times New Roman"/>
          <w:u w:val="single"/>
          <w:lang w:val="en-US" w:eastAsia="zh-CN"/>
        </w:rPr>
        <w:t>OR</w:t>
      </w:r>
    </w:p>
    <w:p w14:paraId="5BE2810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ab/>
        <w:t>I undertake to place a deposit of $300 by cheque made payable to “Registrar, Supreme Court/AG”*   by _______(</w:t>
      </w:r>
      <w:r w:rsidRPr="003D2C79">
        <w:rPr>
          <w:rFonts w:ascii="Times New Roman" w:hAnsi="Times New Roman" w:cs="Times New Roman"/>
          <w:i/>
          <w:lang w:val="en-US" w:eastAsia="zh-CN"/>
        </w:rPr>
        <w:t>date</w:t>
      </w:r>
      <w:r w:rsidRPr="003D2C79">
        <w:rPr>
          <w:rFonts w:ascii="Times New Roman" w:hAnsi="Times New Roman" w:cs="Times New Roman"/>
          <w:lang w:val="en-US" w:eastAsia="zh-CN"/>
        </w:rPr>
        <w:t>)_______ as part of the Bailiff’s expenses in executing the Order.</w:t>
      </w:r>
    </w:p>
    <w:p w14:paraId="1B7D2F48"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2C8B9E0C"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3.</w:t>
      </w:r>
      <w:r w:rsidRPr="003D2C79">
        <w:rPr>
          <w:rFonts w:ascii="Times New Roman" w:hAnsi="Times New Roman" w:cs="Times New Roman"/>
          <w:lang w:val="en-US" w:eastAsia="zh-CN"/>
        </w:rPr>
        <w:tab/>
        <w:t>I understand and agree that should the bailiff’s expenses of execution exceed $300, I shall, as and when required by the Court or the Bailiff, provide sufficient funds to the Court or the Bailiff to meet the shortfall.</w:t>
      </w:r>
    </w:p>
    <w:p w14:paraId="033AF161"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074AC080"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4.</w:t>
      </w:r>
      <w:r w:rsidRPr="003D2C79">
        <w:rPr>
          <w:rFonts w:ascii="Times New Roman" w:hAnsi="Times New Roman" w:cs="Times New Roman"/>
          <w:lang w:val="en-US" w:eastAsia="zh-CN"/>
        </w:rPr>
        <w:tab/>
        <w:t>I shall pay all the costs, expenses and charges which may have to be incurred by the Court and or the Bailiff in connection with this Order including the execution thereof.</w:t>
      </w:r>
    </w:p>
    <w:p w14:paraId="59C7B30F"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5D2D3EF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5.</w:t>
      </w:r>
      <w:r w:rsidRPr="003D2C79">
        <w:rPr>
          <w:rFonts w:ascii="Times New Roman" w:hAnsi="Times New Roman" w:cs="Times New Roman"/>
          <w:lang w:val="en-US" w:eastAsia="zh-CN"/>
        </w:rPr>
        <w:tab/>
        <w:t>I shall indemnify and keep the Family Justice Courts and the Bailiffs indemnified at all times hereinafter against —</w:t>
      </w:r>
    </w:p>
    <w:p w14:paraId="2BD6B785"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674B3EF5"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4CBB2E72"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p>
    <w:p w14:paraId="43F1A567"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28634007"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029C1DB2"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 xml:space="preserve"> (</w:t>
      </w:r>
      <w:r w:rsidRPr="003D2C79">
        <w:rPr>
          <w:rFonts w:ascii="Times New Roman" w:hAnsi="Times New Roman" w:cs="Times New Roman"/>
          <w:i/>
          <w:lang w:val="en-US" w:eastAsia="zh-CN"/>
        </w:rPr>
        <w:t>Signature</w:t>
      </w:r>
      <w:r w:rsidRPr="003D2C79">
        <w:rPr>
          <w:rFonts w:ascii="Times New Roman" w:hAnsi="Times New Roman" w:cs="Times New Roman"/>
          <w:lang w:val="en-US" w:eastAsia="zh-CN"/>
        </w:rPr>
        <w:t>)</w:t>
      </w:r>
    </w:p>
    <w:p w14:paraId="3A2BDE47"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____________________________</w:t>
      </w:r>
    </w:p>
    <w:p w14:paraId="3FFB0E81"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Name of plaintiff/defendant*</w:t>
      </w:r>
    </w:p>
    <w:p w14:paraId="1D684B00"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*Delete if inapplicable</w:t>
      </w:r>
    </w:p>
    <w:p w14:paraId="4511F433" w14:textId="77777777" w:rsidR="00BE40CB" w:rsidRDefault="00BE40CB" w:rsidP="00D94902">
      <w:pPr>
        <w:spacing w:after="0" w:line="240" w:lineRule="auto"/>
        <w:rPr>
          <w:rFonts w:ascii="Times New Roman" w:hAnsi="Times New Roman" w:cs="Times New Roman"/>
          <w:b/>
          <w:sz w:val="26"/>
          <w:szCs w:val="26"/>
          <w:u w:val="single"/>
          <w:lang w:val="en-US" w:eastAsia="zh-CN"/>
        </w:rPr>
        <w:sectPr w:rsidR="00BE40CB" w:rsidSect="00195FAF">
          <w:pgSz w:w="11907" w:h="16840" w:code="9"/>
          <w:pgMar w:top="992" w:right="1440" w:bottom="1276" w:left="1440" w:header="709" w:footer="709" w:gutter="0"/>
          <w:paperSrc w:first="7" w:other="7"/>
          <w:cols w:space="708"/>
          <w:titlePg/>
          <w:docGrid w:linePitch="360"/>
        </w:sectPr>
      </w:pPr>
    </w:p>
    <w:p w14:paraId="5CD22104" w14:textId="77777777" w:rsidR="00565921" w:rsidRPr="003D2C79" w:rsidRDefault="00565921" w:rsidP="00565921">
      <w:pPr>
        <w:spacing w:after="0" w:line="240" w:lineRule="auto"/>
        <w:rPr>
          <w:rFonts w:ascii="Times New Roman" w:hAnsi="Times New Roman" w:cs="Times New Roman"/>
          <w:b/>
          <w:sz w:val="26"/>
          <w:szCs w:val="26"/>
          <w:u w:val="single"/>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7270ACC" w14:textId="77777777" w:rsidTr="00267633">
        <w:trPr>
          <w:divId w:val="2116439976"/>
          <w:jc w:val="center"/>
        </w:trPr>
        <w:tc>
          <w:tcPr>
            <w:tcW w:w="3080" w:type="dxa"/>
          </w:tcPr>
          <w:p w14:paraId="044984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135F7C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265</w:t>
            </w:r>
          </w:p>
        </w:tc>
        <w:tc>
          <w:tcPr>
            <w:tcW w:w="3080" w:type="dxa"/>
          </w:tcPr>
          <w:p w14:paraId="513DB3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FD619B6"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13A540A6"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 to pay compensation/damages to the plaintiff/defendant/other person* and to serve documents</w:t>
      </w:r>
    </w:p>
    <w:p w14:paraId="45ADD880"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3957892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______</w:t>
      </w:r>
      <w:proofErr w:type="gramStart"/>
      <w:r w:rsidRPr="00267633">
        <w:rPr>
          <w:rFonts w:ascii="Times New Roman" w:hAnsi="Times New Roman" w:cs="Times New Roman"/>
          <w:color w:val="000000"/>
          <w:lang w:val="en-US" w:eastAsia="en-GB"/>
        </w:rPr>
        <w:t>_</w:t>
      </w:r>
      <w:r w:rsidRPr="00267633">
        <w:rPr>
          <w:rFonts w:ascii="Times New Roman" w:hAnsi="Times New Roman" w:cs="Times New Roman"/>
          <w:color w:val="000000"/>
          <w:u w:val="single"/>
          <w:lang w:val="en-US" w:eastAsia="en-GB"/>
        </w:rPr>
        <w:t>(</w:t>
      </w:r>
      <w:proofErr w:type="gramEnd"/>
      <w:r w:rsidRPr="00267633">
        <w:rPr>
          <w:rFonts w:ascii="Times New Roman" w:hAnsi="Times New Roman" w:cs="Times New Roman"/>
          <w:i/>
          <w:color w:val="000000"/>
          <w:u w:val="single"/>
          <w:lang w:val="en-US" w:eastAsia="en-GB"/>
        </w:rPr>
        <w:t>name of plaintiff / defendant)</w:t>
      </w:r>
      <w:r w:rsidRPr="00267633">
        <w:rPr>
          <w:rFonts w:ascii="Times New Roman" w:hAnsi="Times New Roman" w:cs="Times New Roman"/>
          <w:color w:val="000000"/>
          <w:lang w:val="en-US" w:eastAsia="en-GB"/>
        </w:rPr>
        <w:t>_____, of _____</w:t>
      </w:r>
      <w:r w:rsidRPr="00267633">
        <w:rPr>
          <w:rFonts w:ascii="Times New Roman" w:hAnsi="Times New Roman" w:cs="Times New Roman"/>
          <w:color w:val="000000"/>
          <w:u w:val="single"/>
          <w:lang w:val="en-US" w:eastAsia="en-GB"/>
        </w:rPr>
        <w:t>(</w:t>
      </w:r>
      <w:r w:rsidRPr="00267633">
        <w:rPr>
          <w:rFonts w:ascii="Times New Roman" w:hAnsi="Times New Roman" w:cs="Times New Roman"/>
          <w:i/>
          <w:color w:val="000000"/>
          <w:u w:val="single"/>
          <w:lang w:val="en-US" w:eastAsia="en-GB"/>
        </w:rPr>
        <w:t>address</w:t>
      </w:r>
      <w:r w:rsidRPr="00267633">
        <w:rPr>
          <w:rFonts w:ascii="Times New Roman" w:hAnsi="Times New Roman" w:cs="Times New Roman"/>
          <w:color w:val="000000"/>
          <w:u w:val="single"/>
          <w:lang w:val="en-US" w:eastAsia="en-GB"/>
        </w:rPr>
        <w:t>)</w:t>
      </w:r>
      <w:r w:rsidRPr="00267633">
        <w:rPr>
          <w:rFonts w:ascii="Times New Roman" w:hAnsi="Times New Roman" w:cs="Times New Roman"/>
          <w:color w:val="000000"/>
          <w:lang w:val="en-US" w:eastAsia="en-GB"/>
        </w:rPr>
        <w:t xml:space="preserve">_____, do hereby undertake to the Court  as follows: </w:t>
      </w:r>
    </w:p>
    <w:p w14:paraId="6E368C04"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DA65B48" w14:textId="77777777" w:rsidR="00267633" w:rsidRPr="00267633" w:rsidRDefault="00267633" w:rsidP="006172E9">
      <w:pPr>
        <w:numPr>
          <w:ilvl w:val="0"/>
          <w:numId w:val="23"/>
        </w:numPr>
        <w:autoSpaceDE w:val="0"/>
        <w:autoSpaceDN w:val="0"/>
        <w:adjustRightInd w:val="0"/>
        <w:spacing w:before="0" w:after="0" w:line="240" w:lineRule="auto"/>
        <w:ind w:right="-46"/>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If the Court later finds that the Order dated _____or the carrying out of the said Order has caused loss to the plaintiff / defendant,* and decide that the defendant / plaintiff* should be compensated for that loss, I  shall comply with any order that the Court may make with regard to the payment of such compensation.</w:t>
      </w:r>
    </w:p>
    <w:p w14:paraId="3208AD4D" w14:textId="77777777" w:rsidR="00267633" w:rsidRPr="00267633" w:rsidRDefault="00267633" w:rsidP="00267633">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11ED3C24" w14:textId="77777777" w:rsidR="00267633" w:rsidRPr="00267633" w:rsidRDefault="00267633" w:rsidP="006172E9">
      <w:pPr>
        <w:numPr>
          <w:ilvl w:val="0"/>
          <w:numId w:val="23"/>
        </w:numPr>
        <w:autoSpaceDE w:val="0"/>
        <w:autoSpaceDN w:val="0"/>
        <w:adjustRightInd w:val="0"/>
        <w:spacing w:before="0" w:after="0" w:line="240" w:lineRule="auto"/>
        <w:ind w:right="95"/>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shall provide any form of security including a Banker’s Guarantee for any sum as may be ordered by the Court for the purpose of securing against any loss caused to the plaintiff / defendant* arising from the Order or the carrying out of the said Order.</w:t>
      </w:r>
    </w:p>
    <w:p w14:paraId="5528EA66"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1DB5232C" w14:textId="77777777" w:rsidR="00267633" w:rsidRPr="00267633" w:rsidRDefault="00267633" w:rsidP="006172E9">
      <w:pPr>
        <w:numPr>
          <w:ilvl w:val="0"/>
          <w:numId w:val="23"/>
        </w:numPr>
        <w:tabs>
          <w:tab w:val="left" w:pos="709"/>
        </w:tabs>
        <w:autoSpaceDE w:val="0"/>
        <w:autoSpaceDN w:val="0"/>
        <w:adjustRightInd w:val="0"/>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Court later finds that this Order has caused loss to anyone other than the plaintiff / defendant* as a result of this order and decides that such person should be compensated for that loss, I shall comply with any order the Court may make with regard to the payment of such compensation and shall pay the reasonable costs of such a person.</w:t>
      </w:r>
    </w:p>
    <w:p w14:paraId="491319D6" w14:textId="77777777" w:rsidR="00267633" w:rsidRPr="00267633" w:rsidRDefault="00267633" w:rsidP="00267633">
      <w:pPr>
        <w:tabs>
          <w:tab w:val="left" w:pos="567"/>
        </w:tabs>
        <w:autoSpaceDE w:val="0"/>
        <w:autoSpaceDN w:val="0"/>
        <w:adjustRightInd w:val="0"/>
        <w:spacing w:before="0" w:after="0" w:line="240" w:lineRule="auto"/>
        <w:ind w:left="930"/>
        <w:jc w:val="both"/>
        <w:divId w:val="2116439976"/>
        <w:rPr>
          <w:rFonts w:ascii="Times New Roman" w:hAnsi="Times New Roman" w:cs="Times New Roman"/>
          <w:lang w:val="en-US" w:eastAsia="zh-CN"/>
        </w:rPr>
      </w:pPr>
    </w:p>
    <w:p w14:paraId="7CD31230" w14:textId="77777777" w:rsidR="00267633" w:rsidRPr="00267633" w:rsidRDefault="00267633" w:rsidP="006172E9">
      <w:pPr>
        <w:numPr>
          <w:ilvl w:val="0"/>
          <w:numId w:val="23"/>
        </w:numPr>
        <w:tabs>
          <w:tab w:val="left" w:pos="709"/>
        </w:tabs>
        <w:spacing w:before="0" w:after="200" w:line="240" w:lineRule="auto"/>
        <w:jc w:val="both"/>
        <w:divId w:val="2116439976"/>
        <w:rPr>
          <w:rFonts w:ascii="Times New Roman" w:hAnsi="Times New Roman" w:cs="Times New Roman"/>
          <w:lang w:val="en-US" w:eastAsia="zh-CN"/>
        </w:rPr>
      </w:pPr>
      <w:r w:rsidRPr="00267633">
        <w:rPr>
          <w:rFonts w:ascii="Times New Roman" w:hAnsi="Times New Roman" w:cs="Times New Roman"/>
          <w:color w:val="000000"/>
          <w:lang w:val="en-US" w:eastAsia="zh-CN"/>
        </w:rPr>
        <w:t>At the same time this Order is served on the defendant / plaintiff*, I shall serve on the defendant / plaintiff* a copy of the application, supporting affidavits and exhibits containing the evidence relied on by the plaintiff / defendant*. If the application and supporting affidavits have not been filed, I shall serve the same within 1 working day from the filing of the application and supporting affidavits.</w:t>
      </w:r>
    </w:p>
    <w:p w14:paraId="486DA769"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1BC373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understand that if I should fail to carry out my undertaking, I am liable to be punished for non-compliance with an order of the Court.</w:t>
      </w:r>
    </w:p>
    <w:p w14:paraId="1CA0260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46DFD8F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1492A6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8FD627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0BB7347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0E648CC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 / defendant*</w:t>
      </w:r>
    </w:p>
    <w:p w14:paraId="42797613"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48B3913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2BD5D9E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if inapplicable</w:t>
      </w:r>
    </w:p>
    <w:p w14:paraId="4615F3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327608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9B3BC88" w14:textId="77777777" w:rsidTr="00267633">
        <w:trPr>
          <w:divId w:val="2116439976"/>
          <w:jc w:val="center"/>
        </w:trPr>
        <w:tc>
          <w:tcPr>
            <w:tcW w:w="3080" w:type="dxa"/>
          </w:tcPr>
          <w:p w14:paraId="28AEF8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5B6E0E5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266</w:t>
            </w:r>
          </w:p>
        </w:tc>
        <w:tc>
          <w:tcPr>
            <w:tcW w:w="3080" w:type="dxa"/>
          </w:tcPr>
          <w:p w14:paraId="28290BB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F547EB5"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78D9C4D"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Undertakings to be provided by the plaintiff’s/defendant’s* counsel</w:t>
      </w:r>
    </w:p>
    <w:p w14:paraId="4EB218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6E60B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proofErr w:type="gramStart"/>
      <w:r w:rsidRPr="00267633">
        <w:rPr>
          <w:rFonts w:ascii="Times New Roman" w:hAnsi="Times New Roman" w:cs="Times New Roman"/>
          <w:lang w:val="en-US" w:eastAsia="zh-CN"/>
        </w:rPr>
        <w:t xml:space="preserve">   [</w:t>
      </w:r>
      <w:proofErr w:type="gramEnd"/>
      <w:r w:rsidRPr="00267633">
        <w:rPr>
          <w:rFonts w:ascii="Times New Roman" w:hAnsi="Times New Roman" w:cs="Times New Roman"/>
          <w:i/>
          <w:lang w:val="en-US" w:eastAsia="zh-CN"/>
        </w:rPr>
        <w:t>name of counsel</w:t>
      </w:r>
      <w:r w:rsidRPr="00267633">
        <w:rPr>
          <w:rFonts w:ascii="Times New Roman" w:hAnsi="Times New Roman" w:cs="Times New Roman"/>
          <w:lang w:val="en-US" w:eastAsia="zh-CN"/>
        </w:rPr>
        <w:t>]    of     [</w:t>
      </w:r>
      <w:r w:rsidRPr="00267633">
        <w:rPr>
          <w:rFonts w:ascii="Times New Roman" w:hAnsi="Times New Roman" w:cs="Times New Roman"/>
          <w:i/>
          <w:lang w:val="en-US" w:eastAsia="zh-CN"/>
        </w:rPr>
        <w:t>name of law firm</w:t>
      </w:r>
      <w:r w:rsidRPr="00267633">
        <w:rPr>
          <w:rFonts w:ascii="Times New Roman" w:hAnsi="Times New Roman" w:cs="Times New Roman"/>
          <w:lang w:val="en-US" w:eastAsia="zh-CN"/>
        </w:rPr>
        <w:t>]   hereby undertake as follows:</w:t>
      </w:r>
    </w:p>
    <w:p w14:paraId="22812A1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037A2FE"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personally ensure that this order is executed in a calm and orderly manner respectful of the circumstances of the case.</w:t>
      </w:r>
    </w:p>
    <w:p w14:paraId="0174DBCB"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pay the costs, expenses and charges which may have been incurred by the Court and/or the Bailiff in connection with this Order including the execution thereof, if such costs, expenses and charges are not fully paid by the plaintiff / defendant*.</w:t>
      </w:r>
    </w:p>
    <w:p w14:paraId="7B20B556"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provide as when required by the Court or the Bailiff, sufficient funds to the Court or the Bailiff to meet the costs, expenses and charges which may have to be incurred by the Court and/or the Bailiff in connection with this Order, including the execution thereof.</w:t>
      </w:r>
    </w:p>
    <w:p w14:paraId="30D9A61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8C5C3D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5F779E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20D835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1B747F51"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5F4510A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Plaintiff’s/Defendant’s* counsel</w:t>
      </w:r>
    </w:p>
    <w:p w14:paraId="779DBD4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79730D01" w14:textId="77777777" w:rsidR="00267633" w:rsidRPr="00267633" w:rsidRDefault="00267633" w:rsidP="00267633">
      <w:pPr>
        <w:spacing w:before="0" w:after="0" w:line="240" w:lineRule="auto"/>
        <w:divId w:val="2116439976"/>
        <w:rPr>
          <w:rFonts w:ascii="Times New Roman" w:hAnsi="Times New Roman" w:cs="Times New Roman"/>
          <w:b/>
          <w:sz w:val="20"/>
          <w:szCs w:val="20"/>
          <w:lang w:val="en-US" w:eastAsia="zh-CN"/>
        </w:rPr>
      </w:pPr>
    </w:p>
    <w:p w14:paraId="4DC6D2D4" w14:textId="77777777" w:rsidR="00B4715E"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*Delete if inapplicable</w:t>
      </w:r>
    </w:p>
    <w:p w14:paraId="5F92E568" w14:textId="77777777" w:rsidR="00B4715E" w:rsidRPr="005B293D" w:rsidRDefault="00B4715E" w:rsidP="00B4715E">
      <w:pPr>
        <w:spacing w:before="0" w:after="0" w:line="240" w:lineRule="auto"/>
        <w:jc w:val="center"/>
        <w:divId w:val="2116439976"/>
        <w:rPr>
          <w:rFonts w:ascii="Times New Roman" w:hAnsi="Times New Roman" w:cs="Times New Roman"/>
        </w:rPr>
      </w:pPr>
      <w:r>
        <w:rPr>
          <w:rFonts w:ascii="Times New Roman" w:hAnsi="Times New Roman" w:cs="Times New Roman"/>
          <w:sz w:val="20"/>
          <w:szCs w:val="20"/>
          <w:lang w:val="en-US" w:eastAsia="zh-CN"/>
        </w:rPr>
        <w:br w:type="page"/>
      </w:r>
      <w:r w:rsidR="00D94902">
        <w:rPr>
          <w:rFonts w:ascii="Times New Roman" w:hAnsi="Times New Roman" w:cs="Times New Roman"/>
        </w:rPr>
        <w:t>FORM</w:t>
      </w:r>
      <w:r w:rsidRPr="005B293D">
        <w:rPr>
          <w:rFonts w:ascii="Times New Roman" w:hAnsi="Times New Roman" w:cs="Times New Roman"/>
        </w:rPr>
        <w:t xml:space="preserve"> 266A</w:t>
      </w:r>
    </w:p>
    <w:p w14:paraId="2177B12E"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Para 161A</w:t>
      </w:r>
    </w:p>
    <w:p w14:paraId="07D508DB" w14:textId="77777777" w:rsidR="00B4715E" w:rsidRPr="005B293D" w:rsidRDefault="00B4715E" w:rsidP="00B4715E">
      <w:pPr>
        <w:spacing w:before="0" w:after="0" w:line="240" w:lineRule="auto"/>
        <w:divId w:val="2116439976"/>
        <w:rPr>
          <w:rFonts w:ascii="Times New Roman" w:hAnsi="Times New Roman" w:cs="Times New Roman"/>
        </w:rPr>
      </w:pPr>
    </w:p>
    <w:p w14:paraId="12C1768E"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Application to Use the Technology Courts or </w:t>
      </w:r>
    </w:p>
    <w:p w14:paraId="22EDD385"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Mobile </w:t>
      </w:r>
      <w:proofErr w:type="spellStart"/>
      <w:r w:rsidRPr="005B293D">
        <w:rPr>
          <w:rFonts w:ascii="Times New Roman" w:hAnsi="Times New Roman" w:cs="Times New Roman"/>
          <w:b/>
        </w:rPr>
        <w:t>Infocomm</w:t>
      </w:r>
      <w:proofErr w:type="spellEnd"/>
      <w:r w:rsidRPr="005B293D">
        <w:rPr>
          <w:rFonts w:ascii="Times New Roman" w:hAnsi="Times New Roman" w:cs="Times New Roman"/>
          <w:b/>
        </w:rPr>
        <w:t xml:space="preserve"> Technology Facilities (MIT facilities)</w:t>
      </w:r>
    </w:p>
    <w:p w14:paraId="18D8560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w:t>
      </w:r>
      <w:r w:rsidRPr="005B293D">
        <w:rPr>
          <w:rFonts w:ascii="Times New Roman" w:hAnsi="Times New Roman"/>
          <w:sz w:val="24"/>
          <w:szCs w:val="24"/>
          <w:lang w:val="en-US"/>
        </w:rPr>
        <w:br/>
      </w:r>
    </w:p>
    <w:p w14:paraId="3E6A2E87"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To: 1.</w:t>
      </w:r>
      <w:r w:rsidRPr="005B293D">
        <w:rPr>
          <w:rFonts w:ascii="Times New Roman" w:hAnsi="Times New Roman"/>
          <w:sz w:val="24"/>
          <w:szCs w:val="24"/>
          <w:lang w:val="en-US"/>
        </w:rPr>
        <w:tab/>
        <w:t>The Registrar</w:t>
      </w:r>
    </w:p>
    <w:p w14:paraId="0A87C9E9"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Supreme Court</w:t>
      </w:r>
    </w:p>
    <w:p w14:paraId="1659B375"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1 Supreme Court Lane</w:t>
      </w:r>
    </w:p>
    <w:p w14:paraId="0A4651BE"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Singapore 178879</w:t>
      </w:r>
    </w:p>
    <w:p w14:paraId="46BAAF61" w14:textId="77777777" w:rsidR="00B4715E" w:rsidRDefault="00B4715E" w:rsidP="00B4715E">
      <w:pPr>
        <w:pStyle w:val="HTMLPreformatted"/>
        <w:spacing w:before="0"/>
        <w:ind w:left="720" w:hanging="294"/>
        <w:divId w:val="2116439976"/>
        <w:rPr>
          <w:rFonts w:ascii="Times New Roman" w:hAnsi="Times New Roman"/>
          <w:sz w:val="24"/>
          <w:szCs w:val="24"/>
          <w:lang w:val="en-US"/>
        </w:rPr>
      </w:pPr>
    </w:p>
    <w:p w14:paraId="02E6EF6A" w14:textId="77777777" w:rsidR="00B4715E" w:rsidRDefault="00B4715E" w:rsidP="00B4715E">
      <w:pPr>
        <w:pStyle w:val="HTMLPreformatted"/>
        <w:spacing w:before="0"/>
        <w:ind w:left="720" w:hanging="294"/>
        <w:divId w:val="2116439976"/>
        <w:rPr>
          <w:rFonts w:ascii="Times New Roman" w:hAnsi="Times New Roman"/>
          <w:sz w:val="24"/>
          <w:szCs w:val="24"/>
          <w:lang w:val="en-US"/>
        </w:rPr>
      </w:pPr>
      <w:r w:rsidRPr="005B293D">
        <w:rPr>
          <w:rFonts w:ascii="Times New Roman" w:hAnsi="Times New Roman"/>
          <w:sz w:val="24"/>
          <w:szCs w:val="24"/>
          <w:lang w:val="en-US"/>
        </w:rPr>
        <w:t>2.</w:t>
      </w:r>
      <w:r w:rsidRPr="005B293D">
        <w:rPr>
          <w:rFonts w:ascii="Times New Roman" w:hAnsi="Times New Roman"/>
          <w:sz w:val="24"/>
          <w:szCs w:val="24"/>
          <w:lang w:val="en-US"/>
        </w:rPr>
        <w:tab/>
        <w:t>The Registrar</w:t>
      </w:r>
    </w:p>
    <w:p w14:paraId="707B5A72" w14:textId="77777777" w:rsidR="00B4715E" w:rsidRPr="005B293D" w:rsidRDefault="00B4715E" w:rsidP="00B4715E">
      <w:pPr>
        <w:pStyle w:val="HTMLPreformatted"/>
        <w:tabs>
          <w:tab w:val="left" w:pos="426"/>
        </w:tabs>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t>Family Justice Courts</w:t>
      </w:r>
    </w:p>
    <w:p w14:paraId="4749B64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 xml:space="preserve">3 Havelock Square </w:t>
      </w:r>
    </w:p>
    <w:p w14:paraId="71E3DF05" w14:textId="77777777" w:rsidR="00B4715E" w:rsidRPr="005B293D" w:rsidRDefault="00B4715E" w:rsidP="00B4715E">
      <w:pPr>
        <w:pStyle w:val="HTMLPreformatted"/>
        <w:spacing w:before="0"/>
        <w:divId w:val="2116439976"/>
        <w:rPr>
          <w:rFonts w:ascii="Times New Roman" w:hAnsi="Times New Roman"/>
          <w:b/>
          <w:i/>
          <w:sz w:val="24"/>
          <w:szCs w:val="24"/>
          <w:lang w:val="en-US"/>
        </w:rPr>
      </w:pPr>
      <w:r w:rsidRPr="005B293D">
        <w:rPr>
          <w:rFonts w:ascii="Times New Roman" w:hAnsi="Times New Roman"/>
          <w:sz w:val="24"/>
          <w:szCs w:val="24"/>
          <w:lang w:val="en-US"/>
        </w:rPr>
        <w:tab/>
        <w:t>Singapore 059725</w:t>
      </w:r>
    </w:p>
    <w:p w14:paraId="4DEFB95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p>
    <w:p w14:paraId="00A69953" w14:textId="77777777" w:rsidR="00B4715E" w:rsidRPr="005B293D" w:rsidRDefault="00B4715E" w:rsidP="00B4715E">
      <w:pPr>
        <w:pStyle w:val="HTMLPreformatted"/>
        <w:spacing w:before="0"/>
        <w:ind w:left="851"/>
        <w:divId w:val="2116439976"/>
        <w:rPr>
          <w:rFonts w:ascii="Times New Roman" w:hAnsi="Times New Roman"/>
          <w:sz w:val="24"/>
          <w:szCs w:val="24"/>
          <w:lang w:val="en-US"/>
        </w:rPr>
      </w:pPr>
      <w:r w:rsidRPr="005B293D">
        <w:rPr>
          <w:rFonts w:ascii="Times New Roman" w:hAnsi="Times New Roman"/>
          <w:sz w:val="24"/>
          <w:szCs w:val="24"/>
          <w:lang w:val="en-US"/>
        </w:rPr>
        <w:t>[ln cases involving alternative dispute resolution, to provide the information set out below:</w:t>
      </w:r>
      <w:r w:rsidRPr="005B293D">
        <w:rPr>
          <w:rFonts w:ascii="Times New Roman" w:hAnsi="Times New Roman"/>
          <w:sz w:val="24"/>
          <w:szCs w:val="24"/>
          <w:lang w:val="en-US"/>
        </w:rPr>
        <w:br/>
      </w:r>
    </w:p>
    <w:p w14:paraId="1254C0A6"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r w:rsidRPr="005B293D">
        <w:rPr>
          <w:rFonts w:ascii="Times New Roman" w:hAnsi="Times New Roman"/>
          <w:sz w:val="24"/>
          <w:szCs w:val="24"/>
          <w:lang w:val="en-US"/>
        </w:rPr>
        <w:t xml:space="preserve">Through: Please specify the relevant person-in-charge at the </w:t>
      </w:r>
      <w:proofErr w:type="spellStart"/>
      <w:r w:rsidRPr="005B293D">
        <w:rPr>
          <w:rFonts w:ascii="Times New Roman" w:hAnsi="Times New Roman"/>
          <w:sz w:val="24"/>
          <w:szCs w:val="24"/>
          <w:lang w:val="en-US"/>
        </w:rPr>
        <w:t>organisation</w:t>
      </w:r>
      <w:proofErr w:type="spellEnd"/>
      <w:r w:rsidRPr="005B293D">
        <w:rPr>
          <w:rFonts w:ascii="Times New Roman" w:hAnsi="Times New Roman"/>
          <w:sz w:val="24"/>
          <w:szCs w:val="24"/>
          <w:lang w:val="en-US"/>
        </w:rPr>
        <w:t xml:space="preserve"> at which the dispute resolution process is carried out, such as Registrar, Singapore International Arbitration Centre or the Executive Director, Singapore Mediation Centre.]</w:t>
      </w:r>
    </w:p>
    <w:p w14:paraId="586F5C52"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p>
    <w:p w14:paraId="4335AE16" w14:textId="77777777" w:rsidR="00B4715E" w:rsidRDefault="00B4715E" w:rsidP="00B4715E">
      <w:pPr>
        <w:pStyle w:val="HTMLPreformatted"/>
        <w:spacing w:before="0"/>
        <w:divId w:val="2116439976"/>
        <w:rPr>
          <w:rFonts w:ascii="Times New Roman" w:hAnsi="Times New Roman"/>
          <w:b/>
          <w:sz w:val="24"/>
          <w:szCs w:val="24"/>
          <w:lang w:val="en-US"/>
        </w:rPr>
      </w:pPr>
      <w:r w:rsidRPr="005B293D">
        <w:rPr>
          <w:rFonts w:ascii="Times New Roman" w:hAnsi="Times New Roman"/>
          <w:b/>
          <w:sz w:val="24"/>
          <w:szCs w:val="24"/>
          <w:lang w:val="en-US"/>
        </w:rPr>
        <w:t>Part I</w:t>
      </w:r>
    </w:p>
    <w:p w14:paraId="7D64608C" w14:textId="77777777" w:rsidR="00B4715E" w:rsidRPr="005B293D" w:rsidRDefault="00B4715E" w:rsidP="00B4715E">
      <w:pPr>
        <w:pStyle w:val="HTMLPreformatted"/>
        <w:spacing w:before="0"/>
        <w:divId w:val="2116439976"/>
        <w:rPr>
          <w:rFonts w:ascii="Times New Roman" w:hAnsi="Times New Roman"/>
          <w:b/>
          <w:sz w:val="24"/>
          <w:szCs w:val="24"/>
          <w:lang w:val="en-US"/>
        </w:rPr>
      </w:pPr>
    </w:p>
    <w:p w14:paraId="0ED8E3E8" w14:textId="77777777" w:rsidR="00B4715E" w:rsidRPr="005B293D" w:rsidRDefault="003C39EA" w:rsidP="00B4715E">
      <w:pPr>
        <w:pStyle w:val="HTMLPreformatted"/>
        <w:spacing w:before="0"/>
        <w:divId w:val="2116439976"/>
        <w:rPr>
          <w:rFonts w:ascii="Times New Roman" w:hAnsi="Times New Roman"/>
          <w:sz w:val="24"/>
          <w:szCs w:val="24"/>
          <w:lang w:val="en-US"/>
        </w:rPr>
      </w:pPr>
      <w:r>
        <w:rPr>
          <w:noProof/>
          <w:lang w:val="en-SG" w:eastAsia="en-SG"/>
        </w:rPr>
        <mc:AlternateContent>
          <mc:Choice Requires="wps">
            <w:drawing>
              <wp:anchor distT="0" distB="0" distL="114300" distR="114300" simplePos="0" relativeHeight="251665920" behindDoc="0" locked="0" layoutInCell="1" allowOverlap="1" wp14:anchorId="777D1CCC" wp14:editId="15C6BC11">
                <wp:simplePos x="0" y="0"/>
                <wp:positionH relativeFrom="column">
                  <wp:posOffset>2709545</wp:posOffset>
                </wp:positionH>
                <wp:positionV relativeFrom="paragraph">
                  <wp:posOffset>42545</wp:posOffset>
                </wp:positionV>
                <wp:extent cx="99695" cy="92075"/>
                <wp:effectExtent l="0" t="0" r="14605" b="2222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58585" id="Rectangle 2" o:spid="_x0000_s1026" style="position:absolute;margin-left:213.35pt;margin-top:3.35pt;width:7.85pt;height: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6Y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" filled="f" strokecolor="#41719c" strokeweight="1pt">
                <v:path arrowok="t"/>
              </v:rect>
            </w:pict>
          </mc:Fallback>
        </mc:AlternateContent>
      </w:r>
      <w:r>
        <w:rPr>
          <w:noProof/>
          <w:lang w:val="en-SG" w:eastAsia="en-SG"/>
        </w:rPr>
        <mc:AlternateContent>
          <mc:Choice Requires="wps">
            <w:drawing>
              <wp:anchor distT="0" distB="0" distL="114300" distR="114300" simplePos="0" relativeHeight="251671040" behindDoc="0" locked="0" layoutInCell="1" allowOverlap="1" wp14:anchorId="042998B1" wp14:editId="4AD380D6">
                <wp:simplePos x="0" y="0"/>
                <wp:positionH relativeFrom="column">
                  <wp:posOffset>3953510</wp:posOffset>
                </wp:positionH>
                <wp:positionV relativeFrom="paragraph">
                  <wp:posOffset>42545</wp:posOffset>
                </wp:positionV>
                <wp:extent cx="99695" cy="92075"/>
                <wp:effectExtent l="0" t="0" r="14605" b="2222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7C9593" id="Rectangle 2" o:spid="_x0000_s1026" style="position:absolute;margin-left:311.3pt;margin-top:3.35pt;width:7.85pt;height: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sz w:val="24"/>
          <w:szCs w:val="24"/>
          <w:lang w:val="en-US"/>
        </w:rPr>
        <w:t xml:space="preserve">Application by </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 xml:space="preserve">:     </w:t>
      </w:r>
      <w:r w:rsidR="001913E1">
        <w:rPr>
          <w:rFonts w:ascii="Times New Roman" w:hAnsi="Times New Roman"/>
          <w:sz w:val="24"/>
          <w:szCs w:val="24"/>
          <w:lang w:val="en-US"/>
        </w:rPr>
        <w:t xml:space="preserve"> </w:t>
      </w:r>
      <w:r w:rsidR="001913E1">
        <w:rPr>
          <w:rFonts w:ascii="Times New Roman" w:hAnsi="Times New Roman"/>
          <w:sz w:val="24"/>
          <w:szCs w:val="24"/>
          <w:lang w:val="en-US"/>
        </w:rPr>
        <w:tab/>
        <w:t xml:space="preserve">    </w:t>
      </w:r>
      <w:r w:rsidR="00B4715E" w:rsidRPr="005B293D">
        <w:rPr>
          <w:rFonts w:ascii="Times New Roman" w:hAnsi="Times New Roman"/>
          <w:sz w:val="24"/>
          <w:szCs w:val="24"/>
          <w:lang w:val="en-US"/>
        </w:rPr>
        <w:t xml:space="preserve">Law </w:t>
      </w:r>
      <w:proofErr w:type="gramStart"/>
      <w:r w:rsidR="00B4715E" w:rsidRPr="005B293D">
        <w:rPr>
          <w:rFonts w:ascii="Times New Roman" w:hAnsi="Times New Roman"/>
          <w:sz w:val="24"/>
          <w:szCs w:val="24"/>
          <w:lang w:val="en-US"/>
        </w:rPr>
        <w:t xml:space="preserve">Firm  </w:t>
      </w:r>
      <w:r w:rsidR="00B4715E" w:rsidRPr="005B293D">
        <w:rPr>
          <w:rFonts w:ascii="Times New Roman" w:hAnsi="Times New Roman"/>
          <w:sz w:val="24"/>
          <w:szCs w:val="24"/>
          <w:lang w:val="en-US"/>
        </w:rPr>
        <w:tab/>
      </w:r>
      <w:proofErr w:type="gramEnd"/>
      <w:r w:rsidR="001913E1">
        <w:rPr>
          <w:rFonts w:ascii="Times New Roman" w:hAnsi="Times New Roman"/>
          <w:sz w:val="24"/>
          <w:szCs w:val="24"/>
          <w:lang w:val="en-US"/>
        </w:rPr>
        <w:tab/>
      </w:r>
      <w:r w:rsidR="00B4715E" w:rsidRPr="005B293D">
        <w:rPr>
          <w:rFonts w:ascii="Times New Roman" w:hAnsi="Times New Roman"/>
          <w:sz w:val="24"/>
          <w:szCs w:val="24"/>
          <w:lang w:val="en-US"/>
        </w:rPr>
        <w:t>Individual</w:t>
      </w:r>
      <w:r w:rsidR="00B4715E" w:rsidRPr="005B293D">
        <w:rPr>
          <w:rFonts w:ascii="Times New Roman" w:hAnsi="Times New Roman"/>
          <w:sz w:val="24"/>
          <w:szCs w:val="24"/>
          <w:lang w:val="en-US"/>
        </w:rPr>
        <w:br/>
      </w:r>
      <w:r w:rsidR="00B4715E" w:rsidRPr="005B293D">
        <w:rPr>
          <w:rFonts w:ascii="Times New Roman" w:hAnsi="Times New Roman"/>
          <w:sz w:val="24"/>
          <w:szCs w:val="24"/>
          <w:lang w:val="en-US"/>
        </w:rPr>
        <w:br/>
        <w:t>Name of applicant/law firm</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w:t>
      </w:r>
      <w:r w:rsidR="00B4715E" w:rsidRPr="005B293D">
        <w:rPr>
          <w:rFonts w:ascii="Times New Roman" w:hAnsi="Times New Roman"/>
          <w:sz w:val="24"/>
          <w:szCs w:val="24"/>
          <w:lang w:val="en-US"/>
        </w:rPr>
        <w:tab/>
        <w:t>___________________________________</w:t>
      </w:r>
      <w:r w:rsidR="00B4715E" w:rsidRPr="005B293D">
        <w:rPr>
          <w:rFonts w:ascii="Times New Roman" w:hAnsi="Times New Roman"/>
          <w:sz w:val="24"/>
          <w:szCs w:val="24"/>
          <w:lang w:val="en-US"/>
        </w:rPr>
        <w:br/>
      </w:r>
    </w:p>
    <w:p w14:paraId="31ABF74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lawyer/secretary-in-charge</w:t>
      </w:r>
      <w:r w:rsidRPr="005B293D">
        <w:rPr>
          <w:rFonts w:ascii="Times New Roman" w:hAnsi="Times New Roman"/>
          <w:sz w:val="24"/>
          <w:szCs w:val="24"/>
          <w:lang w:val="en-US"/>
        </w:rPr>
        <w:tab/>
      </w:r>
      <w:r w:rsidRPr="005B293D">
        <w:rPr>
          <w:rFonts w:ascii="Times New Roman" w:hAnsi="Times New Roman"/>
          <w:sz w:val="24"/>
          <w:szCs w:val="24"/>
          <w:lang w:val="en-US"/>
        </w:rPr>
        <w:br/>
        <w:t>of matter</w:t>
      </w:r>
      <w:r w:rsidR="00EA01FB">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2D3B0B68"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D3164B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7AF22C8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37A2312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E-mail 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64444203"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9A56AAC"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Telephone and mobile numbers</w:t>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49FA0C72"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8BC4197"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Case number</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092CFEF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E3E4404"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Parties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55C411B6"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5DE85F2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697A54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72AB5DA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33545A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DBE247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228981F5" w14:textId="77777777" w:rsidR="00B4715E" w:rsidRDefault="00B4715E" w:rsidP="00B4715E">
      <w:pPr>
        <w:pStyle w:val="HTMLPreformatted"/>
        <w:spacing w:before="0"/>
        <w:divId w:val="2116439976"/>
        <w:rPr>
          <w:rFonts w:ascii="Times New Roman" w:hAnsi="Times New Roman"/>
          <w:sz w:val="24"/>
          <w:szCs w:val="24"/>
          <w:lang w:val="en-US"/>
        </w:rPr>
      </w:pPr>
    </w:p>
    <w:p w14:paraId="104B6B99"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Date(s) of hearing</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From ____________ to _______________</w:t>
      </w:r>
    </w:p>
    <w:p w14:paraId="386B8D05" w14:textId="77777777" w:rsidR="00B4715E" w:rsidRDefault="00B4715E" w:rsidP="00B4715E">
      <w:pPr>
        <w:spacing w:before="0" w:after="0" w:line="240" w:lineRule="auto"/>
        <w:divId w:val="2116439976"/>
        <w:rPr>
          <w:rFonts w:ascii="Times New Roman" w:hAnsi="Times New Roman" w:cs="Times New Roman"/>
          <w:b/>
        </w:rPr>
      </w:pPr>
    </w:p>
    <w:p w14:paraId="110DDAC0" w14:textId="77777777" w:rsidR="00D354F1" w:rsidRDefault="00D354F1" w:rsidP="00B4715E">
      <w:pPr>
        <w:spacing w:before="0" w:after="0" w:line="240" w:lineRule="auto"/>
        <w:divId w:val="2116439976"/>
        <w:rPr>
          <w:rFonts w:ascii="Times New Roman" w:hAnsi="Times New Roman" w:cs="Times New Roman"/>
          <w:b/>
        </w:rPr>
      </w:pPr>
    </w:p>
    <w:p w14:paraId="5B8DBABC" w14:textId="77777777" w:rsidR="00B4715E" w:rsidRPr="005B293D" w:rsidRDefault="00B4715E" w:rsidP="00B4715E">
      <w:pPr>
        <w:spacing w:before="0" w:after="0" w:line="240" w:lineRule="auto"/>
        <w:divId w:val="2116439976"/>
        <w:rPr>
          <w:rFonts w:ascii="Times New Roman" w:hAnsi="Times New Roman" w:cs="Times New Roman"/>
          <w:b/>
        </w:rPr>
      </w:pPr>
      <w:r w:rsidRPr="005B293D">
        <w:rPr>
          <w:rFonts w:ascii="Times New Roman" w:hAnsi="Times New Roman" w:cs="Times New Roman"/>
          <w:b/>
        </w:rPr>
        <w:t>Part II</w:t>
      </w:r>
    </w:p>
    <w:p w14:paraId="6741A6F8" w14:textId="77777777" w:rsidR="003B1CCF" w:rsidRDefault="003B1CCF" w:rsidP="00B4715E">
      <w:pPr>
        <w:spacing w:before="0" w:after="0" w:line="240" w:lineRule="auto"/>
        <w:divId w:val="2116439976"/>
        <w:rPr>
          <w:rFonts w:ascii="Times New Roman" w:hAnsi="Times New Roman" w:cs="Times New Roman"/>
        </w:rPr>
      </w:pPr>
    </w:p>
    <w:p w14:paraId="5CAF6EC7"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67968" behindDoc="0" locked="0" layoutInCell="1" allowOverlap="1" wp14:anchorId="2F0276F9" wp14:editId="0C9AF126">
                <wp:simplePos x="0" y="0"/>
                <wp:positionH relativeFrom="column">
                  <wp:posOffset>3469005</wp:posOffset>
                </wp:positionH>
                <wp:positionV relativeFrom="paragraph">
                  <wp:posOffset>15875</wp:posOffset>
                </wp:positionV>
                <wp:extent cx="99695" cy="92075"/>
                <wp:effectExtent l="0" t="0" r="14605" b="22225"/>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94D6A6" id="Rectangle 6" o:spid="_x0000_s1026" style="position:absolute;margin-left:273.15pt;margin-top:1.25pt;width:7.85pt;height: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" filled="f" strokecolor="#41719c" strokeweight="1pt">
                <v:path arrowok="t"/>
              </v:rect>
            </w:pict>
          </mc:Fallback>
        </mc:AlternateContent>
      </w:r>
      <w:r>
        <w:rPr>
          <w:noProof/>
        </w:rPr>
        <mc:AlternateContent>
          <mc:Choice Requires="wps">
            <w:drawing>
              <wp:anchor distT="0" distB="0" distL="114300" distR="114300" simplePos="0" relativeHeight="251666944" behindDoc="0" locked="0" layoutInCell="1" allowOverlap="1" wp14:anchorId="2F21E53F" wp14:editId="42645C55">
                <wp:simplePos x="0" y="0"/>
                <wp:positionH relativeFrom="column">
                  <wp:posOffset>1790065</wp:posOffset>
                </wp:positionH>
                <wp:positionV relativeFrom="paragraph">
                  <wp:posOffset>17780</wp:posOffset>
                </wp:positionV>
                <wp:extent cx="99695" cy="92075"/>
                <wp:effectExtent l="0" t="0" r="14605" b="222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E49A8" id="Rectangle 5" o:spid="_x0000_s1026" style="position:absolute;margin-left:140.95pt;margin-top:1.4pt;width:7.85pt;height: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cs="Times New Roman"/>
        </w:rPr>
        <w:t>Application for the use of:</w:t>
      </w:r>
      <w:r w:rsidR="00B4715E" w:rsidRPr="005B293D">
        <w:rPr>
          <w:rFonts w:ascii="Times New Roman" w:hAnsi="Times New Roman" w:cs="Times New Roman"/>
        </w:rPr>
        <w:tab/>
        <w:t xml:space="preserve">     Technology Court</w:t>
      </w:r>
      <w:r w:rsidR="00B4715E" w:rsidRPr="005B293D">
        <w:rPr>
          <w:rFonts w:ascii="Times New Roman" w:hAnsi="Times New Roman" w:cs="Times New Roman"/>
        </w:rPr>
        <w:tab/>
      </w:r>
      <w:r w:rsidR="00B4715E" w:rsidRPr="005B293D">
        <w:rPr>
          <w:rFonts w:ascii="Times New Roman" w:hAnsi="Times New Roman" w:cs="Times New Roman"/>
        </w:rPr>
        <w:tab/>
        <w:t>MIT facilities</w:t>
      </w:r>
    </w:p>
    <w:p w14:paraId="5139BDB4"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70016" behindDoc="0" locked="0" layoutInCell="1" allowOverlap="1" wp14:anchorId="1F36F66F" wp14:editId="1A98B3BA">
                <wp:simplePos x="0" y="0"/>
                <wp:positionH relativeFrom="column">
                  <wp:posOffset>3467735</wp:posOffset>
                </wp:positionH>
                <wp:positionV relativeFrom="paragraph">
                  <wp:posOffset>33020</wp:posOffset>
                </wp:positionV>
                <wp:extent cx="99695" cy="92075"/>
                <wp:effectExtent l="0" t="0" r="14605" b="22225"/>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7B80CF" id="Rectangle 8" o:spid="_x0000_s1026" style="position:absolute;margin-left:273.05pt;margin-top:2.6pt;width:7.85pt;height: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4M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" filled="f" strokecolor="#41719c" strokeweight="1pt">
                <v:path arrowok="t"/>
              </v:rect>
            </w:pict>
          </mc:Fallback>
        </mc:AlternateContent>
      </w:r>
      <w:r>
        <w:rPr>
          <w:noProof/>
        </w:rPr>
        <mc:AlternateContent>
          <mc:Choice Requires="wps">
            <w:drawing>
              <wp:anchor distT="0" distB="0" distL="114300" distR="114300" simplePos="0" relativeHeight="251668992" behindDoc="0" locked="0" layoutInCell="1" allowOverlap="1" wp14:anchorId="6F33B145" wp14:editId="2D24A7F1">
                <wp:simplePos x="0" y="0"/>
                <wp:positionH relativeFrom="column">
                  <wp:posOffset>1786255</wp:posOffset>
                </wp:positionH>
                <wp:positionV relativeFrom="paragraph">
                  <wp:posOffset>43180</wp:posOffset>
                </wp:positionV>
                <wp:extent cx="99695" cy="92075"/>
                <wp:effectExtent l="0" t="0" r="14605" b="22225"/>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C00B36" id="Rectangle 7" o:spid="_x0000_s1026" style="position:absolute;margin-left:140.65pt;margin-top:3.4pt;width:7.85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" filled="f" strokecolor="#41719c" strokeweight="1pt">
                <v:path arrowok="t"/>
              </v:rect>
            </w:pict>
          </mc:Fallback>
        </mc:AlternateContent>
      </w:r>
      <w:r w:rsidR="00B4715E" w:rsidRPr="005B293D">
        <w:rPr>
          <w:rFonts w:ascii="Times New Roman" w:hAnsi="Times New Roman" w:cs="Times New Roman"/>
        </w:rPr>
        <w:t>In respect of</w:t>
      </w:r>
      <w:r w:rsidR="00B4715E" w:rsidRPr="005B293D">
        <w:rPr>
          <w:rFonts w:ascii="Times New Roman" w:hAnsi="Times New Roman" w:cs="Times New Roman"/>
        </w:rPr>
        <w:tab/>
      </w:r>
      <w:r w:rsidR="00B4715E" w:rsidRPr="005B293D">
        <w:rPr>
          <w:rFonts w:ascii="Times New Roman" w:hAnsi="Times New Roman" w:cs="Times New Roman"/>
        </w:rPr>
        <w:tab/>
        <w:t>:</w:t>
      </w:r>
      <w:r w:rsidR="00B4715E" w:rsidRPr="005B293D">
        <w:rPr>
          <w:rFonts w:ascii="Times New Roman" w:hAnsi="Times New Roman" w:cs="Times New Roman"/>
        </w:rPr>
        <w:tab/>
        <w:t xml:space="preserve">     Court Proceedings</w:t>
      </w:r>
      <w:r w:rsidR="00B4715E" w:rsidRPr="005B293D">
        <w:rPr>
          <w:rFonts w:ascii="Times New Roman" w:hAnsi="Times New Roman" w:cs="Times New Roman"/>
        </w:rPr>
        <w:tab/>
      </w:r>
      <w:r w:rsidR="00B4715E" w:rsidRPr="005B293D">
        <w:rPr>
          <w:rFonts w:ascii="Times New Roman" w:hAnsi="Times New Roman" w:cs="Times New Roman"/>
        </w:rPr>
        <w:tab/>
        <w:t>Alternative Dispute Resolution</w:t>
      </w:r>
    </w:p>
    <w:p w14:paraId="2F2F946F" w14:textId="77777777" w:rsidR="00B4715E" w:rsidRPr="005B293D" w:rsidRDefault="00B4715E" w:rsidP="00B4715E">
      <w:pPr>
        <w:spacing w:before="0" w:after="0" w:line="240" w:lineRule="auto"/>
        <w:divId w:val="2116439976"/>
        <w:rPr>
          <w:rFonts w:ascii="Times New Roman" w:hAnsi="Times New Roman" w:cs="Times New Roman"/>
        </w:rPr>
      </w:pPr>
    </w:p>
    <w:p w14:paraId="4F5E2B55" w14:textId="77777777" w:rsidR="00B4715E" w:rsidRPr="005B293D" w:rsidRDefault="00B4715E" w:rsidP="006172E9">
      <w:pPr>
        <w:pStyle w:val="ListParagraph"/>
        <w:numPr>
          <w:ilvl w:val="0"/>
          <w:numId w:val="115"/>
        </w:numPr>
        <w:ind w:left="0" w:firstLine="0"/>
        <w:contextualSpacing/>
        <w:divId w:val="2116439976"/>
        <w:rPr>
          <w:sz w:val="24"/>
          <w:szCs w:val="24"/>
        </w:rPr>
      </w:pPr>
      <w:r w:rsidRPr="005B293D">
        <w:rPr>
          <w:sz w:val="24"/>
          <w:szCs w:val="24"/>
        </w:rPr>
        <w:t>Date(s) and time when use of Technology Court is required:</w:t>
      </w:r>
    </w:p>
    <w:p w14:paraId="6AB140E1" w14:textId="77777777" w:rsidR="00B4715E" w:rsidRDefault="00B4715E" w:rsidP="00B4715E">
      <w:pPr>
        <w:spacing w:before="0" w:after="0" w:line="240" w:lineRule="auto"/>
        <w:divId w:val="2116439976"/>
        <w:rPr>
          <w:rFonts w:ascii="Times New Roman" w:hAnsi="Times New Roman" w:cs="Times New Roman"/>
        </w:rPr>
      </w:pPr>
    </w:p>
    <w:p w14:paraId="2D12F23F"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4AE4340D" w14:textId="77777777" w:rsidR="00B4715E" w:rsidRDefault="00B4715E" w:rsidP="00B4715E">
      <w:pPr>
        <w:spacing w:before="0" w:after="0" w:line="240" w:lineRule="auto"/>
        <w:divId w:val="2116439976"/>
        <w:rPr>
          <w:rFonts w:ascii="Times New Roman" w:hAnsi="Times New Roman" w:cs="Times New Roman"/>
        </w:rPr>
      </w:pPr>
    </w:p>
    <w:p w14:paraId="2FADB66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363B8BE6" w14:textId="77777777" w:rsidR="00B4715E" w:rsidRDefault="00B4715E" w:rsidP="00B4715E">
      <w:pPr>
        <w:spacing w:before="0" w:after="0" w:line="240" w:lineRule="auto"/>
        <w:divId w:val="2116439976"/>
        <w:rPr>
          <w:rFonts w:ascii="Times New Roman" w:hAnsi="Times New Roman" w:cs="Times New Roman"/>
        </w:rPr>
      </w:pPr>
    </w:p>
    <w:p w14:paraId="2572C169"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3E729E3B" w14:textId="77777777" w:rsidR="00B4715E" w:rsidRPr="005B293D" w:rsidRDefault="00B4715E" w:rsidP="00B4715E">
      <w:pPr>
        <w:spacing w:before="0" w:after="0" w:line="240" w:lineRule="auto"/>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5"/>
        <w:gridCol w:w="1301"/>
      </w:tblGrid>
      <w:tr w:rsidR="0080319E" w:rsidRPr="005B293D" w14:paraId="2FDA8D05" w14:textId="77777777" w:rsidTr="0080319E">
        <w:trPr>
          <w:divId w:val="2116439976"/>
        </w:trPr>
        <w:tc>
          <w:tcPr>
            <w:tcW w:w="9016" w:type="dxa"/>
            <w:gridSpan w:val="2"/>
            <w:shd w:val="clear" w:color="auto" w:fill="auto"/>
          </w:tcPr>
          <w:p w14:paraId="4E2D030B"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1372C939" w14:textId="77777777" w:rsidTr="0080319E">
        <w:trPr>
          <w:divId w:val="2116439976"/>
        </w:trPr>
        <w:tc>
          <w:tcPr>
            <w:tcW w:w="9016" w:type="dxa"/>
            <w:gridSpan w:val="2"/>
            <w:shd w:val="clear" w:color="auto" w:fill="auto"/>
          </w:tcPr>
          <w:p w14:paraId="6E60D25A" w14:textId="77777777" w:rsidR="00B4715E" w:rsidRPr="0080319E" w:rsidRDefault="00B4715E" w:rsidP="006172E9">
            <w:pPr>
              <w:pStyle w:val="ListParagraph"/>
              <w:numPr>
                <w:ilvl w:val="0"/>
                <w:numId w:val="116"/>
              </w:numPr>
              <w:ind w:left="426" w:firstLine="0"/>
              <w:contextualSpacing/>
              <w:rPr>
                <w:rFonts w:eastAsia="SimSun"/>
                <w:b/>
                <w:sz w:val="24"/>
                <w:szCs w:val="24"/>
              </w:rPr>
            </w:pPr>
            <w:r w:rsidRPr="0080319E">
              <w:rPr>
                <w:rFonts w:eastAsia="SimSun"/>
                <w:b/>
                <w:sz w:val="24"/>
                <w:szCs w:val="24"/>
              </w:rPr>
              <w:t>Audio-visual e</w:t>
            </w:r>
            <w:r w:rsidRPr="0080319E">
              <w:rPr>
                <w:rFonts w:eastAsia="SimSun"/>
                <w:b/>
                <w:bCs/>
                <w:sz w:val="24"/>
                <w:szCs w:val="24"/>
              </w:rPr>
              <w:t xml:space="preserve">quipment ($50 per day or part thereof) </w:t>
            </w:r>
            <w:r w:rsidRPr="0080319E">
              <w:rPr>
                <w:rFonts w:eastAsia="SimSun"/>
                <w:sz w:val="24"/>
                <w:szCs w:val="24"/>
              </w:rPr>
              <w:t xml:space="preserve"> </w:t>
            </w:r>
          </w:p>
        </w:tc>
      </w:tr>
      <w:tr w:rsidR="0080319E" w:rsidRPr="005B293D" w14:paraId="5D2B5828" w14:textId="77777777" w:rsidTr="0080319E">
        <w:trPr>
          <w:divId w:val="2116439976"/>
        </w:trPr>
        <w:tc>
          <w:tcPr>
            <w:tcW w:w="7715" w:type="dxa"/>
            <w:shd w:val="clear" w:color="auto" w:fill="auto"/>
          </w:tcPr>
          <w:p w14:paraId="359E535E" w14:textId="77777777" w:rsidR="00B4715E" w:rsidRPr="0080319E" w:rsidRDefault="00B4715E" w:rsidP="006172E9">
            <w:pPr>
              <w:pStyle w:val="ListParagraph"/>
              <w:numPr>
                <w:ilvl w:val="0"/>
                <w:numId w:val="117"/>
              </w:numPr>
              <w:ind w:left="426" w:firstLine="0"/>
              <w:contextualSpacing/>
              <w:rPr>
                <w:rFonts w:eastAsia="SimSun"/>
                <w:sz w:val="24"/>
                <w:szCs w:val="24"/>
              </w:rPr>
            </w:pPr>
            <w:r w:rsidRPr="0080319E">
              <w:rPr>
                <w:rFonts w:eastAsia="SimSun"/>
                <w:sz w:val="24"/>
                <w:szCs w:val="24"/>
              </w:rPr>
              <w:t>Projector Screen (STEWART, Grayhawk)</w:t>
            </w:r>
          </w:p>
        </w:tc>
        <w:tc>
          <w:tcPr>
            <w:tcW w:w="1301" w:type="dxa"/>
            <w:shd w:val="clear" w:color="auto" w:fill="auto"/>
          </w:tcPr>
          <w:p w14:paraId="15F117D1"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9711F4E" w14:textId="77777777" w:rsidTr="0080319E">
        <w:trPr>
          <w:divId w:val="2116439976"/>
        </w:trPr>
        <w:tc>
          <w:tcPr>
            <w:tcW w:w="7715" w:type="dxa"/>
            <w:shd w:val="clear" w:color="auto" w:fill="auto"/>
          </w:tcPr>
          <w:p w14:paraId="62E1EF50" w14:textId="77777777" w:rsidR="00B4715E" w:rsidRPr="0080319E" w:rsidRDefault="00B4715E" w:rsidP="0080319E">
            <w:pPr>
              <w:tabs>
                <w:tab w:val="left" w:pos="567"/>
              </w:tabs>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 xml:space="preserve">(b)    Sound system (speakers and </w:t>
            </w:r>
            <w:proofErr w:type="spellStart"/>
            <w:r w:rsidRPr="0080319E">
              <w:rPr>
                <w:rFonts w:ascii="Times New Roman" w:eastAsia="SimSun" w:hAnsi="Times New Roman" w:cs="Times New Roman"/>
              </w:rPr>
              <w:t>Tannoy</w:t>
            </w:r>
            <w:proofErr w:type="spellEnd"/>
            <w:r w:rsidRPr="0080319E">
              <w:rPr>
                <w:rFonts w:ascii="Times New Roman" w:eastAsia="SimSun" w:hAnsi="Times New Roman" w:cs="Times New Roman"/>
              </w:rPr>
              <w:t xml:space="preserve"> microphones)</w:t>
            </w:r>
          </w:p>
        </w:tc>
        <w:tc>
          <w:tcPr>
            <w:tcW w:w="1301" w:type="dxa"/>
            <w:shd w:val="clear" w:color="auto" w:fill="auto"/>
          </w:tcPr>
          <w:p w14:paraId="10A6C8C6"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49FB9150" w14:textId="77777777" w:rsidTr="0080319E">
        <w:trPr>
          <w:divId w:val="2116439976"/>
        </w:trPr>
        <w:tc>
          <w:tcPr>
            <w:tcW w:w="7715" w:type="dxa"/>
            <w:shd w:val="clear" w:color="auto" w:fill="auto"/>
          </w:tcPr>
          <w:p w14:paraId="33CAE933" w14:textId="77777777" w:rsidR="00B4715E" w:rsidRPr="0080319E" w:rsidRDefault="00B4715E" w:rsidP="0080319E">
            <w:pPr>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(c)    Visualiser (</w:t>
            </w:r>
            <w:proofErr w:type="spellStart"/>
            <w:r w:rsidRPr="0080319E">
              <w:rPr>
                <w:rFonts w:ascii="Times New Roman" w:eastAsia="SimSun" w:hAnsi="Times New Roman" w:cs="Times New Roman"/>
              </w:rPr>
              <w:t>Wolfvision</w:t>
            </w:r>
            <w:proofErr w:type="spellEnd"/>
            <w:r w:rsidRPr="0080319E">
              <w:rPr>
                <w:rFonts w:ascii="Times New Roman" w:eastAsia="SimSun" w:hAnsi="Times New Roman" w:cs="Times New Roman"/>
              </w:rPr>
              <w:t xml:space="preserve">)  </w:t>
            </w:r>
          </w:p>
        </w:tc>
        <w:tc>
          <w:tcPr>
            <w:tcW w:w="1301" w:type="dxa"/>
            <w:shd w:val="clear" w:color="auto" w:fill="auto"/>
          </w:tcPr>
          <w:p w14:paraId="0A6118A8"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5C4B2AC" w14:textId="77777777" w:rsidTr="0080319E">
        <w:trPr>
          <w:divId w:val="2116439976"/>
        </w:trPr>
        <w:tc>
          <w:tcPr>
            <w:tcW w:w="7715" w:type="dxa"/>
            <w:shd w:val="clear" w:color="auto" w:fill="auto"/>
          </w:tcPr>
          <w:p w14:paraId="53029150" w14:textId="77777777" w:rsidR="00B4715E" w:rsidRPr="0080319E" w:rsidRDefault="00B4715E" w:rsidP="0080319E">
            <w:pPr>
              <w:spacing w:before="0" w:after="0" w:line="240" w:lineRule="auto"/>
              <w:ind w:left="426"/>
              <w:rPr>
                <w:rFonts w:ascii="Times New Roman" w:eastAsia="SimSun" w:hAnsi="Times New Roman" w:cs="Times New Roman"/>
              </w:rPr>
            </w:pPr>
            <w:r w:rsidRPr="0080319E">
              <w:rPr>
                <w:rFonts w:ascii="Times New Roman" w:eastAsia="SimSun" w:hAnsi="Times New Roman" w:cs="Times New Roman"/>
              </w:rPr>
              <w:t>(d)    Multi-format disc player (which allows the playback of DVD-Audio, DVD-Video, DVD-</w:t>
            </w:r>
            <w:proofErr w:type="gramStart"/>
            <w:r w:rsidRPr="0080319E">
              <w:rPr>
                <w:rFonts w:ascii="Times New Roman" w:eastAsia="SimSun" w:hAnsi="Times New Roman" w:cs="Times New Roman"/>
              </w:rPr>
              <w:t>RAM</w:t>
            </w:r>
            <w:proofErr w:type="gramEnd"/>
            <w:r w:rsidRPr="0080319E">
              <w:rPr>
                <w:rFonts w:ascii="Times New Roman" w:eastAsia="SimSun" w:hAnsi="Times New Roman" w:cs="Times New Roman"/>
              </w:rPr>
              <w:t xml:space="preserve"> and DVD-R)</w:t>
            </w:r>
          </w:p>
        </w:tc>
        <w:tc>
          <w:tcPr>
            <w:tcW w:w="1301" w:type="dxa"/>
            <w:shd w:val="clear" w:color="auto" w:fill="auto"/>
          </w:tcPr>
          <w:p w14:paraId="248D8F71"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D107E1C" w14:textId="77777777" w:rsidTr="003C39EA">
        <w:trPr>
          <w:divId w:val="2116439976"/>
          <w:trHeight w:val="358"/>
        </w:trPr>
        <w:tc>
          <w:tcPr>
            <w:tcW w:w="7715" w:type="dxa"/>
            <w:shd w:val="clear" w:color="auto" w:fill="auto"/>
          </w:tcPr>
          <w:p w14:paraId="46075B68" w14:textId="77777777" w:rsidR="00B4715E" w:rsidRPr="0080319E" w:rsidRDefault="00B4715E" w:rsidP="006172E9">
            <w:pPr>
              <w:pStyle w:val="ListParagraph"/>
              <w:numPr>
                <w:ilvl w:val="0"/>
                <w:numId w:val="116"/>
              </w:numPr>
              <w:ind w:left="426" w:firstLine="0"/>
              <w:contextualSpacing/>
              <w:rPr>
                <w:rFonts w:eastAsia="SimSun"/>
                <w:b/>
                <w:sz w:val="24"/>
                <w:szCs w:val="24"/>
              </w:rPr>
            </w:pPr>
            <w:r w:rsidRPr="0080319E">
              <w:rPr>
                <w:rFonts w:eastAsia="SimSun"/>
                <w:b/>
                <w:sz w:val="24"/>
                <w:szCs w:val="24"/>
              </w:rPr>
              <w:t xml:space="preserve">Video-Conferencing system </w:t>
            </w:r>
            <w:r w:rsidRPr="0080319E">
              <w:rPr>
                <w:rFonts w:eastAsia="SimSun"/>
                <w:sz w:val="24"/>
                <w:szCs w:val="24"/>
              </w:rPr>
              <w:t xml:space="preserve">(State the country, </w:t>
            </w:r>
            <w:proofErr w:type="gramStart"/>
            <w:r w:rsidRPr="0080319E">
              <w:rPr>
                <w:rFonts w:eastAsia="SimSun"/>
                <w:sz w:val="24"/>
                <w:szCs w:val="24"/>
              </w:rPr>
              <w:t>state</w:t>
            </w:r>
            <w:proofErr w:type="gramEnd"/>
            <w:r w:rsidRPr="0080319E">
              <w:rPr>
                <w:rFonts w:eastAsia="SimSun"/>
                <w:sz w:val="24"/>
                <w:szCs w:val="24"/>
              </w:rPr>
              <w:t xml:space="preserve"> and city) </w:t>
            </w:r>
          </w:p>
        </w:tc>
        <w:tc>
          <w:tcPr>
            <w:tcW w:w="1301" w:type="dxa"/>
            <w:shd w:val="clear" w:color="auto" w:fill="auto"/>
          </w:tcPr>
          <w:p w14:paraId="234A8657" w14:textId="77777777" w:rsidR="00B4715E" w:rsidRPr="0080319E" w:rsidRDefault="00B4715E" w:rsidP="0080319E">
            <w:pPr>
              <w:spacing w:before="0" w:after="0" w:line="240" w:lineRule="auto"/>
              <w:rPr>
                <w:rFonts w:ascii="Times New Roman" w:eastAsia="SimSun" w:hAnsi="Times New Roman" w:cs="Times New Roman"/>
              </w:rPr>
            </w:pPr>
          </w:p>
        </w:tc>
      </w:tr>
    </w:tbl>
    <w:p w14:paraId="7CC2F573" w14:textId="77777777" w:rsidR="00B4715E" w:rsidRDefault="00B4715E" w:rsidP="00B4715E">
      <w:pPr>
        <w:spacing w:before="0" w:after="0" w:line="240" w:lineRule="auto"/>
        <w:divId w:val="2116439976"/>
        <w:rPr>
          <w:rFonts w:ascii="Times New Roman" w:hAnsi="Times New Roman" w:cs="Times New Roman"/>
        </w:rPr>
      </w:pPr>
    </w:p>
    <w:p w14:paraId="5E4F3197" w14:textId="77777777" w:rsidR="00B4715E" w:rsidRDefault="00B4715E" w:rsidP="00B4715E">
      <w:pPr>
        <w:spacing w:before="0" w:after="0" w:line="240" w:lineRule="auto"/>
        <w:divId w:val="2116439976"/>
        <w:rPr>
          <w:rFonts w:ascii="Times New Roman" w:hAnsi="Times New Roman" w:cs="Times New Roman"/>
        </w:rPr>
      </w:pPr>
    </w:p>
    <w:p w14:paraId="1F2E4E97"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(b)</w:t>
      </w:r>
      <w:r w:rsidRPr="005B293D">
        <w:rPr>
          <w:rFonts w:ascii="Times New Roman" w:hAnsi="Times New Roman" w:cs="Times New Roman"/>
        </w:rPr>
        <w:tab/>
        <w:t>Date(s) and time when use of MIT facilities are required:</w:t>
      </w:r>
    </w:p>
    <w:p w14:paraId="4E89BD70" w14:textId="77777777" w:rsidR="00B4715E" w:rsidRDefault="00B4715E" w:rsidP="00B4715E">
      <w:pPr>
        <w:spacing w:before="0" w:after="0" w:line="240" w:lineRule="auto"/>
        <w:divId w:val="2116439976"/>
        <w:rPr>
          <w:rFonts w:ascii="Times New Roman" w:hAnsi="Times New Roman" w:cs="Times New Roman"/>
        </w:rPr>
      </w:pPr>
    </w:p>
    <w:p w14:paraId="15354F93"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393A84BB" w14:textId="77777777" w:rsidR="00B4715E" w:rsidRDefault="00B4715E" w:rsidP="00B4715E">
      <w:pPr>
        <w:spacing w:before="0" w:after="0" w:line="240" w:lineRule="auto"/>
        <w:divId w:val="2116439976"/>
        <w:rPr>
          <w:rFonts w:ascii="Times New Roman" w:hAnsi="Times New Roman" w:cs="Times New Roman"/>
        </w:rPr>
      </w:pPr>
    </w:p>
    <w:p w14:paraId="1502DAF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29971830" w14:textId="77777777" w:rsidR="00B4715E" w:rsidRDefault="00B4715E" w:rsidP="00B4715E">
      <w:pPr>
        <w:spacing w:before="0" w:after="0" w:line="240" w:lineRule="auto"/>
        <w:divId w:val="2116439976"/>
        <w:rPr>
          <w:rFonts w:ascii="Times New Roman" w:hAnsi="Times New Roman" w:cs="Times New Roman"/>
        </w:rPr>
      </w:pPr>
    </w:p>
    <w:p w14:paraId="2487B6D7"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057E21F0" w14:textId="77777777" w:rsidR="00B4715E" w:rsidRDefault="00B4715E" w:rsidP="003B1CCF">
      <w:pPr>
        <w:spacing w:before="0" w:after="0" w:line="240" w:lineRule="auto"/>
        <w:ind w:firstLine="720"/>
        <w:divId w:val="2116439976"/>
        <w:rPr>
          <w:rFonts w:ascii="Times New Roman" w:hAnsi="Times New Roman" w:cs="Times New Roman"/>
        </w:rPr>
      </w:pPr>
    </w:p>
    <w:p w14:paraId="52E8A0C5" w14:textId="77777777" w:rsidR="003B1CCF" w:rsidRDefault="003B1CCF" w:rsidP="003B1CCF">
      <w:pPr>
        <w:spacing w:before="0" w:after="0" w:line="240" w:lineRule="auto"/>
        <w:ind w:firstLine="720"/>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7AD0A568" w14:textId="77777777" w:rsidTr="0080319E">
        <w:trPr>
          <w:divId w:val="2116439976"/>
        </w:trPr>
        <w:tc>
          <w:tcPr>
            <w:tcW w:w="9016" w:type="dxa"/>
            <w:gridSpan w:val="2"/>
            <w:shd w:val="clear" w:color="auto" w:fill="auto"/>
          </w:tcPr>
          <w:p w14:paraId="416C8254" w14:textId="77777777" w:rsidR="00B4715E" w:rsidRPr="0080319E" w:rsidRDefault="00B4715E" w:rsidP="0080319E">
            <w:pPr>
              <w:tabs>
                <w:tab w:val="left" w:pos="426"/>
              </w:tabs>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442D308A" w14:textId="77777777" w:rsidTr="0080319E">
        <w:trPr>
          <w:divId w:val="2116439976"/>
        </w:trPr>
        <w:tc>
          <w:tcPr>
            <w:tcW w:w="9016" w:type="dxa"/>
            <w:gridSpan w:val="2"/>
            <w:shd w:val="clear" w:color="auto" w:fill="auto"/>
          </w:tcPr>
          <w:p w14:paraId="31667F44" w14:textId="77777777" w:rsidR="00B4715E" w:rsidRPr="0080319E" w:rsidRDefault="00B4715E" w:rsidP="006172E9">
            <w:pPr>
              <w:pStyle w:val="ListParagraph"/>
              <w:numPr>
                <w:ilvl w:val="0"/>
                <w:numId w:val="118"/>
              </w:numPr>
              <w:tabs>
                <w:tab w:val="left" w:pos="426"/>
              </w:tabs>
              <w:ind w:left="426" w:firstLine="0"/>
              <w:contextualSpacing/>
              <w:rPr>
                <w:rFonts w:eastAsia="SimSun"/>
                <w:b/>
                <w:sz w:val="24"/>
                <w:szCs w:val="24"/>
              </w:rPr>
            </w:pPr>
            <w:r w:rsidRPr="0080319E">
              <w:rPr>
                <w:rFonts w:eastAsia="SimSun"/>
                <w:b/>
                <w:sz w:val="24"/>
                <w:szCs w:val="24"/>
              </w:rPr>
              <w:t xml:space="preserve">Interactive Display Board with HD display </w:t>
            </w:r>
            <w:r w:rsidRPr="0080319E">
              <w:rPr>
                <w:rFonts w:eastAsia="SimSun"/>
                <w:b/>
                <w:bCs/>
                <w:sz w:val="24"/>
                <w:szCs w:val="24"/>
                <w:lang w:val="en-SG"/>
              </w:rPr>
              <w:t>(MITv2) ($100 per day or part thereof)</w:t>
            </w:r>
          </w:p>
        </w:tc>
      </w:tr>
      <w:tr w:rsidR="0080319E" w:rsidRPr="005B293D" w14:paraId="08213F6E" w14:textId="77777777" w:rsidTr="0080319E">
        <w:trPr>
          <w:divId w:val="2116439976"/>
        </w:trPr>
        <w:tc>
          <w:tcPr>
            <w:tcW w:w="7694" w:type="dxa"/>
            <w:shd w:val="clear" w:color="auto" w:fill="auto"/>
          </w:tcPr>
          <w:p w14:paraId="14ABF9F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65” HD touch-screen display</w:t>
            </w:r>
          </w:p>
        </w:tc>
        <w:tc>
          <w:tcPr>
            <w:tcW w:w="1322" w:type="dxa"/>
            <w:shd w:val="clear" w:color="auto" w:fill="auto"/>
          </w:tcPr>
          <w:p w14:paraId="24A279A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1B27126" w14:textId="77777777" w:rsidTr="0080319E">
        <w:trPr>
          <w:divId w:val="2116439976"/>
        </w:trPr>
        <w:tc>
          <w:tcPr>
            <w:tcW w:w="7694" w:type="dxa"/>
            <w:shd w:val="clear" w:color="auto" w:fill="auto"/>
          </w:tcPr>
          <w:p w14:paraId="7E8B10E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Internet access via browser</w:t>
            </w:r>
          </w:p>
        </w:tc>
        <w:tc>
          <w:tcPr>
            <w:tcW w:w="1322" w:type="dxa"/>
            <w:shd w:val="clear" w:color="auto" w:fill="auto"/>
          </w:tcPr>
          <w:p w14:paraId="3815A6F2"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C61ACF7" w14:textId="77777777" w:rsidTr="0080319E">
        <w:trPr>
          <w:divId w:val="2116439976"/>
        </w:trPr>
        <w:tc>
          <w:tcPr>
            <w:tcW w:w="7694" w:type="dxa"/>
            <w:shd w:val="clear" w:color="auto" w:fill="auto"/>
          </w:tcPr>
          <w:p w14:paraId="25AB937A" w14:textId="77777777" w:rsidR="00B4715E" w:rsidRPr="0080319E" w:rsidRDefault="00B4715E" w:rsidP="006172E9">
            <w:pPr>
              <w:pStyle w:val="ListParagraph"/>
              <w:numPr>
                <w:ilvl w:val="0"/>
                <w:numId w:val="119"/>
              </w:numPr>
              <w:tabs>
                <w:tab w:val="left" w:pos="426"/>
              </w:tabs>
              <w:ind w:left="567" w:firstLine="0"/>
              <w:contextualSpacing/>
              <w:rPr>
                <w:rFonts w:eastAsia="SimSun"/>
                <w:sz w:val="24"/>
                <w:szCs w:val="24"/>
              </w:rPr>
            </w:pPr>
            <w:r w:rsidRPr="0080319E">
              <w:rPr>
                <w:rFonts w:eastAsia="SimSun"/>
                <w:sz w:val="24"/>
                <w:szCs w:val="24"/>
              </w:rPr>
              <w:t>Recording of voices and actions (e.g., annotations on image or on google maps)</w:t>
            </w:r>
          </w:p>
        </w:tc>
        <w:tc>
          <w:tcPr>
            <w:tcW w:w="1322" w:type="dxa"/>
            <w:shd w:val="clear" w:color="auto" w:fill="auto"/>
          </w:tcPr>
          <w:p w14:paraId="42456C89"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2EA4915" w14:textId="77777777" w:rsidTr="0080319E">
        <w:trPr>
          <w:divId w:val="2116439976"/>
        </w:trPr>
        <w:tc>
          <w:tcPr>
            <w:tcW w:w="7694" w:type="dxa"/>
            <w:shd w:val="clear" w:color="auto" w:fill="auto"/>
          </w:tcPr>
          <w:p w14:paraId="4A3580D5" w14:textId="77777777" w:rsidR="00B4715E" w:rsidRPr="0080319E" w:rsidRDefault="00B4715E" w:rsidP="006172E9">
            <w:pPr>
              <w:pStyle w:val="ListParagraph"/>
              <w:numPr>
                <w:ilvl w:val="0"/>
                <w:numId w:val="119"/>
              </w:numPr>
              <w:tabs>
                <w:tab w:val="left" w:pos="426"/>
              </w:tabs>
              <w:ind w:left="567" w:firstLine="0"/>
              <w:contextualSpacing/>
              <w:rPr>
                <w:rFonts w:eastAsia="SimSun"/>
                <w:sz w:val="24"/>
                <w:szCs w:val="24"/>
              </w:rPr>
            </w:pPr>
            <w:r w:rsidRPr="0080319E">
              <w:rPr>
                <w:rFonts w:eastAsia="SimSun"/>
                <w:sz w:val="24"/>
                <w:szCs w:val="24"/>
              </w:rPr>
              <w:t>Multi-format disc player (which allows the playback of DVD-audio, DVD-video, DVDRAM, DVD-R, CD, CD-R/RW and SVCD media)</w:t>
            </w:r>
          </w:p>
        </w:tc>
        <w:tc>
          <w:tcPr>
            <w:tcW w:w="1322" w:type="dxa"/>
            <w:shd w:val="clear" w:color="auto" w:fill="auto"/>
          </w:tcPr>
          <w:p w14:paraId="019C4406"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6CB15DE9" w14:textId="77777777" w:rsidTr="0080319E">
        <w:trPr>
          <w:divId w:val="2116439976"/>
        </w:trPr>
        <w:tc>
          <w:tcPr>
            <w:tcW w:w="9016" w:type="dxa"/>
            <w:gridSpan w:val="2"/>
            <w:shd w:val="clear" w:color="auto" w:fill="auto"/>
          </w:tcPr>
          <w:p w14:paraId="51029F98" w14:textId="77777777"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t xml:space="preserve">Audio visual Cart with projector </w:t>
            </w:r>
            <w:r w:rsidRPr="0080319E">
              <w:rPr>
                <w:rFonts w:eastAsia="SimSun"/>
                <w:b/>
                <w:bCs/>
                <w:sz w:val="24"/>
                <w:szCs w:val="24"/>
                <w:lang w:val="en-SG"/>
              </w:rPr>
              <w:t>(MITv1) ($100 per day or part thereof)</w:t>
            </w:r>
          </w:p>
        </w:tc>
      </w:tr>
      <w:tr w:rsidR="0080319E" w:rsidRPr="005B293D" w14:paraId="29BB3758" w14:textId="77777777" w:rsidTr="0080319E">
        <w:trPr>
          <w:divId w:val="2116439976"/>
        </w:trPr>
        <w:tc>
          <w:tcPr>
            <w:tcW w:w="7694" w:type="dxa"/>
            <w:shd w:val="clear" w:color="auto" w:fill="auto"/>
          </w:tcPr>
          <w:p w14:paraId="6B6CAFB9"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XGA 2500 ANSI Lumens projector</w:t>
            </w:r>
          </w:p>
        </w:tc>
        <w:tc>
          <w:tcPr>
            <w:tcW w:w="1322" w:type="dxa"/>
            <w:shd w:val="clear" w:color="auto" w:fill="auto"/>
          </w:tcPr>
          <w:p w14:paraId="439E449E"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70E3C13F" w14:textId="77777777" w:rsidTr="0080319E">
        <w:trPr>
          <w:divId w:val="2116439976"/>
        </w:trPr>
        <w:tc>
          <w:tcPr>
            <w:tcW w:w="7694" w:type="dxa"/>
            <w:shd w:val="clear" w:color="auto" w:fill="auto"/>
          </w:tcPr>
          <w:p w14:paraId="0E46EB8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Multi-format disc player (which allows the playback of DVD-Audio, DVD-Video, DVDRAM and DVD-R)</w:t>
            </w:r>
          </w:p>
        </w:tc>
        <w:tc>
          <w:tcPr>
            <w:tcW w:w="1322" w:type="dxa"/>
            <w:shd w:val="clear" w:color="auto" w:fill="auto"/>
          </w:tcPr>
          <w:p w14:paraId="51C7967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41BA391E" w14:textId="77777777" w:rsidTr="0080319E">
        <w:trPr>
          <w:divId w:val="2116439976"/>
        </w:trPr>
        <w:tc>
          <w:tcPr>
            <w:tcW w:w="7694" w:type="dxa"/>
            <w:shd w:val="clear" w:color="auto" w:fill="auto"/>
          </w:tcPr>
          <w:p w14:paraId="6C79774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 xml:space="preserve">Portable </w:t>
            </w:r>
            <w:proofErr w:type="gramStart"/>
            <w:r w:rsidRPr="0080319E">
              <w:rPr>
                <w:rFonts w:eastAsia="SimSun"/>
                <w:sz w:val="24"/>
                <w:szCs w:val="24"/>
              </w:rPr>
              <w:t>90 or 100 inch</w:t>
            </w:r>
            <w:proofErr w:type="gramEnd"/>
            <w:r w:rsidRPr="0080319E">
              <w:rPr>
                <w:rFonts w:eastAsia="SimSun"/>
                <w:sz w:val="24"/>
                <w:szCs w:val="24"/>
              </w:rPr>
              <w:t xml:space="preserve"> tripod screen</w:t>
            </w:r>
          </w:p>
        </w:tc>
        <w:tc>
          <w:tcPr>
            <w:tcW w:w="1322" w:type="dxa"/>
            <w:shd w:val="clear" w:color="auto" w:fill="auto"/>
          </w:tcPr>
          <w:p w14:paraId="0AE3016C" w14:textId="77777777" w:rsidR="00B4715E" w:rsidRPr="0080319E" w:rsidRDefault="00B4715E" w:rsidP="0080319E">
            <w:pPr>
              <w:spacing w:before="0" w:after="0" w:line="240" w:lineRule="auto"/>
              <w:rPr>
                <w:rFonts w:ascii="Times New Roman" w:eastAsia="SimSun" w:hAnsi="Times New Roman" w:cs="Times New Roman"/>
              </w:rPr>
            </w:pPr>
          </w:p>
        </w:tc>
      </w:tr>
    </w:tbl>
    <w:p w14:paraId="202E062C" w14:textId="77777777" w:rsidR="00B4715E" w:rsidRDefault="00B4715E" w:rsidP="00B4715E">
      <w:pPr>
        <w:spacing w:before="0" w:after="0" w:line="240" w:lineRule="auto"/>
        <w:divId w:val="2116439976"/>
      </w:pPr>
    </w:p>
    <w:p w14:paraId="20AF8A65" w14:textId="77777777" w:rsidR="00B4715E" w:rsidRDefault="00B4715E" w:rsidP="00B4715E">
      <w:pPr>
        <w:spacing w:before="0" w:after="0" w:line="240" w:lineRule="auto"/>
        <w:divId w:val="2116439976"/>
      </w:pPr>
    </w:p>
    <w:p w14:paraId="095D1851" w14:textId="77777777" w:rsidR="00B4715E" w:rsidRDefault="00B4715E" w:rsidP="00B4715E">
      <w:pPr>
        <w:spacing w:before="0" w:after="0" w:line="240" w:lineRule="auto"/>
        <w:divId w:val="2116439976"/>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1E1F98BC" w14:textId="77777777" w:rsidTr="0080319E">
        <w:trPr>
          <w:divId w:val="2116439976"/>
        </w:trPr>
        <w:tc>
          <w:tcPr>
            <w:tcW w:w="9016" w:type="dxa"/>
            <w:gridSpan w:val="2"/>
            <w:shd w:val="clear" w:color="auto" w:fill="auto"/>
          </w:tcPr>
          <w:p w14:paraId="537A83D0" w14:textId="77777777"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t xml:space="preserve">Video conferencing Mobile </w:t>
            </w:r>
            <w:proofErr w:type="gramStart"/>
            <w:r w:rsidRPr="0080319E">
              <w:rPr>
                <w:rFonts w:eastAsia="SimSun"/>
                <w:b/>
                <w:sz w:val="24"/>
                <w:szCs w:val="24"/>
              </w:rPr>
              <w:t>Cart</w:t>
            </w:r>
            <w:r w:rsidRPr="0080319E">
              <w:rPr>
                <w:rFonts w:eastAsia="SimSun"/>
                <w:b/>
                <w:bCs/>
                <w:sz w:val="24"/>
                <w:szCs w:val="24"/>
                <w:lang w:val="en-SG"/>
              </w:rPr>
              <w:t xml:space="preserve">  (</w:t>
            </w:r>
            <w:proofErr w:type="gramEnd"/>
            <w:r w:rsidRPr="0080319E">
              <w:rPr>
                <w:rFonts w:eastAsia="SimSun"/>
                <w:b/>
                <w:bCs/>
                <w:sz w:val="24"/>
                <w:szCs w:val="24"/>
                <w:lang w:val="en-SG"/>
              </w:rPr>
              <w:t xml:space="preserve">MVC) ($250 per day or part thereof)  </w:t>
            </w:r>
          </w:p>
        </w:tc>
      </w:tr>
      <w:tr w:rsidR="0080319E" w:rsidRPr="005B293D" w14:paraId="3A4567AD" w14:textId="77777777" w:rsidTr="0080319E">
        <w:trPr>
          <w:divId w:val="2116439976"/>
        </w:trPr>
        <w:tc>
          <w:tcPr>
            <w:tcW w:w="7694" w:type="dxa"/>
            <w:shd w:val="clear" w:color="auto" w:fill="auto"/>
          </w:tcPr>
          <w:p w14:paraId="3D33136D" w14:textId="77777777" w:rsidR="00B4715E" w:rsidRPr="0080319E" w:rsidRDefault="00B4715E" w:rsidP="006172E9">
            <w:pPr>
              <w:pStyle w:val="ListParagraph"/>
              <w:numPr>
                <w:ilvl w:val="0"/>
                <w:numId w:val="122"/>
              </w:numPr>
              <w:ind w:left="426" w:firstLine="0"/>
              <w:contextualSpacing/>
              <w:rPr>
                <w:rFonts w:eastAsia="SimSun"/>
                <w:sz w:val="24"/>
                <w:szCs w:val="24"/>
              </w:rPr>
            </w:pPr>
            <w:r w:rsidRPr="0080319E">
              <w:rPr>
                <w:rFonts w:eastAsia="SimSun"/>
                <w:sz w:val="24"/>
                <w:szCs w:val="24"/>
              </w:rPr>
              <w:t>Single 34” Multimedia Display</w:t>
            </w:r>
          </w:p>
        </w:tc>
        <w:tc>
          <w:tcPr>
            <w:tcW w:w="1322" w:type="dxa"/>
            <w:shd w:val="clear" w:color="auto" w:fill="auto"/>
          </w:tcPr>
          <w:p w14:paraId="6B7D201A"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00CDA0A1" w14:textId="77777777" w:rsidTr="0080319E">
        <w:trPr>
          <w:divId w:val="2116439976"/>
        </w:trPr>
        <w:tc>
          <w:tcPr>
            <w:tcW w:w="7694" w:type="dxa"/>
            <w:shd w:val="clear" w:color="auto" w:fill="auto"/>
          </w:tcPr>
          <w:p w14:paraId="13A736C9" w14:textId="77777777" w:rsidR="00B4715E" w:rsidRPr="0080319E" w:rsidRDefault="00B4715E" w:rsidP="006172E9">
            <w:pPr>
              <w:pStyle w:val="ListParagraph"/>
              <w:numPr>
                <w:ilvl w:val="0"/>
                <w:numId w:val="122"/>
              </w:numPr>
              <w:ind w:left="426" w:firstLine="0"/>
              <w:contextualSpacing/>
              <w:rPr>
                <w:rFonts w:eastAsia="SimSun"/>
                <w:sz w:val="24"/>
                <w:szCs w:val="24"/>
              </w:rPr>
            </w:pPr>
            <w:r w:rsidRPr="0080319E">
              <w:rPr>
                <w:rFonts w:eastAsia="SimSun"/>
                <w:sz w:val="24"/>
                <w:szCs w:val="24"/>
              </w:rPr>
              <w:t>Polycom videoconferencing system</w:t>
            </w:r>
          </w:p>
        </w:tc>
        <w:tc>
          <w:tcPr>
            <w:tcW w:w="1322" w:type="dxa"/>
            <w:shd w:val="clear" w:color="auto" w:fill="auto"/>
          </w:tcPr>
          <w:p w14:paraId="10ED75D2"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rPr>
              <w:tab/>
            </w:r>
          </w:p>
        </w:tc>
      </w:tr>
      <w:tr w:rsidR="0080319E" w:rsidRPr="005B293D" w14:paraId="418AE47A" w14:textId="77777777" w:rsidTr="0080319E">
        <w:trPr>
          <w:divId w:val="2116439976"/>
        </w:trPr>
        <w:tc>
          <w:tcPr>
            <w:tcW w:w="9016" w:type="dxa"/>
            <w:gridSpan w:val="2"/>
            <w:shd w:val="clear" w:color="auto" w:fill="auto"/>
          </w:tcPr>
          <w:p w14:paraId="6B9801D3" w14:textId="77777777"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t xml:space="preserve">Other </w:t>
            </w:r>
            <w:proofErr w:type="gramStart"/>
            <w:r w:rsidRPr="0080319E">
              <w:rPr>
                <w:rFonts w:eastAsia="SimSun"/>
                <w:b/>
                <w:sz w:val="24"/>
                <w:szCs w:val="24"/>
              </w:rPr>
              <w:t>Audio Visual</w:t>
            </w:r>
            <w:proofErr w:type="gramEnd"/>
            <w:r w:rsidRPr="0080319E">
              <w:rPr>
                <w:rFonts w:eastAsia="SimSun"/>
                <w:b/>
                <w:sz w:val="24"/>
                <w:szCs w:val="24"/>
              </w:rPr>
              <w:t xml:space="preserve"> Equipment*</w:t>
            </w:r>
          </w:p>
        </w:tc>
      </w:tr>
      <w:tr w:rsidR="0080319E" w:rsidRPr="005B293D" w14:paraId="4BC89CAB" w14:textId="77777777" w:rsidTr="0080319E">
        <w:trPr>
          <w:divId w:val="2116439976"/>
        </w:trPr>
        <w:tc>
          <w:tcPr>
            <w:tcW w:w="7694" w:type="dxa"/>
            <w:shd w:val="clear" w:color="auto" w:fill="auto"/>
          </w:tcPr>
          <w:p w14:paraId="086C0633" w14:textId="77777777" w:rsidR="00B4715E" w:rsidRPr="0080319E" w:rsidRDefault="00B4715E" w:rsidP="006172E9">
            <w:pPr>
              <w:pStyle w:val="ListParagraph"/>
              <w:numPr>
                <w:ilvl w:val="0"/>
                <w:numId w:val="120"/>
              </w:numPr>
              <w:ind w:left="426" w:firstLine="0"/>
              <w:contextualSpacing/>
              <w:rPr>
                <w:rFonts w:eastAsia="SimSun"/>
                <w:sz w:val="24"/>
                <w:szCs w:val="24"/>
              </w:rPr>
            </w:pPr>
            <w:r w:rsidRPr="0080319E">
              <w:rPr>
                <w:rFonts w:eastAsia="SimSun"/>
                <w:sz w:val="24"/>
                <w:szCs w:val="24"/>
                <w:lang w:val="en-SG"/>
              </w:rPr>
              <w:t>Multi-format disc player (which allows the playback of DVD-Audio, DVD-Video, DVD-</w:t>
            </w:r>
            <w:proofErr w:type="gramStart"/>
            <w:r w:rsidRPr="0080319E">
              <w:rPr>
                <w:rFonts w:eastAsia="SimSun"/>
                <w:sz w:val="24"/>
                <w:szCs w:val="24"/>
                <w:lang w:val="en-SG"/>
              </w:rPr>
              <w:t>RAM</w:t>
            </w:r>
            <w:proofErr w:type="gramEnd"/>
            <w:r w:rsidRPr="0080319E">
              <w:rPr>
                <w:rFonts w:eastAsia="SimSun"/>
                <w:sz w:val="24"/>
                <w:szCs w:val="24"/>
                <w:lang w:val="en-SG"/>
              </w:rPr>
              <w:t xml:space="preserve"> and DVD-R)</w:t>
            </w:r>
          </w:p>
        </w:tc>
        <w:tc>
          <w:tcPr>
            <w:tcW w:w="1322" w:type="dxa"/>
            <w:shd w:val="clear" w:color="auto" w:fill="auto"/>
          </w:tcPr>
          <w:p w14:paraId="333678E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06EE2F1" w14:textId="77777777" w:rsidTr="0080319E">
        <w:trPr>
          <w:divId w:val="2116439976"/>
        </w:trPr>
        <w:tc>
          <w:tcPr>
            <w:tcW w:w="7694" w:type="dxa"/>
            <w:shd w:val="clear" w:color="auto" w:fill="auto"/>
          </w:tcPr>
          <w:p w14:paraId="6A2F1DCA" w14:textId="77777777" w:rsidR="00B4715E" w:rsidRPr="0080319E" w:rsidRDefault="00B4715E" w:rsidP="006172E9">
            <w:pPr>
              <w:pStyle w:val="ListParagraph"/>
              <w:numPr>
                <w:ilvl w:val="0"/>
                <w:numId w:val="120"/>
              </w:numPr>
              <w:tabs>
                <w:tab w:val="left" w:pos="426"/>
              </w:tabs>
              <w:ind w:left="567" w:firstLine="0"/>
              <w:contextualSpacing/>
              <w:rPr>
                <w:rFonts w:eastAsia="SimSun"/>
                <w:sz w:val="24"/>
                <w:szCs w:val="24"/>
              </w:rPr>
            </w:pPr>
            <w:r w:rsidRPr="0080319E">
              <w:rPr>
                <w:rFonts w:eastAsia="SimSun"/>
                <w:sz w:val="24"/>
                <w:szCs w:val="24"/>
                <w:lang w:val="en-SG"/>
              </w:rPr>
              <w:t>Portable visualiser (</w:t>
            </w:r>
            <w:proofErr w:type="spellStart"/>
            <w:r w:rsidRPr="0080319E">
              <w:rPr>
                <w:rFonts w:eastAsia="SimSun"/>
                <w:sz w:val="24"/>
                <w:szCs w:val="24"/>
                <w:lang w:val="en-SG"/>
              </w:rPr>
              <w:t>AVerMedia</w:t>
            </w:r>
            <w:proofErr w:type="spellEnd"/>
            <w:r w:rsidRPr="0080319E">
              <w:rPr>
                <w:rFonts w:eastAsia="SimSun"/>
                <w:sz w:val="24"/>
                <w:szCs w:val="24"/>
                <w:lang w:val="en-SG"/>
              </w:rPr>
              <w:t xml:space="preserve">) </w:t>
            </w:r>
            <w:r w:rsidRPr="0080319E">
              <w:rPr>
                <w:rFonts w:eastAsia="SimSun"/>
                <w:b/>
                <w:bCs/>
                <w:sz w:val="24"/>
                <w:szCs w:val="24"/>
                <w:lang w:val="en-SG"/>
              </w:rPr>
              <w:t xml:space="preserve"> </w:t>
            </w:r>
          </w:p>
        </w:tc>
        <w:tc>
          <w:tcPr>
            <w:tcW w:w="1322" w:type="dxa"/>
            <w:shd w:val="clear" w:color="auto" w:fill="auto"/>
          </w:tcPr>
          <w:p w14:paraId="2C96CE23"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A8C44F2" w14:textId="77777777" w:rsidTr="0080319E">
        <w:trPr>
          <w:divId w:val="2116439976"/>
        </w:trPr>
        <w:tc>
          <w:tcPr>
            <w:tcW w:w="7694" w:type="dxa"/>
            <w:shd w:val="clear" w:color="auto" w:fill="auto"/>
          </w:tcPr>
          <w:p w14:paraId="2905034E" w14:textId="77777777" w:rsidR="00B4715E" w:rsidRPr="0080319E" w:rsidRDefault="00B4715E" w:rsidP="006172E9">
            <w:pPr>
              <w:pStyle w:val="ListParagraph"/>
              <w:numPr>
                <w:ilvl w:val="0"/>
                <w:numId w:val="120"/>
              </w:numPr>
              <w:tabs>
                <w:tab w:val="left" w:pos="426"/>
              </w:tabs>
              <w:ind w:left="567" w:firstLine="0"/>
              <w:contextualSpacing/>
              <w:rPr>
                <w:rFonts w:eastAsia="SimSun"/>
                <w:sz w:val="24"/>
                <w:szCs w:val="24"/>
              </w:rPr>
            </w:pPr>
            <w:r w:rsidRPr="0080319E">
              <w:rPr>
                <w:rFonts w:eastAsia="SimSun"/>
                <w:sz w:val="24"/>
                <w:szCs w:val="24"/>
                <w:lang w:val="en-SG"/>
              </w:rPr>
              <w:t xml:space="preserve">Others (please </w:t>
            </w:r>
            <w:proofErr w:type="gramStart"/>
            <w:r w:rsidRPr="0080319E">
              <w:rPr>
                <w:rFonts w:eastAsia="SimSun"/>
                <w:sz w:val="24"/>
                <w:szCs w:val="24"/>
                <w:lang w:val="en-SG"/>
              </w:rPr>
              <w:t>list)*</w:t>
            </w:r>
            <w:proofErr w:type="gramEnd"/>
            <w:r w:rsidRPr="0080319E">
              <w:rPr>
                <w:rFonts w:eastAsia="SimSun"/>
                <w:sz w:val="24"/>
                <w:szCs w:val="24"/>
                <w:lang w:val="en-SG"/>
              </w:rPr>
              <w:t>*</w:t>
            </w:r>
          </w:p>
        </w:tc>
        <w:tc>
          <w:tcPr>
            <w:tcW w:w="1322" w:type="dxa"/>
            <w:shd w:val="clear" w:color="auto" w:fill="auto"/>
          </w:tcPr>
          <w:p w14:paraId="405C9350" w14:textId="77777777" w:rsidR="00B4715E" w:rsidRPr="0080319E" w:rsidRDefault="00B4715E" w:rsidP="0080319E">
            <w:pPr>
              <w:spacing w:before="0" w:after="0" w:line="240" w:lineRule="auto"/>
              <w:rPr>
                <w:rFonts w:ascii="Times New Roman" w:eastAsia="SimSun" w:hAnsi="Times New Roman" w:cs="Times New Roman"/>
              </w:rPr>
            </w:pPr>
          </w:p>
        </w:tc>
      </w:tr>
    </w:tbl>
    <w:p w14:paraId="323DCC6F" w14:textId="77777777" w:rsidR="00B4715E" w:rsidRPr="005B293D" w:rsidRDefault="00B4715E" w:rsidP="00B4715E">
      <w:pPr>
        <w:spacing w:before="0" w:after="0" w:line="240" w:lineRule="auto"/>
        <w:divId w:val="2116439976"/>
        <w:rPr>
          <w:rFonts w:ascii="Times New Roman" w:hAnsi="Times New Roman" w:cs="Times New Roman"/>
        </w:rPr>
      </w:pPr>
    </w:p>
    <w:p w14:paraId="07D893F9"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Available only as add-ons to facilities in (a)1, (a)2, (b)1, (b)2 or (b)3  </w:t>
      </w:r>
    </w:p>
    <w:p w14:paraId="1AB15C2D"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Subject to availability of such equipment  </w:t>
      </w:r>
    </w:p>
    <w:p w14:paraId="2129DDFA" w14:textId="77777777" w:rsidR="00B4715E" w:rsidRPr="005B293D" w:rsidRDefault="00B4715E" w:rsidP="00B4715E">
      <w:pPr>
        <w:spacing w:before="0" w:after="0" w:line="240" w:lineRule="auto"/>
        <w:divId w:val="2116439976"/>
        <w:rPr>
          <w:rFonts w:ascii="Times New Roman" w:hAnsi="Times New Roman" w:cs="Times New Roman"/>
        </w:rPr>
      </w:pPr>
    </w:p>
    <w:p w14:paraId="5E357910" w14:textId="77777777" w:rsidR="00B4715E" w:rsidRPr="005B293D" w:rsidRDefault="00B4715E" w:rsidP="00B4715E">
      <w:pPr>
        <w:spacing w:before="0" w:after="0" w:line="240" w:lineRule="auto"/>
        <w:jc w:val="both"/>
        <w:divId w:val="2116439976"/>
        <w:rPr>
          <w:rFonts w:ascii="Times New Roman" w:hAnsi="Times New Roman" w:cs="Times New Roman"/>
        </w:rPr>
      </w:pPr>
      <w:r w:rsidRPr="005B293D">
        <w:rPr>
          <w:rFonts w:ascii="Times New Roman" w:hAnsi="Times New Roman" w:cs="Times New Roman"/>
        </w:rPr>
        <w:t xml:space="preserve">We undertake to pay all prescribed fees and to compensate the Supreme Court and the Family Justice Courts for all damage caused to the equipment, </w:t>
      </w:r>
      <w:proofErr w:type="gramStart"/>
      <w:r w:rsidRPr="005B293D">
        <w:rPr>
          <w:rFonts w:ascii="Times New Roman" w:hAnsi="Times New Roman" w:cs="Times New Roman"/>
        </w:rPr>
        <w:t>furniture</w:t>
      </w:r>
      <w:proofErr w:type="gramEnd"/>
      <w:r w:rsidRPr="005B293D">
        <w:rPr>
          <w:rFonts w:ascii="Times New Roman" w:hAnsi="Times New Roman" w:cs="Times New Roman"/>
        </w:rPr>
        <w:t xml:space="preserve"> or fittings in connection with the hearing.</w:t>
      </w:r>
    </w:p>
    <w:p w14:paraId="44725253" w14:textId="77777777" w:rsidR="00B4715E" w:rsidRPr="005B293D" w:rsidRDefault="00B4715E" w:rsidP="00B4715E">
      <w:pPr>
        <w:spacing w:before="0" w:after="0" w:line="240" w:lineRule="auto"/>
        <w:jc w:val="both"/>
        <w:divId w:val="2116439976"/>
        <w:rPr>
          <w:rFonts w:ascii="Times New Roman" w:hAnsi="Times New Roman" w:cs="Times New Roman"/>
        </w:rPr>
      </w:pPr>
    </w:p>
    <w:p w14:paraId="70CD0920" w14:textId="77777777" w:rsidR="00B4715E" w:rsidRPr="005B293D" w:rsidRDefault="00B4715E" w:rsidP="00B4715E">
      <w:pPr>
        <w:spacing w:before="0" w:after="0" w:line="240" w:lineRule="auto"/>
        <w:jc w:val="both"/>
        <w:divId w:val="2116439976"/>
        <w:rPr>
          <w:rFonts w:ascii="Times New Roman" w:hAnsi="Times New Roman" w:cs="Times New Roman"/>
        </w:rPr>
      </w:pPr>
    </w:p>
    <w:p w14:paraId="04E3FBB4" w14:textId="77777777" w:rsidR="00B4715E" w:rsidRPr="005B293D" w:rsidRDefault="00B4715E" w:rsidP="00B4715E">
      <w:pPr>
        <w:spacing w:before="0" w:after="0" w:line="240" w:lineRule="auto"/>
        <w:jc w:val="both"/>
        <w:divId w:val="2116439976"/>
        <w:rPr>
          <w:rFonts w:ascii="Times New Roman" w:hAnsi="Times New Roman" w:cs="Times New Roman"/>
        </w:rPr>
      </w:pPr>
    </w:p>
    <w:p w14:paraId="393BCB3C" w14:textId="77777777" w:rsidR="00B4715E" w:rsidRPr="005B293D" w:rsidRDefault="00B4715E" w:rsidP="00B4715E">
      <w:pPr>
        <w:spacing w:before="0" w:after="0" w:line="240" w:lineRule="auto"/>
        <w:jc w:val="both"/>
        <w:divId w:val="2116439976"/>
        <w:rPr>
          <w:rFonts w:ascii="Times New Roman" w:hAnsi="Times New Roman" w:cs="Times New Roman"/>
        </w:rPr>
      </w:pPr>
    </w:p>
    <w:p w14:paraId="45F08208" w14:textId="77777777" w:rsidR="00B4715E" w:rsidRPr="005B293D" w:rsidRDefault="00B4715E" w:rsidP="00B4715E">
      <w:pPr>
        <w:spacing w:before="0" w:after="0" w:line="240" w:lineRule="auto"/>
        <w:jc w:val="both"/>
        <w:divId w:val="2116439976"/>
        <w:rPr>
          <w:rFonts w:ascii="Times New Roman" w:hAnsi="Times New Roman" w:cs="Times New Roman"/>
        </w:rPr>
      </w:pPr>
    </w:p>
    <w:p w14:paraId="36B94074" w14:textId="77777777" w:rsidR="00B4715E" w:rsidRPr="005B293D" w:rsidRDefault="00B4715E" w:rsidP="00B4715E">
      <w:pPr>
        <w:spacing w:before="0" w:after="0" w:line="240" w:lineRule="auto"/>
        <w:jc w:val="both"/>
        <w:divId w:val="2116439976"/>
        <w:rPr>
          <w:rFonts w:ascii="Times New Roman" w:hAnsi="Times New Roman" w:cs="Times New Roman"/>
        </w:rPr>
      </w:pPr>
    </w:p>
    <w:p w14:paraId="7BEA69EB"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[The Plaintiff/Defendant or the solicitors for the</w:t>
      </w:r>
    </w:p>
    <w:p w14:paraId="6AEE5D05"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Plaintiff/Defendant as the case may be]</w:t>
      </w:r>
    </w:p>
    <w:p w14:paraId="5573845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bookmarkStart w:id="200" w:name="form17_A"/>
      <w:bookmarkStart w:id="201" w:name="form17_B"/>
      <w:bookmarkStart w:id="202" w:name="_Hlt454157110"/>
      <w:bookmarkEnd w:id="200"/>
      <w:bookmarkEnd w:id="201"/>
      <w:r w:rsidRPr="00267633">
        <w:rPr>
          <w:rFonts w:ascii="Calibri" w:hAnsi="Calibri" w:cs="Times New Roman"/>
          <w:sz w:val="22"/>
          <w:szCs w:val="22"/>
          <w:lang w:val="en-GB" w:eastAsia="en-GB"/>
        </w:rPr>
        <w:br w:type="page"/>
      </w:r>
    </w:p>
    <w:tbl>
      <w:tblPr>
        <w:tblW w:w="8478" w:type="dxa"/>
        <w:tblInd w:w="108" w:type="dxa"/>
        <w:tblLayout w:type="fixed"/>
        <w:tblLook w:val="0000" w:firstRow="0" w:lastRow="0" w:firstColumn="0" w:lastColumn="0" w:noHBand="0" w:noVBand="0"/>
      </w:tblPr>
      <w:tblGrid>
        <w:gridCol w:w="2825"/>
        <w:gridCol w:w="2827"/>
        <w:gridCol w:w="2826"/>
      </w:tblGrid>
      <w:tr w:rsidR="00267633" w:rsidRPr="00267633" w14:paraId="6340561A" w14:textId="77777777" w:rsidTr="00267633">
        <w:trPr>
          <w:divId w:val="2116439976"/>
        </w:trPr>
        <w:tc>
          <w:tcPr>
            <w:tcW w:w="2825" w:type="dxa"/>
          </w:tcPr>
          <w:p w14:paraId="4BAA1E9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6"/>
                <w:szCs w:val="20"/>
                <w:lang w:val="en-GB" w:eastAsia="zh-CN"/>
              </w:rPr>
              <w:br w:type="page"/>
            </w:r>
          </w:p>
        </w:tc>
        <w:tc>
          <w:tcPr>
            <w:tcW w:w="2827" w:type="dxa"/>
          </w:tcPr>
          <w:p w14:paraId="58640D7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203" w:name="form18"/>
            <w:bookmarkStart w:id="204" w:name="_Toc66445375"/>
            <w:bookmarkStart w:id="205" w:name="_Toc81709932"/>
            <w:bookmarkStart w:id="206" w:name="_Toc81710657"/>
            <w:bookmarkStart w:id="207" w:name="_Toc81717563"/>
            <w:bookmarkStart w:id="208" w:name="_Toc122854443"/>
            <w:bookmarkStart w:id="209" w:name="_Toc122854823"/>
            <w:bookmarkStart w:id="210" w:name="_Toc243995901"/>
            <w:bookmarkEnd w:id="203"/>
            <w:r w:rsidRPr="00267633">
              <w:rPr>
                <w:rFonts w:ascii="Times New Roman" w:hAnsi="Times New Roman"/>
                <w:bCs/>
                <w:iCs/>
                <w:spacing w:val="-3"/>
                <w:szCs w:val="28"/>
                <w:lang w:val="en-GB" w:eastAsia="zh-CN"/>
              </w:rPr>
              <w:t xml:space="preserve">FORM </w:t>
            </w:r>
            <w:bookmarkEnd w:id="204"/>
            <w:bookmarkEnd w:id="205"/>
            <w:bookmarkEnd w:id="206"/>
            <w:bookmarkEnd w:id="207"/>
            <w:bookmarkEnd w:id="208"/>
            <w:bookmarkEnd w:id="209"/>
            <w:bookmarkEnd w:id="210"/>
            <w:r w:rsidRPr="00267633">
              <w:rPr>
                <w:rFonts w:ascii="Times New Roman" w:hAnsi="Times New Roman"/>
                <w:bCs/>
                <w:iCs/>
                <w:spacing w:val="-3"/>
                <w:szCs w:val="28"/>
                <w:lang w:val="en-GB" w:eastAsia="zh-CN"/>
              </w:rPr>
              <w:t>267</w:t>
            </w:r>
          </w:p>
        </w:tc>
        <w:tc>
          <w:tcPr>
            <w:tcW w:w="2826" w:type="dxa"/>
          </w:tcPr>
          <w:p w14:paraId="1164CE05"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zCs w:val="20"/>
                <w:lang w:val="en-GB" w:eastAsia="zh-CN"/>
              </w:rPr>
            </w:pPr>
          </w:p>
        </w:tc>
      </w:tr>
    </w:tbl>
    <w:bookmarkEnd w:id="202"/>
    <w:p w14:paraId="36341DCE" w14:textId="77777777" w:rsidR="00267633" w:rsidRPr="00267633" w:rsidRDefault="00267633" w:rsidP="00267633">
      <w:pPr>
        <w:tabs>
          <w:tab w:val="left" w:pos="-720"/>
        </w:tabs>
        <w:suppressAutoHyphens/>
        <w:spacing w:before="0" w:after="0" w:line="240" w:lineRule="auto"/>
        <w:ind w:left="-144"/>
        <w:divId w:val="2116439976"/>
        <w:rPr>
          <w:rFonts w:ascii="Times New Roman" w:hAnsi="Times New Roman" w:cs="Times New Roman"/>
          <w:spacing w:val="-3"/>
          <w:sz w:val="22"/>
          <w:szCs w:val="22"/>
          <w:lang w:val="en-GB" w:eastAsia="zh-CN"/>
        </w:rPr>
      </w:pPr>
      <w:r w:rsidRPr="00267633">
        <w:rPr>
          <w:rFonts w:ascii="Times New Roman" w:hAnsi="Times New Roman" w:cs="Times New Roman"/>
          <w:spacing w:val="-3"/>
          <w:sz w:val="22"/>
          <w:szCs w:val="22"/>
          <w:lang w:val="en-GB" w:eastAsia="zh-CN"/>
        </w:rPr>
        <w:t>Para 162</w:t>
      </w:r>
    </w:p>
    <w:p w14:paraId="08683311"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bookmarkStart w:id="211" w:name="_Toc66445376"/>
      <w:bookmarkStart w:id="212" w:name="_Toc81709933"/>
      <w:bookmarkStart w:id="213" w:name="_Toc81710658"/>
      <w:bookmarkStart w:id="214" w:name="_Toc81717564"/>
      <w:bookmarkStart w:id="215" w:name="_Toc122854444"/>
      <w:bookmarkStart w:id="216" w:name="_Toc122854824"/>
      <w:bookmarkStart w:id="217" w:name="_Toc243995902"/>
      <w:r w:rsidRPr="00267633">
        <w:rPr>
          <w:rFonts w:ascii="Times New Roman" w:hAnsi="Times New Roman"/>
          <w:b/>
          <w:bCs/>
          <w:iCs/>
          <w:spacing w:val="-3"/>
          <w:szCs w:val="28"/>
          <w:lang w:val="en-GB" w:eastAsia="zh-CN"/>
        </w:rPr>
        <w:t>SPECIMEN GOVERNMENT MEDICAL CERTIFICATE</w:t>
      </w:r>
      <w:bookmarkEnd w:id="211"/>
      <w:bookmarkEnd w:id="212"/>
      <w:bookmarkEnd w:id="213"/>
      <w:bookmarkEnd w:id="214"/>
      <w:bookmarkEnd w:id="215"/>
      <w:bookmarkEnd w:id="216"/>
      <w:bookmarkEnd w:id="217"/>
    </w:p>
    <w:p w14:paraId="207BD4BE" w14:textId="77777777" w:rsidR="00267633" w:rsidRPr="00267633" w:rsidRDefault="00267633" w:rsidP="00267633">
      <w:pPr>
        <w:tabs>
          <w:tab w:val="left" w:pos="-720"/>
        </w:tabs>
        <w:suppressAutoHyphens/>
        <w:spacing w:before="0" w:after="0" w:line="240" w:lineRule="auto"/>
        <w:ind w:left="-144"/>
        <w:jc w:val="center"/>
        <w:divId w:val="2116439976"/>
        <w:rPr>
          <w:rFonts w:ascii="Times New Roman" w:hAnsi="Times New Roman" w:cs="Times New Roman"/>
          <w:spacing w:val="-3"/>
          <w:sz w:val="20"/>
          <w:szCs w:val="20"/>
          <w:lang w:val="en-GB" w:eastAsia="zh-CN"/>
        </w:rPr>
      </w:pPr>
    </w:p>
    <w:p w14:paraId="499D2E07"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2DFB9471"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tbl>
      <w:tblPr>
        <w:tblW w:w="0" w:type="auto"/>
        <w:tblInd w:w="18" w:type="dxa"/>
        <w:tblLayout w:type="fixed"/>
        <w:tblLook w:val="0000" w:firstRow="0" w:lastRow="0" w:firstColumn="0" w:lastColumn="0" w:noHBand="0" w:noVBand="0"/>
      </w:tblPr>
      <w:tblGrid>
        <w:gridCol w:w="886"/>
        <w:gridCol w:w="1298"/>
        <w:gridCol w:w="842"/>
        <w:gridCol w:w="13"/>
        <w:gridCol w:w="190"/>
        <w:gridCol w:w="1055"/>
        <w:gridCol w:w="274"/>
        <w:gridCol w:w="752"/>
        <w:gridCol w:w="93"/>
        <w:gridCol w:w="177"/>
        <w:gridCol w:w="277"/>
        <w:gridCol w:w="2044"/>
        <w:gridCol w:w="829"/>
      </w:tblGrid>
      <w:tr w:rsidR="00267633" w:rsidRPr="00267633" w14:paraId="019F0F7E" w14:textId="77777777" w:rsidTr="00267633">
        <w:trPr>
          <w:divId w:val="2116439976"/>
        </w:trPr>
        <w:tc>
          <w:tcPr>
            <w:tcW w:w="886" w:type="dxa"/>
            <w:tcBorders>
              <w:top w:val="single" w:sz="6" w:space="0" w:color="auto"/>
              <w:left w:val="single" w:sz="6" w:space="0" w:color="auto"/>
            </w:tcBorders>
          </w:tcPr>
          <w:p w14:paraId="277A7AF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1298" w:type="dxa"/>
            <w:tcBorders>
              <w:top w:val="single" w:sz="6" w:space="0" w:color="auto"/>
            </w:tcBorders>
          </w:tcPr>
          <w:p w14:paraId="20CCD76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ORIGINAL</w:t>
            </w:r>
          </w:p>
        </w:tc>
        <w:tc>
          <w:tcPr>
            <w:tcW w:w="3673" w:type="dxa"/>
            <w:gridSpan w:val="9"/>
            <w:tcBorders>
              <w:top w:val="single" w:sz="6" w:space="0" w:color="auto"/>
            </w:tcBorders>
          </w:tcPr>
          <w:p w14:paraId="6D70A40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MEDICAL CERTIFICATE</w:t>
            </w:r>
          </w:p>
        </w:tc>
        <w:tc>
          <w:tcPr>
            <w:tcW w:w="2044" w:type="dxa"/>
            <w:tcBorders>
              <w:top w:val="single" w:sz="6" w:space="0" w:color="auto"/>
            </w:tcBorders>
          </w:tcPr>
          <w:p w14:paraId="15513B9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8"/>
                <w:szCs w:val="20"/>
                <w:lang w:val="en-GB" w:eastAsia="zh-CN"/>
              </w:rPr>
            </w:pPr>
          </w:p>
          <w:p w14:paraId="6867FFB9"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pacing w:val="-3"/>
                <w:sz w:val="18"/>
                <w:szCs w:val="20"/>
                <w:lang w:val="en-GB" w:eastAsia="zh-CN"/>
              </w:rPr>
            </w:pPr>
            <w:r w:rsidRPr="00267633">
              <w:rPr>
                <w:rFonts w:ascii="Times New Roman" w:hAnsi="Times New Roman" w:cs="Times New Roman"/>
                <w:spacing w:val="-3"/>
                <w:sz w:val="18"/>
                <w:szCs w:val="20"/>
                <w:lang w:val="en-GB" w:eastAsia="zh-CN"/>
              </w:rPr>
              <w:t xml:space="preserve">Serial No.      </w:t>
            </w:r>
          </w:p>
        </w:tc>
        <w:tc>
          <w:tcPr>
            <w:tcW w:w="829" w:type="dxa"/>
            <w:tcBorders>
              <w:top w:val="single" w:sz="6" w:space="0" w:color="auto"/>
              <w:right w:val="single" w:sz="6" w:space="0" w:color="auto"/>
            </w:tcBorders>
          </w:tcPr>
          <w:p w14:paraId="78CA3D5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D29E7CE" w14:textId="77777777" w:rsidTr="00267633">
        <w:trPr>
          <w:divId w:val="2116439976"/>
        </w:trPr>
        <w:tc>
          <w:tcPr>
            <w:tcW w:w="886" w:type="dxa"/>
            <w:tcBorders>
              <w:left w:val="single" w:sz="6" w:space="0" w:color="auto"/>
            </w:tcBorders>
          </w:tcPr>
          <w:p w14:paraId="4E21F7C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4694" w:type="dxa"/>
            <w:gridSpan w:val="9"/>
            <w:tcBorders>
              <w:top w:val="single" w:sz="6" w:space="0" w:color="auto"/>
              <w:bottom w:val="single" w:sz="6" w:space="0" w:color="auto"/>
              <w:right w:val="single" w:sz="6" w:space="0" w:color="auto"/>
            </w:tcBorders>
          </w:tcPr>
          <w:p w14:paraId="082AED6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2"/>
                <w:szCs w:val="20"/>
                <w:lang w:val="en-GB" w:eastAsia="zh-CN"/>
              </w:rPr>
            </w:pPr>
            <w:r w:rsidRPr="00267633">
              <w:rPr>
                <w:rFonts w:ascii="Times New Roman" w:hAnsi="Times New Roman" w:cs="Times New Roman"/>
                <w:spacing w:val="-3"/>
                <w:sz w:val="14"/>
                <w:szCs w:val="20"/>
                <w:lang w:val="en-GB" w:eastAsia="zh-CN"/>
              </w:rPr>
              <w:t>Name</w:t>
            </w:r>
          </w:p>
          <w:p w14:paraId="71E152A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p>
        </w:tc>
        <w:tc>
          <w:tcPr>
            <w:tcW w:w="2321" w:type="dxa"/>
            <w:gridSpan w:val="2"/>
            <w:tcBorders>
              <w:top w:val="single" w:sz="6" w:space="0" w:color="auto"/>
              <w:left w:val="single" w:sz="6" w:space="0" w:color="auto"/>
              <w:bottom w:val="single" w:sz="6" w:space="0" w:color="auto"/>
            </w:tcBorders>
          </w:tcPr>
          <w:p w14:paraId="6C2C447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NRIC No.</w:t>
            </w:r>
          </w:p>
        </w:tc>
        <w:tc>
          <w:tcPr>
            <w:tcW w:w="829" w:type="dxa"/>
            <w:tcBorders>
              <w:right w:val="single" w:sz="6" w:space="0" w:color="auto"/>
            </w:tcBorders>
          </w:tcPr>
          <w:p w14:paraId="794AFF1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5EE2163" w14:textId="77777777" w:rsidTr="00267633">
        <w:trPr>
          <w:divId w:val="2116439976"/>
        </w:trPr>
        <w:tc>
          <w:tcPr>
            <w:tcW w:w="886" w:type="dxa"/>
            <w:tcBorders>
              <w:left w:val="single" w:sz="6" w:space="0" w:color="auto"/>
            </w:tcBorders>
          </w:tcPr>
          <w:p w14:paraId="5BAEB5C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58819639" w14:textId="77777777" w:rsidR="00267633" w:rsidRPr="00267633" w:rsidRDefault="00267633" w:rsidP="00267633">
            <w:pPr>
              <w:tabs>
                <w:tab w:val="left" w:pos="-720"/>
              </w:tabs>
              <w:suppressAutoHyphens/>
              <w:spacing w:before="120" w:after="0" w:line="240" w:lineRule="auto"/>
              <w:jc w:val="both"/>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is to certify that the abovenamed is unfit for duty for a period of ..........................................................................</w:t>
            </w:r>
          </w:p>
          <w:p w14:paraId="7E6CE23E"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14"/>
                <w:szCs w:val="20"/>
                <w:lang w:val="en-GB" w:eastAsia="zh-CN"/>
              </w:rPr>
              <w:t>..................................................................... days from ...................................... to ...................................... inclusive.</w:t>
            </w:r>
          </w:p>
        </w:tc>
        <w:tc>
          <w:tcPr>
            <w:tcW w:w="829" w:type="dxa"/>
            <w:tcBorders>
              <w:right w:val="single" w:sz="6" w:space="0" w:color="auto"/>
            </w:tcBorders>
          </w:tcPr>
          <w:p w14:paraId="3230670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0319609" w14:textId="77777777" w:rsidTr="00267633">
        <w:trPr>
          <w:divId w:val="2116439976"/>
        </w:trPr>
        <w:tc>
          <w:tcPr>
            <w:tcW w:w="886" w:type="dxa"/>
            <w:tcBorders>
              <w:left w:val="single" w:sz="6" w:space="0" w:color="auto"/>
            </w:tcBorders>
          </w:tcPr>
          <w:p w14:paraId="1B83874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1FE90D4D"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b/>
                <w:spacing w:val="-3"/>
                <w:sz w:val="14"/>
                <w:szCs w:val="20"/>
                <w:lang w:val="en-GB" w:eastAsia="zh-CN"/>
              </w:rPr>
              <w:t>Type of medical leave granted —</w:t>
            </w:r>
          </w:p>
        </w:tc>
        <w:tc>
          <w:tcPr>
            <w:tcW w:w="829" w:type="dxa"/>
            <w:tcBorders>
              <w:right w:val="single" w:sz="6" w:space="0" w:color="auto"/>
            </w:tcBorders>
          </w:tcPr>
          <w:p w14:paraId="4AB0156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77F8540" w14:textId="77777777" w:rsidTr="00267633">
        <w:trPr>
          <w:divId w:val="2116439976"/>
        </w:trPr>
        <w:tc>
          <w:tcPr>
            <w:tcW w:w="886" w:type="dxa"/>
            <w:tcBorders>
              <w:left w:val="single" w:sz="6" w:space="0" w:color="auto"/>
            </w:tcBorders>
          </w:tcPr>
          <w:p w14:paraId="6955C90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1B0D479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Hospitalisation Leave</w:t>
            </w:r>
          </w:p>
          <w:p w14:paraId="67803AF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271" w:type="dxa"/>
            <w:gridSpan w:val="4"/>
          </w:tcPr>
          <w:p w14:paraId="3D6381D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14"/>
                <w:szCs w:val="20"/>
                <w:lang w:val="en-GB" w:eastAsia="zh-CN"/>
              </w:rPr>
              <w:t>Outpatient Sick Leave.</w:t>
            </w:r>
          </w:p>
        </w:tc>
        <w:tc>
          <w:tcPr>
            <w:tcW w:w="2591" w:type="dxa"/>
            <w:gridSpan w:val="4"/>
          </w:tcPr>
          <w:p w14:paraId="2D78894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0436DB1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C5FBDB2" w14:textId="77777777" w:rsidTr="00267633">
        <w:trPr>
          <w:divId w:val="2116439976"/>
        </w:trPr>
        <w:tc>
          <w:tcPr>
            <w:tcW w:w="886" w:type="dxa"/>
            <w:tcBorders>
              <w:left w:val="single" w:sz="6" w:space="0" w:color="auto"/>
            </w:tcBorders>
          </w:tcPr>
          <w:p w14:paraId="0227D32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4CDD208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Admitted on   .......................</w:t>
            </w:r>
          </w:p>
        </w:tc>
        <w:tc>
          <w:tcPr>
            <w:tcW w:w="2271" w:type="dxa"/>
            <w:gridSpan w:val="4"/>
          </w:tcPr>
          <w:p w14:paraId="5A363B0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Maternity Leave.</w:t>
            </w:r>
          </w:p>
          <w:p w14:paraId="6D82834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591" w:type="dxa"/>
            <w:gridSpan w:val="4"/>
          </w:tcPr>
          <w:p w14:paraId="42F34CE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Delivered </w:t>
            </w:r>
            <w:proofErr w:type="gramStart"/>
            <w:r w:rsidRPr="00267633">
              <w:rPr>
                <w:rFonts w:ascii="Times New Roman" w:hAnsi="Times New Roman" w:cs="Times New Roman"/>
                <w:spacing w:val="-3"/>
                <w:sz w:val="14"/>
                <w:szCs w:val="20"/>
                <w:lang w:val="en-GB" w:eastAsia="zh-CN"/>
              </w:rPr>
              <w:t>on  ...........................................</w:t>
            </w:r>
            <w:proofErr w:type="gramEnd"/>
          </w:p>
        </w:tc>
        <w:tc>
          <w:tcPr>
            <w:tcW w:w="829" w:type="dxa"/>
            <w:tcBorders>
              <w:right w:val="single" w:sz="6" w:space="0" w:color="auto"/>
            </w:tcBorders>
          </w:tcPr>
          <w:p w14:paraId="0ADA1B8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1EEA191" w14:textId="77777777" w:rsidTr="00267633">
        <w:trPr>
          <w:divId w:val="2116439976"/>
        </w:trPr>
        <w:tc>
          <w:tcPr>
            <w:tcW w:w="886" w:type="dxa"/>
            <w:tcBorders>
              <w:left w:val="single" w:sz="6" w:space="0" w:color="auto"/>
            </w:tcBorders>
          </w:tcPr>
          <w:p w14:paraId="2FFD4ED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23C5C38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Discharged on .....................</w:t>
            </w:r>
          </w:p>
        </w:tc>
        <w:tc>
          <w:tcPr>
            <w:tcW w:w="2271" w:type="dxa"/>
            <w:gridSpan w:val="4"/>
          </w:tcPr>
          <w:p w14:paraId="74EBDC53" w14:textId="77777777" w:rsidR="00267633" w:rsidRPr="00267633" w:rsidRDefault="00267633" w:rsidP="00267633">
            <w:pPr>
              <w:tabs>
                <w:tab w:val="left" w:pos="-720"/>
              </w:tabs>
              <w:suppressAutoHyphens/>
              <w:spacing w:before="0" w:after="12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Sterilization Leave.</w:t>
            </w:r>
          </w:p>
        </w:tc>
        <w:tc>
          <w:tcPr>
            <w:tcW w:w="2591" w:type="dxa"/>
            <w:gridSpan w:val="4"/>
          </w:tcPr>
          <w:p w14:paraId="17704FC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Operated on ............................................</w:t>
            </w:r>
          </w:p>
        </w:tc>
        <w:tc>
          <w:tcPr>
            <w:tcW w:w="829" w:type="dxa"/>
            <w:tcBorders>
              <w:right w:val="single" w:sz="6" w:space="0" w:color="auto"/>
            </w:tcBorders>
          </w:tcPr>
          <w:p w14:paraId="4AB0F6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6579E63" w14:textId="77777777" w:rsidTr="00267633">
        <w:trPr>
          <w:divId w:val="2116439976"/>
        </w:trPr>
        <w:tc>
          <w:tcPr>
            <w:tcW w:w="886" w:type="dxa"/>
            <w:tcBorders>
              <w:left w:val="single" w:sz="6" w:space="0" w:color="auto"/>
            </w:tcBorders>
          </w:tcPr>
          <w:p w14:paraId="3AB8E93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62D74C34" w14:textId="77777777" w:rsidR="00267633" w:rsidRPr="00267633" w:rsidRDefault="00267633" w:rsidP="00267633">
            <w:pPr>
              <w:tabs>
                <w:tab w:val="left" w:pos="-720"/>
              </w:tabs>
              <w:suppressAutoHyphens/>
              <w:spacing w:before="0" w:after="6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Certificate is *valid/not valid for absence from court attendance.</w:t>
            </w:r>
          </w:p>
        </w:tc>
        <w:tc>
          <w:tcPr>
            <w:tcW w:w="829" w:type="dxa"/>
            <w:tcBorders>
              <w:right w:val="single" w:sz="6" w:space="0" w:color="auto"/>
            </w:tcBorders>
          </w:tcPr>
          <w:p w14:paraId="78934F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0F3965B1" w14:textId="77777777" w:rsidTr="00267633">
        <w:trPr>
          <w:divId w:val="2116439976"/>
        </w:trPr>
        <w:tc>
          <w:tcPr>
            <w:tcW w:w="886" w:type="dxa"/>
            <w:tcBorders>
              <w:left w:val="single" w:sz="6" w:space="0" w:color="auto"/>
            </w:tcBorders>
          </w:tcPr>
          <w:p w14:paraId="2A64177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3398" w:type="dxa"/>
            <w:gridSpan w:val="5"/>
            <w:tcBorders>
              <w:top w:val="single" w:sz="6" w:space="0" w:color="auto"/>
              <w:right w:val="single" w:sz="6" w:space="0" w:color="auto"/>
            </w:tcBorders>
          </w:tcPr>
          <w:p w14:paraId="5CE48EA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Diagnosis</w:t>
            </w:r>
          </w:p>
          <w:p w14:paraId="4741DB3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p w14:paraId="44837D1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3617" w:type="dxa"/>
            <w:gridSpan w:val="6"/>
            <w:tcBorders>
              <w:top w:val="single" w:sz="6" w:space="0" w:color="auto"/>
              <w:left w:val="single" w:sz="6" w:space="0" w:color="auto"/>
            </w:tcBorders>
          </w:tcPr>
          <w:p w14:paraId="03628000"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Surgical Operation (if applicable)</w:t>
            </w:r>
          </w:p>
          <w:p w14:paraId="74D52CA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311F0CC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1B23D752" w14:textId="77777777" w:rsidTr="00267633">
        <w:trPr>
          <w:divId w:val="2116439976"/>
        </w:trPr>
        <w:tc>
          <w:tcPr>
            <w:tcW w:w="886" w:type="dxa"/>
            <w:tcBorders>
              <w:left w:val="single" w:sz="6" w:space="0" w:color="auto"/>
            </w:tcBorders>
          </w:tcPr>
          <w:p w14:paraId="27FEEA6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Borders>
              <w:top w:val="single" w:sz="6" w:space="0" w:color="auto"/>
            </w:tcBorders>
          </w:tcPr>
          <w:p w14:paraId="7973469C"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*Fit for normal/light duty from ....................................................... to ........................................................</w:t>
            </w:r>
          </w:p>
          <w:p w14:paraId="5668BCA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0B1AB87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033BE6E" w14:textId="77777777" w:rsidTr="00267633">
        <w:trPr>
          <w:divId w:val="2116439976"/>
        </w:trPr>
        <w:tc>
          <w:tcPr>
            <w:tcW w:w="886" w:type="dxa"/>
            <w:tcBorders>
              <w:left w:val="single" w:sz="6" w:space="0" w:color="auto"/>
            </w:tcBorders>
          </w:tcPr>
          <w:p w14:paraId="490824B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5874E4E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*The abovenamed patient attended my clinic at ................................. am/pm and left at ................................. am/pm.</w:t>
            </w:r>
          </w:p>
          <w:p w14:paraId="177E781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No medical leave is necessary</w:t>
            </w:r>
          </w:p>
          <w:p w14:paraId="69D2D69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587F217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9AF9E07" w14:textId="77777777" w:rsidTr="00267633">
        <w:trPr>
          <w:divId w:val="2116439976"/>
        </w:trPr>
        <w:tc>
          <w:tcPr>
            <w:tcW w:w="886" w:type="dxa"/>
            <w:tcBorders>
              <w:left w:val="single" w:sz="6" w:space="0" w:color="auto"/>
            </w:tcBorders>
          </w:tcPr>
          <w:p w14:paraId="7C1D408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Borders>
              <w:top w:val="single" w:sz="6" w:space="0" w:color="auto"/>
            </w:tcBorders>
          </w:tcPr>
          <w:p w14:paraId="09414839"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Hospital/Clinic</w:t>
            </w:r>
          </w:p>
        </w:tc>
        <w:tc>
          <w:tcPr>
            <w:tcW w:w="1329" w:type="dxa"/>
            <w:gridSpan w:val="2"/>
            <w:tcBorders>
              <w:top w:val="single" w:sz="6" w:space="0" w:color="auto"/>
              <w:left w:val="single" w:sz="6" w:space="0" w:color="auto"/>
              <w:bottom w:val="single" w:sz="6" w:space="0" w:color="auto"/>
              <w:right w:val="single" w:sz="6" w:space="0" w:color="auto"/>
            </w:tcBorders>
          </w:tcPr>
          <w:p w14:paraId="287C69C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Ward No.</w:t>
            </w:r>
          </w:p>
          <w:p w14:paraId="47F2E48A"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p>
        </w:tc>
        <w:tc>
          <w:tcPr>
            <w:tcW w:w="3343" w:type="dxa"/>
            <w:gridSpan w:val="5"/>
            <w:tcBorders>
              <w:top w:val="single" w:sz="6" w:space="0" w:color="auto"/>
              <w:left w:val="nil"/>
            </w:tcBorders>
          </w:tcPr>
          <w:p w14:paraId="4C365587" w14:textId="77777777" w:rsidR="00267633" w:rsidRPr="00267633" w:rsidRDefault="00267633" w:rsidP="00267633">
            <w:pPr>
              <w:tabs>
                <w:tab w:val="left" w:pos="-720"/>
              </w:tabs>
              <w:suppressAutoHyphens/>
              <w:spacing w:before="8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Signature, Name (In BLOCK LETTERS)</w:t>
            </w:r>
          </w:p>
          <w:p w14:paraId="5B7BFC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and Designation</w:t>
            </w:r>
          </w:p>
        </w:tc>
        <w:tc>
          <w:tcPr>
            <w:tcW w:w="829" w:type="dxa"/>
            <w:tcBorders>
              <w:right w:val="single" w:sz="6" w:space="0" w:color="auto"/>
            </w:tcBorders>
          </w:tcPr>
          <w:p w14:paraId="3E8905C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7D47870" w14:textId="77777777" w:rsidTr="00267633">
        <w:trPr>
          <w:divId w:val="2116439976"/>
        </w:trPr>
        <w:tc>
          <w:tcPr>
            <w:tcW w:w="886" w:type="dxa"/>
            <w:tcBorders>
              <w:left w:val="single" w:sz="6" w:space="0" w:color="auto"/>
            </w:tcBorders>
          </w:tcPr>
          <w:p w14:paraId="514E3A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Pr>
          <w:p w14:paraId="411D7C92"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1329" w:type="dxa"/>
            <w:gridSpan w:val="2"/>
            <w:tcBorders>
              <w:top w:val="single" w:sz="6" w:space="0" w:color="auto"/>
              <w:left w:val="single" w:sz="6" w:space="0" w:color="auto"/>
              <w:right w:val="single" w:sz="6" w:space="0" w:color="auto"/>
            </w:tcBorders>
          </w:tcPr>
          <w:p w14:paraId="2340C64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Date</w:t>
            </w:r>
          </w:p>
          <w:p w14:paraId="07037873"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3343" w:type="dxa"/>
            <w:gridSpan w:val="5"/>
            <w:tcBorders>
              <w:left w:val="nil"/>
            </w:tcBorders>
          </w:tcPr>
          <w:p w14:paraId="2B308169"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7EE1645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4A5FEAFB" w14:textId="77777777" w:rsidTr="00267633">
        <w:trPr>
          <w:divId w:val="2116439976"/>
        </w:trPr>
        <w:tc>
          <w:tcPr>
            <w:tcW w:w="886" w:type="dxa"/>
            <w:tcBorders>
              <w:left w:val="single" w:sz="6" w:space="0" w:color="auto"/>
              <w:bottom w:val="single" w:sz="6" w:space="0" w:color="auto"/>
            </w:tcBorders>
          </w:tcPr>
          <w:p w14:paraId="1D1D382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140" w:type="dxa"/>
            <w:gridSpan w:val="2"/>
            <w:tcBorders>
              <w:top w:val="single" w:sz="6" w:space="0" w:color="auto"/>
              <w:bottom w:val="single" w:sz="6" w:space="0" w:color="auto"/>
            </w:tcBorders>
          </w:tcPr>
          <w:p w14:paraId="04FF22DB" w14:textId="77777777" w:rsidR="00267633" w:rsidRPr="00267633" w:rsidRDefault="00267633" w:rsidP="00267633">
            <w:pPr>
              <w:tabs>
                <w:tab w:val="left" w:pos="-720"/>
              </w:tabs>
              <w:suppressAutoHyphens/>
              <w:spacing w:before="6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MD 965</w:t>
            </w:r>
          </w:p>
        </w:tc>
        <w:tc>
          <w:tcPr>
            <w:tcW w:w="2377" w:type="dxa"/>
            <w:gridSpan w:val="6"/>
            <w:tcBorders>
              <w:top w:val="single" w:sz="6" w:space="0" w:color="auto"/>
              <w:bottom w:val="single" w:sz="6" w:space="0" w:color="auto"/>
            </w:tcBorders>
          </w:tcPr>
          <w:p w14:paraId="4AE8EF5E"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i/>
                <w:spacing w:val="-3"/>
                <w:sz w:val="14"/>
                <w:szCs w:val="20"/>
                <w:lang w:val="en-GB" w:eastAsia="zh-CN"/>
              </w:rPr>
              <w:t>*Delete as necessary</w:t>
            </w:r>
          </w:p>
        </w:tc>
        <w:tc>
          <w:tcPr>
            <w:tcW w:w="2498" w:type="dxa"/>
            <w:gridSpan w:val="3"/>
            <w:tcBorders>
              <w:top w:val="single" w:sz="6" w:space="0" w:color="auto"/>
              <w:bottom w:val="single" w:sz="6" w:space="0" w:color="auto"/>
            </w:tcBorders>
          </w:tcPr>
          <w:p w14:paraId="6533D1BF"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p>
        </w:tc>
        <w:tc>
          <w:tcPr>
            <w:tcW w:w="829" w:type="dxa"/>
            <w:tcBorders>
              <w:bottom w:val="single" w:sz="6" w:space="0" w:color="auto"/>
              <w:right w:val="single" w:sz="6" w:space="0" w:color="auto"/>
            </w:tcBorders>
          </w:tcPr>
          <w:p w14:paraId="10027C1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bl>
    <w:p w14:paraId="5CC66A7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42F005F1" w14:textId="77777777" w:rsidR="00267633" w:rsidRPr="00267633" w:rsidRDefault="00267633" w:rsidP="00267633">
      <w:pPr>
        <w:tabs>
          <w:tab w:val="left" w:pos="-720"/>
        </w:tabs>
        <w:suppressAutoHyphens/>
        <w:spacing w:before="0" w:after="0"/>
        <w:jc w:val="both"/>
        <w:divId w:val="2116439976"/>
        <w:rPr>
          <w:rFonts w:ascii="Times New Roman" w:hAnsi="Times New Roman" w:cs="Times New Roman"/>
          <w:szCs w:val="20"/>
          <w:lang w:val="en-GB" w:eastAsia="zh-CN"/>
        </w:rPr>
      </w:pPr>
    </w:p>
    <w:p w14:paraId="0D20C1CD" w14:textId="77777777" w:rsidR="00267633" w:rsidRPr="00267633" w:rsidRDefault="00267633" w:rsidP="00267633">
      <w:pPr>
        <w:spacing w:before="0" w:after="0" w:line="240" w:lineRule="auto"/>
        <w:divId w:val="2116439976"/>
        <w:rPr>
          <w:rFonts w:ascii="Times New Roman" w:hAnsi="Times New Roman" w:cs="Times New Roman"/>
          <w:sz w:val="28"/>
          <w:szCs w:val="28"/>
          <w:lang w:val="en-US" w:eastAsia="zh-CN"/>
        </w:rPr>
      </w:pPr>
    </w:p>
    <w:p w14:paraId="3CB7816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6EB51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8FB3B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FEE1BD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AFE9E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ACAC4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25A724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2DE7D4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7A1B0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36C123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403C23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3D8F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7A7558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988CC4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012588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ADBE40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0C6B87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A0106B" w14:textId="77777777" w:rsidR="00267633" w:rsidRPr="00267633" w:rsidRDefault="00267633" w:rsidP="00267633">
      <w:pPr>
        <w:autoSpaceDE w:val="0"/>
        <w:autoSpaceDN w:val="0"/>
        <w:adjustRightInd w:val="0"/>
        <w:spacing w:before="60" w:after="0" w:line="240" w:lineRule="auto"/>
        <w:ind w:left="20"/>
        <w:jc w:val="both"/>
        <w:divId w:val="2116439976"/>
        <w:rPr>
          <w:rFonts w:ascii="Times New Roman" w:hAnsi="Times New Roman" w:cs="Times New Roman"/>
          <w:color w:val="000000"/>
          <w:lang w:val="en-US" w:eastAsia="en-GB"/>
        </w:rPr>
      </w:pPr>
    </w:p>
    <w:p w14:paraId="51A2822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51F449B" w14:textId="77777777" w:rsidTr="00267633">
        <w:trPr>
          <w:divId w:val="2116439976"/>
          <w:jc w:val="center"/>
        </w:trPr>
        <w:tc>
          <w:tcPr>
            <w:tcW w:w="3080" w:type="dxa"/>
          </w:tcPr>
          <w:p w14:paraId="62681598"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4E1149A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268</w:t>
            </w:r>
          </w:p>
        </w:tc>
        <w:tc>
          <w:tcPr>
            <w:tcW w:w="3080" w:type="dxa"/>
          </w:tcPr>
          <w:p w14:paraId="08425E1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B97E25F"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r w:rsidRPr="00267633">
        <w:rPr>
          <w:rFonts w:ascii="Times New Roman" w:hAnsi="Times New Roman"/>
          <w:bCs/>
          <w:iCs/>
          <w:sz w:val="22"/>
          <w:szCs w:val="22"/>
          <w:lang w:val="en-GB" w:eastAsia="zh-CN"/>
        </w:rPr>
        <w:t>Para 168</w:t>
      </w:r>
    </w:p>
    <w:p w14:paraId="1CD43E4A"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RE-FIXING OF HEARING DATE</w:t>
      </w:r>
    </w:p>
    <w:p w14:paraId="15666651" w14:textId="77777777" w:rsidR="00267633" w:rsidRPr="00267633" w:rsidRDefault="00267633" w:rsidP="00267633">
      <w:pPr>
        <w:spacing w:before="0" w:after="0" w:line="480" w:lineRule="auto"/>
        <w:jc w:val="center"/>
        <w:divId w:val="2116439976"/>
        <w:rPr>
          <w:rFonts w:ascii="Times New Roman" w:hAnsi="Times New Roman" w:cs="Times New Roman"/>
          <w:b/>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5"/>
        <w:gridCol w:w="1391"/>
        <w:gridCol w:w="588"/>
        <w:gridCol w:w="2003"/>
        <w:gridCol w:w="1989"/>
      </w:tblGrid>
      <w:tr w:rsidR="00267633" w:rsidRPr="00267633" w14:paraId="23B8C313" w14:textId="77777777" w:rsidTr="00267633">
        <w:trPr>
          <w:divId w:val="2116439976"/>
        </w:trPr>
        <w:tc>
          <w:tcPr>
            <w:tcW w:w="8516" w:type="dxa"/>
            <w:gridSpan w:val="5"/>
          </w:tcPr>
          <w:p w14:paraId="146FE534"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Case No: D/OS* No. ___________________________</w:t>
            </w:r>
          </w:p>
        </w:tc>
      </w:tr>
      <w:tr w:rsidR="00267633" w:rsidRPr="00267633" w14:paraId="5FD92634" w14:textId="77777777" w:rsidTr="00267633">
        <w:trPr>
          <w:divId w:val="2116439976"/>
        </w:trPr>
        <w:tc>
          <w:tcPr>
            <w:tcW w:w="2545" w:type="dxa"/>
          </w:tcPr>
          <w:p w14:paraId="022078D0"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Type of Hearing</w:t>
            </w:r>
          </w:p>
          <w:p w14:paraId="32C76CED"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(please tick)</w:t>
            </w:r>
          </w:p>
        </w:tc>
        <w:tc>
          <w:tcPr>
            <w:tcW w:w="5971" w:type="dxa"/>
            <w:gridSpan w:val="4"/>
          </w:tcPr>
          <w:p w14:paraId="27AA7DC5"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Contested divorce       (   ) Uncontested divorce</w:t>
            </w:r>
          </w:p>
          <w:p w14:paraId="52A7A57D"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Ancillary matters        (   ) Recording of consent orders</w:t>
            </w:r>
          </w:p>
          <w:p w14:paraId="04848BB9"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OS Hearing                 (   ) SUM Hearing</w:t>
            </w:r>
          </w:p>
          <w:p w14:paraId="6BF0ED7B"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Status Conference       (   ) Case conference</w:t>
            </w:r>
          </w:p>
          <w:p w14:paraId="14D36725"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Registrar’s Appeal / Taxation / Further Arguments*</w:t>
            </w:r>
          </w:p>
          <w:p w14:paraId="0D28B9CE"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Others (</w:t>
            </w:r>
            <w:r w:rsidRPr="00267633">
              <w:rPr>
                <w:rFonts w:ascii="Times New Roman" w:hAnsi="Times New Roman" w:cs="Times New Roman"/>
                <w:i/>
                <w:sz w:val="20"/>
                <w:szCs w:val="20"/>
                <w:lang w:val="en-US" w:eastAsia="zh-CN"/>
              </w:rPr>
              <w:t>please specify</w:t>
            </w:r>
            <w:r w:rsidRPr="00267633">
              <w:rPr>
                <w:rFonts w:ascii="Times New Roman" w:hAnsi="Times New Roman" w:cs="Times New Roman"/>
                <w:sz w:val="20"/>
                <w:szCs w:val="20"/>
                <w:lang w:val="en-US" w:eastAsia="zh-CN"/>
              </w:rPr>
              <w:t>) _________________________________</w:t>
            </w:r>
          </w:p>
          <w:p w14:paraId="6E6CD2A0"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tc>
      </w:tr>
      <w:tr w:rsidR="00267633" w:rsidRPr="00267633" w14:paraId="7479A99E" w14:textId="77777777" w:rsidTr="00267633">
        <w:trPr>
          <w:divId w:val="2116439976"/>
        </w:trPr>
        <w:tc>
          <w:tcPr>
            <w:tcW w:w="2545" w:type="dxa"/>
          </w:tcPr>
          <w:p w14:paraId="289B9041"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Date / Time of Hearing</w:t>
            </w:r>
          </w:p>
        </w:tc>
        <w:tc>
          <w:tcPr>
            <w:tcW w:w="5971" w:type="dxa"/>
            <w:gridSpan w:val="4"/>
          </w:tcPr>
          <w:p w14:paraId="72F9CEA6" w14:textId="77777777" w:rsidR="00267633" w:rsidRPr="00267633" w:rsidRDefault="00267633" w:rsidP="00267633">
            <w:pPr>
              <w:spacing w:before="0" w:after="0" w:line="240" w:lineRule="auto"/>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(To indicate if it is a special date)</w:t>
            </w:r>
          </w:p>
        </w:tc>
      </w:tr>
      <w:tr w:rsidR="00267633" w:rsidRPr="00267633" w14:paraId="42D48DB2" w14:textId="77777777" w:rsidTr="00267633">
        <w:trPr>
          <w:divId w:val="2116439976"/>
        </w:trPr>
        <w:tc>
          <w:tcPr>
            <w:tcW w:w="8516" w:type="dxa"/>
            <w:gridSpan w:val="5"/>
          </w:tcPr>
          <w:p w14:paraId="7A6D0137" w14:textId="77777777" w:rsidR="00267633" w:rsidRPr="00267633" w:rsidRDefault="00267633" w:rsidP="00267633">
            <w:pPr>
              <w:spacing w:before="0" w:after="0" w:line="240" w:lineRule="auto"/>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 xml:space="preserve">A. </w:t>
            </w:r>
            <w:proofErr w:type="gramStart"/>
            <w:r w:rsidRPr="00267633">
              <w:rPr>
                <w:rFonts w:ascii="Times New Roman" w:hAnsi="Times New Roman" w:cs="Times New Roman"/>
                <w:b/>
                <w:sz w:val="20"/>
                <w:szCs w:val="20"/>
                <w:lang w:val="en-US" w:eastAsia="zh-CN"/>
              </w:rPr>
              <w:t>Particulars of</w:t>
            </w:r>
            <w:proofErr w:type="gramEnd"/>
            <w:r w:rsidRPr="00267633">
              <w:rPr>
                <w:rFonts w:ascii="Times New Roman" w:hAnsi="Times New Roman" w:cs="Times New Roman"/>
                <w:b/>
                <w:sz w:val="20"/>
                <w:szCs w:val="20"/>
                <w:lang w:val="en-US" w:eastAsia="zh-CN"/>
              </w:rPr>
              <w:t xml:space="preserve"> party making the request</w:t>
            </w:r>
          </w:p>
        </w:tc>
      </w:tr>
      <w:tr w:rsidR="00267633" w:rsidRPr="00267633" w14:paraId="75EC010F" w14:textId="77777777" w:rsidTr="00267633">
        <w:trPr>
          <w:divId w:val="2116439976"/>
        </w:trPr>
        <w:tc>
          <w:tcPr>
            <w:tcW w:w="2545" w:type="dxa"/>
          </w:tcPr>
          <w:p w14:paraId="6F4CC319"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Name of solicitor </w:t>
            </w:r>
          </w:p>
        </w:tc>
        <w:tc>
          <w:tcPr>
            <w:tcW w:w="5971" w:type="dxa"/>
            <w:gridSpan w:val="4"/>
          </w:tcPr>
          <w:p w14:paraId="6EE58353"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36C8712F" w14:textId="77777777" w:rsidTr="00267633">
        <w:trPr>
          <w:divId w:val="2116439976"/>
        </w:trPr>
        <w:tc>
          <w:tcPr>
            <w:tcW w:w="2545" w:type="dxa"/>
          </w:tcPr>
          <w:p w14:paraId="79F18AAA"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Name of law firm</w:t>
            </w:r>
          </w:p>
        </w:tc>
        <w:tc>
          <w:tcPr>
            <w:tcW w:w="5971" w:type="dxa"/>
            <w:gridSpan w:val="4"/>
          </w:tcPr>
          <w:p w14:paraId="4261A374"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6162759F" w14:textId="77777777" w:rsidTr="00267633">
        <w:trPr>
          <w:divId w:val="2116439976"/>
        </w:trPr>
        <w:tc>
          <w:tcPr>
            <w:tcW w:w="2545" w:type="dxa"/>
          </w:tcPr>
          <w:p w14:paraId="42AADBF6"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No.</w:t>
            </w:r>
          </w:p>
        </w:tc>
        <w:tc>
          <w:tcPr>
            <w:tcW w:w="1979" w:type="dxa"/>
            <w:gridSpan w:val="2"/>
          </w:tcPr>
          <w:p w14:paraId="2FC53593"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c>
          <w:tcPr>
            <w:tcW w:w="2003" w:type="dxa"/>
          </w:tcPr>
          <w:p w14:paraId="3BA50DA3"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Fax No. </w:t>
            </w:r>
          </w:p>
        </w:tc>
        <w:tc>
          <w:tcPr>
            <w:tcW w:w="1989" w:type="dxa"/>
          </w:tcPr>
          <w:p w14:paraId="4608F9C3"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5AE4DAD7" w14:textId="77777777" w:rsidTr="00267633">
        <w:trPr>
          <w:divId w:val="2116439976"/>
        </w:trPr>
        <w:tc>
          <w:tcPr>
            <w:tcW w:w="8516" w:type="dxa"/>
            <w:gridSpan w:val="5"/>
          </w:tcPr>
          <w:p w14:paraId="19472F0E" w14:textId="77777777" w:rsidR="00267633" w:rsidRPr="00267633" w:rsidRDefault="00267633" w:rsidP="00267633">
            <w:pPr>
              <w:spacing w:before="0" w:after="0" w:line="240" w:lineRule="auto"/>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 xml:space="preserve">B. </w:t>
            </w:r>
            <w:proofErr w:type="gramStart"/>
            <w:r w:rsidRPr="00267633">
              <w:rPr>
                <w:rFonts w:ascii="Times New Roman" w:hAnsi="Times New Roman" w:cs="Times New Roman"/>
                <w:b/>
                <w:sz w:val="20"/>
                <w:szCs w:val="20"/>
                <w:lang w:val="en-US" w:eastAsia="zh-CN"/>
              </w:rPr>
              <w:t>Particulars of</w:t>
            </w:r>
            <w:proofErr w:type="gramEnd"/>
            <w:r w:rsidRPr="00267633">
              <w:rPr>
                <w:rFonts w:ascii="Times New Roman" w:hAnsi="Times New Roman" w:cs="Times New Roman"/>
                <w:b/>
                <w:sz w:val="20"/>
                <w:szCs w:val="20"/>
                <w:lang w:val="en-US" w:eastAsia="zh-CN"/>
              </w:rPr>
              <w:t xml:space="preserve"> the other parties</w:t>
            </w:r>
          </w:p>
        </w:tc>
      </w:tr>
      <w:tr w:rsidR="00267633" w:rsidRPr="00267633" w14:paraId="1F365CA4" w14:textId="77777777" w:rsidTr="00267633">
        <w:trPr>
          <w:divId w:val="2116439976"/>
        </w:trPr>
        <w:tc>
          <w:tcPr>
            <w:tcW w:w="2545" w:type="dxa"/>
          </w:tcPr>
          <w:p w14:paraId="18AC5122"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Name of solicitor</w:t>
            </w:r>
          </w:p>
        </w:tc>
        <w:tc>
          <w:tcPr>
            <w:tcW w:w="5971" w:type="dxa"/>
            <w:gridSpan w:val="4"/>
          </w:tcPr>
          <w:p w14:paraId="25B155D4"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1D869394" w14:textId="77777777" w:rsidTr="00267633">
        <w:trPr>
          <w:divId w:val="2116439976"/>
        </w:trPr>
        <w:tc>
          <w:tcPr>
            <w:tcW w:w="2545" w:type="dxa"/>
          </w:tcPr>
          <w:p w14:paraId="038CC305"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Name of law firm</w:t>
            </w:r>
          </w:p>
        </w:tc>
        <w:tc>
          <w:tcPr>
            <w:tcW w:w="5971" w:type="dxa"/>
            <w:gridSpan w:val="4"/>
          </w:tcPr>
          <w:p w14:paraId="4A223636"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48C71053" w14:textId="77777777" w:rsidTr="00267633">
        <w:trPr>
          <w:divId w:val="2116439976"/>
        </w:trPr>
        <w:tc>
          <w:tcPr>
            <w:tcW w:w="2545" w:type="dxa"/>
          </w:tcPr>
          <w:p w14:paraId="4ED86610"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No.</w:t>
            </w:r>
          </w:p>
        </w:tc>
        <w:tc>
          <w:tcPr>
            <w:tcW w:w="1979" w:type="dxa"/>
            <w:gridSpan w:val="2"/>
          </w:tcPr>
          <w:p w14:paraId="5ED050B9"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c>
          <w:tcPr>
            <w:tcW w:w="2003" w:type="dxa"/>
          </w:tcPr>
          <w:p w14:paraId="78B5AC09"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Fax No.</w:t>
            </w:r>
          </w:p>
        </w:tc>
        <w:tc>
          <w:tcPr>
            <w:tcW w:w="1989" w:type="dxa"/>
          </w:tcPr>
          <w:p w14:paraId="6C95C582" w14:textId="77777777" w:rsidR="00267633" w:rsidRPr="00267633" w:rsidRDefault="00267633" w:rsidP="00267633">
            <w:pPr>
              <w:spacing w:before="0" w:after="0" w:line="240" w:lineRule="auto"/>
              <w:jc w:val="center"/>
              <w:rPr>
                <w:rFonts w:ascii="Times New Roman" w:hAnsi="Times New Roman" w:cs="Times New Roman"/>
                <w:sz w:val="20"/>
                <w:szCs w:val="20"/>
                <w:lang w:val="en-US" w:eastAsia="zh-CN"/>
              </w:rPr>
            </w:pPr>
          </w:p>
        </w:tc>
      </w:tr>
      <w:tr w:rsidR="00267633" w:rsidRPr="00267633" w14:paraId="40ACE76D" w14:textId="77777777" w:rsidTr="00267633">
        <w:trPr>
          <w:divId w:val="2116439976"/>
        </w:trPr>
        <w:tc>
          <w:tcPr>
            <w:tcW w:w="8516" w:type="dxa"/>
            <w:gridSpan w:val="5"/>
          </w:tcPr>
          <w:p w14:paraId="17CA22FC" w14:textId="77777777" w:rsidR="00267633" w:rsidRPr="00267633" w:rsidRDefault="00267633" w:rsidP="00267633">
            <w:pPr>
              <w:spacing w:before="0" w:after="0" w:line="240" w:lineRule="auto"/>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 xml:space="preserve">C. Reason for Request </w:t>
            </w:r>
          </w:p>
        </w:tc>
      </w:tr>
      <w:tr w:rsidR="00267633" w:rsidRPr="00267633" w14:paraId="118DC5E5" w14:textId="77777777" w:rsidTr="00267633">
        <w:trPr>
          <w:divId w:val="2116439976"/>
        </w:trPr>
        <w:tc>
          <w:tcPr>
            <w:tcW w:w="8516" w:type="dxa"/>
            <w:gridSpan w:val="5"/>
          </w:tcPr>
          <w:p w14:paraId="44371E2F" w14:textId="77777777" w:rsidR="00267633" w:rsidRPr="00267633" w:rsidRDefault="00267633" w:rsidP="00267633">
            <w:pPr>
              <w:spacing w:before="0" w:after="0" w:line="240" w:lineRule="auto"/>
              <w:jc w:val="both"/>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(Please state (with documentary evidence if relevant) why an adjournment is warranted.  If the reason is a conflict of court dates, please explain how this situation arose and when and how dates for the relevant hearings were given The case number, nature of hearing, date and time of hearing and the relevant Court are also to be stated.    All supporting documents are to be submitted.)</w:t>
            </w:r>
          </w:p>
        </w:tc>
      </w:tr>
      <w:tr w:rsidR="00267633" w:rsidRPr="00267633" w14:paraId="671FE9ED" w14:textId="77777777" w:rsidTr="00267633">
        <w:trPr>
          <w:divId w:val="2116439976"/>
          <w:trHeight w:val="1445"/>
        </w:trPr>
        <w:tc>
          <w:tcPr>
            <w:tcW w:w="8516" w:type="dxa"/>
            <w:gridSpan w:val="5"/>
          </w:tcPr>
          <w:p w14:paraId="06EDAD59" w14:textId="77777777" w:rsidR="00267633" w:rsidRPr="00267633" w:rsidRDefault="00267633" w:rsidP="00267633">
            <w:pPr>
              <w:spacing w:before="0" w:after="0" w:line="240" w:lineRule="auto"/>
              <w:rPr>
                <w:rFonts w:ascii="Times New Roman" w:hAnsi="Times New Roman" w:cs="Times New Roman"/>
                <w:i/>
                <w:sz w:val="20"/>
                <w:szCs w:val="20"/>
                <w:lang w:val="en-US" w:eastAsia="zh-CN"/>
              </w:rPr>
            </w:pPr>
          </w:p>
        </w:tc>
      </w:tr>
      <w:tr w:rsidR="00267633" w:rsidRPr="00267633" w14:paraId="44ADAEC0" w14:textId="77777777" w:rsidTr="00267633">
        <w:trPr>
          <w:divId w:val="2116439976"/>
        </w:trPr>
        <w:tc>
          <w:tcPr>
            <w:tcW w:w="3936" w:type="dxa"/>
            <w:gridSpan w:val="2"/>
          </w:tcPr>
          <w:p w14:paraId="4E5E0496" w14:textId="77777777" w:rsidR="00267633" w:rsidRPr="00267633" w:rsidRDefault="00267633" w:rsidP="00267633">
            <w:pPr>
              <w:spacing w:before="0" w:after="0" w:line="240" w:lineRule="auto"/>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D. Has the other party been informed?</w:t>
            </w:r>
          </w:p>
          <w:p w14:paraId="07E2C005" w14:textId="77777777" w:rsidR="00267633" w:rsidRPr="00267633" w:rsidRDefault="00267633" w:rsidP="00267633">
            <w:pPr>
              <w:spacing w:before="0" w:after="0" w:line="240" w:lineRule="auto"/>
              <w:ind w:left="567" w:right="-108" w:hanging="567"/>
              <w:jc w:val="both"/>
              <w:rPr>
                <w:rFonts w:ascii="Times New Roman" w:hAnsi="Times New Roman" w:cs="Times New Roman"/>
                <w:b/>
                <w:sz w:val="20"/>
                <w:szCs w:val="20"/>
                <w:lang w:val="en-US" w:eastAsia="zh-CN"/>
              </w:rPr>
            </w:pPr>
            <w:r w:rsidRPr="00267633">
              <w:rPr>
                <w:rFonts w:ascii="Times New Roman" w:hAnsi="Times New Roman" w:cs="Times New Roman"/>
                <w:b/>
                <w:sz w:val="20"/>
                <w:szCs w:val="20"/>
                <w:lang w:val="en-US" w:eastAsia="zh-CN"/>
              </w:rPr>
              <w:t xml:space="preserve"> </w:t>
            </w:r>
            <w:r w:rsidRPr="00267633">
              <w:rPr>
                <w:rFonts w:ascii="Times New Roman" w:hAnsi="Times New Roman" w:cs="Times New Roman"/>
                <w:sz w:val="20"/>
                <w:szCs w:val="20"/>
                <w:lang w:val="en-US" w:eastAsia="zh-CN"/>
              </w:rPr>
              <w:t xml:space="preserve"> </w:t>
            </w: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Yes                 (     ) No </w:t>
            </w:r>
          </w:p>
        </w:tc>
        <w:tc>
          <w:tcPr>
            <w:tcW w:w="4580" w:type="dxa"/>
            <w:gridSpan w:val="3"/>
          </w:tcPr>
          <w:p w14:paraId="20ED24E8" w14:textId="77777777" w:rsidR="00267633" w:rsidRPr="00267633" w:rsidRDefault="00267633" w:rsidP="00267633">
            <w:pPr>
              <w:spacing w:before="0" w:after="0" w:line="240" w:lineRule="auto"/>
              <w:ind w:left="317" w:hanging="317"/>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w:t>
            </w:r>
            <w:r w:rsidRPr="00267633">
              <w:rPr>
                <w:rFonts w:ascii="Times New Roman" w:hAnsi="Times New Roman" w:cs="Times New Roman"/>
                <w:b/>
                <w:sz w:val="20"/>
                <w:szCs w:val="20"/>
                <w:lang w:val="en-US" w:eastAsia="zh-CN"/>
              </w:rPr>
              <w:t xml:space="preserve">E. Has the other party consented to this Request?          </w:t>
            </w:r>
            <w:r w:rsidRPr="00267633">
              <w:rPr>
                <w:rFonts w:ascii="Times New Roman" w:hAnsi="Times New Roman" w:cs="Times New Roman"/>
                <w:sz w:val="20"/>
                <w:szCs w:val="20"/>
                <w:lang w:val="en-US" w:eastAsia="zh-CN"/>
              </w:rPr>
              <w:t xml:space="preserve">    </w:t>
            </w:r>
            <w:proofErr w:type="gramStart"/>
            <w:r w:rsidRPr="00267633">
              <w:rPr>
                <w:rFonts w:ascii="Times New Roman" w:hAnsi="Times New Roman" w:cs="Times New Roman"/>
                <w:sz w:val="20"/>
                <w:szCs w:val="20"/>
                <w:lang w:val="en-US" w:eastAsia="zh-CN"/>
              </w:rPr>
              <w:t xml:space="preserve">(  </w:t>
            </w:r>
            <w:proofErr w:type="gramEnd"/>
            <w:r w:rsidRPr="00267633">
              <w:rPr>
                <w:rFonts w:ascii="Times New Roman" w:hAnsi="Times New Roman" w:cs="Times New Roman"/>
                <w:sz w:val="20"/>
                <w:szCs w:val="20"/>
                <w:lang w:val="en-US" w:eastAsia="zh-CN"/>
              </w:rPr>
              <w:t xml:space="preserve">   ) Yes                        (     ) No</w:t>
            </w:r>
          </w:p>
        </w:tc>
      </w:tr>
      <w:tr w:rsidR="00267633" w:rsidRPr="00267633" w14:paraId="13048D05" w14:textId="77777777" w:rsidTr="00267633">
        <w:trPr>
          <w:divId w:val="2116439976"/>
        </w:trPr>
        <w:tc>
          <w:tcPr>
            <w:tcW w:w="8516" w:type="dxa"/>
            <w:gridSpan w:val="5"/>
          </w:tcPr>
          <w:p w14:paraId="5615C6C1"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1C76AD23"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0FDCD516"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25E75767"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_________________________</w:t>
            </w:r>
          </w:p>
          <w:p w14:paraId="3710DCEA"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Name and Signature of </w:t>
            </w:r>
          </w:p>
          <w:p w14:paraId="1CF7D653"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lawyer making request</w:t>
            </w:r>
          </w:p>
          <w:p w14:paraId="6AE5F568"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tc>
      </w:tr>
      <w:tr w:rsidR="00267633" w:rsidRPr="00267633" w14:paraId="6F5BE104" w14:textId="77777777" w:rsidTr="00267633">
        <w:trPr>
          <w:divId w:val="2116439976"/>
        </w:trPr>
        <w:tc>
          <w:tcPr>
            <w:tcW w:w="8516" w:type="dxa"/>
            <w:gridSpan w:val="5"/>
          </w:tcPr>
          <w:p w14:paraId="30A2C492"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FOR OFFICIAL USE ONLY</w:t>
            </w:r>
          </w:p>
        </w:tc>
      </w:tr>
      <w:tr w:rsidR="00267633" w:rsidRPr="00267633" w14:paraId="5EC480FE" w14:textId="77777777" w:rsidTr="00267633">
        <w:trPr>
          <w:divId w:val="2116439976"/>
          <w:trHeight w:val="572"/>
        </w:trPr>
        <w:tc>
          <w:tcPr>
            <w:tcW w:w="8516" w:type="dxa"/>
            <w:gridSpan w:val="5"/>
          </w:tcPr>
          <w:p w14:paraId="32D43756"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Request is approved: </w:t>
            </w:r>
            <w:proofErr w:type="gramStart"/>
            <w:r w:rsidRPr="00267633">
              <w:rPr>
                <w:rFonts w:ascii="Times New Roman" w:hAnsi="Times New Roman" w:cs="Times New Roman"/>
                <w:sz w:val="20"/>
                <w:szCs w:val="20"/>
                <w:lang w:val="en-US" w:eastAsia="zh-CN"/>
              </w:rPr>
              <w:t>Yes  /</w:t>
            </w:r>
            <w:proofErr w:type="gramEnd"/>
            <w:r w:rsidRPr="00267633">
              <w:rPr>
                <w:rFonts w:ascii="Times New Roman" w:hAnsi="Times New Roman" w:cs="Times New Roman"/>
                <w:sz w:val="20"/>
                <w:szCs w:val="20"/>
                <w:lang w:val="en-US" w:eastAsia="zh-CN"/>
              </w:rPr>
              <w:t xml:space="preserve">  No  /   Further information required *</w:t>
            </w:r>
          </w:p>
          <w:p w14:paraId="125BB2D7"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62E8985A"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p w14:paraId="1029A205"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________________________                                    ____________________________</w:t>
            </w:r>
          </w:p>
          <w:p w14:paraId="28394DD2"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Date                                                                             District Judge / Assistant Registrar</w:t>
            </w:r>
          </w:p>
          <w:p w14:paraId="396B2703" w14:textId="77777777" w:rsidR="00267633" w:rsidRPr="00267633" w:rsidRDefault="00267633" w:rsidP="00267633">
            <w:pPr>
              <w:spacing w:before="0" w:after="0" w:line="240" w:lineRule="auto"/>
              <w:jc w:val="both"/>
              <w:rPr>
                <w:rFonts w:ascii="Times New Roman" w:hAnsi="Times New Roman" w:cs="Times New Roman"/>
                <w:sz w:val="20"/>
                <w:szCs w:val="20"/>
                <w:lang w:val="en-US" w:eastAsia="zh-CN"/>
              </w:rPr>
            </w:pPr>
          </w:p>
        </w:tc>
      </w:tr>
    </w:tbl>
    <w:p w14:paraId="3395877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0" w:type="auto"/>
        <w:tblLook w:val="0000" w:firstRow="0" w:lastRow="0" w:firstColumn="0" w:lastColumn="0" w:noHBand="0" w:noVBand="0"/>
      </w:tblPr>
      <w:tblGrid>
        <w:gridCol w:w="2600"/>
        <w:gridCol w:w="2600"/>
        <w:gridCol w:w="2600"/>
      </w:tblGrid>
      <w:tr w:rsidR="00267633" w:rsidRPr="00267633" w14:paraId="0B6B6406" w14:textId="77777777" w:rsidTr="00267633">
        <w:trPr>
          <w:divId w:val="2116439976"/>
        </w:trPr>
        <w:tc>
          <w:tcPr>
            <w:tcW w:w="2600" w:type="dxa"/>
          </w:tcPr>
          <w:p w14:paraId="0A7B7984"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br w:type="page"/>
            </w:r>
          </w:p>
        </w:tc>
        <w:tc>
          <w:tcPr>
            <w:tcW w:w="2600" w:type="dxa"/>
          </w:tcPr>
          <w:p w14:paraId="3DF16BC9" w14:textId="77777777" w:rsidR="00267633" w:rsidRPr="00267633" w:rsidRDefault="00267633" w:rsidP="00267633">
            <w:pPr>
              <w:keepNext/>
              <w:spacing w:before="0" w:after="0" w:line="240" w:lineRule="auto"/>
              <w:ind w:left="-332" w:right="-1537"/>
              <w:jc w:val="center"/>
              <w:outlineLvl w:val="1"/>
              <w:rPr>
                <w:rFonts w:ascii="Times New Roman" w:hAnsi="Times New Roman"/>
                <w:bCs/>
                <w:iCs/>
                <w:spacing w:val="-3"/>
                <w:szCs w:val="28"/>
                <w:lang w:val="en-GB" w:eastAsia="zh-CN"/>
              </w:rPr>
            </w:pPr>
            <w:bookmarkStart w:id="218" w:name="form19"/>
            <w:bookmarkStart w:id="219" w:name="_Toc66445377"/>
            <w:bookmarkStart w:id="220" w:name="_Toc81709934"/>
            <w:bookmarkStart w:id="221" w:name="_Toc81710659"/>
            <w:bookmarkStart w:id="222" w:name="_Toc81717565"/>
            <w:bookmarkStart w:id="223" w:name="_Toc122854445"/>
            <w:bookmarkStart w:id="224" w:name="_Toc122854825"/>
            <w:bookmarkStart w:id="225" w:name="_Toc243995903"/>
            <w:bookmarkEnd w:id="218"/>
            <w:r w:rsidRPr="00267633">
              <w:rPr>
                <w:rFonts w:ascii="Times New Roman" w:hAnsi="Times New Roman"/>
                <w:bCs/>
                <w:iCs/>
                <w:spacing w:val="-3"/>
                <w:szCs w:val="28"/>
                <w:lang w:val="en-GB" w:eastAsia="zh-CN"/>
              </w:rPr>
              <w:t xml:space="preserve">FORM </w:t>
            </w:r>
            <w:bookmarkEnd w:id="219"/>
            <w:bookmarkEnd w:id="220"/>
            <w:bookmarkEnd w:id="221"/>
            <w:bookmarkEnd w:id="222"/>
            <w:bookmarkEnd w:id="223"/>
            <w:bookmarkEnd w:id="224"/>
            <w:bookmarkEnd w:id="225"/>
            <w:r w:rsidRPr="00267633">
              <w:rPr>
                <w:rFonts w:ascii="Times New Roman" w:hAnsi="Times New Roman"/>
                <w:bCs/>
                <w:iCs/>
                <w:spacing w:val="-3"/>
                <w:szCs w:val="28"/>
                <w:lang w:val="en-GB" w:eastAsia="zh-CN"/>
              </w:rPr>
              <w:t>269</w:t>
            </w:r>
          </w:p>
        </w:tc>
        <w:tc>
          <w:tcPr>
            <w:tcW w:w="2600" w:type="dxa"/>
          </w:tcPr>
          <w:p w14:paraId="71C0C5A6"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Cs w:val="20"/>
                <w:lang w:val="en-GB" w:eastAsia="zh-CN"/>
              </w:rPr>
            </w:pPr>
          </w:p>
        </w:tc>
      </w:tr>
    </w:tbl>
    <w:p w14:paraId="31E8F141" w14:textId="77777777" w:rsidR="00267633" w:rsidRPr="00267633" w:rsidRDefault="007D50D9" w:rsidP="00267633">
      <w:pPr>
        <w:tabs>
          <w:tab w:val="left" w:pos="-720"/>
        </w:tabs>
        <w:suppressAutoHyphens/>
        <w:spacing w:before="0" w:after="0" w:line="240" w:lineRule="auto"/>
        <w:ind w:right="-46"/>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t>(deleted)</w:t>
      </w:r>
    </w:p>
    <w:p w14:paraId="507C117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sectPr w:rsidR="00267633" w:rsidRPr="00267633" w:rsidSect="00850BD7">
      <w:headerReference w:type="default" r:id="rId28"/>
      <w:pgSz w:w="11907" w:h="16840" w:code="9"/>
      <w:pgMar w:top="992" w:right="1440" w:bottom="1276" w:left="1440" w:header="709" w:footer="709" w:gutter="0"/>
      <w:paperSrc w:first="7" w:other="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08F221" w14:textId="77777777" w:rsidR="00973BFC" w:rsidRDefault="00973BFC" w:rsidP="00F22AA5">
      <w:pPr>
        <w:spacing w:before="0" w:after="0" w:line="240" w:lineRule="auto"/>
      </w:pPr>
      <w:r>
        <w:separator/>
      </w:r>
    </w:p>
  </w:endnote>
  <w:endnote w:type="continuationSeparator" w:id="0">
    <w:p w14:paraId="28E92C11" w14:textId="77777777" w:rsidR="00973BFC" w:rsidRDefault="00973BFC" w:rsidP="00F22A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strangelo Edessa">
    <w:altName w:val="Comic Sans MS"/>
    <w:panose1 w:val="000000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EANDO E+ Times Ten">
    <w:altName w:val="Times New Roman"/>
    <w:panose1 w:val="00000000000000000000"/>
    <w:charset w:val="00"/>
    <w:family w:val="roman"/>
    <w:notTrueType/>
    <w:pitch w:val="default"/>
    <w:sig w:usb0="00000003" w:usb1="00000000" w:usb2="00000000" w:usb3="00000000" w:csb0="00000001" w:csb1="00000000"/>
  </w:font>
  <w:font w:name="JKKJB D+ Times New">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n-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00000000" w:usb1="E9DFFFFF" w:usb2="0000003F" w:usb3="00000000" w:csb0="003F01FF" w:csb1="00000000"/>
  </w:font>
  <w:font w:name="Malgun Gothic Semilight">
    <w:panose1 w:val="020B0502040204020203"/>
    <w:charset w:val="80"/>
    <w:family w:val="swiss"/>
    <w:pitch w:val="variable"/>
    <w:sig w:usb0="B0000AAF" w:usb1="09DF7CFB" w:usb2="00000012" w:usb3="00000000" w:csb0="003E01BD"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E261E" w14:textId="77777777" w:rsidR="000D3C6D" w:rsidRDefault="000D3C6D">
    <w:pPr>
      <w:pStyle w:val="Footer"/>
      <w:jc w:val="right"/>
    </w:pPr>
    <w:r>
      <w:t xml:space="preserve">Page | </w:t>
    </w:r>
    <w:r>
      <w:fldChar w:fldCharType="begin"/>
    </w:r>
    <w:r>
      <w:instrText xml:space="preserve"> PAGE   \* MERGEFORMAT </w:instrText>
    </w:r>
    <w:r>
      <w:fldChar w:fldCharType="separate"/>
    </w:r>
    <w:r>
      <w:rPr>
        <w:noProof/>
      </w:rPr>
      <w:t>6</w:t>
    </w:r>
    <w:r>
      <w:fldChar w:fldCharType="end"/>
    </w:r>
    <w:r>
      <w:t xml:space="preserve"> </w:t>
    </w:r>
  </w:p>
  <w:p w14:paraId="1B894D1A" w14:textId="77777777" w:rsidR="000D3C6D" w:rsidRDefault="000D3C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72828" w14:textId="77777777" w:rsidR="000D3C6D" w:rsidRPr="00E3509F" w:rsidRDefault="000D3C6D" w:rsidP="00E3509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ECE67" w14:textId="77777777" w:rsidR="000D3C6D" w:rsidRPr="0036267D" w:rsidRDefault="000D3C6D" w:rsidP="00C633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77D5D" w14:textId="77777777" w:rsidR="000D3C6D" w:rsidRPr="0036267D" w:rsidRDefault="000D3C6D" w:rsidP="00C633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A82AD" w14:textId="77777777" w:rsidR="000D3C6D" w:rsidRDefault="000D3C6D">
    <w:pPr>
      <w:pStyle w:val="Footer"/>
      <w:jc w:val="cente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F825D" w14:textId="77777777" w:rsidR="000D3C6D" w:rsidRDefault="000D3C6D">
    <w:pPr>
      <w:pStyle w:val="Footer"/>
      <w:jc w:val="center"/>
    </w:pPr>
  </w:p>
  <w:p w14:paraId="03191649" w14:textId="77777777" w:rsidR="000D3C6D" w:rsidRDefault="000D3C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C775E" w14:textId="77777777" w:rsidR="000D3C6D" w:rsidRDefault="000D3C6D">
    <w:pPr>
      <w:pStyle w:val="Footer"/>
      <w:framePr w:wrap="around" w:vAnchor="text" w:hAnchor="margin" w:xAlign="center" w:y="1"/>
      <w:rPr>
        <w:rStyle w:val="PageNumber"/>
      </w:rPr>
    </w:pPr>
  </w:p>
  <w:p w14:paraId="491C4A28" w14:textId="77777777" w:rsidR="000D3C6D" w:rsidRDefault="000D3C6D">
    <w:pPr>
      <w:pStyle w:val="Footer"/>
      <w:ind w:right="26"/>
      <w:jc w:val="center"/>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108E8" w14:textId="77777777" w:rsidR="000D3C6D" w:rsidRDefault="000D3C6D">
    <w:pPr>
      <w:pStyle w:val="Footer"/>
      <w:rPr>
        <w:sz w:val="20"/>
      </w:rPr>
    </w:pPr>
    <w:r>
      <w:rPr>
        <w:sz w:val="2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697BF5" w14:textId="77777777" w:rsidR="000D3C6D" w:rsidRDefault="000D3C6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23A92A" w14:textId="77777777" w:rsidR="00973BFC" w:rsidRDefault="00973BFC" w:rsidP="00F22AA5">
      <w:pPr>
        <w:spacing w:before="0" w:after="0" w:line="240" w:lineRule="auto"/>
      </w:pPr>
      <w:r>
        <w:separator/>
      </w:r>
    </w:p>
  </w:footnote>
  <w:footnote w:type="continuationSeparator" w:id="0">
    <w:p w14:paraId="577DA241" w14:textId="77777777" w:rsidR="00973BFC" w:rsidRDefault="00973BFC" w:rsidP="00F22AA5">
      <w:pPr>
        <w:spacing w:before="0" w:after="0" w:line="240" w:lineRule="auto"/>
      </w:pPr>
      <w:r>
        <w:continuationSeparator/>
      </w:r>
    </w:p>
  </w:footnote>
  <w:footnote w:id="1">
    <w:p w14:paraId="7A97978A" w14:textId="77777777" w:rsidR="000D3C6D" w:rsidRDefault="000D3C6D" w:rsidP="000D3C6D">
      <w:pPr>
        <w:pStyle w:val="FootnoteText"/>
        <w:rPr>
          <w:rFonts w:ascii="Times New Roman" w:hAnsi="Times New Roman"/>
          <w:sz w:val="18"/>
          <w:szCs w:val="18"/>
          <w:lang w:val="en-US"/>
        </w:rPr>
      </w:pPr>
      <w:r w:rsidRPr="000D3C6D">
        <w:rPr>
          <w:rStyle w:val="FootnoteReference"/>
          <w:rFonts w:ascii="Times New Roman" w:hAnsi="Times New Roman"/>
        </w:rPr>
        <w:t>*</w:t>
      </w:r>
      <w:r w:rsidRPr="000D3C6D">
        <w:rPr>
          <w:rFonts w:ascii="Times New Roman" w:hAnsi="Times New Roman"/>
          <w:sz w:val="18"/>
          <w:szCs w:val="18"/>
        </w:rPr>
        <w:t xml:space="preserve"> </w:t>
      </w:r>
      <w:r w:rsidRPr="000D3C6D">
        <w:rPr>
          <w:rFonts w:ascii="Times New Roman" w:hAnsi="Times New Roman"/>
          <w:sz w:val="18"/>
          <w:szCs w:val="18"/>
          <w:lang w:val="en-US"/>
        </w:rPr>
        <w:t>Check one only.</w:t>
      </w:r>
    </w:p>
  </w:footnote>
  <w:footnote w:id="2">
    <w:p w14:paraId="15895160" w14:textId="77777777" w:rsidR="000D3C6D" w:rsidRPr="00B63C8D" w:rsidRDefault="000D3C6D" w:rsidP="00267633">
      <w:pPr>
        <w:pStyle w:val="FootnoteText"/>
        <w:rPr>
          <w:rFonts w:ascii="Times New Roman" w:hAnsi="Times New Roman"/>
        </w:rPr>
      </w:pPr>
      <w:r w:rsidRPr="00B63C8D">
        <w:rPr>
          <w:rStyle w:val="FootnoteReference"/>
        </w:rPr>
        <w:footnoteRef/>
      </w:r>
      <w:r w:rsidRPr="00B63C8D">
        <w:rPr>
          <w:rFonts w:ascii="Times New Roman" w:hAnsi="Times New Roman"/>
        </w:rPr>
        <w:t xml:space="preserve">    </w:t>
      </w:r>
      <w:r w:rsidRPr="008D4B91">
        <w:rPr>
          <w:rFonts w:ascii="Times New Roman" w:hAnsi="Times New Roman"/>
          <w:sz w:val="22"/>
          <w:szCs w:val="22"/>
        </w:rPr>
        <w:t xml:space="preserve"> i.e.</w:t>
      </w:r>
      <w:r>
        <w:rPr>
          <w:rFonts w:ascii="Times New Roman" w:hAnsi="Times New Roman"/>
        </w:rPr>
        <w:t xml:space="preserve"> w</w:t>
      </w:r>
      <w:r w:rsidRPr="00FF1FE4">
        <w:rPr>
          <w:rFonts w:ascii="Times New Roman" w:eastAsia="SimSun" w:hAnsi="Times New Roman"/>
          <w:color w:val="000000"/>
          <w:sz w:val="22"/>
          <w:szCs w:val="22"/>
        </w:rPr>
        <w:t>hen all the written statements regarding the parties' claims/defences have been filed.</w:t>
      </w:r>
      <w:r w:rsidRPr="00B63C8D">
        <w:rPr>
          <w:rFonts w:ascii="Times New Roman" w:hAnsi="Times New Roman"/>
        </w:rPr>
        <w:t xml:space="preserve">   </w:t>
      </w:r>
    </w:p>
  </w:footnote>
  <w:footnote w:id="3">
    <w:p w14:paraId="500393FC" w14:textId="77777777" w:rsidR="000D3C6D" w:rsidRPr="00F776C4" w:rsidRDefault="000D3C6D" w:rsidP="00267633">
      <w:pPr>
        <w:pStyle w:val="FootnoteText"/>
        <w:rPr>
          <w:rFonts w:ascii="Times New Roman" w:hAnsi="Times New Roman"/>
        </w:rPr>
      </w:pPr>
      <w:r w:rsidRPr="00F776C4">
        <w:rPr>
          <w:rStyle w:val="FootnoteReference"/>
          <w:rFonts w:ascii="Times New Roman" w:hAnsi="Times New Roman"/>
        </w:rPr>
        <w:footnoteRef/>
      </w:r>
      <w:r w:rsidRPr="00F776C4">
        <w:rPr>
          <w:rFonts w:ascii="Times New Roman" w:hAnsi="Times New Roman"/>
        </w:rPr>
        <w:t xml:space="preserve"> This would include rental income </w:t>
      </w:r>
      <w:r>
        <w:rPr>
          <w:rFonts w:ascii="Times New Roman" w:hAnsi="Times New Roman"/>
        </w:rPr>
        <w:t xml:space="preserve">from any immovable property owned by you. </w:t>
      </w:r>
    </w:p>
  </w:footnote>
  <w:footnote w:id="4">
    <w:p w14:paraId="345108A8" w14:textId="77777777" w:rsidR="000D3C6D" w:rsidRPr="0025080F" w:rsidRDefault="000D3C6D" w:rsidP="00267633">
      <w:pPr>
        <w:pStyle w:val="FootnoteText"/>
        <w:rPr>
          <w:rFonts w:ascii="Times New Roman" w:hAnsi="Times New Roman"/>
          <w:lang w:val="en-US"/>
        </w:rPr>
      </w:pPr>
      <w:r w:rsidRPr="0025080F">
        <w:rPr>
          <w:rStyle w:val="FootnoteReference"/>
          <w:rFonts w:ascii="Times New Roman" w:hAnsi="Times New Roman"/>
        </w:rPr>
        <w:sym w:font="Symbol" w:char="F032"/>
      </w:r>
      <w:r w:rsidRPr="0025080F">
        <w:rPr>
          <w:rFonts w:ascii="Times New Roman" w:hAnsi="Times New Roman"/>
        </w:rPr>
        <w:t xml:space="preserve"> </w:t>
      </w:r>
      <w:r>
        <w:rPr>
          <w:rFonts w:ascii="Times New Roman" w:hAnsi="Times New Roman"/>
        </w:rPr>
        <w:t xml:space="preserve">i.e. Savings, Current, Fixed Deposit, Overdraft, Safe Deposit Box, etc. </w:t>
      </w:r>
    </w:p>
  </w:footnote>
  <w:footnote w:id="5">
    <w:p w14:paraId="23C5F444" w14:textId="77777777" w:rsidR="000D3C6D" w:rsidRPr="005272EC" w:rsidRDefault="000D3C6D" w:rsidP="00267633">
      <w:pPr>
        <w:pStyle w:val="BodyTextIndent3"/>
        <w:spacing w:after="0"/>
        <w:ind w:left="187" w:hanging="187"/>
        <w:jc w:val="both"/>
        <w:rPr>
          <w:sz w:val="20"/>
          <w:szCs w:val="20"/>
        </w:rPr>
      </w:pPr>
      <w:r w:rsidRPr="005272EC">
        <w:rPr>
          <w:rStyle w:val="FootnoteReference"/>
          <w:sz w:val="20"/>
          <w:szCs w:val="20"/>
        </w:rPr>
        <w:t>3</w:t>
      </w:r>
      <w:r w:rsidRPr="005272EC">
        <w:rPr>
          <w:sz w:val="20"/>
          <w:szCs w:val="20"/>
        </w:rPr>
        <w:t xml:space="preserve"> Your creditors include government bodies such as the Inland Revenue Authority of Singapore (IRAS),</w:t>
      </w:r>
      <w:r>
        <w:rPr>
          <w:sz w:val="20"/>
          <w:szCs w:val="20"/>
        </w:rPr>
        <w:t xml:space="preserve"> </w:t>
      </w:r>
      <w:r w:rsidRPr="005272EC">
        <w:rPr>
          <w:sz w:val="20"/>
          <w:szCs w:val="20"/>
        </w:rPr>
        <w:t>the Central Provident Fund Board (CPF), the Housing Development Board (HDB), etc.</w:t>
      </w:r>
    </w:p>
    <w:p w14:paraId="7C38A95E" w14:textId="77777777" w:rsidR="000D3C6D" w:rsidRDefault="000D3C6D" w:rsidP="00267633">
      <w:pPr>
        <w:pStyle w:val="FootnoteText"/>
      </w:pPr>
    </w:p>
  </w:footnote>
  <w:footnote w:id="6">
    <w:p w14:paraId="24C68518" w14:textId="77777777" w:rsidR="000D3C6D" w:rsidRPr="00F82317" w:rsidRDefault="000D3C6D" w:rsidP="00267633">
      <w:pPr>
        <w:pStyle w:val="FootnoteText"/>
        <w:jc w:val="both"/>
        <w:rPr>
          <w:rFonts w:ascii="Times New Roman" w:hAnsi="Times New Roman"/>
          <w:sz w:val="16"/>
          <w:szCs w:val="16"/>
        </w:rPr>
      </w:pPr>
      <w:r w:rsidRPr="001B3091">
        <w:rPr>
          <w:rFonts w:ascii="Times New Roman" w:hAnsi="Times New Roman"/>
          <w:sz w:val="16"/>
          <w:szCs w:val="16"/>
        </w:rPr>
        <w:t xml:space="preserve">4 Please note that the list of documents in this section is intended as a guide only. It is not intended to set a minimum standard, nor to be an exhaustive list, in relation to each party’s duty to disclose all relevant information and documents in this matter. The extent of disclosure which must be made in each case will depend on the facts of that case. Parties must exercise their own minds regarding the extent of disclosure to be made in the light of these facts, and in accordance with their duty of </w:t>
      </w:r>
      <w:r w:rsidRPr="00F364FD">
        <w:rPr>
          <w:rFonts w:ascii="Times New Roman" w:hAnsi="Times New Roman"/>
          <w:sz w:val="16"/>
          <w:szCs w:val="16"/>
        </w:rPr>
        <w:t>disclosure under Rules 63 and 69 of the Family Justice Rules*.</w:t>
      </w:r>
    </w:p>
  </w:footnote>
  <w:footnote w:id="7">
    <w:p w14:paraId="4D26B796" w14:textId="77777777" w:rsidR="00B22AB7" w:rsidRDefault="00B22AB7" w:rsidP="00B22AB7">
      <w:pPr>
        <w:pStyle w:val="FootnoteText"/>
        <w:rPr>
          <w:rFonts w:ascii="Times New Roman" w:hAnsi="Times New Roman"/>
        </w:rPr>
      </w:pPr>
      <w:r w:rsidRPr="00B22AB7">
        <w:rPr>
          <w:rStyle w:val="FootnoteReference"/>
          <w:rFonts w:ascii="Times New Roman" w:hAnsi="Times New Roman"/>
        </w:rPr>
        <w:footnoteRef/>
      </w:r>
      <w:r w:rsidRPr="00B22AB7">
        <w:rPr>
          <w:rFonts w:ascii="Times New Roman" w:hAnsi="Times New Roman"/>
        </w:rPr>
        <w:t xml:space="preserve"> Section 72 of the Women’s Charter does not apply to the variation or rescission of a maintenance order made in nullity, divorce, judicial separation or originating summons proceedings.  </w:t>
      </w:r>
    </w:p>
  </w:footnote>
  <w:footnote w:id="8">
    <w:p w14:paraId="6EECACA1" w14:textId="77777777" w:rsidR="000D3C6D" w:rsidRPr="00703056" w:rsidRDefault="000D3C6D" w:rsidP="00267633">
      <w:pPr>
        <w:pStyle w:val="FootnoteText"/>
        <w:jc w:val="both"/>
        <w:rPr>
          <w:rFonts w:cs="Arial"/>
          <w:lang w:val="en-US"/>
        </w:rPr>
      </w:pPr>
      <w:r>
        <w:rPr>
          <w:rStyle w:val="FootnoteReference"/>
        </w:rPr>
        <w:t xml:space="preserve">* </w:t>
      </w:r>
      <w:r>
        <w:t>Delete as applicable.</w:t>
      </w:r>
    </w:p>
  </w:footnote>
  <w:footnote w:id="9">
    <w:p w14:paraId="08A77E33" w14:textId="77777777" w:rsidR="000D3C6D" w:rsidRDefault="000D3C6D" w:rsidP="00267633">
      <w:pPr>
        <w:pStyle w:val="FootnoteText"/>
        <w:rPr>
          <w:rFonts w:ascii="Times New Roman" w:hAnsi="Times New Roman"/>
        </w:rPr>
      </w:pPr>
      <w:r>
        <w:rPr>
          <w:rStyle w:val="FootnoteReference"/>
        </w:rPr>
        <w:t>1</w:t>
      </w:r>
      <w:r>
        <w:rPr>
          <w:rFonts w:ascii="Times New Roman" w:hAnsi="Times New Roman"/>
        </w:rPr>
        <w:tab/>
        <w:t>This notice is not a substitute for the endorsement of a penal notice.</w:t>
      </w:r>
    </w:p>
  </w:footnote>
  <w:footnote w:id="10">
    <w:p w14:paraId="1CA1189C" w14:textId="77777777" w:rsidR="000D3C6D" w:rsidRDefault="000D3C6D" w:rsidP="00267633">
      <w:pPr>
        <w:pStyle w:val="FootnoteText"/>
        <w:rPr>
          <w:rFonts w:ascii="Times New Roman" w:hAnsi="Times New Roman"/>
          <w:sz w:val="16"/>
        </w:rPr>
      </w:pPr>
      <w:r>
        <w:rPr>
          <w:rStyle w:val="FootnoteReference"/>
          <w:sz w:val="16"/>
        </w:rPr>
        <w:footnoteRef/>
      </w:r>
      <w:r>
        <w:rPr>
          <w:rFonts w:ascii="Times New Roman" w:hAnsi="Times New Roman"/>
          <w:sz w:val="16"/>
        </w:rPr>
        <w:t xml:space="preserve"> This notice is not a substitute for the indorsement of a penal notice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28447" w14:textId="77777777" w:rsidR="000D3C6D" w:rsidRDefault="000D3C6D" w:rsidP="000B1CC8">
    <w:pPr>
      <w:tabs>
        <w:tab w:val="left" w:pos="-720"/>
      </w:tabs>
      <w:suppressAutoHyphens/>
      <w:jc w:val="both"/>
      <w:rPr>
        <w:sz w:val="10"/>
      </w:rPr>
    </w:pPr>
    <w:r>
      <w:rPr>
        <w:noProof/>
      </w:rPr>
      <mc:AlternateContent>
        <mc:Choice Requires="wps">
          <w:drawing>
            <wp:anchor distT="0" distB="0" distL="114300" distR="114300" simplePos="0" relativeHeight="251657728" behindDoc="0" locked="0" layoutInCell="0" allowOverlap="1" wp14:anchorId="025114E6" wp14:editId="7B9B72A0">
              <wp:simplePos x="0" y="0"/>
              <wp:positionH relativeFrom="page">
                <wp:posOffset>1371600</wp:posOffset>
              </wp:positionH>
              <wp:positionV relativeFrom="paragraph">
                <wp:posOffset>0</wp:posOffset>
              </wp:positionV>
              <wp:extent cx="4817110" cy="152400"/>
              <wp:effectExtent l="0" t="0" r="2540"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71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2F6DCC1" w14:textId="77777777" w:rsidR="000D3C6D" w:rsidRDefault="000D3C6D">
                          <w:pPr>
                            <w:tabs>
                              <w:tab w:val="center" w:pos="3793"/>
                              <w:tab w:val="right" w:pos="758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114E6" id="Rectangle 4" o:spid="_x0000_s1034" style="position:absolute;left:0;text-align:left;margin-left:108pt;margin-top:0;width:379.3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" o:allowincell="f" filled="f" stroked="f" strokeweight="0">
              <v:textbox inset="0,0,0,0">
                <w:txbxContent>
                  <w:p w14:paraId="62F6DCC1" w14:textId="77777777" w:rsidR="000D3C6D" w:rsidRDefault="000D3C6D">
                    <w:pPr>
                      <w:tabs>
                        <w:tab w:val="center" w:pos="3793"/>
                        <w:tab w:val="right" w:pos="7586"/>
                      </w:tabs>
                    </w:pPr>
                  </w:p>
                </w:txbxContent>
              </v:textbox>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04E1C" w14:textId="77777777" w:rsidR="000D3C6D" w:rsidRDefault="000D3C6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015E6F" w14:textId="77777777" w:rsidR="000D3C6D" w:rsidRDefault="000D3C6D">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A0388" w14:textId="77777777" w:rsidR="000D3C6D" w:rsidRDefault="000D3C6D">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7E0FD" w14:textId="77777777" w:rsidR="000D3C6D" w:rsidRDefault="000D3C6D">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18EDE" w14:textId="77777777" w:rsidR="000D3C6D" w:rsidRDefault="000D3C6D">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C77C01" w14:textId="77777777" w:rsidR="000D3C6D" w:rsidRPr="00D86B46" w:rsidRDefault="000D3C6D" w:rsidP="00D86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D4990"/>
    <w:multiLevelType w:val="hybridMultilevel"/>
    <w:tmpl w:val="D68AF3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D816FB"/>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5F4FD7"/>
    <w:multiLevelType w:val="hybridMultilevel"/>
    <w:tmpl w:val="443C13DE"/>
    <w:lvl w:ilvl="0" w:tplc="D1F8C13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1A2460C"/>
    <w:multiLevelType w:val="hybridMultilevel"/>
    <w:tmpl w:val="FE1C316E"/>
    <w:lvl w:ilvl="0" w:tplc="EA685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34E08E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03C304D3"/>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4EE58ED"/>
    <w:multiLevelType w:val="hybridMultilevel"/>
    <w:tmpl w:val="83444B1A"/>
    <w:lvl w:ilvl="0" w:tplc="9622427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7" w15:restartNumberingAfterBreak="0">
    <w:nsid w:val="04F71BB6"/>
    <w:multiLevelType w:val="hybridMultilevel"/>
    <w:tmpl w:val="3D126A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5582BE3"/>
    <w:multiLevelType w:val="multilevel"/>
    <w:tmpl w:val="0200195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lowerRoman"/>
      <w:lvlText w:val="(%3)"/>
      <w:lvlJc w:val="left"/>
      <w:pPr>
        <w:tabs>
          <w:tab w:val="num" w:pos="2160"/>
        </w:tabs>
        <w:ind w:left="216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928"/>
        </w:tabs>
        <w:ind w:left="928"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08445C68"/>
    <w:multiLevelType w:val="hybridMultilevel"/>
    <w:tmpl w:val="970AE8E8"/>
    <w:lvl w:ilvl="0" w:tplc="B90A498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88A4E58"/>
    <w:multiLevelType w:val="hybridMultilevel"/>
    <w:tmpl w:val="13AAB5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08F43825"/>
    <w:multiLevelType w:val="hybridMultilevel"/>
    <w:tmpl w:val="26E21E14"/>
    <w:lvl w:ilvl="0" w:tplc="9F2A901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08F7268C"/>
    <w:multiLevelType w:val="hybridMultilevel"/>
    <w:tmpl w:val="F46C8170"/>
    <w:lvl w:ilvl="0" w:tplc="8800C84E">
      <w:start w:val="2"/>
      <w:numFmt w:val="lowerLetter"/>
      <w:lvlText w:val="(%1)"/>
      <w:lvlJc w:val="left"/>
      <w:pPr>
        <w:tabs>
          <w:tab w:val="num" w:pos="2061"/>
        </w:tabs>
        <w:ind w:left="2061"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B015BD1"/>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10471BD6"/>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5" w15:restartNumberingAfterBreak="0">
    <w:nsid w:val="10F545B6"/>
    <w:multiLevelType w:val="hybridMultilevel"/>
    <w:tmpl w:val="7EB08210"/>
    <w:lvl w:ilvl="0" w:tplc="0809000F">
      <w:start w:val="4"/>
      <w:numFmt w:val="decimal"/>
      <w:lvlText w:val="%1."/>
      <w:lvlJc w:val="left"/>
      <w:pPr>
        <w:ind w:left="1310" w:hanging="360"/>
      </w:pPr>
      <w:rPr>
        <w:rFonts w:hint="default"/>
      </w:rPr>
    </w:lvl>
    <w:lvl w:ilvl="1" w:tplc="08090019" w:tentative="1">
      <w:start w:val="1"/>
      <w:numFmt w:val="lowerLetter"/>
      <w:lvlText w:val="%2."/>
      <w:lvlJc w:val="left"/>
      <w:pPr>
        <w:ind w:left="2030" w:hanging="360"/>
      </w:pPr>
    </w:lvl>
    <w:lvl w:ilvl="2" w:tplc="0809001B" w:tentative="1">
      <w:start w:val="1"/>
      <w:numFmt w:val="lowerRoman"/>
      <w:lvlText w:val="%3."/>
      <w:lvlJc w:val="right"/>
      <w:pPr>
        <w:ind w:left="2750" w:hanging="180"/>
      </w:pPr>
    </w:lvl>
    <w:lvl w:ilvl="3" w:tplc="0809000F" w:tentative="1">
      <w:start w:val="1"/>
      <w:numFmt w:val="decimal"/>
      <w:lvlText w:val="%4."/>
      <w:lvlJc w:val="left"/>
      <w:pPr>
        <w:ind w:left="3470" w:hanging="360"/>
      </w:pPr>
    </w:lvl>
    <w:lvl w:ilvl="4" w:tplc="08090019" w:tentative="1">
      <w:start w:val="1"/>
      <w:numFmt w:val="lowerLetter"/>
      <w:lvlText w:val="%5."/>
      <w:lvlJc w:val="left"/>
      <w:pPr>
        <w:ind w:left="4190" w:hanging="360"/>
      </w:pPr>
    </w:lvl>
    <w:lvl w:ilvl="5" w:tplc="0809001B" w:tentative="1">
      <w:start w:val="1"/>
      <w:numFmt w:val="lowerRoman"/>
      <w:lvlText w:val="%6."/>
      <w:lvlJc w:val="right"/>
      <w:pPr>
        <w:ind w:left="4910" w:hanging="180"/>
      </w:pPr>
    </w:lvl>
    <w:lvl w:ilvl="6" w:tplc="0809000F" w:tentative="1">
      <w:start w:val="1"/>
      <w:numFmt w:val="decimal"/>
      <w:lvlText w:val="%7."/>
      <w:lvlJc w:val="left"/>
      <w:pPr>
        <w:ind w:left="5630" w:hanging="360"/>
      </w:pPr>
    </w:lvl>
    <w:lvl w:ilvl="7" w:tplc="08090019" w:tentative="1">
      <w:start w:val="1"/>
      <w:numFmt w:val="lowerLetter"/>
      <w:lvlText w:val="%8."/>
      <w:lvlJc w:val="left"/>
      <w:pPr>
        <w:ind w:left="6350" w:hanging="360"/>
      </w:pPr>
    </w:lvl>
    <w:lvl w:ilvl="8" w:tplc="0809001B" w:tentative="1">
      <w:start w:val="1"/>
      <w:numFmt w:val="lowerRoman"/>
      <w:lvlText w:val="%9."/>
      <w:lvlJc w:val="right"/>
      <w:pPr>
        <w:ind w:left="7070" w:hanging="180"/>
      </w:pPr>
    </w:lvl>
  </w:abstractNum>
  <w:abstractNum w:abstractNumId="16" w15:restartNumberingAfterBreak="0">
    <w:nsid w:val="142C1ED0"/>
    <w:multiLevelType w:val="hybridMultilevel"/>
    <w:tmpl w:val="B6FC66D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7" w15:restartNumberingAfterBreak="0">
    <w:nsid w:val="14B33D5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8" w15:restartNumberingAfterBreak="0">
    <w:nsid w:val="14E712C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9" w15:restartNumberingAfterBreak="0">
    <w:nsid w:val="1676704C"/>
    <w:multiLevelType w:val="singleLevel"/>
    <w:tmpl w:val="0409000F"/>
    <w:lvl w:ilvl="0">
      <w:start w:val="11"/>
      <w:numFmt w:val="decimal"/>
      <w:lvlText w:val="%1."/>
      <w:lvlJc w:val="left"/>
      <w:pPr>
        <w:tabs>
          <w:tab w:val="num" w:pos="360"/>
        </w:tabs>
        <w:ind w:left="360" w:hanging="360"/>
      </w:pPr>
      <w:rPr>
        <w:rFonts w:hint="default"/>
      </w:rPr>
    </w:lvl>
  </w:abstractNum>
  <w:abstractNum w:abstractNumId="20" w15:restartNumberingAfterBreak="0">
    <w:nsid w:val="16B72EAF"/>
    <w:multiLevelType w:val="hybridMultilevel"/>
    <w:tmpl w:val="8D8828C8"/>
    <w:lvl w:ilvl="0" w:tplc="43AA4404">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76F1F75"/>
    <w:multiLevelType w:val="hybridMultilevel"/>
    <w:tmpl w:val="04360D7E"/>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18F346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19B90972"/>
    <w:multiLevelType w:val="hybridMultilevel"/>
    <w:tmpl w:val="3D9ACF1E"/>
    <w:lvl w:ilvl="0" w:tplc="40380C32">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CAA5E22"/>
    <w:multiLevelType w:val="hybridMultilevel"/>
    <w:tmpl w:val="EA2425D6"/>
    <w:lvl w:ilvl="0" w:tplc="FFE229FA">
      <w:start w:val="1"/>
      <w:numFmt w:val="lowerLetter"/>
      <w:lvlText w:val="(%1)"/>
      <w:lvlJc w:val="left"/>
      <w:pPr>
        <w:ind w:left="1104" w:hanging="360"/>
      </w:pPr>
      <w:rPr>
        <w:rFonts w:hint="default"/>
      </w:rPr>
    </w:lvl>
    <w:lvl w:ilvl="1" w:tplc="48090019" w:tentative="1">
      <w:start w:val="1"/>
      <w:numFmt w:val="lowerLetter"/>
      <w:lvlText w:val="%2."/>
      <w:lvlJc w:val="left"/>
      <w:pPr>
        <w:ind w:left="1824" w:hanging="360"/>
      </w:pPr>
    </w:lvl>
    <w:lvl w:ilvl="2" w:tplc="4809001B" w:tentative="1">
      <w:start w:val="1"/>
      <w:numFmt w:val="lowerRoman"/>
      <w:lvlText w:val="%3."/>
      <w:lvlJc w:val="right"/>
      <w:pPr>
        <w:ind w:left="2544" w:hanging="180"/>
      </w:pPr>
    </w:lvl>
    <w:lvl w:ilvl="3" w:tplc="4809000F" w:tentative="1">
      <w:start w:val="1"/>
      <w:numFmt w:val="decimal"/>
      <w:lvlText w:val="%4."/>
      <w:lvlJc w:val="left"/>
      <w:pPr>
        <w:ind w:left="3264" w:hanging="360"/>
      </w:pPr>
    </w:lvl>
    <w:lvl w:ilvl="4" w:tplc="48090019" w:tentative="1">
      <w:start w:val="1"/>
      <w:numFmt w:val="lowerLetter"/>
      <w:lvlText w:val="%5."/>
      <w:lvlJc w:val="left"/>
      <w:pPr>
        <w:ind w:left="3984" w:hanging="360"/>
      </w:pPr>
    </w:lvl>
    <w:lvl w:ilvl="5" w:tplc="4809001B" w:tentative="1">
      <w:start w:val="1"/>
      <w:numFmt w:val="lowerRoman"/>
      <w:lvlText w:val="%6."/>
      <w:lvlJc w:val="right"/>
      <w:pPr>
        <w:ind w:left="4704" w:hanging="180"/>
      </w:pPr>
    </w:lvl>
    <w:lvl w:ilvl="6" w:tplc="4809000F" w:tentative="1">
      <w:start w:val="1"/>
      <w:numFmt w:val="decimal"/>
      <w:lvlText w:val="%7."/>
      <w:lvlJc w:val="left"/>
      <w:pPr>
        <w:ind w:left="5424" w:hanging="360"/>
      </w:pPr>
    </w:lvl>
    <w:lvl w:ilvl="7" w:tplc="48090019" w:tentative="1">
      <w:start w:val="1"/>
      <w:numFmt w:val="lowerLetter"/>
      <w:lvlText w:val="%8."/>
      <w:lvlJc w:val="left"/>
      <w:pPr>
        <w:ind w:left="6144" w:hanging="360"/>
      </w:pPr>
    </w:lvl>
    <w:lvl w:ilvl="8" w:tplc="4809001B" w:tentative="1">
      <w:start w:val="1"/>
      <w:numFmt w:val="lowerRoman"/>
      <w:lvlText w:val="%9."/>
      <w:lvlJc w:val="right"/>
      <w:pPr>
        <w:ind w:left="6864" w:hanging="180"/>
      </w:pPr>
    </w:lvl>
  </w:abstractNum>
  <w:abstractNum w:abstractNumId="25" w15:restartNumberingAfterBreak="0">
    <w:nsid w:val="1CBC09F1"/>
    <w:multiLevelType w:val="hybridMultilevel"/>
    <w:tmpl w:val="07861A0C"/>
    <w:lvl w:ilvl="0" w:tplc="C212AF8E">
      <w:start w:val="2"/>
      <w:numFmt w:val="decimal"/>
      <w:lvlText w:val="%1"/>
      <w:lvlJc w:val="left"/>
      <w:pPr>
        <w:ind w:left="360" w:hanging="360"/>
      </w:pPr>
      <w:rPr>
        <w:rFonts w:hint="default"/>
        <w:vertAlign w:val="superscrip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1E29498C"/>
    <w:multiLevelType w:val="hybridMultilevel"/>
    <w:tmpl w:val="28AE2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00931E4"/>
    <w:multiLevelType w:val="hybridMultilevel"/>
    <w:tmpl w:val="0F963A36"/>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8" w15:restartNumberingAfterBreak="0">
    <w:nsid w:val="202731D3"/>
    <w:multiLevelType w:val="hybridMultilevel"/>
    <w:tmpl w:val="312CF30A"/>
    <w:lvl w:ilvl="0" w:tplc="84820E2C">
      <w:start w:val="6"/>
      <w:numFmt w:val="bullet"/>
      <w:lvlText w:val=""/>
      <w:lvlJc w:val="left"/>
      <w:pPr>
        <w:ind w:left="1080" w:hanging="360"/>
      </w:pPr>
      <w:rPr>
        <w:rFonts w:ascii="Wingdings" w:eastAsia="Calibri" w:hAnsi="Wingdings"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9" w15:restartNumberingAfterBreak="0">
    <w:nsid w:val="20435698"/>
    <w:multiLevelType w:val="hybridMultilevel"/>
    <w:tmpl w:val="92F2B218"/>
    <w:lvl w:ilvl="0" w:tplc="DD964152">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1A6078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1" w15:restartNumberingAfterBreak="0">
    <w:nsid w:val="23261A41"/>
    <w:multiLevelType w:val="hybridMultilevel"/>
    <w:tmpl w:val="1AC0BF4E"/>
    <w:lvl w:ilvl="0" w:tplc="71A892F4">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23616CCF"/>
    <w:multiLevelType w:val="hybridMultilevel"/>
    <w:tmpl w:val="9AC88E5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3" w15:restartNumberingAfterBreak="0">
    <w:nsid w:val="23C211E1"/>
    <w:multiLevelType w:val="singleLevel"/>
    <w:tmpl w:val="0409000F"/>
    <w:lvl w:ilvl="0">
      <w:start w:val="8"/>
      <w:numFmt w:val="decimal"/>
      <w:lvlText w:val="%1."/>
      <w:lvlJc w:val="left"/>
      <w:pPr>
        <w:tabs>
          <w:tab w:val="num" w:pos="360"/>
        </w:tabs>
        <w:ind w:left="360" w:hanging="360"/>
      </w:pPr>
      <w:rPr>
        <w:rFonts w:hint="default"/>
        <w:i w:val="0"/>
      </w:rPr>
    </w:lvl>
  </w:abstractNum>
  <w:abstractNum w:abstractNumId="34" w15:restartNumberingAfterBreak="0">
    <w:nsid w:val="25AF5440"/>
    <w:multiLevelType w:val="singleLevel"/>
    <w:tmpl w:val="C74650BE"/>
    <w:lvl w:ilvl="0">
      <w:start w:val="1"/>
      <w:numFmt w:val="decimal"/>
      <w:lvlText w:val="%1."/>
      <w:lvlJc w:val="left"/>
      <w:pPr>
        <w:tabs>
          <w:tab w:val="num" w:pos="720"/>
        </w:tabs>
        <w:ind w:left="720" w:hanging="720"/>
      </w:pPr>
      <w:rPr>
        <w:rFonts w:hint="default"/>
      </w:rPr>
    </w:lvl>
  </w:abstractNum>
  <w:abstractNum w:abstractNumId="35" w15:restartNumberingAfterBreak="0">
    <w:nsid w:val="284519F6"/>
    <w:multiLevelType w:val="hybridMultilevel"/>
    <w:tmpl w:val="2A8A5A2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6" w15:restartNumberingAfterBreak="0">
    <w:nsid w:val="285170DD"/>
    <w:multiLevelType w:val="hybridMultilevel"/>
    <w:tmpl w:val="91ECAE7C"/>
    <w:lvl w:ilvl="0" w:tplc="CAC6A8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9DF0E81"/>
    <w:multiLevelType w:val="hybridMultilevel"/>
    <w:tmpl w:val="75CEE2B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8" w15:restartNumberingAfterBreak="0">
    <w:nsid w:val="2B6A36FF"/>
    <w:multiLevelType w:val="hybridMultilevel"/>
    <w:tmpl w:val="6BCE41E8"/>
    <w:lvl w:ilvl="0" w:tplc="B53EBEE2">
      <w:start w:val="1"/>
      <w:numFmt w:val="decimal"/>
      <w:lvlText w:val="%1."/>
      <w:lvlJc w:val="left"/>
      <w:pPr>
        <w:ind w:left="360" w:hanging="360"/>
      </w:pPr>
      <w:rPr>
        <w:rFonts w:hint="default"/>
        <w:b w:val="0"/>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9" w15:restartNumberingAfterBreak="0">
    <w:nsid w:val="2E4E190B"/>
    <w:multiLevelType w:val="hybridMultilevel"/>
    <w:tmpl w:val="DB0AB25E"/>
    <w:lvl w:ilvl="0" w:tplc="21AAE2DE">
      <w:start w:val="1"/>
      <w:numFmt w:val="lowerRoman"/>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2E7D3E64"/>
    <w:multiLevelType w:val="hybridMultilevel"/>
    <w:tmpl w:val="BA4C6458"/>
    <w:lvl w:ilvl="0" w:tplc="D4D8DBAA">
      <w:start w:val="1"/>
      <w:numFmt w:val="lowerRoman"/>
      <w:lvlText w:val="(%1)"/>
      <w:lvlJc w:val="left"/>
      <w:pPr>
        <w:ind w:left="2421" w:hanging="72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41" w15:restartNumberingAfterBreak="0">
    <w:nsid w:val="2EF94B04"/>
    <w:multiLevelType w:val="hybridMultilevel"/>
    <w:tmpl w:val="E61413DC"/>
    <w:lvl w:ilvl="0" w:tplc="5B66C70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2F0E55A6"/>
    <w:multiLevelType w:val="hybridMultilevel"/>
    <w:tmpl w:val="B3A42F50"/>
    <w:lvl w:ilvl="0" w:tplc="C946FE1E">
      <w:start w:val="1"/>
      <w:numFmt w:val="lowerLetter"/>
      <w:lvlText w:val="(%1)"/>
      <w:lvlJc w:val="left"/>
      <w:pPr>
        <w:ind w:left="360" w:hanging="360"/>
      </w:pPr>
      <w:rPr>
        <w:rFonts w:ascii="Times New Roman" w:hAnsi="Times New Roman" w:cs="Times New Roman" w:hint="default"/>
      </w:rPr>
    </w:lvl>
    <w:lvl w:ilvl="1" w:tplc="48090019">
      <w:start w:val="1"/>
      <w:numFmt w:val="lowerLetter"/>
      <w:lvlText w:val="%2."/>
      <w:lvlJc w:val="left"/>
      <w:pPr>
        <w:ind w:left="1080" w:hanging="360"/>
      </w:pPr>
      <w:rPr>
        <w:rFonts w:cs="Times New Roman"/>
      </w:rPr>
    </w:lvl>
    <w:lvl w:ilvl="2" w:tplc="4809001B">
      <w:start w:val="1"/>
      <w:numFmt w:val="lowerRoman"/>
      <w:lvlText w:val="%3."/>
      <w:lvlJc w:val="right"/>
      <w:pPr>
        <w:ind w:left="1800" w:hanging="180"/>
      </w:pPr>
      <w:rPr>
        <w:rFonts w:cs="Times New Roman"/>
      </w:rPr>
    </w:lvl>
    <w:lvl w:ilvl="3" w:tplc="4809000F">
      <w:start w:val="1"/>
      <w:numFmt w:val="decimal"/>
      <w:lvlText w:val="%4."/>
      <w:lvlJc w:val="left"/>
      <w:pPr>
        <w:ind w:left="2520" w:hanging="360"/>
      </w:pPr>
      <w:rPr>
        <w:rFonts w:cs="Times New Roman"/>
      </w:rPr>
    </w:lvl>
    <w:lvl w:ilvl="4" w:tplc="48090019">
      <w:start w:val="1"/>
      <w:numFmt w:val="lowerLetter"/>
      <w:lvlText w:val="%5."/>
      <w:lvlJc w:val="left"/>
      <w:pPr>
        <w:ind w:left="3240" w:hanging="360"/>
      </w:pPr>
      <w:rPr>
        <w:rFonts w:cs="Times New Roman"/>
      </w:rPr>
    </w:lvl>
    <w:lvl w:ilvl="5" w:tplc="4809001B">
      <w:start w:val="1"/>
      <w:numFmt w:val="lowerRoman"/>
      <w:lvlText w:val="%6."/>
      <w:lvlJc w:val="right"/>
      <w:pPr>
        <w:ind w:left="3960" w:hanging="180"/>
      </w:pPr>
      <w:rPr>
        <w:rFonts w:cs="Times New Roman"/>
      </w:rPr>
    </w:lvl>
    <w:lvl w:ilvl="6" w:tplc="4809000F">
      <w:start w:val="1"/>
      <w:numFmt w:val="decimal"/>
      <w:lvlText w:val="%7."/>
      <w:lvlJc w:val="left"/>
      <w:pPr>
        <w:ind w:left="4680" w:hanging="360"/>
      </w:pPr>
      <w:rPr>
        <w:rFonts w:cs="Times New Roman"/>
      </w:rPr>
    </w:lvl>
    <w:lvl w:ilvl="7" w:tplc="48090019">
      <w:start w:val="1"/>
      <w:numFmt w:val="lowerLetter"/>
      <w:lvlText w:val="%8."/>
      <w:lvlJc w:val="left"/>
      <w:pPr>
        <w:ind w:left="5400" w:hanging="360"/>
      </w:pPr>
      <w:rPr>
        <w:rFonts w:cs="Times New Roman"/>
      </w:rPr>
    </w:lvl>
    <w:lvl w:ilvl="8" w:tplc="4809001B">
      <w:start w:val="1"/>
      <w:numFmt w:val="lowerRoman"/>
      <w:lvlText w:val="%9."/>
      <w:lvlJc w:val="right"/>
      <w:pPr>
        <w:ind w:left="6120" w:hanging="180"/>
      </w:pPr>
      <w:rPr>
        <w:rFonts w:cs="Times New Roman"/>
      </w:rPr>
    </w:lvl>
  </w:abstractNum>
  <w:abstractNum w:abstractNumId="43" w15:restartNumberingAfterBreak="0">
    <w:nsid w:val="2F1279A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4" w15:restartNumberingAfterBreak="0">
    <w:nsid w:val="2F575E94"/>
    <w:multiLevelType w:val="singleLevel"/>
    <w:tmpl w:val="7C44B65A"/>
    <w:lvl w:ilvl="0">
      <w:start w:val="2"/>
      <w:numFmt w:val="decimal"/>
      <w:lvlText w:val="%1"/>
      <w:lvlJc w:val="left"/>
      <w:pPr>
        <w:tabs>
          <w:tab w:val="num" w:pos="720"/>
        </w:tabs>
        <w:ind w:left="720" w:hanging="720"/>
      </w:pPr>
      <w:rPr>
        <w:rFonts w:hint="default"/>
      </w:rPr>
    </w:lvl>
  </w:abstractNum>
  <w:abstractNum w:abstractNumId="45" w15:restartNumberingAfterBreak="0">
    <w:nsid w:val="30586BE8"/>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30822E4C"/>
    <w:multiLevelType w:val="singleLevel"/>
    <w:tmpl w:val="B2F4AAFE"/>
    <w:lvl w:ilvl="0">
      <w:start w:val="2"/>
      <w:numFmt w:val="lowerRoman"/>
      <w:lvlText w:val="(%1)"/>
      <w:lvlJc w:val="left"/>
      <w:pPr>
        <w:tabs>
          <w:tab w:val="num" w:pos="2880"/>
        </w:tabs>
        <w:ind w:left="2880" w:hanging="720"/>
      </w:pPr>
      <w:rPr>
        <w:rFonts w:hint="default"/>
      </w:rPr>
    </w:lvl>
  </w:abstractNum>
  <w:abstractNum w:abstractNumId="47" w15:restartNumberingAfterBreak="0">
    <w:nsid w:val="310D0502"/>
    <w:multiLevelType w:val="hybridMultilevel"/>
    <w:tmpl w:val="4776C778"/>
    <w:lvl w:ilvl="0" w:tplc="8370C3C8">
      <w:start w:val="3"/>
      <w:numFmt w:val="decimal"/>
      <w:lvlText w:val="%1."/>
      <w:lvlJc w:val="left"/>
      <w:pPr>
        <w:tabs>
          <w:tab w:val="num" w:pos="720"/>
        </w:tabs>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317F18B6"/>
    <w:multiLevelType w:val="hybridMultilevel"/>
    <w:tmpl w:val="88DE47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34AB4701"/>
    <w:multiLevelType w:val="hybridMultilevel"/>
    <w:tmpl w:val="6F2A302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0" w15:restartNumberingAfterBreak="0">
    <w:nsid w:val="34C06E04"/>
    <w:multiLevelType w:val="hybridMultilevel"/>
    <w:tmpl w:val="6A2A3F0E"/>
    <w:lvl w:ilvl="0" w:tplc="ADBE06A0">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51" w15:restartNumberingAfterBreak="0">
    <w:nsid w:val="35246F4F"/>
    <w:multiLevelType w:val="hybridMultilevel"/>
    <w:tmpl w:val="A728317E"/>
    <w:lvl w:ilvl="0" w:tplc="84F4F4B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2" w15:restartNumberingAfterBreak="0">
    <w:nsid w:val="35972A62"/>
    <w:multiLevelType w:val="hybridMultilevel"/>
    <w:tmpl w:val="96106F18"/>
    <w:lvl w:ilvl="0" w:tplc="48090015">
      <w:start w:val="1"/>
      <w:numFmt w:val="upp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368C6750"/>
    <w:multiLevelType w:val="multilevel"/>
    <w:tmpl w:val="4AF2735A"/>
    <w:lvl w:ilvl="0">
      <w:start w:val="1"/>
      <w:numFmt w:val="decimal"/>
      <w:lvlText w:val="%1."/>
      <w:lvlJc w:val="left"/>
      <w:pPr>
        <w:tabs>
          <w:tab w:val="num" w:pos="1571"/>
        </w:tabs>
        <w:ind w:left="1571" w:hanging="720"/>
      </w:pPr>
      <w:rPr>
        <w:rFonts w:hint="default"/>
      </w:rPr>
    </w:lvl>
    <w:lvl w:ilvl="1">
      <w:start w:val="1"/>
      <w:numFmt w:val="lowerLetter"/>
      <w:lvlText w:val="(%2)"/>
      <w:lvlJc w:val="left"/>
      <w:pPr>
        <w:tabs>
          <w:tab w:val="num" w:pos="2291"/>
        </w:tabs>
        <w:ind w:left="2291" w:hanging="720"/>
      </w:pPr>
      <w:rPr>
        <w:rFonts w:hint="default"/>
      </w:rPr>
    </w:lvl>
    <w:lvl w:ilvl="2">
      <w:start w:val="1"/>
      <w:numFmt w:val="lowerRoman"/>
      <w:lvlText w:val="(%3)"/>
      <w:lvlJc w:val="left"/>
      <w:pPr>
        <w:tabs>
          <w:tab w:val="num" w:pos="3011"/>
        </w:tabs>
        <w:ind w:left="3011" w:hanging="72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1779"/>
        </w:tabs>
        <w:ind w:left="1779"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54" w15:restartNumberingAfterBreak="0">
    <w:nsid w:val="36FA4437"/>
    <w:multiLevelType w:val="hybridMultilevel"/>
    <w:tmpl w:val="D0C24B20"/>
    <w:lvl w:ilvl="0" w:tplc="6B10A0AA">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6FC1735"/>
    <w:multiLevelType w:val="singleLevel"/>
    <w:tmpl w:val="197AD298"/>
    <w:lvl w:ilvl="0">
      <w:start w:val="1"/>
      <w:numFmt w:val="decimal"/>
      <w:lvlText w:val="%1."/>
      <w:lvlJc w:val="left"/>
      <w:pPr>
        <w:tabs>
          <w:tab w:val="num" w:pos="1440"/>
        </w:tabs>
        <w:ind w:left="1440" w:hanging="720"/>
      </w:pPr>
      <w:rPr>
        <w:rFonts w:hint="default"/>
      </w:rPr>
    </w:lvl>
  </w:abstractNum>
  <w:abstractNum w:abstractNumId="56" w15:restartNumberingAfterBreak="0">
    <w:nsid w:val="377E1B8F"/>
    <w:multiLevelType w:val="hybridMultilevel"/>
    <w:tmpl w:val="CBA4E474"/>
    <w:lvl w:ilvl="0" w:tplc="C194FB00">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57" w15:restartNumberingAfterBreak="0">
    <w:nsid w:val="37CC3AFA"/>
    <w:multiLevelType w:val="hybridMultilevel"/>
    <w:tmpl w:val="316EC43C"/>
    <w:lvl w:ilvl="0" w:tplc="99665DCE">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38C7610B"/>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3E377D5C"/>
    <w:multiLevelType w:val="hybridMultilevel"/>
    <w:tmpl w:val="11CC1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FAF51C8"/>
    <w:multiLevelType w:val="hybridMultilevel"/>
    <w:tmpl w:val="4312563E"/>
    <w:lvl w:ilvl="0" w:tplc="42DA2DD8">
      <w:start w:val="1"/>
      <w:numFmt w:val="lowerLetter"/>
      <w:lvlText w:val="(%1)"/>
      <w:lvlJc w:val="left"/>
      <w:pPr>
        <w:tabs>
          <w:tab w:val="num" w:pos="1470"/>
        </w:tabs>
        <w:ind w:left="1470" w:hanging="375"/>
      </w:pPr>
      <w:rPr>
        <w:rFonts w:hint="default"/>
      </w:rPr>
    </w:lvl>
    <w:lvl w:ilvl="1" w:tplc="0B0AD85C">
      <w:start w:val="1"/>
      <w:numFmt w:val="lowerRoman"/>
      <w:lvlText w:val="%2)"/>
      <w:lvlJc w:val="left"/>
      <w:pPr>
        <w:tabs>
          <w:tab w:val="num" w:pos="2535"/>
        </w:tabs>
        <w:ind w:left="2535" w:hanging="720"/>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1" w15:restartNumberingAfterBreak="0">
    <w:nsid w:val="3FB849A4"/>
    <w:multiLevelType w:val="hybridMultilevel"/>
    <w:tmpl w:val="4404B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40B813C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3" w15:restartNumberingAfterBreak="0">
    <w:nsid w:val="429053D9"/>
    <w:multiLevelType w:val="singleLevel"/>
    <w:tmpl w:val="04090019"/>
    <w:lvl w:ilvl="0">
      <w:start w:val="1"/>
      <w:numFmt w:val="lowerLetter"/>
      <w:lvlText w:val="(%1)"/>
      <w:lvlJc w:val="left"/>
      <w:pPr>
        <w:tabs>
          <w:tab w:val="num" w:pos="360"/>
        </w:tabs>
        <w:ind w:left="360" w:hanging="360"/>
      </w:pPr>
      <w:rPr>
        <w:rFonts w:hint="default"/>
      </w:rPr>
    </w:lvl>
  </w:abstractNum>
  <w:abstractNum w:abstractNumId="64" w15:restartNumberingAfterBreak="0">
    <w:nsid w:val="436655A2"/>
    <w:multiLevelType w:val="hybridMultilevel"/>
    <w:tmpl w:val="BBEE4566"/>
    <w:lvl w:ilvl="0" w:tplc="50403918">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43694EF5"/>
    <w:multiLevelType w:val="hybridMultilevel"/>
    <w:tmpl w:val="AE2A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4511AAC"/>
    <w:multiLevelType w:val="hybridMultilevel"/>
    <w:tmpl w:val="F620D74A"/>
    <w:lvl w:ilvl="0" w:tplc="DDBE7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5075AB6"/>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8" w15:restartNumberingAfterBreak="0">
    <w:nsid w:val="45383100"/>
    <w:multiLevelType w:val="singleLevel"/>
    <w:tmpl w:val="0409000F"/>
    <w:lvl w:ilvl="0">
      <w:start w:val="3"/>
      <w:numFmt w:val="decimal"/>
      <w:lvlText w:val="%1."/>
      <w:lvlJc w:val="left"/>
      <w:pPr>
        <w:tabs>
          <w:tab w:val="num" w:pos="360"/>
        </w:tabs>
        <w:ind w:left="360" w:hanging="360"/>
      </w:pPr>
      <w:rPr>
        <w:rFonts w:hint="default"/>
      </w:rPr>
    </w:lvl>
  </w:abstractNum>
  <w:abstractNum w:abstractNumId="69" w15:restartNumberingAfterBreak="0">
    <w:nsid w:val="45CC6E30"/>
    <w:multiLevelType w:val="hybridMultilevel"/>
    <w:tmpl w:val="A54612F0"/>
    <w:lvl w:ilvl="0" w:tplc="8E46A0F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45CD037F"/>
    <w:multiLevelType w:val="hybridMultilevel"/>
    <w:tmpl w:val="D1681E12"/>
    <w:lvl w:ilvl="0" w:tplc="9A18F33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45E53528"/>
    <w:multiLevelType w:val="hybridMultilevel"/>
    <w:tmpl w:val="A5543910"/>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72" w15:restartNumberingAfterBreak="0">
    <w:nsid w:val="462B3197"/>
    <w:multiLevelType w:val="hybridMultilevel"/>
    <w:tmpl w:val="58F64DE2"/>
    <w:lvl w:ilvl="0" w:tplc="FFFFFFFF">
      <w:start w:val="1"/>
      <w:numFmt w:val="lowerRoman"/>
      <w:lvlText w:val="(%1)"/>
      <w:lvlJc w:val="left"/>
      <w:pPr>
        <w:tabs>
          <w:tab w:val="num" w:pos="3645"/>
        </w:tabs>
        <w:ind w:left="3645" w:hanging="720"/>
      </w:pPr>
      <w:rPr>
        <w:rFonts w:hint="default"/>
      </w:rPr>
    </w:lvl>
    <w:lvl w:ilvl="1" w:tplc="FFFFFFFF" w:tentative="1">
      <w:start w:val="1"/>
      <w:numFmt w:val="lowerLetter"/>
      <w:lvlText w:val="%2."/>
      <w:lvlJc w:val="left"/>
      <w:pPr>
        <w:tabs>
          <w:tab w:val="num" w:pos="4005"/>
        </w:tabs>
        <w:ind w:left="4005" w:hanging="360"/>
      </w:pPr>
    </w:lvl>
    <w:lvl w:ilvl="2" w:tplc="FFFFFFFF" w:tentative="1">
      <w:start w:val="1"/>
      <w:numFmt w:val="lowerRoman"/>
      <w:lvlText w:val="%3."/>
      <w:lvlJc w:val="right"/>
      <w:pPr>
        <w:tabs>
          <w:tab w:val="num" w:pos="4725"/>
        </w:tabs>
        <w:ind w:left="4725" w:hanging="180"/>
      </w:pPr>
    </w:lvl>
    <w:lvl w:ilvl="3" w:tplc="FFFFFFFF" w:tentative="1">
      <w:start w:val="1"/>
      <w:numFmt w:val="decimal"/>
      <w:lvlText w:val="%4."/>
      <w:lvlJc w:val="left"/>
      <w:pPr>
        <w:tabs>
          <w:tab w:val="num" w:pos="5445"/>
        </w:tabs>
        <w:ind w:left="5445" w:hanging="360"/>
      </w:pPr>
    </w:lvl>
    <w:lvl w:ilvl="4" w:tplc="FFFFFFFF" w:tentative="1">
      <w:start w:val="1"/>
      <w:numFmt w:val="lowerLetter"/>
      <w:lvlText w:val="%5."/>
      <w:lvlJc w:val="left"/>
      <w:pPr>
        <w:tabs>
          <w:tab w:val="num" w:pos="6165"/>
        </w:tabs>
        <w:ind w:left="6165" w:hanging="360"/>
      </w:pPr>
    </w:lvl>
    <w:lvl w:ilvl="5" w:tplc="FFFFFFFF" w:tentative="1">
      <w:start w:val="1"/>
      <w:numFmt w:val="lowerRoman"/>
      <w:lvlText w:val="%6."/>
      <w:lvlJc w:val="right"/>
      <w:pPr>
        <w:tabs>
          <w:tab w:val="num" w:pos="6885"/>
        </w:tabs>
        <w:ind w:left="6885" w:hanging="180"/>
      </w:pPr>
    </w:lvl>
    <w:lvl w:ilvl="6" w:tplc="FFFFFFFF" w:tentative="1">
      <w:start w:val="1"/>
      <w:numFmt w:val="decimal"/>
      <w:lvlText w:val="%7."/>
      <w:lvlJc w:val="left"/>
      <w:pPr>
        <w:tabs>
          <w:tab w:val="num" w:pos="7605"/>
        </w:tabs>
        <w:ind w:left="7605" w:hanging="360"/>
      </w:pPr>
    </w:lvl>
    <w:lvl w:ilvl="7" w:tplc="FFFFFFFF" w:tentative="1">
      <w:start w:val="1"/>
      <w:numFmt w:val="lowerLetter"/>
      <w:lvlText w:val="%8."/>
      <w:lvlJc w:val="left"/>
      <w:pPr>
        <w:tabs>
          <w:tab w:val="num" w:pos="8325"/>
        </w:tabs>
        <w:ind w:left="8325" w:hanging="360"/>
      </w:pPr>
    </w:lvl>
    <w:lvl w:ilvl="8" w:tplc="FFFFFFFF" w:tentative="1">
      <w:start w:val="1"/>
      <w:numFmt w:val="lowerRoman"/>
      <w:lvlText w:val="%9."/>
      <w:lvlJc w:val="right"/>
      <w:pPr>
        <w:tabs>
          <w:tab w:val="num" w:pos="9045"/>
        </w:tabs>
        <w:ind w:left="9045" w:hanging="180"/>
      </w:pPr>
    </w:lvl>
  </w:abstractNum>
  <w:abstractNum w:abstractNumId="73" w15:restartNumberingAfterBreak="0">
    <w:nsid w:val="46B26E5E"/>
    <w:multiLevelType w:val="hybridMultilevel"/>
    <w:tmpl w:val="C21062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4" w15:restartNumberingAfterBreak="0">
    <w:nsid w:val="46F43C9D"/>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5" w15:restartNumberingAfterBreak="0">
    <w:nsid w:val="47704782"/>
    <w:multiLevelType w:val="hybridMultilevel"/>
    <w:tmpl w:val="F3D6E2AE"/>
    <w:lvl w:ilvl="0" w:tplc="B20865BE">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49E93625"/>
    <w:multiLevelType w:val="hybridMultilevel"/>
    <w:tmpl w:val="A99AFCDA"/>
    <w:lvl w:ilvl="0" w:tplc="D3145044">
      <w:start w:val="1"/>
      <w:numFmt w:val="lowerLetter"/>
      <w:lvlText w:val="(%1)"/>
      <w:lvlJc w:val="left"/>
      <w:pPr>
        <w:tabs>
          <w:tab w:val="num" w:pos="1494"/>
        </w:tabs>
        <w:ind w:left="1494" w:hanging="360"/>
      </w:pPr>
      <w:rPr>
        <w:rFonts w:ascii="Times New Roman" w:eastAsia="Times New Roman" w:hAnsi="Times New Roman" w:cs="Times New Roman"/>
      </w:rPr>
    </w:lvl>
    <w:lvl w:ilvl="1" w:tplc="04090019" w:tentative="1">
      <w:start w:val="1"/>
      <w:numFmt w:val="lowerLetter"/>
      <w:lvlText w:val="%2."/>
      <w:lvlJc w:val="left"/>
      <w:pPr>
        <w:tabs>
          <w:tab w:val="num" w:pos="1674"/>
        </w:tabs>
        <w:ind w:left="1674" w:hanging="360"/>
      </w:pPr>
    </w:lvl>
    <w:lvl w:ilvl="2" w:tplc="0409001B" w:tentative="1">
      <w:start w:val="1"/>
      <w:numFmt w:val="lowerRoman"/>
      <w:lvlText w:val="%3."/>
      <w:lvlJc w:val="right"/>
      <w:pPr>
        <w:tabs>
          <w:tab w:val="num" w:pos="2394"/>
        </w:tabs>
        <w:ind w:left="2394" w:hanging="180"/>
      </w:pPr>
    </w:lvl>
    <w:lvl w:ilvl="3" w:tplc="0409000F" w:tentative="1">
      <w:start w:val="1"/>
      <w:numFmt w:val="decimal"/>
      <w:lvlText w:val="%4."/>
      <w:lvlJc w:val="left"/>
      <w:pPr>
        <w:tabs>
          <w:tab w:val="num" w:pos="3114"/>
        </w:tabs>
        <w:ind w:left="3114" w:hanging="360"/>
      </w:pPr>
    </w:lvl>
    <w:lvl w:ilvl="4" w:tplc="04090019" w:tentative="1">
      <w:start w:val="1"/>
      <w:numFmt w:val="lowerLetter"/>
      <w:lvlText w:val="%5."/>
      <w:lvlJc w:val="left"/>
      <w:pPr>
        <w:tabs>
          <w:tab w:val="num" w:pos="3834"/>
        </w:tabs>
        <w:ind w:left="3834" w:hanging="360"/>
      </w:pPr>
    </w:lvl>
    <w:lvl w:ilvl="5" w:tplc="0409001B" w:tentative="1">
      <w:start w:val="1"/>
      <w:numFmt w:val="lowerRoman"/>
      <w:lvlText w:val="%6."/>
      <w:lvlJc w:val="right"/>
      <w:pPr>
        <w:tabs>
          <w:tab w:val="num" w:pos="4554"/>
        </w:tabs>
        <w:ind w:left="4554" w:hanging="180"/>
      </w:pPr>
    </w:lvl>
    <w:lvl w:ilvl="6" w:tplc="0409000F" w:tentative="1">
      <w:start w:val="1"/>
      <w:numFmt w:val="decimal"/>
      <w:lvlText w:val="%7."/>
      <w:lvlJc w:val="left"/>
      <w:pPr>
        <w:tabs>
          <w:tab w:val="num" w:pos="5274"/>
        </w:tabs>
        <w:ind w:left="5274" w:hanging="360"/>
      </w:pPr>
    </w:lvl>
    <w:lvl w:ilvl="7" w:tplc="04090019" w:tentative="1">
      <w:start w:val="1"/>
      <w:numFmt w:val="lowerLetter"/>
      <w:lvlText w:val="%8."/>
      <w:lvlJc w:val="left"/>
      <w:pPr>
        <w:tabs>
          <w:tab w:val="num" w:pos="5994"/>
        </w:tabs>
        <w:ind w:left="5994" w:hanging="360"/>
      </w:pPr>
    </w:lvl>
    <w:lvl w:ilvl="8" w:tplc="0409001B" w:tentative="1">
      <w:start w:val="1"/>
      <w:numFmt w:val="lowerRoman"/>
      <w:lvlText w:val="%9."/>
      <w:lvlJc w:val="right"/>
      <w:pPr>
        <w:tabs>
          <w:tab w:val="num" w:pos="6714"/>
        </w:tabs>
        <w:ind w:left="6714" w:hanging="180"/>
      </w:pPr>
    </w:lvl>
  </w:abstractNum>
  <w:abstractNum w:abstractNumId="77" w15:restartNumberingAfterBreak="0">
    <w:nsid w:val="4A887534"/>
    <w:multiLevelType w:val="hybridMultilevel"/>
    <w:tmpl w:val="B4C44824"/>
    <w:lvl w:ilvl="0" w:tplc="C122D680">
      <w:start w:val="1"/>
      <w:numFmt w:val="decimal"/>
      <w:lvlText w:val="%1."/>
      <w:lvlJc w:val="left"/>
      <w:pPr>
        <w:tabs>
          <w:tab w:val="num" w:pos="1080"/>
        </w:tabs>
        <w:ind w:left="1080" w:hanging="720"/>
      </w:pPr>
      <w:rPr>
        <w:rFonts w:hint="default"/>
      </w:rPr>
    </w:lvl>
    <w:lvl w:ilvl="1" w:tplc="8090BA96">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4B18153A"/>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9" w15:restartNumberingAfterBreak="0">
    <w:nsid w:val="4D6678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80" w15:restartNumberingAfterBreak="0">
    <w:nsid w:val="4D7C6394"/>
    <w:multiLevelType w:val="hybridMultilevel"/>
    <w:tmpl w:val="90D0E890"/>
    <w:lvl w:ilvl="0" w:tplc="6B3AF9A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1" w15:restartNumberingAfterBreak="0">
    <w:nsid w:val="4DCE2E42"/>
    <w:multiLevelType w:val="hybridMultilevel"/>
    <w:tmpl w:val="ABCC58D4"/>
    <w:lvl w:ilvl="0" w:tplc="BCB88046">
      <w:start w:val="1"/>
      <w:numFmt w:val="lowerLetter"/>
      <w:lvlText w:val="(%1)"/>
      <w:lvlJc w:val="left"/>
      <w:pPr>
        <w:tabs>
          <w:tab w:val="num" w:pos="1470"/>
        </w:tabs>
        <w:ind w:left="1470"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E1540AD"/>
    <w:multiLevelType w:val="hybridMultilevel"/>
    <w:tmpl w:val="DEEE05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4F2B70D0"/>
    <w:multiLevelType w:val="multilevel"/>
    <w:tmpl w:val="AB461B30"/>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4" w15:restartNumberingAfterBreak="0">
    <w:nsid w:val="4F49794E"/>
    <w:multiLevelType w:val="hybridMultilevel"/>
    <w:tmpl w:val="79AC32BC"/>
    <w:lvl w:ilvl="0" w:tplc="4F3E8D4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5" w15:restartNumberingAfterBreak="0">
    <w:nsid w:val="4FAF3F80"/>
    <w:multiLevelType w:val="hybridMultilevel"/>
    <w:tmpl w:val="AF82A2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17B1EFB"/>
    <w:multiLevelType w:val="hybridMultilevel"/>
    <w:tmpl w:val="73CA92B0"/>
    <w:lvl w:ilvl="0" w:tplc="C60EAABC">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7" w15:restartNumberingAfterBreak="0">
    <w:nsid w:val="524D235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88" w15:restartNumberingAfterBreak="0">
    <w:nsid w:val="544827EB"/>
    <w:multiLevelType w:val="hybridMultilevel"/>
    <w:tmpl w:val="21F2C37E"/>
    <w:lvl w:ilvl="0" w:tplc="6CC2D246">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56913516"/>
    <w:multiLevelType w:val="hybridMultilevel"/>
    <w:tmpl w:val="F196A41A"/>
    <w:lvl w:ilvl="0" w:tplc="27D685DC">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0" w15:restartNumberingAfterBreak="0">
    <w:nsid w:val="56BF1B02"/>
    <w:multiLevelType w:val="hybridMultilevel"/>
    <w:tmpl w:val="BF1C3396"/>
    <w:lvl w:ilvl="0" w:tplc="8DDCCB5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7870CF3"/>
    <w:multiLevelType w:val="hybridMultilevel"/>
    <w:tmpl w:val="4A6C943C"/>
    <w:lvl w:ilvl="0" w:tplc="87D4310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2" w15:restartNumberingAfterBreak="0">
    <w:nsid w:val="579F2E9B"/>
    <w:multiLevelType w:val="hybridMultilevel"/>
    <w:tmpl w:val="254C506A"/>
    <w:lvl w:ilvl="0" w:tplc="53FEBBFC">
      <w:numFmt w:val="bullet"/>
      <w:lvlText w:val=""/>
      <w:lvlJc w:val="left"/>
      <w:pPr>
        <w:ind w:left="459" w:hanging="360"/>
      </w:pPr>
      <w:rPr>
        <w:rFonts w:ascii="Wingdings" w:eastAsia="Times New Roman" w:hAnsi="Wingdings" w:hint="default"/>
      </w:rPr>
    </w:lvl>
    <w:lvl w:ilvl="1" w:tplc="48090003" w:tentative="1">
      <w:start w:val="1"/>
      <w:numFmt w:val="bullet"/>
      <w:lvlText w:val="o"/>
      <w:lvlJc w:val="left"/>
      <w:pPr>
        <w:ind w:left="1179" w:hanging="360"/>
      </w:pPr>
      <w:rPr>
        <w:rFonts w:ascii="Courier New" w:hAnsi="Courier New" w:hint="default"/>
      </w:rPr>
    </w:lvl>
    <w:lvl w:ilvl="2" w:tplc="48090005" w:tentative="1">
      <w:start w:val="1"/>
      <w:numFmt w:val="bullet"/>
      <w:lvlText w:val=""/>
      <w:lvlJc w:val="left"/>
      <w:pPr>
        <w:ind w:left="1899" w:hanging="360"/>
      </w:pPr>
      <w:rPr>
        <w:rFonts w:ascii="Wingdings" w:hAnsi="Wingdings" w:hint="default"/>
      </w:rPr>
    </w:lvl>
    <w:lvl w:ilvl="3" w:tplc="48090001" w:tentative="1">
      <w:start w:val="1"/>
      <w:numFmt w:val="bullet"/>
      <w:lvlText w:val=""/>
      <w:lvlJc w:val="left"/>
      <w:pPr>
        <w:ind w:left="2619" w:hanging="360"/>
      </w:pPr>
      <w:rPr>
        <w:rFonts w:ascii="Symbol" w:hAnsi="Symbol" w:hint="default"/>
      </w:rPr>
    </w:lvl>
    <w:lvl w:ilvl="4" w:tplc="48090003" w:tentative="1">
      <w:start w:val="1"/>
      <w:numFmt w:val="bullet"/>
      <w:lvlText w:val="o"/>
      <w:lvlJc w:val="left"/>
      <w:pPr>
        <w:ind w:left="3339" w:hanging="360"/>
      </w:pPr>
      <w:rPr>
        <w:rFonts w:ascii="Courier New" w:hAnsi="Courier New" w:hint="default"/>
      </w:rPr>
    </w:lvl>
    <w:lvl w:ilvl="5" w:tplc="48090005" w:tentative="1">
      <w:start w:val="1"/>
      <w:numFmt w:val="bullet"/>
      <w:lvlText w:val=""/>
      <w:lvlJc w:val="left"/>
      <w:pPr>
        <w:ind w:left="4059" w:hanging="360"/>
      </w:pPr>
      <w:rPr>
        <w:rFonts w:ascii="Wingdings" w:hAnsi="Wingdings" w:hint="default"/>
      </w:rPr>
    </w:lvl>
    <w:lvl w:ilvl="6" w:tplc="48090001" w:tentative="1">
      <w:start w:val="1"/>
      <w:numFmt w:val="bullet"/>
      <w:lvlText w:val=""/>
      <w:lvlJc w:val="left"/>
      <w:pPr>
        <w:ind w:left="4779" w:hanging="360"/>
      </w:pPr>
      <w:rPr>
        <w:rFonts w:ascii="Symbol" w:hAnsi="Symbol" w:hint="default"/>
      </w:rPr>
    </w:lvl>
    <w:lvl w:ilvl="7" w:tplc="48090003" w:tentative="1">
      <w:start w:val="1"/>
      <w:numFmt w:val="bullet"/>
      <w:lvlText w:val="o"/>
      <w:lvlJc w:val="left"/>
      <w:pPr>
        <w:ind w:left="5499" w:hanging="360"/>
      </w:pPr>
      <w:rPr>
        <w:rFonts w:ascii="Courier New" w:hAnsi="Courier New" w:hint="default"/>
      </w:rPr>
    </w:lvl>
    <w:lvl w:ilvl="8" w:tplc="48090005" w:tentative="1">
      <w:start w:val="1"/>
      <w:numFmt w:val="bullet"/>
      <w:lvlText w:val=""/>
      <w:lvlJc w:val="left"/>
      <w:pPr>
        <w:ind w:left="6219" w:hanging="360"/>
      </w:pPr>
      <w:rPr>
        <w:rFonts w:ascii="Wingdings" w:hAnsi="Wingdings" w:hint="default"/>
      </w:rPr>
    </w:lvl>
  </w:abstractNum>
  <w:abstractNum w:abstractNumId="93" w15:restartNumberingAfterBreak="0">
    <w:nsid w:val="5A897042"/>
    <w:multiLevelType w:val="hybridMultilevel"/>
    <w:tmpl w:val="AAF861F4"/>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4" w15:restartNumberingAfterBreak="0">
    <w:nsid w:val="5ADB451F"/>
    <w:multiLevelType w:val="hybridMultilevel"/>
    <w:tmpl w:val="B846F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5B0463C5"/>
    <w:multiLevelType w:val="hybridMultilevel"/>
    <w:tmpl w:val="8BC4870A"/>
    <w:lvl w:ilvl="0" w:tplc="7E2863DC">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96" w15:restartNumberingAfterBreak="0">
    <w:nsid w:val="5B56394D"/>
    <w:multiLevelType w:val="hybridMultilevel"/>
    <w:tmpl w:val="52805A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7" w15:restartNumberingAfterBreak="0">
    <w:nsid w:val="5B7904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98" w15:restartNumberingAfterBreak="0">
    <w:nsid w:val="5C1E2F73"/>
    <w:multiLevelType w:val="hybridMultilevel"/>
    <w:tmpl w:val="2238038C"/>
    <w:lvl w:ilvl="0" w:tplc="C714CE98">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99" w15:restartNumberingAfterBreak="0">
    <w:nsid w:val="5C600827"/>
    <w:multiLevelType w:val="singleLevel"/>
    <w:tmpl w:val="F208BE0E"/>
    <w:lvl w:ilvl="0">
      <w:start w:val="1"/>
      <w:numFmt w:val="lowerLetter"/>
      <w:lvlText w:val="(%1)"/>
      <w:lvlJc w:val="left"/>
      <w:pPr>
        <w:tabs>
          <w:tab w:val="num" w:pos="1080"/>
        </w:tabs>
        <w:ind w:left="1080" w:hanging="360"/>
      </w:pPr>
      <w:rPr>
        <w:rFonts w:hint="default"/>
      </w:rPr>
    </w:lvl>
  </w:abstractNum>
  <w:abstractNum w:abstractNumId="100" w15:restartNumberingAfterBreak="0">
    <w:nsid w:val="5CBD0B3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1" w15:restartNumberingAfterBreak="0">
    <w:nsid w:val="5CEF0D07"/>
    <w:multiLevelType w:val="singleLevel"/>
    <w:tmpl w:val="00146B6E"/>
    <w:lvl w:ilvl="0">
      <w:start w:val="1"/>
      <w:numFmt w:val="lowerLetter"/>
      <w:lvlText w:val="(%1)"/>
      <w:lvlJc w:val="left"/>
      <w:pPr>
        <w:tabs>
          <w:tab w:val="num" w:pos="1080"/>
        </w:tabs>
        <w:ind w:left="1080" w:hanging="360"/>
      </w:pPr>
      <w:rPr>
        <w:rFonts w:hint="default"/>
      </w:rPr>
    </w:lvl>
  </w:abstractNum>
  <w:abstractNum w:abstractNumId="102" w15:restartNumberingAfterBreak="0">
    <w:nsid w:val="5D136CEC"/>
    <w:multiLevelType w:val="hybridMultilevel"/>
    <w:tmpl w:val="1102F028"/>
    <w:lvl w:ilvl="0" w:tplc="BCE4F280">
      <w:start w:val="1"/>
      <w:numFmt w:val="decimal"/>
      <w:pStyle w:val="LegislativeHistory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D293285"/>
    <w:multiLevelType w:val="hybridMultilevel"/>
    <w:tmpl w:val="9B1C27DA"/>
    <w:lvl w:ilvl="0" w:tplc="893C585A">
      <w:start w:val="1"/>
      <w:numFmt w:val="lowerRoman"/>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5FBC0A78"/>
    <w:multiLevelType w:val="hybridMultilevel"/>
    <w:tmpl w:val="69E27CBE"/>
    <w:lvl w:ilvl="0" w:tplc="3E2ECFAA">
      <w:start w:val="1"/>
      <w:numFmt w:val="lowerRoman"/>
      <w:lvlText w:val="(%1)"/>
      <w:lvlJc w:val="left"/>
      <w:pPr>
        <w:tabs>
          <w:tab w:val="num" w:pos="1069"/>
        </w:tabs>
        <w:ind w:left="1069" w:hanging="360"/>
      </w:pPr>
      <w:rPr>
        <w:rFonts w:hint="default"/>
      </w:rPr>
    </w:lvl>
    <w:lvl w:ilvl="1" w:tplc="04090019" w:tentative="1">
      <w:start w:val="1"/>
      <w:numFmt w:val="lowerLetter"/>
      <w:lvlText w:val="%2."/>
      <w:lvlJc w:val="left"/>
      <w:pPr>
        <w:tabs>
          <w:tab w:val="num" w:pos="1249"/>
        </w:tabs>
        <w:ind w:left="1249" w:hanging="360"/>
      </w:pPr>
    </w:lvl>
    <w:lvl w:ilvl="2" w:tplc="0409001B" w:tentative="1">
      <w:start w:val="1"/>
      <w:numFmt w:val="lowerRoman"/>
      <w:lvlText w:val="%3."/>
      <w:lvlJc w:val="right"/>
      <w:pPr>
        <w:tabs>
          <w:tab w:val="num" w:pos="1969"/>
        </w:tabs>
        <w:ind w:left="1969" w:hanging="180"/>
      </w:pPr>
    </w:lvl>
    <w:lvl w:ilvl="3" w:tplc="0409000F" w:tentative="1">
      <w:start w:val="1"/>
      <w:numFmt w:val="decimal"/>
      <w:lvlText w:val="%4."/>
      <w:lvlJc w:val="left"/>
      <w:pPr>
        <w:tabs>
          <w:tab w:val="num" w:pos="2689"/>
        </w:tabs>
        <w:ind w:left="2689" w:hanging="360"/>
      </w:pPr>
    </w:lvl>
    <w:lvl w:ilvl="4" w:tplc="04090019" w:tentative="1">
      <w:start w:val="1"/>
      <w:numFmt w:val="lowerLetter"/>
      <w:lvlText w:val="%5."/>
      <w:lvlJc w:val="left"/>
      <w:pPr>
        <w:tabs>
          <w:tab w:val="num" w:pos="3409"/>
        </w:tabs>
        <w:ind w:left="3409" w:hanging="360"/>
      </w:pPr>
    </w:lvl>
    <w:lvl w:ilvl="5" w:tplc="0409001B" w:tentative="1">
      <w:start w:val="1"/>
      <w:numFmt w:val="lowerRoman"/>
      <w:lvlText w:val="%6."/>
      <w:lvlJc w:val="right"/>
      <w:pPr>
        <w:tabs>
          <w:tab w:val="num" w:pos="4129"/>
        </w:tabs>
        <w:ind w:left="4129" w:hanging="180"/>
      </w:pPr>
    </w:lvl>
    <w:lvl w:ilvl="6" w:tplc="0409000F" w:tentative="1">
      <w:start w:val="1"/>
      <w:numFmt w:val="decimal"/>
      <w:lvlText w:val="%7."/>
      <w:lvlJc w:val="left"/>
      <w:pPr>
        <w:tabs>
          <w:tab w:val="num" w:pos="4849"/>
        </w:tabs>
        <w:ind w:left="4849" w:hanging="360"/>
      </w:pPr>
    </w:lvl>
    <w:lvl w:ilvl="7" w:tplc="04090019" w:tentative="1">
      <w:start w:val="1"/>
      <w:numFmt w:val="lowerLetter"/>
      <w:lvlText w:val="%8."/>
      <w:lvlJc w:val="left"/>
      <w:pPr>
        <w:tabs>
          <w:tab w:val="num" w:pos="5569"/>
        </w:tabs>
        <w:ind w:left="5569" w:hanging="360"/>
      </w:pPr>
    </w:lvl>
    <w:lvl w:ilvl="8" w:tplc="0409001B" w:tentative="1">
      <w:start w:val="1"/>
      <w:numFmt w:val="lowerRoman"/>
      <w:lvlText w:val="%9."/>
      <w:lvlJc w:val="right"/>
      <w:pPr>
        <w:tabs>
          <w:tab w:val="num" w:pos="6289"/>
        </w:tabs>
        <w:ind w:left="6289" w:hanging="180"/>
      </w:pPr>
    </w:lvl>
  </w:abstractNum>
  <w:abstractNum w:abstractNumId="105" w15:restartNumberingAfterBreak="0">
    <w:nsid w:val="60B67F1B"/>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6" w15:restartNumberingAfterBreak="0">
    <w:nsid w:val="60B8487A"/>
    <w:multiLevelType w:val="hybridMultilevel"/>
    <w:tmpl w:val="7E6C8D6E"/>
    <w:lvl w:ilvl="0" w:tplc="04090015">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15:restartNumberingAfterBreak="0">
    <w:nsid w:val="61B05A3E"/>
    <w:multiLevelType w:val="hybridMultilevel"/>
    <w:tmpl w:val="A5B225B4"/>
    <w:lvl w:ilvl="0" w:tplc="5040391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08" w15:restartNumberingAfterBreak="0">
    <w:nsid w:val="61E30758"/>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9" w15:restartNumberingAfterBreak="0">
    <w:nsid w:val="63480B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0" w15:restartNumberingAfterBreak="0">
    <w:nsid w:val="637A7834"/>
    <w:multiLevelType w:val="hybridMultilevel"/>
    <w:tmpl w:val="858CBFB6"/>
    <w:lvl w:ilvl="0" w:tplc="30F46D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0F3181"/>
    <w:multiLevelType w:val="hybridMultilevel"/>
    <w:tmpl w:val="0D528206"/>
    <w:lvl w:ilvl="0" w:tplc="443AB4AE">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2" w15:restartNumberingAfterBreak="0">
    <w:nsid w:val="65B0546F"/>
    <w:multiLevelType w:val="hybridMultilevel"/>
    <w:tmpl w:val="E96A2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6521417"/>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14" w15:restartNumberingAfterBreak="0">
    <w:nsid w:val="66581AAF"/>
    <w:multiLevelType w:val="hybridMultilevel"/>
    <w:tmpl w:val="CC06B29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5" w15:restartNumberingAfterBreak="0">
    <w:nsid w:val="674C2DDA"/>
    <w:multiLevelType w:val="hybridMultilevel"/>
    <w:tmpl w:val="487AC68A"/>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6" w15:restartNumberingAfterBreak="0">
    <w:nsid w:val="68083F4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17" w15:restartNumberingAfterBreak="0">
    <w:nsid w:val="68F54452"/>
    <w:multiLevelType w:val="hybridMultilevel"/>
    <w:tmpl w:val="8D28D9D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8" w15:restartNumberingAfterBreak="0">
    <w:nsid w:val="6A2D14E0"/>
    <w:multiLevelType w:val="hybridMultilevel"/>
    <w:tmpl w:val="3DBEEB16"/>
    <w:lvl w:ilvl="0" w:tplc="2CE4965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9" w15:restartNumberingAfterBreak="0">
    <w:nsid w:val="6B5F59FF"/>
    <w:multiLevelType w:val="hybridMultilevel"/>
    <w:tmpl w:val="F2F43208"/>
    <w:lvl w:ilvl="0" w:tplc="97F2AADA">
      <w:start w:val="1"/>
      <w:numFmt w:val="decimal"/>
      <w:lvlText w:val="(%1)"/>
      <w:lvlJc w:val="left"/>
      <w:pPr>
        <w:ind w:left="502" w:hanging="360"/>
      </w:pPr>
      <w:rPr>
        <w:rFonts w:ascii="Arial" w:hAnsi="Arial" w:cs="Arial" w:hint="default"/>
        <w:sz w:val="16"/>
      </w:rPr>
    </w:lvl>
    <w:lvl w:ilvl="1" w:tplc="48090019" w:tentative="1">
      <w:start w:val="1"/>
      <w:numFmt w:val="lowerLetter"/>
      <w:lvlText w:val="%2."/>
      <w:lvlJc w:val="left"/>
      <w:pPr>
        <w:ind w:left="1222" w:hanging="360"/>
      </w:pPr>
      <w:rPr>
        <w:rFonts w:cs="Times New Roman"/>
      </w:rPr>
    </w:lvl>
    <w:lvl w:ilvl="2" w:tplc="4809001B" w:tentative="1">
      <w:start w:val="1"/>
      <w:numFmt w:val="lowerRoman"/>
      <w:lvlText w:val="%3."/>
      <w:lvlJc w:val="right"/>
      <w:pPr>
        <w:ind w:left="1942" w:hanging="180"/>
      </w:pPr>
      <w:rPr>
        <w:rFonts w:cs="Times New Roman"/>
      </w:rPr>
    </w:lvl>
    <w:lvl w:ilvl="3" w:tplc="4809000F" w:tentative="1">
      <w:start w:val="1"/>
      <w:numFmt w:val="decimal"/>
      <w:lvlText w:val="%4."/>
      <w:lvlJc w:val="left"/>
      <w:pPr>
        <w:ind w:left="2662" w:hanging="360"/>
      </w:pPr>
      <w:rPr>
        <w:rFonts w:cs="Times New Roman"/>
      </w:rPr>
    </w:lvl>
    <w:lvl w:ilvl="4" w:tplc="48090019" w:tentative="1">
      <w:start w:val="1"/>
      <w:numFmt w:val="lowerLetter"/>
      <w:lvlText w:val="%5."/>
      <w:lvlJc w:val="left"/>
      <w:pPr>
        <w:ind w:left="3382" w:hanging="360"/>
      </w:pPr>
      <w:rPr>
        <w:rFonts w:cs="Times New Roman"/>
      </w:rPr>
    </w:lvl>
    <w:lvl w:ilvl="5" w:tplc="4809001B" w:tentative="1">
      <w:start w:val="1"/>
      <w:numFmt w:val="lowerRoman"/>
      <w:lvlText w:val="%6."/>
      <w:lvlJc w:val="right"/>
      <w:pPr>
        <w:ind w:left="4102" w:hanging="180"/>
      </w:pPr>
      <w:rPr>
        <w:rFonts w:cs="Times New Roman"/>
      </w:rPr>
    </w:lvl>
    <w:lvl w:ilvl="6" w:tplc="4809000F" w:tentative="1">
      <w:start w:val="1"/>
      <w:numFmt w:val="decimal"/>
      <w:lvlText w:val="%7."/>
      <w:lvlJc w:val="left"/>
      <w:pPr>
        <w:ind w:left="4822" w:hanging="360"/>
      </w:pPr>
      <w:rPr>
        <w:rFonts w:cs="Times New Roman"/>
      </w:rPr>
    </w:lvl>
    <w:lvl w:ilvl="7" w:tplc="48090019" w:tentative="1">
      <w:start w:val="1"/>
      <w:numFmt w:val="lowerLetter"/>
      <w:lvlText w:val="%8."/>
      <w:lvlJc w:val="left"/>
      <w:pPr>
        <w:ind w:left="5542" w:hanging="360"/>
      </w:pPr>
      <w:rPr>
        <w:rFonts w:cs="Times New Roman"/>
      </w:rPr>
    </w:lvl>
    <w:lvl w:ilvl="8" w:tplc="4809001B" w:tentative="1">
      <w:start w:val="1"/>
      <w:numFmt w:val="lowerRoman"/>
      <w:lvlText w:val="%9."/>
      <w:lvlJc w:val="right"/>
      <w:pPr>
        <w:ind w:left="6262" w:hanging="180"/>
      </w:pPr>
      <w:rPr>
        <w:rFonts w:cs="Times New Roman"/>
      </w:rPr>
    </w:lvl>
  </w:abstractNum>
  <w:abstractNum w:abstractNumId="120" w15:restartNumberingAfterBreak="0">
    <w:nsid w:val="6EE10848"/>
    <w:multiLevelType w:val="hybridMultilevel"/>
    <w:tmpl w:val="95FC7C1A"/>
    <w:lvl w:ilvl="0" w:tplc="4A786900">
      <w:start w:val="1"/>
      <w:numFmt w:val="lowerLetter"/>
      <w:lvlText w:val="(%1)"/>
      <w:lvlJc w:val="left"/>
      <w:pPr>
        <w:tabs>
          <w:tab w:val="num" w:pos="1470"/>
        </w:tabs>
        <w:ind w:left="1470" w:hanging="375"/>
      </w:pPr>
      <w:rPr>
        <w:rFonts w:hint="default"/>
      </w:rPr>
    </w:lvl>
    <w:lvl w:ilvl="1" w:tplc="04090019" w:tentative="1">
      <w:start w:val="1"/>
      <w:numFmt w:val="lowerLetter"/>
      <w:lvlText w:val="%2."/>
      <w:lvlJc w:val="left"/>
      <w:pPr>
        <w:tabs>
          <w:tab w:val="num" w:pos="2175"/>
        </w:tabs>
        <w:ind w:left="2175" w:hanging="360"/>
      </w:p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21" w15:restartNumberingAfterBreak="0">
    <w:nsid w:val="6F740FC0"/>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2" w15:restartNumberingAfterBreak="0">
    <w:nsid w:val="70AA7956"/>
    <w:multiLevelType w:val="hybridMultilevel"/>
    <w:tmpl w:val="85521CBA"/>
    <w:lvl w:ilvl="0" w:tplc="CDE09812">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23" w15:restartNumberingAfterBreak="0">
    <w:nsid w:val="71354379"/>
    <w:multiLevelType w:val="hybridMultilevel"/>
    <w:tmpl w:val="66F41DD2"/>
    <w:lvl w:ilvl="0" w:tplc="B66CFC26">
      <w:start w:val="2"/>
      <w:numFmt w:val="bullet"/>
      <w:lvlText w:val="-"/>
      <w:lvlJc w:val="left"/>
      <w:pPr>
        <w:ind w:left="-1065" w:hanging="360"/>
      </w:pPr>
      <w:rPr>
        <w:rFonts w:ascii="Estrangelo Edessa" w:eastAsia="Times New Roman" w:hAnsi="Estrangelo Edessa" w:hint="default"/>
      </w:rPr>
    </w:lvl>
    <w:lvl w:ilvl="1" w:tplc="48090003" w:tentative="1">
      <w:start w:val="1"/>
      <w:numFmt w:val="bullet"/>
      <w:lvlText w:val="o"/>
      <w:lvlJc w:val="left"/>
      <w:pPr>
        <w:ind w:left="-345" w:hanging="360"/>
      </w:pPr>
      <w:rPr>
        <w:rFonts w:ascii="Courier New" w:hAnsi="Courier New" w:hint="default"/>
      </w:rPr>
    </w:lvl>
    <w:lvl w:ilvl="2" w:tplc="48090005" w:tentative="1">
      <w:start w:val="1"/>
      <w:numFmt w:val="bullet"/>
      <w:lvlText w:val=""/>
      <w:lvlJc w:val="left"/>
      <w:pPr>
        <w:ind w:left="375" w:hanging="360"/>
      </w:pPr>
      <w:rPr>
        <w:rFonts w:ascii="Wingdings" w:hAnsi="Wingdings" w:hint="default"/>
      </w:rPr>
    </w:lvl>
    <w:lvl w:ilvl="3" w:tplc="48090001" w:tentative="1">
      <w:start w:val="1"/>
      <w:numFmt w:val="bullet"/>
      <w:lvlText w:val=""/>
      <w:lvlJc w:val="left"/>
      <w:pPr>
        <w:ind w:left="1095" w:hanging="360"/>
      </w:pPr>
      <w:rPr>
        <w:rFonts w:ascii="Symbol" w:hAnsi="Symbol" w:hint="default"/>
      </w:rPr>
    </w:lvl>
    <w:lvl w:ilvl="4" w:tplc="48090003" w:tentative="1">
      <w:start w:val="1"/>
      <w:numFmt w:val="bullet"/>
      <w:lvlText w:val="o"/>
      <w:lvlJc w:val="left"/>
      <w:pPr>
        <w:ind w:left="1815" w:hanging="360"/>
      </w:pPr>
      <w:rPr>
        <w:rFonts w:ascii="Courier New" w:hAnsi="Courier New" w:hint="default"/>
      </w:rPr>
    </w:lvl>
    <w:lvl w:ilvl="5" w:tplc="48090005" w:tentative="1">
      <w:start w:val="1"/>
      <w:numFmt w:val="bullet"/>
      <w:lvlText w:val=""/>
      <w:lvlJc w:val="left"/>
      <w:pPr>
        <w:ind w:left="2535" w:hanging="360"/>
      </w:pPr>
      <w:rPr>
        <w:rFonts w:ascii="Wingdings" w:hAnsi="Wingdings" w:hint="default"/>
      </w:rPr>
    </w:lvl>
    <w:lvl w:ilvl="6" w:tplc="48090001" w:tentative="1">
      <w:start w:val="1"/>
      <w:numFmt w:val="bullet"/>
      <w:lvlText w:val=""/>
      <w:lvlJc w:val="left"/>
      <w:pPr>
        <w:ind w:left="3255" w:hanging="360"/>
      </w:pPr>
      <w:rPr>
        <w:rFonts w:ascii="Symbol" w:hAnsi="Symbol" w:hint="default"/>
      </w:rPr>
    </w:lvl>
    <w:lvl w:ilvl="7" w:tplc="48090003" w:tentative="1">
      <w:start w:val="1"/>
      <w:numFmt w:val="bullet"/>
      <w:lvlText w:val="o"/>
      <w:lvlJc w:val="left"/>
      <w:pPr>
        <w:ind w:left="3975" w:hanging="360"/>
      </w:pPr>
      <w:rPr>
        <w:rFonts w:ascii="Courier New" w:hAnsi="Courier New" w:hint="default"/>
      </w:rPr>
    </w:lvl>
    <w:lvl w:ilvl="8" w:tplc="48090005" w:tentative="1">
      <w:start w:val="1"/>
      <w:numFmt w:val="bullet"/>
      <w:lvlText w:val=""/>
      <w:lvlJc w:val="left"/>
      <w:pPr>
        <w:ind w:left="4695" w:hanging="360"/>
      </w:pPr>
      <w:rPr>
        <w:rFonts w:ascii="Wingdings" w:hAnsi="Wingdings" w:hint="default"/>
      </w:rPr>
    </w:lvl>
  </w:abstractNum>
  <w:abstractNum w:abstractNumId="124" w15:restartNumberingAfterBreak="0">
    <w:nsid w:val="71BB6338"/>
    <w:multiLevelType w:val="hybridMultilevel"/>
    <w:tmpl w:val="6228F1F8"/>
    <w:lvl w:ilvl="0" w:tplc="5040391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15:restartNumberingAfterBreak="0">
    <w:nsid w:val="72894959"/>
    <w:multiLevelType w:val="hybridMultilevel"/>
    <w:tmpl w:val="5C22DBE0"/>
    <w:lvl w:ilvl="0" w:tplc="0409000F">
      <w:start w:val="1"/>
      <w:numFmt w:val="decimal"/>
      <w:lvlText w:val="%1."/>
      <w:lvlJc w:val="left"/>
      <w:pPr>
        <w:tabs>
          <w:tab w:val="num" w:pos="660"/>
        </w:tabs>
        <w:ind w:left="660" w:hanging="360"/>
      </w:p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26" w15:restartNumberingAfterBreak="0">
    <w:nsid w:val="72FD32A0"/>
    <w:multiLevelType w:val="hybridMultilevel"/>
    <w:tmpl w:val="C082E8F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7" w15:restartNumberingAfterBreak="0">
    <w:nsid w:val="73234DE3"/>
    <w:multiLevelType w:val="singleLevel"/>
    <w:tmpl w:val="648A96C8"/>
    <w:lvl w:ilvl="0">
      <w:start w:val="1"/>
      <w:numFmt w:val="decimal"/>
      <w:lvlText w:val="%1."/>
      <w:lvlJc w:val="left"/>
      <w:pPr>
        <w:tabs>
          <w:tab w:val="num" w:pos="480"/>
        </w:tabs>
        <w:ind w:left="480" w:hanging="480"/>
      </w:pPr>
      <w:rPr>
        <w:rFonts w:hint="default"/>
      </w:rPr>
    </w:lvl>
  </w:abstractNum>
  <w:abstractNum w:abstractNumId="128" w15:restartNumberingAfterBreak="0">
    <w:nsid w:val="737408A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29" w15:restartNumberingAfterBreak="0">
    <w:nsid w:val="739871AE"/>
    <w:multiLevelType w:val="hybridMultilevel"/>
    <w:tmpl w:val="F3A498B8"/>
    <w:lvl w:ilvl="0" w:tplc="B66CFC26">
      <w:start w:val="2"/>
      <w:numFmt w:val="bullet"/>
      <w:lvlText w:val="-"/>
      <w:lvlJc w:val="left"/>
      <w:pPr>
        <w:ind w:left="862" w:hanging="360"/>
      </w:pPr>
      <w:rPr>
        <w:rFonts w:ascii="Estrangelo Edessa" w:eastAsia="Times New Roman" w:hAnsi="Estrangelo Edessa" w:hint="default"/>
      </w:rPr>
    </w:lvl>
    <w:lvl w:ilvl="1" w:tplc="48090003" w:tentative="1">
      <w:start w:val="1"/>
      <w:numFmt w:val="bullet"/>
      <w:lvlText w:val="o"/>
      <w:lvlJc w:val="left"/>
      <w:pPr>
        <w:ind w:left="1582" w:hanging="360"/>
      </w:pPr>
      <w:rPr>
        <w:rFonts w:ascii="Courier New" w:hAnsi="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130" w15:restartNumberingAfterBreak="0">
    <w:nsid w:val="73C80F3C"/>
    <w:multiLevelType w:val="hybridMultilevel"/>
    <w:tmpl w:val="2A742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4330D4F"/>
    <w:multiLevelType w:val="hybridMultilevel"/>
    <w:tmpl w:val="88EE7646"/>
    <w:lvl w:ilvl="0" w:tplc="B32AF66E">
      <w:start w:val="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32" w15:restartNumberingAfterBreak="0">
    <w:nsid w:val="7445524E"/>
    <w:multiLevelType w:val="hybridMultilevel"/>
    <w:tmpl w:val="082E36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3" w15:restartNumberingAfterBreak="0">
    <w:nsid w:val="74E4191C"/>
    <w:multiLevelType w:val="hybridMultilevel"/>
    <w:tmpl w:val="E6ECAE14"/>
    <w:lvl w:ilvl="0" w:tplc="B41401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4" w15:restartNumberingAfterBreak="0">
    <w:nsid w:val="764D37D0"/>
    <w:multiLevelType w:val="hybridMultilevel"/>
    <w:tmpl w:val="536A7CDE"/>
    <w:lvl w:ilvl="0" w:tplc="F716A9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35" w15:restartNumberingAfterBreak="0">
    <w:nsid w:val="765C08C0"/>
    <w:multiLevelType w:val="hybridMultilevel"/>
    <w:tmpl w:val="9B28D19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6" w15:restartNumberingAfterBreak="0">
    <w:nsid w:val="7696378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37" w15:restartNumberingAfterBreak="0">
    <w:nsid w:val="76E337DB"/>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8" w15:restartNumberingAfterBreak="0">
    <w:nsid w:val="77431687"/>
    <w:multiLevelType w:val="hybridMultilevel"/>
    <w:tmpl w:val="F20C602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9" w15:restartNumberingAfterBreak="0">
    <w:nsid w:val="775B22EB"/>
    <w:multiLevelType w:val="hybridMultilevel"/>
    <w:tmpl w:val="1D70C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78082349"/>
    <w:multiLevelType w:val="hybridMultilevel"/>
    <w:tmpl w:val="CC764E4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1" w15:restartNumberingAfterBreak="0">
    <w:nsid w:val="78C91733"/>
    <w:multiLevelType w:val="hybridMultilevel"/>
    <w:tmpl w:val="E1D41CA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2" w15:restartNumberingAfterBreak="0">
    <w:nsid w:val="7A235E6E"/>
    <w:multiLevelType w:val="hybridMultilevel"/>
    <w:tmpl w:val="D26E6B88"/>
    <w:lvl w:ilvl="0" w:tplc="CA70DB6C">
      <w:start w:val="1"/>
      <w:numFmt w:val="decimal"/>
      <w:lvlText w:val="%1."/>
      <w:lvlJc w:val="left"/>
      <w:pPr>
        <w:ind w:left="360" w:hanging="360"/>
      </w:pPr>
      <w:rPr>
        <w:rFonts w:hint="default"/>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3" w15:restartNumberingAfterBreak="0">
    <w:nsid w:val="7ACF1946"/>
    <w:multiLevelType w:val="hybridMultilevel"/>
    <w:tmpl w:val="EABCC582"/>
    <w:lvl w:ilvl="0" w:tplc="2DFED026">
      <w:start w:val="1"/>
      <w:numFmt w:val="decimal"/>
      <w:lvlText w:val="%1."/>
      <w:lvlJc w:val="left"/>
      <w:pPr>
        <w:ind w:left="930" w:hanging="57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4" w15:restartNumberingAfterBreak="0">
    <w:nsid w:val="7B2C1B1D"/>
    <w:multiLevelType w:val="hybridMultilevel"/>
    <w:tmpl w:val="EE1C5714"/>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5" w15:restartNumberingAfterBreak="0">
    <w:nsid w:val="7B41400A"/>
    <w:multiLevelType w:val="hybridMultilevel"/>
    <w:tmpl w:val="D248B3C6"/>
    <w:lvl w:ilvl="0" w:tplc="43AA44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6" w15:restartNumberingAfterBreak="0">
    <w:nsid w:val="7B8E45E8"/>
    <w:multiLevelType w:val="hybridMultilevel"/>
    <w:tmpl w:val="957E7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7C48377A"/>
    <w:multiLevelType w:val="hybridMultilevel"/>
    <w:tmpl w:val="F210F852"/>
    <w:lvl w:ilvl="0" w:tplc="D8F6D32C">
      <w:start w:val="1"/>
      <w:numFmt w:val="lowerRoman"/>
      <w:lvlText w:val="(%1)"/>
      <w:lvlJc w:val="left"/>
      <w:pPr>
        <w:ind w:left="1195" w:hanging="720"/>
      </w:pPr>
      <w:rPr>
        <w:rFonts w:hint="default"/>
        <w:i/>
      </w:r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148" w15:restartNumberingAfterBreak="0">
    <w:nsid w:val="7CFA5785"/>
    <w:multiLevelType w:val="hybridMultilevel"/>
    <w:tmpl w:val="59B4D0BC"/>
    <w:lvl w:ilvl="0" w:tplc="B1382D7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9" w15:restartNumberingAfterBreak="0">
    <w:nsid w:val="7D4E627A"/>
    <w:multiLevelType w:val="hybridMultilevel"/>
    <w:tmpl w:val="640A549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0" w15:restartNumberingAfterBreak="0">
    <w:nsid w:val="7ED17C2F"/>
    <w:multiLevelType w:val="hybridMultilevel"/>
    <w:tmpl w:val="DF569FFC"/>
    <w:lvl w:ilvl="0" w:tplc="04090003">
      <w:start w:val="1"/>
      <w:numFmt w:val="bullet"/>
      <w:lvlText w:val="o"/>
      <w:lvlJc w:val="left"/>
      <w:pPr>
        <w:tabs>
          <w:tab w:val="num" w:pos="2528"/>
        </w:tabs>
        <w:ind w:left="2528" w:hanging="360"/>
      </w:pPr>
      <w:rPr>
        <w:rFonts w:ascii="Courier New" w:hAnsi="Courier New" w:cs="Courier New" w:hint="default"/>
      </w:rPr>
    </w:lvl>
    <w:lvl w:ilvl="1" w:tplc="04090003" w:tentative="1">
      <w:start w:val="1"/>
      <w:numFmt w:val="bullet"/>
      <w:lvlText w:val="o"/>
      <w:lvlJc w:val="left"/>
      <w:pPr>
        <w:tabs>
          <w:tab w:val="num" w:pos="3248"/>
        </w:tabs>
        <w:ind w:left="3248" w:hanging="360"/>
      </w:pPr>
      <w:rPr>
        <w:rFonts w:ascii="Courier New" w:hAnsi="Courier New" w:cs="Courier New" w:hint="default"/>
      </w:rPr>
    </w:lvl>
    <w:lvl w:ilvl="2" w:tplc="04090005" w:tentative="1">
      <w:start w:val="1"/>
      <w:numFmt w:val="bullet"/>
      <w:lvlText w:val=""/>
      <w:lvlJc w:val="left"/>
      <w:pPr>
        <w:tabs>
          <w:tab w:val="num" w:pos="3968"/>
        </w:tabs>
        <w:ind w:left="3968" w:hanging="360"/>
      </w:pPr>
      <w:rPr>
        <w:rFonts w:ascii="Wingdings" w:hAnsi="Wingdings" w:hint="default"/>
      </w:rPr>
    </w:lvl>
    <w:lvl w:ilvl="3" w:tplc="04090001" w:tentative="1">
      <w:start w:val="1"/>
      <w:numFmt w:val="bullet"/>
      <w:lvlText w:val=""/>
      <w:lvlJc w:val="left"/>
      <w:pPr>
        <w:tabs>
          <w:tab w:val="num" w:pos="4688"/>
        </w:tabs>
        <w:ind w:left="4688" w:hanging="360"/>
      </w:pPr>
      <w:rPr>
        <w:rFonts w:ascii="Symbol" w:hAnsi="Symbol" w:hint="default"/>
      </w:rPr>
    </w:lvl>
    <w:lvl w:ilvl="4" w:tplc="04090003" w:tentative="1">
      <w:start w:val="1"/>
      <w:numFmt w:val="bullet"/>
      <w:lvlText w:val="o"/>
      <w:lvlJc w:val="left"/>
      <w:pPr>
        <w:tabs>
          <w:tab w:val="num" w:pos="5408"/>
        </w:tabs>
        <w:ind w:left="5408" w:hanging="360"/>
      </w:pPr>
      <w:rPr>
        <w:rFonts w:ascii="Courier New" w:hAnsi="Courier New" w:cs="Courier New" w:hint="default"/>
      </w:rPr>
    </w:lvl>
    <w:lvl w:ilvl="5" w:tplc="04090005" w:tentative="1">
      <w:start w:val="1"/>
      <w:numFmt w:val="bullet"/>
      <w:lvlText w:val=""/>
      <w:lvlJc w:val="left"/>
      <w:pPr>
        <w:tabs>
          <w:tab w:val="num" w:pos="6128"/>
        </w:tabs>
        <w:ind w:left="6128" w:hanging="360"/>
      </w:pPr>
      <w:rPr>
        <w:rFonts w:ascii="Wingdings" w:hAnsi="Wingdings" w:hint="default"/>
      </w:rPr>
    </w:lvl>
    <w:lvl w:ilvl="6" w:tplc="04090001" w:tentative="1">
      <w:start w:val="1"/>
      <w:numFmt w:val="bullet"/>
      <w:lvlText w:val=""/>
      <w:lvlJc w:val="left"/>
      <w:pPr>
        <w:tabs>
          <w:tab w:val="num" w:pos="6848"/>
        </w:tabs>
        <w:ind w:left="6848" w:hanging="360"/>
      </w:pPr>
      <w:rPr>
        <w:rFonts w:ascii="Symbol" w:hAnsi="Symbol" w:hint="default"/>
      </w:rPr>
    </w:lvl>
    <w:lvl w:ilvl="7" w:tplc="04090003" w:tentative="1">
      <w:start w:val="1"/>
      <w:numFmt w:val="bullet"/>
      <w:lvlText w:val="o"/>
      <w:lvlJc w:val="left"/>
      <w:pPr>
        <w:tabs>
          <w:tab w:val="num" w:pos="7568"/>
        </w:tabs>
        <w:ind w:left="7568" w:hanging="360"/>
      </w:pPr>
      <w:rPr>
        <w:rFonts w:ascii="Courier New" w:hAnsi="Courier New" w:cs="Courier New" w:hint="default"/>
      </w:rPr>
    </w:lvl>
    <w:lvl w:ilvl="8" w:tplc="04090005" w:tentative="1">
      <w:start w:val="1"/>
      <w:numFmt w:val="bullet"/>
      <w:lvlText w:val=""/>
      <w:lvlJc w:val="left"/>
      <w:pPr>
        <w:tabs>
          <w:tab w:val="num" w:pos="8288"/>
        </w:tabs>
        <w:ind w:left="8288" w:hanging="360"/>
      </w:pPr>
      <w:rPr>
        <w:rFonts w:ascii="Wingdings" w:hAnsi="Wingdings" w:hint="default"/>
      </w:rPr>
    </w:lvl>
  </w:abstractNum>
  <w:abstractNum w:abstractNumId="151" w15:restartNumberingAfterBreak="0">
    <w:nsid w:val="7F216504"/>
    <w:multiLevelType w:val="hybridMultilevel"/>
    <w:tmpl w:val="3BB2ABA6"/>
    <w:lvl w:ilvl="0" w:tplc="EEF271E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4"/>
  </w:num>
  <w:num w:numId="2">
    <w:abstractNumId w:val="102"/>
  </w:num>
  <w:num w:numId="3">
    <w:abstractNumId w:val="139"/>
  </w:num>
  <w:num w:numId="4">
    <w:abstractNumId w:val="66"/>
  </w:num>
  <w:num w:numId="5">
    <w:abstractNumId w:val="94"/>
  </w:num>
  <w:num w:numId="6">
    <w:abstractNumId w:val="130"/>
  </w:num>
  <w:num w:numId="7">
    <w:abstractNumId w:val="98"/>
  </w:num>
  <w:num w:numId="8">
    <w:abstractNumId w:val="82"/>
  </w:num>
  <w:num w:numId="9">
    <w:abstractNumId w:val="65"/>
  </w:num>
  <w:num w:numId="10">
    <w:abstractNumId w:val="50"/>
  </w:num>
  <w:num w:numId="11">
    <w:abstractNumId w:val="134"/>
  </w:num>
  <w:num w:numId="12">
    <w:abstractNumId w:val="64"/>
  </w:num>
  <w:num w:numId="13">
    <w:abstractNumId w:val="88"/>
  </w:num>
  <w:num w:numId="14">
    <w:abstractNumId w:val="125"/>
  </w:num>
  <w:num w:numId="15">
    <w:abstractNumId w:val="107"/>
  </w:num>
  <w:num w:numId="16">
    <w:abstractNumId w:val="124"/>
  </w:num>
  <w:num w:numId="17">
    <w:abstractNumId w:val="23"/>
  </w:num>
  <w:num w:numId="18">
    <w:abstractNumId w:val="47"/>
  </w:num>
  <w:num w:numId="19">
    <w:abstractNumId w:val="41"/>
  </w:num>
  <w:num w:numId="20">
    <w:abstractNumId w:val="106"/>
  </w:num>
  <w:num w:numId="21">
    <w:abstractNumId w:val="6"/>
  </w:num>
  <w:num w:numId="22">
    <w:abstractNumId w:val="147"/>
  </w:num>
  <w:num w:numId="23">
    <w:abstractNumId w:val="61"/>
  </w:num>
  <w:num w:numId="24">
    <w:abstractNumId w:val="7"/>
  </w:num>
  <w:num w:numId="25">
    <w:abstractNumId w:val="143"/>
  </w:num>
  <w:num w:numId="26">
    <w:abstractNumId w:val="108"/>
  </w:num>
  <w:num w:numId="27">
    <w:abstractNumId w:val="58"/>
  </w:num>
  <w:num w:numId="28">
    <w:abstractNumId w:val="59"/>
  </w:num>
  <w:num w:numId="29">
    <w:abstractNumId w:val="112"/>
  </w:num>
  <w:num w:numId="30">
    <w:abstractNumId w:val="34"/>
  </w:num>
  <w:num w:numId="31">
    <w:abstractNumId w:val="63"/>
  </w:num>
  <w:num w:numId="32">
    <w:abstractNumId w:val="127"/>
  </w:num>
  <w:num w:numId="33">
    <w:abstractNumId w:val="43"/>
  </w:num>
  <w:num w:numId="34">
    <w:abstractNumId w:val="62"/>
  </w:num>
  <w:num w:numId="35">
    <w:abstractNumId w:val="100"/>
  </w:num>
  <w:num w:numId="36">
    <w:abstractNumId w:val="18"/>
  </w:num>
  <w:num w:numId="37">
    <w:abstractNumId w:val="68"/>
  </w:num>
  <w:num w:numId="38">
    <w:abstractNumId w:val="4"/>
  </w:num>
  <w:num w:numId="39">
    <w:abstractNumId w:val="33"/>
  </w:num>
  <w:num w:numId="40">
    <w:abstractNumId w:val="19"/>
  </w:num>
  <w:num w:numId="41">
    <w:abstractNumId w:val="128"/>
  </w:num>
  <w:num w:numId="42">
    <w:abstractNumId w:val="77"/>
  </w:num>
  <w:num w:numId="43">
    <w:abstractNumId w:val="15"/>
  </w:num>
  <w:num w:numId="44">
    <w:abstractNumId w:val="44"/>
  </w:num>
  <w:num w:numId="45">
    <w:abstractNumId w:val="73"/>
  </w:num>
  <w:num w:numId="46">
    <w:abstractNumId w:val="55"/>
  </w:num>
  <w:num w:numId="47">
    <w:abstractNumId w:val="99"/>
  </w:num>
  <w:num w:numId="48">
    <w:abstractNumId w:val="101"/>
  </w:num>
  <w:num w:numId="49">
    <w:abstractNumId w:val="22"/>
  </w:num>
  <w:num w:numId="50">
    <w:abstractNumId w:val="30"/>
  </w:num>
  <w:num w:numId="51">
    <w:abstractNumId w:val="17"/>
  </w:num>
  <w:num w:numId="52">
    <w:abstractNumId w:val="97"/>
  </w:num>
  <w:num w:numId="53">
    <w:abstractNumId w:val="116"/>
  </w:num>
  <w:num w:numId="54">
    <w:abstractNumId w:val="67"/>
  </w:num>
  <w:num w:numId="55">
    <w:abstractNumId w:val="109"/>
  </w:num>
  <w:num w:numId="56">
    <w:abstractNumId w:val="79"/>
  </w:num>
  <w:num w:numId="57">
    <w:abstractNumId w:val="137"/>
  </w:num>
  <w:num w:numId="58">
    <w:abstractNumId w:val="46"/>
  </w:num>
  <w:num w:numId="59">
    <w:abstractNumId w:val="72"/>
  </w:num>
  <w:num w:numId="60">
    <w:abstractNumId w:val="141"/>
  </w:num>
  <w:num w:numId="61">
    <w:abstractNumId w:val="140"/>
  </w:num>
  <w:num w:numId="62">
    <w:abstractNumId w:val="126"/>
  </w:num>
  <w:num w:numId="63">
    <w:abstractNumId w:val="49"/>
  </w:num>
  <w:num w:numId="64">
    <w:abstractNumId w:val="138"/>
  </w:num>
  <w:num w:numId="65">
    <w:abstractNumId w:val="37"/>
  </w:num>
  <w:num w:numId="66">
    <w:abstractNumId w:val="149"/>
  </w:num>
  <w:num w:numId="67">
    <w:abstractNumId w:val="117"/>
  </w:num>
  <w:num w:numId="68">
    <w:abstractNumId w:val="135"/>
  </w:num>
  <w:num w:numId="69">
    <w:abstractNumId w:val="150"/>
  </w:num>
  <w:num w:numId="70">
    <w:abstractNumId w:val="0"/>
  </w:num>
  <w:num w:numId="71">
    <w:abstractNumId w:val="69"/>
  </w:num>
  <w:num w:numId="72">
    <w:abstractNumId w:val="36"/>
  </w:num>
  <w:num w:numId="73">
    <w:abstractNumId w:val="133"/>
  </w:num>
  <w:num w:numId="74">
    <w:abstractNumId w:val="8"/>
  </w:num>
  <w:num w:numId="75">
    <w:abstractNumId w:val="142"/>
  </w:num>
  <w:num w:numId="76">
    <w:abstractNumId w:val="104"/>
  </w:num>
  <w:num w:numId="77">
    <w:abstractNumId w:val="103"/>
  </w:num>
  <w:num w:numId="78">
    <w:abstractNumId w:val="76"/>
  </w:num>
  <w:num w:numId="79">
    <w:abstractNumId w:val="60"/>
  </w:num>
  <w:num w:numId="80">
    <w:abstractNumId w:val="120"/>
  </w:num>
  <w:num w:numId="81">
    <w:abstractNumId w:val="40"/>
  </w:num>
  <w:num w:numId="82">
    <w:abstractNumId w:val="29"/>
  </w:num>
  <w:num w:numId="83">
    <w:abstractNumId w:val="12"/>
  </w:num>
  <w:num w:numId="84">
    <w:abstractNumId w:val="75"/>
  </w:num>
  <w:num w:numId="85">
    <w:abstractNumId w:val="81"/>
  </w:num>
  <w:num w:numId="86">
    <w:abstractNumId w:val="118"/>
  </w:num>
  <w:num w:numId="87">
    <w:abstractNumId w:val="122"/>
  </w:num>
  <w:num w:numId="88">
    <w:abstractNumId w:val="3"/>
  </w:num>
  <w:num w:numId="89">
    <w:abstractNumId w:val="148"/>
  </w:num>
  <w:num w:numId="90">
    <w:abstractNumId w:val="2"/>
  </w:num>
  <w:num w:numId="91">
    <w:abstractNumId w:val="26"/>
  </w:num>
  <w:num w:numId="92">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0"/>
  </w:num>
  <w:num w:numId="97">
    <w:abstractNumId w:val="28"/>
  </w:num>
  <w:num w:numId="98">
    <w:abstractNumId w:val="31"/>
  </w:num>
  <w:num w:numId="99">
    <w:abstractNumId w:val="83"/>
  </w:num>
  <w:num w:numId="100">
    <w:abstractNumId w:val="39"/>
  </w:num>
  <w:num w:numId="101">
    <w:abstractNumId w:val="92"/>
  </w:num>
  <w:num w:numId="102">
    <w:abstractNumId w:val="123"/>
  </w:num>
  <w:num w:numId="103">
    <w:abstractNumId w:val="129"/>
  </w:num>
  <w:num w:numId="104">
    <w:abstractNumId w:val="85"/>
  </w:num>
  <w:num w:numId="105">
    <w:abstractNumId w:val="20"/>
  </w:num>
  <w:num w:numId="106">
    <w:abstractNumId w:val="87"/>
  </w:num>
  <w:num w:numId="107">
    <w:abstractNumId w:val="105"/>
  </w:num>
  <w:num w:numId="108">
    <w:abstractNumId w:val="145"/>
  </w:num>
  <w:num w:numId="109">
    <w:abstractNumId w:val="136"/>
  </w:num>
  <w:num w:numId="110">
    <w:abstractNumId w:val="121"/>
  </w:num>
  <w:num w:numId="11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90"/>
  </w:num>
  <w:num w:numId="113">
    <w:abstractNumId w:val="95"/>
  </w:num>
  <w:num w:numId="114">
    <w:abstractNumId w:val="144"/>
  </w:num>
  <w:num w:numId="115">
    <w:abstractNumId w:val="70"/>
  </w:num>
  <w:num w:numId="116">
    <w:abstractNumId w:val="74"/>
  </w:num>
  <w:num w:numId="117">
    <w:abstractNumId w:val="91"/>
  </w:num>
  <w:num w:numId="118">
    <w:abstractNumId w:val="1"/>
  </w:num>
  <w:num w:numId="119">
    <w:abstractNumId w:val="56"/>
  </w:num>
  <w:num w:numId="120">
    <w:abstractNumId w:val="111"/>
  </w:num>
  <w:num w:numId="121">
    <w:abstractNumId w:val="114"/>
  </w:num>
  <w:num w:numId="122">
    <w:abstractNumId w:val="16"/>
  </w:num>
  <w:num w:numId="123">
    <w:abstractNumId w:val="53"/>
  </w:num>
  <w:num w:numId="124">
    <w:abstractNumId w:val="48"/>
  </w:num>
  <w:num w:numId="125">
    <w:abstractNumId w:val="42"/>
  </w:num>
  <w:num w:numId="126">
    <w:abstractNumId w:val="84"/>
  </w:num>
  <w:num w:numId="127">
    <w:abstractNumId w:val="11"/>
  </w:num>
  <w:num w:numId="128">
    <w:abstractNumId w:val="24"/>
  </w:num>
  <w:num w:numId="129">
    <w:abstractNumId w:val="131"/>
  </w:num>
  <w:num w:numId="130">
    <w:abstractNumId w:val="89"/>
  </w:num>
  <w:num w:numId="131">
    <w:abstractNumId w:val="10"/>
  </w:num>
  <w:num w:numId="132">
    <w:abstractNumId w:val="80"/>
  </w:num>
  <w:num w:numId="133">
    <w:abstractNumId w:val="9"/>
  </w:num>
  <w:num w:numId="134">
    <w:abstractNumId w:val="86"/>
  </w:num>
  <w:num w:numId="135">
    <w:abstractNumId w:val="57"/>
  </w:num>
  <w:num w:numId="136">
    <w:abstractNumId w:val="38"/>
  </w:num>
  <w:num w:numId="137">
    <w:abstractNumId w:val="52"/>
  </w:num>
  <w:num w:numId="138">
    <w:abstractNumId w:val="25"/>
  </w:num>
  <w:num w:numId="139">
    <w:abstractNumId w:val="28"/>
  </w:num>
  <w:num w:numId="140">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ziziyah MD HAMBALI (FJCOURTS)">
    <w15:presenceInfo w15:providerId="None" w15:userId="Aziziyah MD HAMBALI (FJCOURTS)"/>
  </w15:person>
  <w15:person w15:author="zhuoneng goh">
    <w15:presenceInfo w15:providerId="Windows Live" w15:userId="1ce4cac85f7310a5"/>
  </w15:person>
  <w15:person w15:author="Adriene CHEONG (FJCOURTS)">
    <w15:presenceInfo w15:providerId="AD" w15:userId="S-1-5-21-1216582894-834684500-1334827815-893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hideSpellingErrors/>
  <w:hideGrammatical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AA5"/>
    <w:rsid w:val="00000717"/>
    <w:rsid w:val="000008C8"/>
    <w:rsid w:val="00003D4D"/>
    <w:rsid w:val="00005077"/>
    <w:rsid w:val="0000713B"/>
    <w:rsid w:val="00007A47"/>
    <w:rsid w:val="00010215"/>
    <w:rsid w:val="0001027F"/>
    <w:rsid w:val="000137BF"/>
    <w:rsid w:val="00013E77"/>
    <w:rsid w:val="00013EF7"/>
    <w:rsid w:val="000168F6"/>
    <w:rsid w:val="00016918"/>
    <w:rsid w:val="00017448"/>
    <w:rsid w:val="000179EA"/>
    <w:rsid w:val="00021D4B"/>
    <w:rsid w:val="00022060"/>
    <w:rsid w:val="000225E7"/>
    <w:rsid w:val="00022802"/>
    <w:rsid w:val="000240E7"/>
    <w:rsid w:val="0002446C"/>
    <w:rsid w:val="0002694A"/>
    <w:rsid w:val="00026F03"/>
    <w:rsid w:val="00026F1C"/>
    <w:rsid w:val="00030301"/>
    <w:rsid w:val="00030792"/>
    <w:rsid w:val="00031831"/>
    <w:rsid w:val="00032282"/>
    <w:rsid w:val="00032528"/>
    <w:rsid w:val="00035E69"/>
    <w:rsid w:val="00040738"/>
    <w:rsid w:val="000409E6"/>
    <w:rsid w:val="00041F27"/>
    <w:rsid w:val="00042183"/>
    <w:rsid w:val="00042754"/>
    <w:rsid w:val="00043B9F"/>
    <w:rsid w:val="00044006"/>
    <w:rsid w:val="00044144"/>
    <w:rsid w:val="00045AE0"/>
    <w:rsid w:val="000511B9"/>
    <w:rsid w:val="00052309"/>
    <w:rsid w:val="00054E07"/>
    <w:rsid w:val="000562D5"/>
    <w:rsid w:val="0005714F"/>
    <w:rsid w:val="00057323"/>
    <w:rsid w:val="0006037C"/>
    <w:rsid w:val="00064360"/>
    <w:rsid w:val="00065191"/>
    <w:rsid w:val="00065DA9"/>
    <w:rsid w:val="00067AA0"/>
    <w:rsid w:val="00073489"/>
    <w:rsid w:val="00074E4B"/>
    <w:rsid w:val="00075FD5"/>
    <w:rsid w:val="0007715D"/>
    <w:rsid w:val="00081595"/>
    <w:rsid w:val="00081805"/>
    <w:rsid w:val="000842BA"/>
    <w:rsid w:val="00084D87"/>
    <w:rsid w:val="00085109"/>
    <w:rsid w:val="00086202"/>
    <w:rsid w:val="00086391"/>
    <w:rsid w:val="00090043"/>
    <w:rsid w:val="00091E05"/>
    <w:rsid w:val="00096710"/>
    <w:rsid w:val="00096DAE"/>
    <w:rsid w:val="000A03C5"/>
    <w:rsid w:val="000A1842"/>
    <w:rsid w:val="000A1E16"/>
    <w:rsid w:val="000A2A3E"/>
    <w:rsid w:val="000A451C"/>
    <w:rsid w:val="000A46EC"/>
    <w:rsid w:val="000A5D8C"/>
    <w:rsid w:val="000A748C"/>
    <w:rsid w:val="000B02FA"/>
    <w:rsid w:val="000B04A4"/>
    <w:rsid w:val="000B0A3D"/>
    <w:rsid w:val="000B15E2"/>
    <w:rsid w:val="000B1CC8"/>
    <w:rsid w:val="000B235F"/>
    <w:rsid w:val="000B3FB1"/>
    <w:rsid w:val="000B4424"/>
    <w:rsid w:val="000B5587"/>
    <w:rsid w:val="000B6052"/>
    <w:rsid w:val="000B6E05"/>
    <w:rsid w:val="000B7944"/>
    <w:rsid w:val="000C1A62"/>
    <w:rsid w:val="000C3833"/>
    <w:rsid w:val="000C4573"/>
    <w:rsid w:val="000C6C8A"/>
    <w:rsid w:val="000C74C8"/>
    <w:rsid w:val="000D00DA"/>
    <w:rsid w:val="000D0850"/>
    <w:rsid w:val="000D1FE3"/>
    <w:rsid w:val="000D34D7"/>
    <w:rsid w:val="000D3C6D"/>
    <w:rsid w:val="000D3DCA"/>
    <w:rsid w:val="000D6545"/>
    <w:rsid w:val="000D6F4C"/>
    <w:rsid w:val="000D7D80"/>
    <w:rsid w:val="000E3782"/>
    <w:rsid w:val="000E3803"/>
    <w:rsid w:val="000E3B0B"/>
    <w:rsid w:val="000E3F74"/>
    <w:rsid w:val="000E4142"/>
    <w:rsid w:val="000E6D64"/>
    <w:rsid w:val="000F03A7"/>
    <w:rsid w:val="000F0483"/>
    <w:rsid w:val="000F0842"/>
    <w:rsid w:val="000F3455"/>
    <w:rsid w:val="000F37E4"/>
    <w:rsid w:val="000F4772"/>
    <w:rsid w:val="000F4935"/>
    <w:rsid w:val="000F70A3"/>
    <w:rsid w:val="00102329"/>
    <w:rsid w:val="0010407F"/>
    <w:rsid w:val="00105CE7"/>
    <w:rsid w:val="00107E4F"/>
    <w:rsid w:val="00107E8A"/>
    <w:rsid w:val="00111210"/>
    <w:rsid w:val="00111A8E"/>
    <w:rsid w:val="001121FF"/>
    <w:rsid w:val="00112A5C"/>
    <w:rsid w:val="00113A0A"/>
    <w:rsid w:val="0011598D"/>
    <w:rsid w:val="00116C7D"/>
    <w:rsid w:val="00117367"/>
    <w:rsid w:val="0011790A"/>
    <w:rsid w:val="00120948"/>
    <w:rsid w:val="001229F7"/>
    <w:rsid w:val="00122E68"/>
    <w:rsid w:val="001255FA"/>
    <w:rsid w:val="00127659"/>
    <w:rsid w:val="00127FBF"/>
    <w:rsid w:val="00130D8B"/>
    <w:rsid w:val="00132751"/>
    <w:rsid w:val="001402D0"/>
    <w:rsid w:val="00141133"/>
    <w:rsid w:val="00142183"/>
    <w:rsid w:val="00143600"/>
    <w:rsid w:val="001442E4"/>
    <w:rsid w:val="0014572B"/>
    <w:rsid w:val="00146E2E"/>
    <w:rsid w:val="001509D8"/>
    <w:rsid w:val="00150FB0"/>
    <w:rsid w:val="00153428"/>
    <w:rsid w:val="00153ADA"/>
    <w:rsid w:val="001576BB"/>
    <w:rsid w:val="001576E7"/>
    <w:rsid w:val="0016087E"/>
    <w:rsid w:val="00160880"/>
    <w:rsid w:val="0016128A"/>
    <w:rsid w:val="00161816"/>
    <w:rsid w:val="00162409"/>
    <w:rsid w:val="001659A6"/>
    <w:rsid w:val="0016740A"/>
    <w:rsid w:val="00167AE6"/>
    <w:rsid w:val="00171911"/>
    <w:rsid w:val="001720DF"/>
    <w:rsid w:val="00172A4A"/>
    <w:rsid w:val="00173E7D"/>
    <w:rsid w:val="00173EEC"/>
    <w:rsid w:val="0017505F"/>
    <w:rsid w:val="00175315"/>
    <w:rsid w:val="00176948"/>
    <w:rsid w:val="001776D6"/>
    <w:rsid w:val="00183A82"/>
    <w:rsid w:val="00184366"/>
    <w:rsid w:val="00184DF7"/>
    <w:rsid w:val="00190F05"/>
    <w:rsid w:val="001913E1"/>
    <w:rsid w:val="001914F5"/>
    <w:rsid w:val="001927BF"/>
    <w:rsid w:val="00192A6C"/>
    <w:rsid w:val="0019382C"/>
    <w:rsid w:val="00195F5C"/>
    <w:rsid w:val="00195FAF"/>
    <w:rsid w:val="001979F9"/>
    <w:rsid w:val="00197F2D"/>
    <w:rsid w:val="001A0CCB"/>
    <w:rsid w:val="001A1EA3"/>
    <w:rsid w:val="001A2B24"/>
    <w:rsid w:val="001A3211"/>
    <w:rsid w:val="001A402A"/>
    <w:rsid w:val="001A576D"/>
    <w:rsid w:val="001B38F1"/>
    <w:rsid w:val="001B599E"/>
    <w:rsid w:val="001B6314"/>
    <w:rsid w:val="001B6558"/>
    <w:rsid w:val="001B6E79"/>
    <w:rsid w:val="001C1D8A"/>
    <w:rsid w:val="001C1E2A"/>
    <w:rsid w:val="001C3801"/>
    <w:rsid w:val="001C3D2E"/>
    <w:rsid w:val="001C5468"/>
    <w:rsid w:val="001C6677"/>
    <w:rsid w:val="001D068D"/>
    <w:rsid w:val="001D099D"/>
    <w:rsid w:val="001D14D2"/>
    <w:rsid w:val="001D1863"/>
    <w:rsid w:val="001D2CB0"/>
    <w:rsid w:val="001D4E21"/>
    <w:rsid w:val="001D5830"/>
    <w:rsid w:val="001D63AC"/>
    <w:rsid w:val="001E078F"/>
    <w:rsid w:val="001E0F0E"/>
    <w:rsid w:val="001E1500"/>
    <w:rsid w:val="001E2E4B"/>
    <w:rsid w:val="001E4689"/>
    <w:rsid w:val="001E5637"/>
    <w:rsid w:val="001E6B23"/>
    <w:rsid w:val="001F0B8A"/>
    <w:rsid w:val="001F25E4"/>
    <w:rsid w:val="001F4AB6"/>
    <w:rsid w:val="001F4D78"/>
    <w:rsid w:val="001F62B0"/>
    <w:rsid w:val="001F77B0"/>
    <w:rsid w:val="00200EEC"/>
    <w:rsid w:val="00203AD2"/>
    <w:rsid w:val="00205B95"/>
    <w:rsid w:val="00206A47"/>
    <w:rsid w:val="00207C81"/>
    <w:rsid w:val="002111FD"/>
    <w:rsid w:val="00212B91"/>
    <w:rsid w:val="00221257"/>
    <w:rsid w:val="00222FE0"/>
    <w:rsid w:val="002317C9"/>
    <w:rsid w:val="00231F93"/>
    <w:rsid w:val="002330E1"/>
    <w:rsid w:val="00234A52"/>
    <w:rsid w:val="00234E01"/>
    <w:rsid w:val="00236DAA"/>
    <w:rsid w:val="00244A37"/>
    <w:rsid w:val="002475AC"/>
    <w:rsid w:val="00247632"/>
    <w:rsid w:val="0025208E"/>
    <w:rsid w:val="002526E4"/>
    <w:rsid w:val="00252714"/>
    <w:rsid w:val="00252EA8"/>
    <w:rsid w:val="00254CBA"/>
    <w:rsid w:val="00255AA3"/>
    <w:rsid w:val="00260E20"/>
    <w:rsid w:val="002621B7"/>
    <w:rsid w:val="00265E75"/>
    <w:rsid w:val="00266FEE"/>
    <w:rsid w:val="00267633"/>
    <w:rsid w:val="00270D8B"/>
    <w:rsid w:val="002736B4"/>
    <w:rsid w:val="0027450E"/>
    <w:rsid w:val="002809B5"/>
    <w:rsid w:val="00283B7D"/>
    <w:rsid w:val="00283CD2"/>
    <w:rsid w:val="002842F9"/>
    <w:rsid w:val="0028682F"/>
    <w:rsid w:val="00287029"/>
    <w:rsid w:val="00287448"/>
    <w:rsid w:val="002903F3"/>
    <w:rsid w:val="00290DBD"/>
    <w:rsid w:val="0029197F"/>
    <w:rsid w:val="00296E95"/>
    <w:rsid w:val="00297004"/>
    <w:rsid w:val="0029781C"/>
    <w:rsid w:val="00297DA5"/>
    <w:rsid w:val="002A01C7"/>
    <w:rsid w:val="002A0F17"/>
    <w:rsid w:val="002A2BFE"/>
    <w:rsid w:val="002A4C10"/>
    <w:rsid w:val="002A6468"/>
    <w:rsid w:val="002A6FE8"/>
    <w:rsid w:val="002A743B"/>
    <w:rsid w:val="002B0397"/>
    <w:rsid w:val="002B0D7D"/>
    <w:rsid w:val="002B244F"/>
    <w:rsid w:val="002B3674"/>
    <w:rsid w:val="002B37B8"/>
    <w:rsid w:val="002B41CE"/>
    <w:rsid w:val="002B4FD6"/>
    <w:rsid w:val="002B669D"/>
    <w:rsid w:val="002C02C2"/>
    <w:rsid w:val="002C31A0"/>
    <w:rsid w:val="002C3670"/>
    <w:rsid w:val="002C4B13"/>
    <w:rsid w:val="002C4BF2"/>
    <w:rsid w:val="002C7D0B"/>
    <w:rsid w:val="002D07A8"/>
    <w:rsid w:val="002D12D1"/>
    <w:rsid w:val="002D1421"/>
    <w:rsid w:val="002D4084"/>
    <w:rsid w:val="002D6227"/>
    <w:rsid w:val="002D7BC7"/>
    <w:rsid w:val="002E03EC"/>
    <w:rsid w:val="002E1655"/>
    <w:rsid w:val="002E2A71"/>
    <w:rsid w:val="002E5EEE"/>
    <w:rsid w:val="002E6CD5"/>
    <w:rsid w:val="002E70B4"/>
    <w:rsid w:val="002E7A1A"/>
    <w:rsid w:val="002F0484"/>
    <w:rsid w:val="002F27D6"/>
    <w:rsid w:val="002F3761"/>
    <w:rsid w:val="002F384D"/>
    <w:rsid w:val="002F47E3"/>
    <w:rsid w:val="00304AC2"/>
    <w:rsid w:val="0030694F"/>
    <w:rsid w:val="00310308"/>
    <w:rsid w:val="003104E7"/>
    <w:rsid w:val="00311BB3"/>
    <w:rsid w:val="00312957"/>
    <w:rsid w:val="00313BCC"/>
    <w:rsid w:val="0031564B"/>
    <w:rsid w:val="0031584B"/>
    <w:rsid w:val="00320331"/>
    <w:rsid w:val="0032341B"/>
    <w:rsid w:val="003234D1"/>
    <w:rsid w:val="00323AAC"/>
    <w:rsid w:val="0032617E"/>
    <w:rsid w:val="0032777A"/>
    <w:rsid w:val="00330D55"/>
    <w:rsid w:val="00332ECB"/>
    <w:rsid w:val="0033319F"/>
    <w:rsid w:val="00333E1B"/>
    <w:rsid w:val="00334263"/>
    <w:rsid w:val="00335028"/>
    <w:rsid w:val="00340C73"/>
    <w:rsid w:val="0034118E"/>
    <w:rsid w:val="0034631A"/>
    <w:rsid w:val="00347ACE"/>
    <w:rsid w:val="00347C3F"/>
    <w:rsid w:val="00347EB5"/>
    <w:rsid w:val="003535A5"/>
    <w:rsid w:val="0035478A"/>
    <w:rsid w:val="00361A4D"/>
    <w:rsid w:val="00361B92"/>
    <w:rsid w:val="0036247B"/>
    <w:rsid w:val="003624F6"/>
    <w:rsid w:val="003664A3"/>
    <w:rsid w:val="00367AED"/>
    <w:rsid w:val="003703B2"/>
    <w:rsid w:val="00374D55"/>
    <w:rsid w:val="0037767B"/>
    <w:rsid w:val="00382C52"/>
    <w:rsid w:val="00383603"/>
    <w:rsid w:val="00387057"/>
    <w:rsid w:val="00387257"/>
    <w:rsid w:val="0038758F"/>
    <w:rsid w:val="00393051"/>
    <w:rsid w:val="00394472"/>
    <w:rsid w:val="003960C4"/>
    <w:rsid w:val="0039699F"/>
    <w:rsid w:val="003A2C32"/>
    <w:rsid w:val="003A3114"/>
    <w:rsid w:val="003A31C8"/>
    <w:rsid w:val="003A4AB0"/>
    <w:rsid w:val="003A4E8E"/>
    <w:rsid w:val="003A517C"/>
    <w:rsid w:val="003A7AF8"/>
    <w:rsid w:val="003B0F55"/>
    <w:rsid w:val="003B1A79"/>
    <w:rsid w:val="003B1CCF"/>
    <w:rsid w:val="003B3DED"/>
    <w:rsid w:val="003B3F99"/>
    <w:rsid w:val="003B487A"/>
    <w:rsid w:val="003C0E92"/>
    <w:rsid w:val="003C1B17"/>
    <w:rsid w:val="003C2D0D"/>
    <w:rsid w:val="003C3006"/>
    <w:rsid w:val="003C39EA"/>
    <w:rsid w:val="003C3B80"/>
    <w:rsid w:val="003C4CF1"/>
    <w:rsid w:val="003C6195"/>
    <w:rsid w:val="003C76C6"/>
    <w:rsid w:val="003C7C9F"/>
    <w:rsid w:val="003D13AE"/>
    <w:rsid w:val="003D1C57"/>
    <w:rsid w:val="003D2A98"/>
    <w:rsid w:val="003D47BB"/>
    <w:rsid w:val="003D4FCC"/>
    <w:rsid w:val="003D5672"/>
    <w:rsid w:val="003D5F46"/>
    <w:rsid w:val="003E1ADB"/>
    <w:rsid w:val="003E2545"/>
    <w:rsid w:val="003E30C1"/>
    <w:rsid w:val="003E3AC9"/>
    <w:rsid w:val="003E44BD"/>
    <w:rsid w:val="003E5F99"/>
    <w:rsid w:val="003F3038"/>
    <w:rsid w:val="003F307A"/>
    <w:rsid w:val="003F3792"/>
    <w:rsid w:val="003F61C4"/>
    <w:rsid w:val="00401698"/>
    <w:rsid w:val="00401816"/>
    <w:rsid w:val="00401B50"/>
    <w:rsid w:val="00401DA4"/>
    <w:rsid w:val="004023D3"/>
    <w:rsid w:val="00404F6E"/>
    <w:rsid w:val="004051BF"/>
    <w:rsid w:val="0040527C"/>
    <w:rsid w:val="0040624B"/>
    <w:rsid w:val="004066EF"/>
    <w:rsid w:val="0040743A"/>
    <w:rsid w:val="004135BD"/>
    <w:rsid w:val="00413B40"/>
    <w:rsid w:val="0041406C"/>
    <w:rsid w:val="00415122"/>
    <w:rsid w:val="00415286"/>
    <w:rsid w:val="004203BE"/>
    <w:rsid w:val="004209B9"/>
    <w:rsid w:val="00421433"/>
    <w:rsid w:val="0042168F"/>
    <w:rsid w:val="00421FD3"/>
    <w:rsid w:val="00423B88"/>
    <w:rsid w:val="004248E3"/>
    <w:rsid w:val="00425E57"/>
    <w:rsid w:val="004269CC"/>
    <w:rsid w:val="0043080A"/>
    <w:rsid w:val="004318ED"/>
    <w:rsid w:val="00431AF6"/>
    <w:rsid w:val="004327AE"/>
    <w:rsid w:val="00432F52"/>
    <w:rsid w:val="00433446"/>
    <w:rsid w:val="004349AF"/>
    <w:rsid w:val="00435D53"/>
    <w:rsid w:val="00437AA8"/>
    <w:rsid w:val="004411D5"/>
    <w:rsid w:val="004423CA"/>
    <w:rsid w:val="00445813"/>
    <w:rsid w:val="00445AB7"/>
    <w:rsid w:val="00446647"/>
    <w:rsid w:val="0044685C"/>
    <w:rsid w:val="00450C19"/>
    <w:rsid w:val="004510E0"/>
    <w:rsid w:val="00453996"/>
    <w:rsid w:val="00454024"/>
    <w:rsid w:val="00454456"/>
    <w:rsid w:val="004615CB"/>
    <w:rsid w:val="004650A1"/>
    <w:rsid w:val="00465AE8"/>
    <w:rsid w:val="00466A68"/>
    <w:rsid w:val="00467916"/>
    <w:rsid w:val="00467D6B"/>
    <w:rsid w:val="00471B88"/>
    <w:rsid w:val="004720BB"/>
    <w:rsid w:val="00473F4E"/>
    <w:rsid w:val="00473F8D"/>
    <w:rsid w:val="00476122"/>
    <w:rsid w:val="00476896"/>
    <w:rsid w:val="00477C3D"/>
    <w:rsid w:val="00480028"/>
    <w:rsid w:val="004811CF"/>
    <w:rsid w:val="004816A0"/>
    <w:rsid w:val="0048212C"/>
    <w:rsid w:val="00482B8F"/>
    <w:rsid w:val="00483C54"/>
    <w:rsid w:val="0048434A"/>
    <w:rsid w:val="00484D76"/>
    <w:rsid w:val="00487528"/>
    <w:rsid w:val="0049075D"/>
    <w:rsid w:val="0049177B"/>
    <w:rsid w:val="00492189"/>
    <w:rsid w:val="00497891"/>
    <w:rsid w:val="004A0683"/>
    <w:rsid w:val="004A0AC1"/>
    <w:rsid w:val="004A2A5B"/>
    <w:rsid w:val="004A5A14"/>
    <w:rsid w:val="004A71AF"/>
    <w:rsid w:val="004B0268"/>
    <w:rsid w:val="004B6819"/>
    <w:rsid w:val="004B6EF1"/>
    <w:rsid w:val="004C1C9A"/>
    <w:rsid w:val="004C2D59"/>
    <w:rsid w:val="004C64D0"/>
    <w:rsid w:val="004D418A"/>
    <w:rsid w:val="004D5AE8"/>
    <w:rsid w:val="004D76E3"/>
    <w:rsid w:val="004E05B9"/>
    <w:rsid w:val="004E0E1E"/>
    <w:rsid w:val="004E15CC"/>
    <w:rsid w:val="004E2770"/>
    <w:rsid w:val="004E4889"/>
    <w:rsid w:val="004E4CE1"/>
    <w:rsid w:val="004E50D2"/>
    <w:rsid w:val="004E6F48"/>
    <w:rsid w:val="004F14E3"/>
    <w:rsid w:val="004F5AF8"/>
    <w:rsid w:val="004F69A7"/>
    <w:rsid w:val="004F6AD0"/>
    <w:rsid w:val="005004C5"/>
    <w:rsid w:val="005008B7"/>
    <w:rsid w:val="0050174D"/>
    <w:rsid w:val="00501DA5"/>
    <w:rsid w:val="00503162"/>
    <w:rsid w:val="00504B4D"/>
    <w:rsid w:val="00505736"/>
    <w:rsid w:val="0050747D"/>
    <w:rsid w:val="005074F5"/>
    <w:rsid w:val="0051115B"/>
    <w:rsid w:val="0051194F"/>
    <w:rsid w:val="00513C3C"/>
    <w:rsid w:val="00514DFB"/>
    <w:rsid w:val="00516C86"/>
    <w:rsid w:val="00516E6C"/>
    <w:rsid w:val="0051768C"/>
    <w:rsid w:val="005202E5"/>
    <w:rsid w:val="005234F1"/>
    <w:rsid w:val="00526429"/>
    <w:rsid w:val="0052748D"/>
    <w:rsid w:val="00531BDF"/>
    <w:rsid w:val="0053218C"/>
    <w:rsid w:val="00533224"/>
    <w:rsid w:val="0053393F"/>
    <w:rsid w:val="00536377"/>
    <w:rsid w:val="005377F3"/>
    <w:rsid w:val="005419BF"/>
    <w:rsid w:val="00542AFE"/>
    <w:rsid w:val="00542B75"/>
    <w:rsid w:val="00543308"/>
    <w:rsid w:val="00545562"/>
    <w:rsid w:val="00545841"/>
    <w:rsid w:val="00546E7D"/>
    <w:rsid w:val="005512AB"/>
    <w:rsid w:val="00551598"/>
    <w:rsid w:val="00551B3E"/>
    <w:rsid w:val="00552017"/>
    <w:rsid w:val="005523E5"/>
    <w:rsid w:val="00552524"/>
    <w:rsid w:val="0055426F"/>
    <w:rsid w:val="0056405F"/>
    <w:rsid w:val="00564B59"/>
    <w:rsid w:val="0056520F"/>
    <w:rsid w:val="00565921"/>
    <w:rsid w:val="00565C43"/>
    <w:rsid w:val="00566235"/>
    <w:rsid w:val="0057053F"/>
    <w:rsid w:val="0057187F"/>
    <w:rsid w:val="005720A8"/>
    <w:rsid w:val="005743A0"/>
    <w:rsid w:val="0057646B"/>
    <w:rsid w:val="00576987"/>
    <w:rsid w:val="00576BB7"/>
    <w:rsid w:val="00576E13"/>
    <w:rsid w:val="00576E39"/>
    <w:rsid w:val="005806B4"/>
    <w:rsid w:val="00583C9B"/>
    <w:rsid w:val="00591F22"/>
    <w:rsid w:val="00593E0B"/>
    <w:rsid w:val="00596FCC"/>
    <w:rsid w:val="005A15C9"/>
    <w:rsid w:val="005A1A63"/>
    <w:rsid w:val="005A22FC"/>
    <w:rsid w:val="005B0980"/>
    <w:rsid w:val="005B1795"/>
    <w:rsid w:val="005B3365"/>
    <w:rsid w:val="005B46F6"/>
    <w:rsid w:val="005C1B49"/>
    <w:rsid w:val="005C2980"/>
    <w:rsid w:val="005C5202"/>
    <w:rsid w:val="005C640F"/>
    <w:rsid w:val="005C6CD0"/>
    <w:rsid w:val="005C710D"/>
    <w:rsid w:val="005D0160"/>
    <w:rsid w:val="005D04D6"/>
    <w:rsid w:val="005D04F3"/>
    <w:rsid w:val="005D0B86"/>
    <w:rsid w:val="005D236A"/>
    <w:rsid w:val="005D2BB9"/>
    <w:rsid w:val="005D30EE"/>
    <w:rsid w:val="005D3525"/>
    <w:rsid w:val="005D40A3"/>
    <w:rsid w:val="005D4DDE"/>
    <w:rsid w:val="005D57FE"/>
    <w:rsid w:val="005D6AD4"/>
    <w:rsid w:val="005E0438"/>
    <w:rsid w:val="005E0C73"/>
    <w:rsid w:val="005E110B"/>
    <w:rsid w:val="005E233F"/>
    <w:rsid w:val="005E43D6"/>
    <w:rsid w:val="005E478D"/>
    <w:rsid w:val="005E5ABC"/>
    <w:rsid w:val="005F0E34"/>
    <w:rsid w:val="005F191B"/>
    <w:rsid w:val="005F3426"/>
    <w:rsid w:val="005F3CB7"/>
    <w:rsid w:val="005F4589"/>
    <w:rsid w:val="005F4F1C"/>
    <w:rsid w:val="005F5D4C"/>
    <w:rsid w:val="005F6966"/>
    <w:rsid w:val="005F7B40"/>
    <w:rsid w:val="005F7CA4"/>
    <w:rsid w:val="006005E7"/>
    <w:rsid w:val="00601921"/>
    <w:rsid w:val="0060567C"/>
    <w:rsid w:val="0060595F"/>
    <w:rsid w:val="0060650B"/>
    <w:rsid w:val="00607160"/>
    <w:rsid w:val="00607AB3"/>
    <w:rsid w:val="0061081D"/>
    <w:rsid w:val="006123C4"/>
    <w:rsid w:val="0061341E"/>
    <w:rsid w:val="00613A85"/>
    <w:rsid w:val="00613CFD"/>
    <w:rsid w:val="00614653"/>
    <w:rsid w:val="00616A64"/>
    <w:rsid w:val="006172E9"/>
    <w:rsid w:val="00617A9F"/>
    <w:rsid w:val="0062006A"/>
    <w:rsid w:val="0062025F"/>
    <w:rsid w:val="00620F60"/>
    <w:rsid w:val="00622861"/>
    <w:rsid w:val="0062394C"/>
    <w:rsid w:val="00624383"/>
    <w:rsid w:val="006243BA"/>
    <w:rsid w:val="00624A78"/>
    <w:rsid w:val="00625B2F"/>
    <w:rsid w:val="0062702D"/>
    <w:rsid w:val="00627742"/>
    <w:rsid w:val="00630598"/>
    <w:rsid w:val="0063157B"/>
    <w:rsid w:val="00631A91"/>
    <w:rsid w:val="00632015"/>
    <w:rsid w:val="00632D5B"/>
    <w:rsid w:val="00634BCD"/>
    <w:rsid w:val="00635E23"/>
    <w:rsid w:val="00637592"/>
    <w:rsid w:val="00643E12"/>
    <w:rsid w:val="006453E7"/>
    <w:rsid w:val="006456DD"/>
    <w:rsid w:val="00646563"/>
    <w:rsid w:val="00651AEE"/>
    <w:rsid w:val="00652042"/>
    <w:rsid w:val="00653B9F"/>
    <w:rsid w:val="00653FDD"/>
    <w:rsid w:val="0065768D"/>
    <w:rsid w:val="00657740"/>
    <w:rsid w:val="00657E66"/>
    <w:rsid w:val="00661042"/>
    <w:rsid w:val="006629F6"/>
    <w:rsid w:val="006661F2"/>
    <w:rsid w:val="0066659C"/>
    <w:rsid w:val="00666A6A"/>
    <w:rsid w:val="00666E47"/>
    <w:rsid w:val="006674BB"/>
    <w:rsid w:val="006710C2"/>
    <w:rsid w:val="0067257A"/>
    <w:rsid w:val="006725FD"/>
    <w:rsid w:val="00675D71"/>
    <w:rsid w:val="0067696B"/>
    <w:rsid w:val="00681DE1"/>
    <w:rsid w:val="006828C7"/>
    <w:rsid w:val="00682E1E"/>
    <w:rsid w:val="00683708"/>
    <w:rsid w:val="0068385D"/>
    <w:rsid w:val="00685720"/>
    <w:rsid w:val="00685760"/>
    <w:rsid w:val="00686400"/>
    <w:rsid w:val="00691DA6"/>
    <w:rsid w:val="00691F7C"/>
    <w:rsid w:val="00693985"/>
    <w:rsid w:val="006971A1"/>
    <w:rsid w:val="006A0D9A"/>
    <w:rsid w:val="006A2224"/>
    <w:rsid w:val="006A3648"/>
    <w:rsid w:val="006A36A1"/>
    <w:rsid w:val="006A3806"/>
    <w:rsid w:val="006A47CB"/>
    <w:rsid w:val="006A69CF"/>
    <w:rsid w:val="006B0CA0"/>
    <w:rsid w:val="006B66F9"/>
    <w:rsid w:val="006B6C7B"/>
    <w:rsid w:val="006B7531"/>
    <w:rsid w:val="006C4C49"/>
    <w:rsid w:val="006C533A"/>
    <w:rsid w:val="006C54D3"/>
    <w:rsid w:val="006C5B6F"/>
    <w:rsid w:val="006C5F4E"/>
    <w:rsid w:val="006C61A6"/>
    <w:rsid w:val="006C66C6"/>
    <w:rsid w:val="006C7025"/>
    <w:rsid w:val="006C7061"/>
    <w:rsid w:val="006D4F0A"/>
    <w:rsid w:val="006D7C80"/>
    <w:rsid w:val="006E1BEB"/>
    <w:rsid w:val="006E3FC4"/>
    <w:rsid w:val="006E51B9"/>
    <w:rsid w:val="006E6014"/>
    <w:rsid w:val="006E6346"/>
    <w:rsid w:val="006E6678"/>
    <w:rsid w:val="006E7A7D"/>
    <w:rsid w:val="006F2964"/>
    <w:rsid w:val="006F2CA2"/>
    <w:rsid w:val="006F6DCA"/>
    <w:rsid w:val="00702B71"/>
    <w:rsid w:val="007032E4"/>
    <w:rsid w:val="00704D7A"/>
    <w:rsid w:val="007079F7"/>
    <w:rsid w:val="0071074F"/>
    <w:rsid w:val="00711824"/>
    <w:rsid w:val="00711B4B"/>
    <w:rsid w:val="007121B0"/>
    <w:rsid w:val="007123EC"/>
    <w:rsid w:val="007148BC"/>
    <w:rsid w:val="00715058"/>
    <w:rsid w:val="0072044D"/>
    <w:rsid w:val="00720FC7"/>
    <w:rsid w:val="0072198F"/>
    <w:rsid w:val="00726049"/>
    <w:rsid w:val="00726E03"/>
    <w:rsid w:val="007272DF"/>
    <w:rsid w:val="00730AD2"/>
    <w:rsid w:val="00731379"/>
    <w:rsid w:val="00732557"/>
    <w:rsid w:val="00732A7E"/>
    <w:rsid w:val="0073359C"/>
    <w:rsid w:val="00734309"/>
    <w:rsid w:val="00734B7C"/>
    <w:rsid w:val="0073696D"/>
    <w:rsid w:val="00737FBE"/>
    <w:rsid w:val="007412CA"/>
    <w:rsid w:val="00741D5C"/>
    <w:rsid w:val="00742033"/>
    <w:rsid w:val="00742440"/>
    <w:rsid w:val="00742846"/>
    <w:rsid w:val="00742E67"/>
    <w:rsid w:val="0074391B"/>
    <w:rsid w:val="00744BA3"/>
    <w:rsid w:val="00744C6F"/>
    <w:rsid w:val="0074590C"/>
    <w:rsid w:val="00745D33"/>
    <w:rsid w:val="00747862"/>
    <w:rsid w:val="00752AE2"/>
    <w:rsid w:val="007570B0"/>
    <w:rsid w:val="00757713"/>
    <w:rsid w:val="00760832"/>
    <w:rsid w:val="007641CC"/>
    <w:rsid w:val="0076458D"/>
    <w:rsid w:val="00765515"/>
    <w:rsid w:val="00766D4B"/>
    <w:rsid w:val="00766F14"/>
    <w:rsid w:val="00770E97"/>
    <w:rsid w:val="007717CB"/>
    <w:rsid w:val="007727AC"/>
    <w:rsid w:val="00772939"/>
    <w:rsid w:val="00773AA9"/>
    <w:rsid w:val="00773AB7"/>
    <w:rsid w:val="0077469C"/>
    <w:rsid w:val="00775A5F"/>
    <w:rsid w:val="00776ECB"/>
    <w:rsid w:val="00777E7D"/>
    <w:rsid w:val="007808FA"/>
    <w:rsid w:val="007828B9"/>
    <w:rsid w:val="00782C60"/>
    <w:rsid w:val="00783FBA"/>
    <w:rsid w:val="00784634"/>
    <w:rsid w:val="007851ED"/>
    <w:rsid w:val="00785671"/>
    <w:rsid w:val="00785762"/>
    <w:rsid w:val="0079054D"/>
    <w:rsid w:val="0079058D"/>
    <w:rsid w:val="00790DB6"/>
    <w:rsid w:val="00790EE0"/>
    <w:rsid w:val="00790FEC"/>
    <w:rsid w:val="0079160E"/>
    <w:rsid w:val="007936E8"/>
    <w:rsid w:val="00796527"/>
    <w:rsid w:val="0079666E"/>
    <w:rsid w:val="007A0BBF"/>
    <w:rsid w:val="007A0BD7"/>
    <w:rsid w:val="007A1CD4"/>
    <w:rsid w:val="007A46FD"/>
    <w:rsid w:val="007A4D1C"/>
    <w:rsid w:val="007A72E9"/>
    <w:rsid w:val="007B05BB"/>
    <w:rsid w:val="007B0F6C"/>
    <w:rsid w:val="007B1658"/>
    <w:rsid w:val="007B1A79"/>
    <w:rsid w:val="007B1AF0"/>
    <w:rsid w:val="007B41D1"/>
    <w:rsid w:val="007B496E"/>
    <w:rsid w:val="007B4A55"/>
    <w:rsid w:val="007B4FBA"/>
    <w:rsid w:val="007B5466"/>
    <w:rsid w:val="007B5528"/>
    <w:rsid w:val="007B5D77"/>
    <w:rsid w:val="007B7710"/>
    <w:rsid w:val="007B7A5E"/>
    <w:rsid w:val="007C0FB8"/>
    <w:rsid w:val="007C2009"/>
    <w:rsid w:val="007C33B6"/>
    <w:rsid w:val="007C4AFF"/>
    <w:rsid w:val="007C5F8F"/>
    <w:rsid w:val="007C62ED"/>
    <w:rsid w:val="007C6AAB"/>
    <w:rsid w:val="007D29FA"/>
    <w:rsid w:val="007D50D9"/>
    <w:rsid w:val="007D6482"/>
    <w:rsid w:val="007D6C19"/>
    <w:rsid w:val="007D7C9A"/>
    <w:rsid w:val="007E00A6"/>
    <w:rsid w:val="007E22D3"/>
    <w:rsid w:val="007E22F0"/>
    <w:rsid w:val="007E39A7"/>
    <w:rsid w:val="007E449D"/>
    <w:rsid w:val="007E575A"/>
    <w:rsid w:val="007E677A"/>
    <w:rsid w:val="007E727F"/>
    <w:rsid w:val="007F0233"/>
    <w:rsid w:val="007F1CD6"/>
    <w:rsid w:val="007F2FD0"/>
    <w:rsid w:val="007F3E67"/>
    <w:rsid w:val="007F41A6"/>
    <w:rsid w:val="007F54EB"/>
    <w:rsid w:val="00800271"/>
    <w:rsid w:val="0080319E"/>
    <w:rsid w:val="00804ADC"/>
    <w:rsid w:val="00805A37"/>
    <w:rsid w:val="00805D5D"/>
    <w:rsid w:val="00805F88"/>
    <w:rsid w:val="00812B05"/>
    <w:rsid w:val="00812F47"/>
    <w:rsid w:val="00815B75"/>
    <w:rsid w:val="00815DC4"/>
    <w:rsid w:val="00815E28"/>
    <w:rsid w:val="008218B8"/>
    <w:rsid w:val="00823605"/>
    <w:rsid w:val="008246C3"/>
    <w:rsid w:val="00824A8E"/>
    <w:rsid w:val="00824C82"/>
    <w:rsid w:val="00832CB3"/>
    <w:rsid w:val="00834451"/>
    <w:rsid w:val="00834CE9"/>
    <w:rsid w:val="00835267"/>
    <w:rsid w:val="0083566A"/>
    <w:rsid w:val="0083573A"/>
    <w:rsid w:val="00837B69"/>
    <w:rsid w:val="0084003F"/>
    <w:rsid w:val="0084044F"/>
    <w:rsid w:val="00840876"/>
    <w:rsid w:val="00841158"/>
    <w:rsid w:val="0084122F"/>
    <w:rsid w:val="00843258"/>
    <w:rsid w:val="00843BC2"/>
    <w:rsid w:val="00844422"/>
    <w:rsid w:val="0084643E"/>
    <w:rsid w:val="00846690"/>
    <w:rsid w:val="008478D7"/>
    <w:rsid w:val="00847C37"/>
    <w:rsid w:val="008503DE"/>
    <w:rsid w:val="00850BD7"/>
    <w:rsid w:val="00855CFA"/>
    <w:rsid w:val="008565DE"/>
    <w:rsid w:val="008601F4"/>
    <w:rsid w:val="008617CF"/>
    <w:rsid w:val="00863822"/>
    <w:rsid w:val="00866100"/>
    <w:rsid w:val="008730AE"/>
    <w:rsid w:val="00873723"/>
    <w:rsid w:val="00874158"/>
    <w:rsid w:val="00877FA4"/>
    <w:rsid w:val="0088026B"/>
    <w:rsid w:val="008819E7"/>
    <w:rsid w:val="00881D9B"/>
    <w:rsid w:val="00882E90"/>
    <w:rsid w:val="00885A17"/>
    <w:rsid w:val="00886968"/>
    <w:rsid w:val="008875FC"/>
    <w:rsid w:val="008902C7"/>
    <w:rsid w:val="0089119E"/>
    <w:rsid w:val="008912F2"/>
    <w:rsid w:val="00891A13"/>
    <w:rsid w:val="00892A9E"/>
    <w:rsid w:val="0089411A"/>
    <w:rsid w:val="00894940"/>
    <w:rsid w:val="00895CBC"/>
    <w:rsid w:val="00896115"/>
    <w:rsid w:val="008A1053"/>
    <w:rsid w:val="008A2032"/>
    <w:rsid w:val="008A21FB"/>
    <w:rsid w:val="008A3894"/>
    <w:rsid w:val="008A5A67"/>
    <w:rsid w:val="008A5D43"/>
    <w:rsid w:val="008A6409"/>
    <w:rsid w:val="008B0088"/>
    <w:rsid w:val="008B03C3"/>
    <w:rsid w:val="008B2807"/>
    <w:rsid w:val="008B36BD"/>
    <w:rsid w:val="008B3CD2"/>
    <w:rsid w:val="008B5DED"/>
    <w:rsid w:val="008B7A20"/>
    <w:rsid w:val="008C213F"/>
    <w:rsid w:val="008C2683"/>
    <w:rsid w:val="008C3FA6"/>
    <w:rsid w:val="008C6221"/>
    <w:rsid w:val="008C6BE7"/>
    <w:rsid w:val="008D116F"/>
    <w:rsid w:val="008D1480"/>
    <w:rsid w:val="008D15C3"/>
    <w:rsid w:val="008D1C79"/>
    <w:rsid w:val="008D239C"/>
    <w:rsid w:val="008D239E"/>
    <w:rsid w:val="008D25AF"/>
    <w:rsid w:val="008D3D04"/>
    <w:rsid w:val="008D49FE"/>
    <w:rsid w:val="008D4E7B"/>
    <w:rsid w:val="008D50A3"/>
    <w:rsid w:val="008D545F"/>
    <w:rsid w:val="008D5DA2"/>
    <w:rsid w:val="008D6DB4"/>
    <w:rsid w:val="008E1136"/>
    <w:rsid w:val="008E15DB"/>
    <w:rsid w:val="008E392C"/>
    <w:rsid w:val="008E4BFA"/>
    <w:rsid w:val="008E4E50"/>
    <w:rsid w:val="008E63FE"/>
    <w:rsid w:val="008E70F2"/>
    <w:rsid w:val="008E7404"/>
    <w:rsid w:val="008E7883"/>
    <w:rsid w:val="008F03F7"/>
    <w:rsid w:val="008F27B1"/>
    <w:rsid w:val="008F4BEE"/>
    <w:rsid w:val="008F6A8D"/>
    <w:rsid w:val="008F7E00"/>
    <w:rsid w:val="00901474"/>
    <w:rsid w:val="009015DC"/>
    <w:rsid w:val="00901AF6"/>
    <w:rsid w:val="009022B3"/>
    <w:rsid w:val="009024ED"/>
    <w:rsid w:val="00902B3B"/>
    <w:rsid w:val="00902D87"/>
    <w:rsid w:val="0090444C"/>
    <w:rsid w:val="009057FB"/>
    <w:rsid w:val="00907391"/>
    <w:rsid w:val="0090775D"/>
    <w:rsid w:val="0091109E"/>
    <w:rsid w:val="009112FA"/>
    <w:rsid w:val="00911467"/>
    <w:rsid w:val="00913116"/>
    <w:rsid w:val="009139D3"/>
    <w:rsid w:val="00913B4E"/>
    <w:rsid w:val="009155C9"/>
    <w:rsid w:val="00920853"/>
    <w:rsid w:val="00920AC0"/>
    <w:rsid w:val="0092350C"/>
    <w:rsid w:val="00924C86"/>
    <w:rsid w:val="00925FA9"/>
    <w:rsid w:val="009300CF"/>
    <w:rsid w:val="00930700"/>
    <w:rsid w:val="00933121"/>
    <w:rsid w:val="00933ABC"/>
    <w:rsid w:val="009345DB"/>
    <w:rsid w:val="00940576"/>
    <w:rsid w:val="00940BF5"/>
    <w:rsid w:val="00942DF0"/>
    <w:rsid w:val="00943919"/>
    <w:rsid w:val="0094432B"/>
    <w:rsid w:val="00944974"/>
    <w:rsid w:val="0094547B"/>
    <w:rsid w:val="00945BFF"/>
    <w:rsid w:val="0094752B"/>
    <w:rsid w:val="00947A4C"/>
    <w:rsid w:val="00951414"/>
    <w:rsid w:val="0095233E"/>
    <w:rsid w:val="00954405"/>
    <w:rsid w:val="00954C2E"/>
    <w:rsid w:val="0095584B"/>
    <w:rsid w:val="00960738"/>
    <w:rsid w:val="009629BC"/>
    <w:rsid w:val="00962F51"/>
    <w:rsid w:val="00963530"/>
    <w:rsid w:val="009648D8"/>
    <w:rsid w:val="00966245"/>
    <w:rsid w:val="009667F8"/>
    <w:rsid w:val="009703A5"/>
    <w:rsid w:val="00970872"/>
    <w:rsid w:val="00971CD5"/>
    <w:rsid w:val="00973BFC"/>
    <w:rsid w:val="009749D2"/>
    <w:rsid w:val="009757C5"/>
    <w:rsid w:val="00977700"/>
    <w:rsid w:val="00977903"/>
    <w:rsid w:val="00980009"/>
    <w:rsid w:val="00981024"/>
    <w:rsid w:val="009816CE"/>
    <w:rsid w:val="00986FC3"/>
    <w:rsid w:val="009872D0"/>
    <w:rsid w:val="0099203D"/>
    <w:rsid w:val="0099235B"/>
    <w:rsid w:val="00992607"/>
    <w:rsid w:val="00993D2C"/>
    <w:rsid w:val="0099496D"/>
    <w:rsid w:val="00997FD0"/>
    <w:rsid w:val="009A0142"/>
    <w:rsid w:val="009A2217"/>
    <w:rsid w:val="009A4A7E"/>
    <w:rsid w:val="009A50C0"/>
    <w:rsid w:val="009A5C02"/>
    <w:rsid w:val="009A5E84"/>
    <w:rsid w:val="009A62A6"/>
    <w:rsid w:val="009B0788"/>
    <w:rsid w:val="009B693F"/>
    <w:rsid w:val="009B72D5"/>
    <w:rsid w:val="009C0142"/>
    <w:rsid w:val="009C1623"/>
    <w:rsid w:val="009C2930"/>
    <w:rsid w:val="009C2BBC"/>
    <w:rsid w:val="009C391A"/>
    <w:rsid w:val="009C4896"/>
    <w:rsid w:val="009C4A78"/>
    <w:rsid w:val="009C5BD4"/>
    <w:rsid w:val="009C6199"/>
    <w:rsid w:val="009C6C8B"/>
    <w:rsid w:val="009D0BD5"/>
    <w:rsid w:val="009D18B7"/>
    <w:rsid w:val="009D1E8D"/>
    <w:rsid w:val="009D2C60"/>
    <w:rsid w:val="009D2C99"/>
    <w:rsid w:val="009D6A5C"/>
    <w:rsid w:val="009D6CB6"/>
    <w:rsid w:val="009D755E"/>
    <w:rsid w:val="009E06BC"/>
    <w:rsid w:val="009E184C"/>
    <w:rsid w:val="009E376A"/>
    <w:rsid w:val="009E488C"/>
    <w:rsid w:val="009E525F"/>
    <w:rsid w:val="009F02C0"/>
    <w:rsid w:val="009F0C05"/>
    <w:rsid w:val="009F179C"/>
    <w:rsid w:val="009F3A24"/>
    <w:rsid w:val="009F57CB"/>
    <w:rsid w:val="009F5BCA"/>
    <w:rsid w:val="009F7D89"/>
    <w:rsid w:val="00A028DE"/>
    <w:rsid w:val="00A04357"/>
    <w:rsid w:val="00A04598"/>
    <w:rsid w:val="00A05EBF"/>
    <w:rsid w:val="00A1223F"/>
    <w:rsid w:val="00A124A2"/>
    <w:rsid w:val="00A13D0C"/>
    <w:rsid w:val="00A14190"/>
    <w:rsid w:val="00A20D13"/>
    <w:rsid w:val="00A2197A"/>
    <w:rsid w:val="00A27307"/>
    <w:rsid w:val="00A3473B"/>
    <w:rsid w:val="00A3552D"/>
    <w:rsid w:val="00A359DF"/>
    <w:rsid w:val="00A36ED6"/>
    <w:rsid w:val="00A401B0"/>
    <w:rsid w:val="00A42229"/>
    <w:rsid w:val="00A4517D"/>
    <w:rsid w:val="00A45225"/>
    <w:rsid w:val="00A47D13"/>
    <w:rsid w:val="00A53BFA"/>
    <w:rsid w:val="00A5520E"/>
    <w:rsid w:val="00A55427"/>
    <w:rsid w:val="00A5569E"/>
    <w:rsid w:val="00A605D9"/>
    <w:rsid w:val="00A61848"/>
    <w:rsid w:val="00A61946"/>
    <w:rsid w:val="00A63746"/>
    <w:rsid w:val="00A65789"/>
    <w:rsid w:val="00A66195"/>
    <w:rsid w:val="00A74CA6"/>
    <w:rsid w:val="00A7602E"/>
    <w:rsid w:val="00A76CF0"/>
    <w:rsid w:val="00A77C97"/>
    <w:rsid w:val="00A805B2"/>
    <w:rsid w:val="00A82CD2"/>
    <w:rsid w:val="00A83EDF"/>
    <w:rsid w:val="00A84299"/>
    <w:rsid w:val="00A84329"/>
    <w:rsid w:val="00A86FB1"/>
    <w:rsid w:val="00A87F0A"/>
    <w:rsid w:val="00A90CAE"/>
    <w:rsid w:val="00A9462E"/>
    <w:rsid w:val="00A972B7"/>
    <w:rsid w:val="00AA049B"/>
    <w:rsid w:val="00AA12EC"/>
    <w:rsid w:val="00AA13E6"/>
    <w:rsid w:val="00AA6B50"/>
    <w:rsid w:val="00AA79F7"/>
    <w:rsid w:val="00AB17AC"/>
    <w:rsid w:val="00AB1897"/>
    <w:rsid w:val="00AB1E27"/>
    <w:rsid w:val="00AB38E1"/>
    <w:rsid w:val="00AB41FC"/>
    <w:rsid w:val="00AB46CB"/>
    <w:rsid w:val="00AB5527"/>
    <w:rsid w:val="00AB65DE"/>
    <w:rsid w:val="00AB6C22"/>
    <w:rsid w:val="00AB770B"/>
    <w:rsid w:val="00AC0F9E"/>
    <w:rsid w:val="00AC31F8"/>
    <w:rsid w:val="00AC5A91"/>
    <w:rsid w:val="00AC61B4"/>
    <w:rsid w:val="00AD0F75"/>
    <w:rsid w:val="00AD13DC"/>
    <w:rsid w:val="00AD3FD5"/>
    <w:rsid w:val="00AD4E29"/>
    <w:rsid w:val="00AD558A"/>
    <w:rsid w:val="00AD73BC"/>
    <w:rsid w:val="00AE0242"/>
    <w:rsid w:val="00AE0457"/>
    <w:rsid w:val="00AE235A"/>
    <w:rsid w:val="00AE2DA6"/>
    <w:rsid w:val="00AE3AD7"/>
    <w:rsid w:val="00AE4252"/>
    <w:rsid w:val="00AE4868"/>
    <w:rsid w:val="00AE4A67"/>
    <w:rsid w:val="00AF0CE3"/>
    <w:rsid w:val="00AF103F"/>
    <w:rsid w:val="00AF2A5B"/>
    <w:rsid w:val="00AF47F3"/>
    <w:rsid w:val="00AF58AD"/>
    <w:rsid w:val="00B01346"/>
    <w:rsid w:val="00B0409D"/>
    <w:rsid w:val="00B065B8"/>
    <w:rsid w:val="00B0774C"/>
    <w:rsid w:val="00B10A2C"/>
    <w:rsid w:val="00B1172D"/>
    <w:rsid w:val="00B11C82"/>
    <w:rsid w:val="00B12119"/>
    <w:rsid w:val="00B158E1"/>
    <w:rsid w:val="00B22518"/>
    <w:rsid w:val="00B22AB7"/>
    <w:rsid w:val="00B2309E"/>
    <w:rsid w:val="00B24847"/>
    <w:rsid w:val="00B25CAE"/>
    <w:rsid w:val="00B261ED"/>
    <w:rsid w:val="00B26452"/>
    <w:rsid w:val="00B2665C"/>
    <w:rsid w:val="00B26BFE"/>
    <w:rsid w:val="00B30363"/>
    <w:rsid w:val="00B31391"/>
    <w:rsid w:val="00B31CE6"/>
    <w:rsid w:val="00B32652"/>
    <w:rsid w:val="00B33B82"/>
    <w:rsid w:val="00B356D4"/>
    <w:rsid w:val="00B35C7E"/>
    <w:rsid w:val="00B368E0"/>
    <w:rsid w:val="00B36C0E"/>
    <w:rsid w:val="00B37856"/>
    <w:rsid w:val="00B3797F"/>
    <w:rsid w:val="00B402E7"/>
    <w:rsid w:val="00B41666"/>
    <w:rsid w:val="00B42950"/>
    <w:rsid w:val="00B46697"/>
    <w:rsid w:val="00B46B7C"/>
    <w:rsid w:val="00B4715E"/>
    <w:rsid w:val="00B5153A"/>
    <w:rsid w:val="00B51636"/>
    <w:rsid w:val="00B519E6"/>
    <w:rsid w:val="00B54240"/>
    <w:rsid w:val="00B54920"/>
    <w:rsid w:val="00B61A01"/>
    <w:rsid w:val="00B61BC4"/>
    <w:rsid w:val="00B61F83"/>
    <w:rsid w:val="00B63C4F"/>
    <w:rsid w:val="00B651B6"/>
    <w:rsid w:val="00B662A1"/>
    <w:rsid w:val="00B678FA"/>
    <w:rsid w:val="00B67DE2"/>
    <w:rsid w:val="00B71185"/>
    <w:rsid w:val="00B72516"/>
    <w:rsid w:val="00B73227"/>
    <w:rsid w:val="00B7357D"/>
    <w:rsid w:val="00B73948"/>
    <w:rsid w:val="00B765DC"/>
    <w:rsid w:val="00B76EAD"/>
    <w:rsid w:val="00B77A21"/>
    <w:rsid w:val="00B77D1E"/>
    <w:rsid w:val="00B825B3"/>
    <w:rsid w:val="00B83FBC"/>
    <w:rsid w:val="00B850A7"/>
    <w:rsid w:val="00B86892"/>
    <w:rsid w:val="00B86AB8"/>
    <w:rsid w:val="00B905D1"/>
    <w:rsid w:val="00B913B1"/>
    <w:rsid w:val="00B9427F"/>
    <w:rsid w:val="00B95FB8"/>
    <w:rsid w:val="00BA08D9"/>
    <w:rsid w:val="00BA0D06"/>
    <w:rsid w:val="00BA26E6"/>
    <w:rsid w:val="00BA2C5B"/>
    <w:rsid w:val="00BA3ECD"/>
    <w:rsid w:val="00BA4910"/>
    <w:rsid w:val="00BA5221"/>
    <w:rsid w:val="00BA7B13"/>
    <w:rsid w:val="00BB1996"/>
    <w:rsid w:val="00BB4A3F"/>
    <w:rsid w:val="00BB4EF1"/>
    <w:rsid w:val="00BB562B"/>
    <w:rsid w:val="00BB59E0"/>
    <w:rsid w:val="00BB6F46"/>
    <w:rsid w:val="00BC09DB"/>
    <w:rsid w:val="00BC19D1"/>
    <w:rsid w:val="00BC3488"/>
    <w:rsid w:val="00BC37A7"/>
    <w:rsid w:val="00BC4159"/>
    <w:rsid w:val="00BC5540"/>
    <w:rsid w:val="00BC5E6C"/>
    <w:rsid w:val="00BC6F19"/>
    <w:rsid w:val="00BD49E5"/>
    <w:rsid w:val="00BD5FED"/>
    <w:rsid w:val="00BD641F"/>
    <w:rsid w:val="00BD7F88"/>
    <w:rsid w:val="00BE40CB"/>
    <w:rsid w:val="00BE4B20"/>
    <w:rsid w:val="00BE6A9E"/>
    <w:rsid w:val="00BE7061"/>
    <w:rsid w:val="00BE7C20"/>
    <w:rsid w:val="00BF0290"/>
    <w:rsid w:val="00BF309D"/>
    <w:rsid w:val="00BF445E"/>
    <w:rsid w:val="00BF5509"/>
    <w:rsid w:val="00BF58F6"/>
    <w:rsid w:val="00BF66FE"/>
    <w:rsid w:val="00BF7B3A"/>
    <w:rsid w:val="00C004D8"/>
    <w:rsid w:val="00C01E8C"/>
    <w:rsid w:val="00C022B5"/>
    <w:rsid w:val="00C02450"/>
    <w:rsid w:val="00C02720"/>
    <w:rsid w:val="00C040DD"/>
    <w:rsid w:val="00C05E20"/>
    <w:rsid w:val="00C06D45"/>
    <w:rsid w:val="00C107D1"/>
    <w:rsid w:val="00C11225"/>
    <w:rsid w:val="00C122C8"/>
    <w:rsid w:val="00C1393B"/>
    <w:rsid w:val="00C17F4A"/>
    <w:rsid w:val="00C20442"/>
    <w:rsid w:val="00C20EF2"/>
    <w:rsid w:val="00C22592"/>
    <w:rsid w:val="00C22A3B"/>
    <w:rsid w:val="00C22B54"/>
    <w:rsid w:val="00C22E80"/>
    <w:rsid w:val="00C23FE8"/>
    <w:rsid w:val="00C27600"/>
    <w:rsid w:val="00C30B69"/>
    <w:rsid w:val="00C31CF5"/>
    <w:rsid w:val="00C32D71"/>
    <w:rsid w:val="00C33835"/>
    <w:rsid w:val="00C3400F"/>
    <w:rsid w:val="00C357FA"/>
    <w:rsid w:val="00C37C0F"/>
    <w:rsid w:val="00C43560"/>
    <w:rsid w:val="00C438C3"/>
    <w:rsid w:val="00C44360"/>
    <w:rsid w:val="00C44E54"/>
    <w:rsid w:val="00C45262"/>
    <w:rsid w:val="00C514DC"/>
    <w:rsid w:val="00C5340D"/>
    <w:rsid w:val="00C54DBE"/>
    <w:rsid w:val="00C5534C"/>
    <w:rsid w:val="00C563D3"/>
    <w:rsid w:val="00C60898"/>
    <w:rsid w:val="00C61A20"/>
    <w:rsid w:val="00C61AAD"/>
    <w:rsid w:val="00C63330"/>
    <w:rsid w:val="00C634AA"/>
    <w:rsid w:val="00C63B0B"/>
    <w:rsid w:val="00C6605E"/>
    <w:rsid w:val="00C726C6"/>
    <w:rsid w:val="00C74B69"/>
    <w:rsid w:val="00C74BC4"/>
    <w:rsid w:val="00C74F6C"/>
    <w:rsid w:val="00C75392"/>
    <w:rsid w:val="00C76F4C"/>
    <w:rsid w:val="00C80248"/>
    <w:rsid w:val="00C808CA"/>
    <w:rsid w:val="00C80E79"/>
    <w:rsid w:val="00C866D2"/>
    <w:rsid w:val="00C87BA6"/>
    <w:rsid w:val="00C87C6D"/>
    <w:rsid w:val="00C911B2"/>
    <w:rsid w:val="00C919D1"/>
    <w:rsid w:val="00C91A9E"/>
    <w:rsid w:val="00C91ED9"/>
    <w:rsid w:val="00C925C2"/>
    <w:rsid w:val="00C92899"/>
    <w:rsid w:val="00C92990"/>
    <w:rsid w:val="00C92F04"/>
    <w:rsid w:val="00C97E1B"/>
    <w:rsid w:val="00CA236B"/>
    <w:rsid w:val="00CA37DB"/>
    <w:rsid w:val="00CA6DF8"/>
    <w:rsid w:val="00CA7B16"/>
    <w:rsid w:val="00CB158C"/>
    <w:rsid w:val="00CB37FA"/>
    <w:rsid w:val="00CB4777"/>
    <w:rsid w:val="00CB5505"/>
    <w:rsid w:val="00CC155C"/>
    <w:rsid w:val="00CC1B82"/>
    <w:rsid w:val="00CC3350"/>
    <w:rsid w:val="00CC3453"/>
    <w:rsid w:val="00CC4542"/>
    <w:rsid w:val="00CC548F"/>
    <w:rsid w:val="00CC6FE8"/>
    <w:rsid w:val="00CC6FFC"/>
    <w:rsid w:val="00CC7A41"/>
    <w:rsid w:val="00CD0A04"/>
    <w:rsid w:val="00CD0A0D"/>
    <w:rsid w:val="00CD1EA9"/>
    <w:rsid w:val="00CD2EF0"/>
    <w:rsid w:val="00CD3705"/>
    <w:rsid w:val="00CD3877"/>
    <w:rsid w:val="00CD6731"/>
    <w:rsid w:val="00CE1DA2"/>
    <w:rsid w:val="00CE2010"/>
    <w:rsid w:val="00CE2F8F"/>
    <w:rsid w:val="00CE5116"/>
    <w:rsid w:val="00CE54EB"/>
    <w:rsid w:val="00CE5CB4"/>
    <w:rsid w:val="00CE5DF3"/>
    <w:rsid w:val="00CE5E00"/>
    <w:rsid w:val="00CE62F6"/>
    <w:rsid w:val="00CE7098"/>
    <w:rsid w:val="00CE7924"/>
    <w:rsid w:val="00CF00FE"/>
    <w:rsid w:val="00CF0DB3"/>
    <w:rsid w:val="00CF1A46"/>
    <w:rsid w:val="00CF4579"/>
    <w:rsid w:val="00CF5D7B"/>
    <w:rsid w:val="00D0054C"/>
    <w:rsid w:val="00D00FB6"/>
    <w:rsid w:val="00D01761"/>
    <w:rsid w:val="00D04EFB"/>
    <w:rsid w:val="00D06481"/>
    <w:rsid w:val="00D06601"/>
    <w:rsid w:val="00D1116B"/>
    <w:rsid w:val="00D12091"/>
    <w:rsid w:val="00D124CC"/>
    <w:rsid w:val="00D12830"/>
    <w:rsid w:val="00D13C05"/>
    <w:rsid w:val="00D13FF9"/>
    <w:rsid w:val="00D14B41"/>
    <w:rsid w:val="00D14B82"/>
    <w:rsid w:val="00D15BB4"/>
    <w:rsid w:val="00D16B86"/>
    <w:rsid w:val="00D2275C"/>
    <w:rsid w:val="00D2371B"/>
    <w:rsid w:val="00D2589E"/>
    <w:rsid w:val="00D25988"/>
    <w:rsid w:val="00D2614C"/>
    <w:rsid w:val="00D264DC"/>
    <w:rsid w:val="00D27DF6"/>
    <w:rsid w:val="00D30138"/>
    <w:rsid w:val="00D30BE7"/>
    <w:rsid w:val="00D345B8"/>
    <w:rsid w:val="00D34D2E"/>
    <w:rsid w:val="00D34DB7"/>
    <w:rsid w:val="00D34E08"/>
    <w:rsid w:val="00D354F1"/>
    <w:rsid w:val="00D3631E"/>
    <w:rsid w:val="00D37F15"/>
    <w:rsid w:val="00D41250"/>
    <w:rsid w:val="00D42BEA"/>
    <w:rsid w:val="00D42C1D"/>
    <w:rsid w:val="00D43469"/>
    <w:rsid w:val="00D4473B"/>
    <w:rsid w:val="00D4531A"/>
    <w:rsid w:val="00D46065"/>
    <w:rsid w:val="00D54573"/>
    <w:rsid w:val="00D57AF7"/>
    <w:rsid w:val="00D6025B"/>
    <w:rsid w:val="00D60F45"/>
    <w:rsid w:val="00D61EB4"/>
    <w:rsid w:val="00D62397"/>
    <w:rsid w:val="00D62AB5"/>
    <w:rsid w:val="00D6335C"/>
    <w:rsid w:val="00D6518B"/>
    <w:rsid w:val="00D6751A"/>
    <w:rsid w:val="00D67A36"/>
    <w:rsid w:val="00D70EEF"/>
    <w:rsid w:val="00D719B6"/>
    <w:rsid w:val="00D71EAE"/>
    <w:rsid w:val="00D73379"/>
    <w:rsid w:val="00D73435"/>
    <w:rsid w:val="00D754EC"/>
    <w:rsid w:val="00D77F59"/>
    <w:rsid w:val="00D82743"/>
    <w:rsid w:val="00D8326D"/>
    <w:rsid w:val="00D84A73"/>
    <w:rsid w:val="00D86B46"/>
    <w:rsid w:val="00D92737"/>
    <w:rsid w:val="00D9311D"/>
    <w:rsid w:val="00D94088"/>
    <w:rsid w:val="00D9441C"/>
    <w:rsid w:val="00D94902"/>
    <w:rsid w:val="00D95964"/>
    <w:rsid w:val="00D96EE4"/>
    <w:rsid w:val="00D97713"/>
    <w:rsid w:val="00DA0117"/>
    <w:rsid w:val="00DA01C3"/>
    <w:rsid w:val="00DA0C34"/>
    <w:rsid w:val="00DA4EDA"/>
    <w:rsid w:val="00DA5169"/>
    <w:rsid w:val="00DA60B4"/>
    <w:rsid w:val="00DA6298"/>
    <w:rsid w:val="00DA72C6"/>
    <w:rsid w:val="00DB0F56"/>
    <w:rsid w:val="00DB16AE"/>
    <w:rsid w:val="00DB4A28"/>
    <w:rsid w:val="00DB6945"/>
    <w:rsid w:val="00DC54D7"/>
    <w:rsid w:val="00DC5A5B"/>
    <w:rsid w:val="00DC63F1"/>
    <w:rsid w:val="00DC63FE"/>
    <w:rsid w:val="00DC7318"/>
    <w:rsid w:val="00DD0919"/>
    <w:rsid w:val="00DD1373"/>
    <w:rsid w:val="00DD2263"/>
    <w:rsid w:val="00DD2D56"/>
    <w:rsid w:val="00DD35C5"/>
    <w:rsid w:val="00DD41EA"/>
    <w:rsid w:val="00DD7539"/>
    <w:rsid w:val="00DE0061"/>
    <w:rsid w:val="00DE2231"/>
    <w:rsid w:val="00DE2DB3"/>
    <w:rsid w:val="00DE35F9"/>
    <w:rsid w:val="00DE62A3"/>
    <w:rsid w:val="00DE66C3"/>
    <w:rsid w:val="00DE71DA"/>
    <w:rsid w:val="00DE7DBC"/>
    <w:rsid w:val="00DF1C40"/>
    <w:rsid w:val="00DF1F83"/>
    <w:rsid w:val="00DF26B7"/>
    <w:rsid w:val="00DF2989"/>
    <w:rsid w:val="00DF2AF2"/>
    <w:rsid w:val="00DF53AE"/>
    <w:rsid w:val="00DF6A8D"/>
    <w:rsid w:val="00DF747A"/>
    <w:rsid w:val="00E00906"/>
    <w:rsid w:val="00E013BB"/>
    <w:rsid w:val="00E019D1"/>
    <w:rsid w:val="00E02684"/>
    <w:rsid w:val="00E031AD"/>
    <w:rsid w:val="00E04AD0"/>
    <w:rsid w:val="00E105F8"/>
    <w:rsid w:val="00E10611"/>
    <w:rsid w:val="00E1190A"/>
    <w:rsid w:val="00E1309C"/>
    <w:rsid w:val="00E130EB"/>
    <w:rsid w:val="00E144B3"/>
    <w:rsid w:val="00E14BBF"/>
    <w:rsid w:val="00E15A97"/>
    <w:rsid w:val="00E164D5"/>
    <w:rsid w:val="00E23065"/>
    <w:rsid w:val="00E2341F"/>
    <w:rsid w:val="00E235B2"/>
    <w:rsid w:val="00E34E6F"/>
    <w:rsid w:val="00E3509F"/>
    <w:rsid w:val="00E35450"/>
    <w:rsid w:val="00E362C9"/>
    <w:rsid w:val="00E36A97"/>
    <w:rsid w:val="00E36B74"/>
    <w:rsid w:val="00E40584"/>
    <w:rsid w:val="00E41C90"/>
    <w:rsid w:val="00E428B4"/>
    <w:rsid w:val="00E42DA4"/>
    <w:rsid w:val="00E43074"/>
    <w:rsid w:val="00E43EFB"/>
    <w:rsid w:val="00E4429E"/>
    <w:rsid w:val="00E44DCD"/>
    <w:rsid w:val="00E46695"/>
    <w:rsid w:val="00E46C50"/>
    <w:rsid w:val="00E47521"/>
    <w:rsid w:val="00E5080E"/>
    <w:rsid w:val="00E50E8D"/>
    <w:rsid w:val="00E51F26"/>
    <w:rsid w:val="00E524A3"/>
    <w:rsid w:val="00E526B4"/>
    <w:rsid w:val="00E53020"/>
    <w:rsid w:val="00E53116"/>
    <w:rsid w:val="00E541E3"/>
    <w:rsid w:val="00E561B3"/>
    <w:rsid w:val="00E56534"/>
    <w:rsid w:val="00E61DE6"/>
    <w:rsid w:val="00E62604"/>
    <w:rsid w:val="00E631C2"/>
    <w:rsid w:val="00E66FAE"/>
    <w:rsid w:val="00E71B1B"/>
    <w:rsid w:val="00E756FB"/>
    <w:rsid w:val="00E77376"/>
    <w:rsid w:val="00E8000E"/>
    <w:rsid w:val="00E80858"/>
    <w:rsid w:val="00E813CC"/>
    <w:rsid w:val="00E84390"/>
    <w:rsid w:val="00E86C62"/>
    <w:rsid w:val="00E86DFA"/>
    <w:rsid w:val="00E87C62"/>
    <w:rsid w:val="00E91511"/>
    <w:rsid w:val="00E91E79"/>
    <w:rsid w:val="00E9554E"/>
    <w:rsid w:val="00E9665A"/>
    <w:rsid w:val="00E96C95"/>
    <w:rsid w:val="00EA01FB"/>
    <w:rsid w:val="00EA0DEB"/>
    <w:rsid w:val="00EA0EFA"/>
    <w:rsid w:val="00EA2084"/>
    <w:rsid w:val="00EA35CC"/>
    <w:rsid w:val="00EA5DEE"/>
    <w:rsid w:val="00EB0F0C"/>
    <w:rsid w:val="00EB0F43"/>
    <w:rsid w:val="00EB2667"/>
    <w:rsid w:val="00EB433C"/>
    <w:rsid w:val="00EB4D52"/>
    <w:rsid w:val="00EB51BB"/>
    <w:rsid w:val="00EC10EE"/>
    <w:rsid w:val="00EC11CD"/>
    <w:rsid w:val="00ED0FE9"/>
    <w:rsid w:val="00ED12A0"/>
    <w:rsid w:val="00ED1E19"/>
    <w:rsid w:val="00ED354F"/>
    <w:rsid w:val="00ED3579"/>
    <w:rsid w:val="00ED3669"/>
    <w:rsid w:val="00ED37DE"/>
    <w:rsid w:val="00ED7D2C"/>
    <w:rsid w:val="00ED7FA2"/>
    <w:rsid w:val="00EE08B9"/>
    <w:rsid w:val="00EE1815"/>
    <w:rsid w:val="00EE26CD"/>
    <w:rsid w:val="00EE3521"/>
    <w:rsid w:val="00EE595F"/>
    <w:rsid w:val="00EE7511"/>
    <w:rsid w:val="00EF0EFD"/>
    <w:rsid w:val="00EF198F"/>
    <w:rsid w:val="00EF1FA9"/>
    <w:rsid w:val="00EF280F"/>
    <w:rsid w:val="00EF412C"/>
    <w:rsid w:val="00EF4138"/>
    <w:rsid w:val="00EF4737"/>
    <w:rsid w:val="00F01EDC"/>
    <w:rsid w:val="00F02838"/>
    <w:rsid w:val="00F03D2F"/>
    <w:rsid w:val="00F05CDD"/>
    <w:rsid w:val="00F1143C"/>
    <w:rsid w:val="00F11B34"/>
    <w:rsid w:val="00F148B7"/>
    <w:rsid w:val="00F149E5"/>
    <w:rsid w:val="00F16398"/>
    <w:rsid w:val="00F1752D"/>
    <w:rsid w:val="00F21571"/>
    <w:rsid w:val="00F21658"/>
    <w:rsid w:val="00F22AA5"/>
    <w:rsid w:val="00F23631"/>
    <w:rsid w:val="00F23B32"/>
    <w:rsid w:val="00F258CF"/>
    <w:rsid w:val="00F26EBD"/>
    <w:rsid w:val="00F3074B"/>
    <w:rsid w:val="00F31010"/>
    <w:rsid w:val="00F32056"/>
    <w:rsid w:val="00F33578"/>
    <w:rsid w:val="00F34AB6"/>
    <w:rsid w:val="00F34CBF"/>
    <w:rsid w:val="00F34E0A"/>
    <w:rsid w:val="00F34FA6"/>
    <w:rsid w:val="00F34FCA"/>
    <w:rsid w:val="00F366AE"/>
    <w:rsid w:val="00F408A1"/>
    <w:rsid w:val="00F40ABD"/>
    <w:rsid w:val="00F42332"/>
    <w:rsid w:val="00F4282A"/>
    <w:rsid w:val="00F459A5"/>
    <w:rsid w:val="00F50836"/>
    <w:rsid w:val="00F51866"/>
    <w:rsid w:val="00F51EE6"/>
    <w:rsid w:val="00F51EF4"/>
    <w:rsid w:val="00F52108"/>
    <w:rsid w:val="00F521D4"/>
    <w:rsid w:val="00F539F7"/>
    <w:rsid w:val="00F54C08"/>
    <w:rsid w:val="00F54D95"/>
    <w:rsid w:val="00F66939"/>
    <w:rsid w:val="00F70F79"/>
    <w:rsid w:val="00F7165D"/>
    <w:rsid w:val="00F730DD"/>
    <w:rsid w:val="00F7319F"/>
    <w:rsid w:val="00F73568"/>
    <w:rsid w:val="00F74871"/>
    <w:rsid w:val="00F74A4C"/>
    <w:rsid w:val="00F757EF"/>
    <w:rsid w:val="00F75D2F"/>
    <w:rsid w:val="00F810CA"/>
    <w:rsid w:val="00F81334"/>
    <w:rsid w:val="00F81C60"/>
    <w:rsid w:val="00F820B8"/>
    <w:rsid w:val="00F82DE9"/>
    <w:rsid w:val="00F85120"/>
    <w:rsid w:val="00F85A78"/>
    <w:rsid w:val="00F8647E"/>
    <w:rsid w:val="00F8686F"/>
    <w:rsid w:val="00F86FC2"/>
    <w:rsid w:val="00F87758"/>
    <w:rsid w:val="00F90963"/>
    <w:rsid w:val="00F90C7A"/>
    <w:rsid w:val="00F911D0"/>
    <w:rsid w:val="00F93819"/>
    <w:rsid w:val="00F94726"/>
    <w:rsid w:val="00F94CD2"/>
    <w:rsid w:val="00F955C0"/>
    <w:rsid w:val="00F96CFC"/>
    <w:rsid w:val="00F97F20"/>
    <w:rsid w:val="00FA0BCA"/>
    <w:rsid w:val="00FA13A6"/>
    <w:rsid w:val="00FA2AAE"/>
    <w:rsid w:val="00FA3510"/>
    <w:rsid w:val="00FA74DD"/>
    <w:rsid w:val="00FB036F"/>
    <w:rsid w:val="00FB0CE7"/>
    <w:rsid w:val="00FB22A8"/>
    <w:rsid w:val="00FB363C"/>
    <w:rsid w:val="00FB3FA6"/>
    <w:rsid w:val="00FB4A60"/>
    <w:rsid w:val="00FC27C8"/>
    <w:rsid w:val="00FC3F24"/>
    <w:rsid w:val="00FC61AB"/>
    <w:rsid w:val="00FD0098"/>
    <w:rsid w:val="00FD199D"/>
    <w:rsid w:val="00FD1F88"/>
    <w:rsid w:val="00FD330B"/>
    <w:rsid w:val="00FD402A"/>
    <w:rsid w:val="00FD60AB"/>
    <w:rsid w:val="00FD7EDC"/>
    <w:rsid w:val="00FE0A9F"/>
    <w:rsid w:val="00FE294F"/>
    <w:rsid w:val="00FE2F9D"/>
    <w:rsid w:val="00FE36E9"/>
    <w:rsid w:val="00FE5931"/>
    <w:rsid w:val="00FE6D56"/>
    <w:rsid w:val="00FF216B"/>
    <w:rsid w:val="00FF3608"/>
    <w:rsid w:val="00FF36A3"/>
    <w:rsid w:val="00FF46F3"/>
    <w:rsid w:val="00FF5B66"/>
    <w:rsid w:val="00FF7A7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752A83"/>
  <w15:chartTrackingRefBased/>
  <w15:docId w15:val="{4BD79A45-CEFE-4214-88DB-B4834A34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90" w:after="180" w:line="360" w:lineRule="auto"/>
    </w:pPr>
    <w:rPr>
      <w:rFonts w:ascii="Arial" w:hAnsi="Arial" w:cs="Arial"/>
      <w:sz w:val="24"/>
      <w:szCs w:val="24"/>
      <w:lang w:eastAsia="en-SG"/>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Cambria" w:hAnsi="Cambria" w:cs="Times New Roman"/>
      <w:b/>
      <w:bCs/>
      <w:color w:val="365F91"/>
      <w:sz w:val="28"/>
      <w:szCs w:val="28"/>
      <w:lang w:val="x-none" w:eastAsia="x-none"/>
    </w:rPr>
  </w:style>
  <w:style w:type="paragraph" w:styleId="Heading2">
    <w:name w:val="heading 2"/>
    <w:aliases w:val="Heading 1 + Times New Roman,12 pt,Not Bold,Before:  0 pt,After:  0 pt"/>
    <w:basedOn w:val="Normal"/>
    <w:link w:val="Heading2Char"/>
    <w:uiPriority w:val="9"/>
    <w:qFormat/>
    <w:pPr>
      <w:spacing w:before="100" w:beforeAutospacing="1" w:after="100" w:afterAutospacing="1" w:line="240" w:lineRule="auto"/>
      <w:contextualSpacing/>
      <w:outlineLvl w:val="1"/>
    </w:pPr>
    <w:rPr>
      <w:rFonts w:ascii="Cambria" w:hAnsi="Cambria" w:cs="Times New Roman"/>
      <w:b/>
      <w:bCs/>
      <w:color w:val="4F81BD"/>
      <w:sz w:val="26"/>
      <w:szCs w:val="26"/>
      <w:lang w:val="x-none" w:eastAsia="x-none"/>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Cambria" w:hAnsi="Cambria" w:cs="Times New Roman"/>
      <w:b/>
      <w:bCs/>
      <w:color w:val="4F81BD"/>
      <w:lang w:val="x-none" w:eastAsia="x-none"/>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Cambria" w:hAnsi="Cambria" w:cs="Times New Roman"/>
      <w:b/>
      <w:bCs/>
      <w:i/>
      <w:iCs/>
      <w:color w:val="4F81BD"/>
      <w:lang w:val="x-none" w:eastAsia="x-none"/>
    </w:rPr>
  </w:style>
  <w:style w:type="paragraph" w:styleId="Heading5">
    <w:name w:val="heading 5"/>
    <w:basedOn w:val="Normal"/>
    <w:link w:val="Heading5Char"/>
    <w:qFormat/>
    <w:pPr>
      <w:spacing w:before="100" w:beforeAutospacing="1" w:after="100" w:afterAutospacing="1" w:line="240" w:lineRule="auto"/>
      <w:outlineLvl w:val="4"/>
    </w:pPr>
    <w:rPr>
      <w:rFonts w:ascii="Cambria" w:hAnsi="Cambria" w:cs="Times New Roman"/>
      <w:color w:val="243F60"/>
      <w:lang w:val="x-none" w:eastAsia="x-none"/>
    </w:rPr>
  </w:style>
  <w:style w:type="paragraph" w:styleId="Heading6">
    <w:name w:val="heading 6"/>
    <w:basedOn w:val="Normal"/>
    <w:link w:val="Heading6Char"/>
    <w:qFormat/>
    <w:pPr>
      <w:spacing w:before="100" w:beforeAutospacing="1" w:after="100" w:afterAutospacing="1" w:line="240" w:lineRule="auto"/>
      <w:outlineLvl w:val="5"/>
    </w:pPr>
    <w:rPr>
      <w:rFonts w:ascii="Cambria" w:hAnsi="Cambria" w:cs="Times New Roman"/>
      <w:i/>
      <w:iCs/>
      <w:color w:val="243F60"/>
      <w:lang w:val="x-none" w:eastAsia="x-none"/>
    </w:rPr>
  </w:style>
  <w:style w:type="paragraph" w:styleId="Heading7">
    <w:name w:val="heading 7"/>
    <w:basedOn w:val="Normal"/>
    <w:next w:val="Normal"/>
    <w:link w:val="Heading7Char"/>
    <w:uiPriority w:val="9"/>
    <w:qFormat/>
    <w:rsid w:val="00D34E08"/>
    <w:pPr>
      <w:spacing w:before="240" w:after="60"/>
      <w:outlineLvl w:val="6"/>
    </w:pPr>
    <w:rPr>
      <w:rFonts w:ascii="Calibri" w:hAnsi="Calibri" w:cs="Times New Roman"/>
      <w:lang w:val="x-none" w:eastAsia="x-none"/>
    </w:rPr>
  </w:style>
  <w:style w:type="paragraph" w:styleId="Heading8">
    <w:name w:val="heading 8"/>
    <w:basedOn w:val="Normal"/>
    <w:next w:val="Normal"/>
    <w:link w:val="Heading8Char"/>
    <w:uiPriority w:val="9"/>
    <w:qFormat/>
    <w:rsid w:val="00D34E08"/>
    <w:pPr>
      <w:spacing w:before="240" w:after="60"/>
      <w:outlineLvl w:val="7"/>
    </w:pPr>
    <w:rPr>
      <w:rFonts w:ascii="Calibri" w:hAnsi="Calibri" w:cs="Times New Roman"/>
      <w:i/>
      <w:iCs/>
      <w:lang w:val="x-none" w:eastAsia="x-none"/>
    </w:rPr>
  </w:style>
  <w:style w:type="paragraph" w:styleId="Heading9">
    <w:name w:val="heading 9"/>
    <w:basedOn w:val="Normal"/>
    <w:next w:val="Normal"/>
    <w:link w:val="Heading9Char"/>
    <w:qFormat/>
    <w:rsid w:val="00B73948"/>
    <w:pPr>
      <w:spacing w:before="240" w:after="60" w:line="240" w:lineRule="auto"/>
      <w:outlineLvl w:val="8"/>
    </w:pPr>
    <w:rPr>
      <w:rFonts w:cs="Times New Roman"/>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ing2Char">
    <w:name w:val="Heading 2 Char"/>
    <w:aliases w:val="Heading 1 + Times New Roman Char1,12 pt Char1,Not Bold Char1,Before:  0 pt Char1,After:  0 pt Char1"/>
    <w:link w:val="Heading2"/>
    <w:uiPriority w:val="9"/>
    <w:rPr>
      <w:rFonts w:ascii="Cambria" w:eastAsia="Times New Roman" w:hAnsi="Cambria" w:cs="Times New Roman"/>
      <w:b/>
      <w:bCs/>
      <w:color w:val="4F81BD"/>
      <w:sz w:val="26"/>
      <w:szCs w:val="26"/>
    </w:rPr>
  </w:style>
  <w:style w:type="character" w:customStyle="1" w:styleId="Heading3Char">
    <w:name w:val="Heading 3 Char"/>
    <w:link w:val="Heading3"/>
    <w:uiPriority w:val="9"/>
    <w:rPr>
      <w:rFonts w:ascii="Cambria" w:eastAsia="Times New Roman" w:hAnsi="Cambria" w:cs="Times New Roman"/>
      <w:b/>
      <w:bCs/>
      <w:color w:val="4F81BD"/>
      <w:sz w:val="24"/>
      <w:szCs w:val="24"/>
    </w:rPr>
  </w:style>
  <w:style w:type="character" w:customStyle="1" w:styleId="Heading4Char">
    <w:name w:val="Heading 4 Char"/>
    <w:link w:val="Heading4"/>
    <w:uiPriority w:val="9"/>
    <w:rPr>
      <w:rFonts w:ascii="Cambria" w:eastAsia="Times New Roman" w:hAnsi="Cambria" w:cs="Times New Roman"/>
      <w:b/>
      <w:bCs/>
      <w:i/>
      <w:iCs/>
      <w:color w:val="4F81BD"/>
      <w:sz w:val="24"/>
      <w:szCs w:val="24"/>
    </w:rPr>
  </w:style>
  <w:style w:type="character" w:customStyle="1" w:styleId="Heading5Char">
    <w:name w:val="Heading 5 Char"/>
    <w:link w:val="Heading5"/>
    <w:rPr>
      <w:rFonts w:ascii="Cambria" w:eastAsia="Times New Roman" w:hAnsi="Cambria" w:cs="Times New Roman"/>
      <w:color w:val="243F60"/>
      <w:sz w:val="24"/>
      <w:szCs w:val="24"/>
    </w:rPr>
  </w:style>
  <w:style w:type="character" w:customStyle="1" w:styleId="Heading6Char">
    <w:name w:val="Heading 6 Char"/>
    <w:link w:val="Heading6"/>
    <w:rPr>
      <w:rFonts w:ascii="Cambria" w:eastAsia="Times New Roman" w:hAnsi="Cambria" w:cs="Times New Roman"/>
      <w:i/>
      <w:iCs/>
      <w:color w:val="243F60"/>
      <w:sz w:val="24"/>
      <w:szCs w:val="24"/>
    </w:r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GlossaryHeading">
    <w:name w:val="Glossary Heading"/>
    <w:basedOn w:val="Normal"/>
    <w:next w:val="Normal"/>
    <w:pPr>
      <w:spacing w:before="320" w:after="60"/>
      <w:jc w:val="center"/>
    </w:pPr>
    <w:rPr>
      <w:b/>
      <w:sz w:val="32"/>
      <w:szCs w:val="32"/>
    </w:r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character" w:customStyle="1" w:styleId="Glossarytext">
    <w:name w:val="Glossary text"/>
    <w:rPr>
      <w:b w:val="0"/>
      <w:bCs w:val="0"/>
      <w:i/>
      <w:iCs/>
      <w:color w:val="0000FF"/>
    </w:rPr>
  </w:style>
  <w:style w:type="character" w:customStyle="1" w:styleId="rls-3-multinumber">
    <w:name w:val="rls-3-multinumber"/>
    <w:rPr>
      <w:rFonts w:ascii="Arial" w:hAnsi="Arial" w:cs="Arial" w:hint="default"/>
      <w:sz w:val="24"/>
      <w:szCs w:val="24"/>
    </w:rPr>
  </w:style>
  <w:style w:type="character" w:customStyle="1" w:styleId="Expandinghotspot">
    <w:name w:val="Expanding hotspot"/>
    <w:rPr>
      <w:i/>
      <w:iCs/>
      <w:strike w:val="0"/>
      <w:dstrike w:val="0"/>
      <w:color w:val="008000"/>
      <w:u w:val="none"/>
      <w:effect w:val="none"/>
    </w:rPr>
  </w:style>
  <w:style w:type="character" w:customStyle="1" w:styleId="GlossaryLabel">
    <w:name w:val="Glossary Label"/>
    <w:rPr>
      <w:b/>
      <w:bCs w:val="0"/>
    </w:rPr>
  </w:style>
  <w:style w:type="character" w:customStyle="1" w:styleId="bold">
    <w:name w:val="bold"/>
    <w:rPr>
      <w:b/>
      <w:bCs/>
    </w:rPr>
  </w:style>
  <w:style w:type="character" w:customStyle="1" w:styleId="rls-1-multinumber">
    <w:name w:val="rls-1-multinumber"/>
    <w:rPr>
      <w:rFonts w:ascii="Arial" w:hAnsi="Arial" w:cs="Arial" w:hint="default"/>
      <w:sz w:val="24"/>
      <w:szCs w:val="24"/>
    </w:rPr>
  </w:style>
  <w:style w:type="character" w:customStyle="1" w:styleId="italics">
    <w:name w:val="italics"/>
    <w:rPr>
      <w:i/>
      <w:iCs/>
    </w:rPr>
  </w:style>
  <w:style w:type="character" w:customStyle="1" w:styleId="rls-2-multinumber">
    <w:name w:val="rls-2-multinumber"/>
    <w:rPr>
      <w:rFonts w:ascii="Arial" w:hAnsi="Arial" w:cs="Arial" w:hint="default"/>
      <w:sz w:val="24"/>
      <w:szCs w:val="24"/>
    </w:rPr>
  </w:style>
  <w:style w:type="character" w:customStyle="1" w:styleId="Expandingtext">
    <w:name w:val="Expanding text"/>
    <w:rPr>
      <w:b w:val="0"/>
      <w:bCs w:val="0"/>
      <w:i/>
      <w:iCs/>
      <w:color w:val="FF0000"/>
    </w:rPr>
  </w:style>
  <w:style w:type="character" w:customStyle="1" w:styleId="Drop-downhotspot">
    <w:name w:val="Drop-down hotspot"/>
    <w:rPr>
      <w:i/>
      <w:iCs/>
      <w:strike w:val="0"/>
      <w:dstrike w:val="0"/>
      <w:color w:val="008000"/>
      <w:u w:val="none"/>
      <w:effect w:val="none"/>
    </w:rPr>
  </w:style>
  <w:style w:type="character" w:customStyle="1" w:styleId="Glossaryterm">
    <w:name w:val="Glossary term"/>
    <w:rPr>
      <w:i/>
      <w:iCs/>
      <w:strike w:val="0"/>
      <w:dstrike w:val="0"/>
      <w:color w:val="800000"/>
      <w:u w:val="none"/>
      <w:effect w:val="non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rPr>
  </w:style>
  <w:style w:type="paragraph" w:customStyle="1" w:styleId="normal0">
    <w:name w:val="normal+"/>
    <w:basedOn w:val="Normal"/>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HeaderChar">
    <w:name w:val="Header Char"/>
    <w:link w:val="Header"/>
    <w:uiPriority w:val="99"/>
    <w:rsid w:val="00F22AA5"/>
    <w:rPr>
      <w:rFonts w:ascii="Arial" w:eastAsia="Times New Roman" w:hAnsi="Arial" w:cs="Arial"/>
      <w:sz w:val="24"/>
      <w:szCs w:val="24"/>
    </w:rPr>
  </w:style>
  <w:style w:type="paragraph" w:styleId="Footer">
    <w:name w:val="footer"/>
    <w:basedOn w:val="Normal"/>
    <w:link w:val="Foot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FooterChar">
    <w:name w:val="Footer Char"/>
    <w:link w:val="Footer"/>
    <w:uiPriority w:val="99"/>
    <w:rsid w:val="00F22AA5"/>
    <w:rPr>
      <w:rFonts w:ascii="Arial" w:eastAsia="Times New Roman" w:hAnsi="Arial" w:cs="Arial"/>
      <w:sz w:val="24"/>
      <w:szCs w:val="24"/>
    </w:rPr>
  </w:style>
  <w:style w:type="character" w:styleId="Hyperlink">
    <w:name w:val="Hyperlink"/>
    <w:uiPriority w:val="99"/>
    <w:unhideWhenUsed/>
    <w:rsid w:val="00AD4E29"/>
    <w:rPr>
      <w:color w:val="0000FF"/>
      <w:u w:val="single"/>
    </w:rPr>
  </w:style>
  <w:style w:type="paragraph" w:styleId="TOC1">
    <w:name w:val="toc 1"/>
    <w:basedOn w:val="Normal"/>
    <w:next w:val="Normal"/>
    <w:autoRedefine/>
    <w:uiPriority w:val="39"/>
    <w:unhideWhenUsed/>
    <w:rsid w:val="003C3B80"/>
  </w:style>
  <w:style w:type="paragraph" w:styleId="TOC2">
    <w:name w:val="toc 2"/>
    <w:basedOn w:val="Normal"/>
    <w:next w:val="Normal"/>
    <w:autoRedefine/>
    <w:uiPriority w:val="39"/>
    <w:unhideWhenUsed/>
    <w:rsid w:val="003C3B80"/>
    <w:pPr>
      <w:ind w:left="240"/>
    </w:pPr>
  </w:style>
  <w:style w:type="paragraph" w:styleId="TOC3">
    <w:name w:val="toc 3"/>
    <w:basedOn w:val="Normal"/>
    <w:next w:val="Normal"/>
    <w:autoRedefine/>
    <w:uiPriority w:val="39"/>
    <w:unhideWhenUsed/>
    <w:rsid w:val="003C3B80"/>
    <w:pPr>
      <w:spacing w:before="0" w:after="100" w:line="276" w:lineRule="auto"/>
      <w:ind w:left="440"/>
    </w:pPr>
    <w:rPr>
      <w:rFonts w:ascii="Calibri" w:hAnsi="Calibri" w:cs="Times New Roman"/>
      <w:sz w:val="22"/>
      <w:szCs w:val="22"/>
    </w:rPr>
  </w:style>
  <w:style w:type="paragraph" w:styleId="TOC4">
    <w:name w:val="toc 4"/>
    <w:basedOn w:val="Normal"/>
    <w:next w:val="Normal"/>
    <w:autoRedefine/>
    <w:uiPriority w:val="39"/>
    <w:unhideWhenUsed/>
    <w:rsid w:val="003C3B80"/>
    <w:pPr>
      <w:spacing w:before="0" w:after="100" w:line="276" w:lineRule="auto"/>
      <w:ind w:left="660"/>
    </w:pPr>
    <w:rPr>
      <w:rFonts w:ascii="Calibri" w:hAnsi="Calibri" w:cs="Times New Roman"/>
      <w:sz w:val="22"/>
      <w:szCs w:val="22"/>
    </w:rPr>
  </w:style>
  <w:style w:type="paragraph" w:styleId="TOC5">
    <w:name w:val="toc 5"/>
    <w:basedOn w:val="Normal"/>
    <w:next w:val="Normal"/>
    <w:autoRedefine/>
    <w:uiPriority w:val="39"/>
    <w:unhideWhenUsed/>
    <w:rsid w:val="003C3B80"/>
    <w:pPr>
      <w:spacing w:before="0"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C3B80"/>
    <w:pPr>
      <w:spacing w:before="0"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C3B80"/>
    <w:pPr>
      <w:spacing w:before="0"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C3B80"/>
    <w:pPr>
      <w:spacing w:before="0"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C3B80"/>
    <w:pPr>
      <w:spacing w:before="0" w:after="100" w:line="276" w:lineRule="auto"/>
      <w:ind w:left="1760"/>
    </w:pPr>
    <w:rPr>
      <w:rFonts w:ascii="Calibri" w:hAnsi="Calibri" w:cs="Times New Roman"/>
      <w:sz w:val="22"/>
      <w:szCs w:val="22"/>
    </w:rPr>
  </w:style>
  <w:style w:type="paragraph" w:customStyle="1" w:styleId="PDPara1">
    <w:name w:val="PD Para 1"/>
    <w:basedOn w:val="Normal"/>
    <w:qFormat/>
    <w:rsid w:val="0036247B"/>
    <w:pPr>
      <w:spacing w:before="0" w:after="0" w:line="276" w:lineRule="auto"/>
      <w:jc w:val="both"/>
    </w:pPr>
  </w:style>
  <w:style w:type="paragraph" w:customStyle="1" w:styleId="PDPara1Bold">
    <w:name w:val="PD Para (1) Bold"/>
    <w:basedOn w:val="Normal"/>
    <w:qFormat/>
    <w:rsid w:val="00AD558A"/>
    <w:pPr>
      <w:spacing w:before="0" w:after="0" w:line="276" w:lineRule="auto"/>
      <w:ind w:left="709" w:hanging="709"/>
      <w:jc w:val="both"/>
    </w:pPr>
    <w:rPr>
      <w:rFonts w:ascii="Times New Roman" w:hAnsi="Times New Roman"/>
      <w:b/>
    </w:rPr>
  </w:style>
  <w:style w:type="paragraph" w:customStyle="1" w:styleId="PDParaa">
    <w:name w:val="PD Para (a)"/>
    <w:basedOn w:val="Normal"/>
    <w:qFormat/>
    <w:rsid w:val="00AD558A"/>
    <w:pPr>
      <w:spacing w:before="0" w:after="0" w:line="276" w:lineRule="auto"/>
      <w:ind w:left="1418" w:hanging="709"/>
      <w:jc w:val="both"/>
    </w:pPr>
    <w:rPr>
      <w:rFonts w:ascii="Times New Roman" w:hAnsi="Times New Roman"/>
    </w:rPr>
  </w:style>
  <w:style w:type="paragraph" w:customStyle="1" w:styleId="PDParaaBold">
    <w:name w:val="PD Para (a) Bold"/>
    <w:basedOn w:val="Normal"/>
    <w:qFormat/>
    <w:rsid w:val="00AD558A"/>
    <w:pPr>
      <w:spacing w:before="0" w:after="0" w:line="276" w:lineRule="auto"/>
      <w:ind w:left="1418" w:hanging="709"/>
    </w:pPr>
    <w:rPr>
      <w:rFonts w:ascii="Times New Roman" w:hAnsi="Times New Roman"/>
      <w:b/>
      <w:bCs/>
    </w:rPr>
  </w:style>
  <w:style w:type="paragraph" w:customStyle="1" w:styleId="PDa-">
    <w:name w:val="PD (a) - [ ]"/>
    <w:basedOn w:val="Normal"/>
    <w:qFormat/>
    <w:rsid w:val="0036247B"/>
    <w:pPr>
      <w:spacing w:before="0" w:after="0" w:line="276" w:lineRule="auto"/>
      <w:ind w:left="1418"/>
      <w:jc w:val="both"/>
    </w:pPr>
  </w:style>
  <w:style w:type="paragraph" w:customStyle="1" w:styleId="PD1-">
    <w:name w:val="PD(1) - [ ]"/>
    <w:basedOn w:val="PDPara1Bold"/>
    <w:qFormat/>
    <w:rsid w:val="0036247B"/>
    <w:pPr>
      <w:ind w:firstLine="0"/>
    </w:pPr>
    <w:rPr>
      <w:b w:val="0"/>
    </w:rPr>
  </w:style>
  <w:style w:type="paragraph" w:customStyle="1" w:styleId="PDparai">
    <w:name w:val="PD para (i)"/>
    <w:basedOn w:val="Normal"/>
    <w:qFormat/>
    <w:rsid w:val="00AD558A"/>
    <w:pPr>
      <w:spacing w:before="0" w:after="0" w:line="276" w:lineRule="auto"/>
      <w:ind w:left="2127" w:hanging="709"/>
      <w:jc w:val="both"/>
    </w:pPr>
    <w:rPr>
      <w:rFonts w:ascii="Times New Roman" w:hAnsi="Times New Roman"/>
    </w:rPr>
  </w:style>
  <w:style w:type="paragraph" w:customStyle="1" w:styleId="PDpara10">
    <w:name w:val="PD para (1)"/>
    <w:basedOn w:val="PDPara1Bold"/>
    <w:qFormat/>
    <w:rsid w:val="00AD558A"/>
    <w:rPr>
      <w:b w:val="0"/>
    </w:rPr>
  </w:style>
  <w:style w:type="paragraph" w:customStyle="1" w:styleId="PDParai-">
    <w:name w:val="PD Para (i) - [ ]"/>
    <w:basedOn w:val="PD1-"/>
    <w:qFormat/>
    <w:rsid w:val="0036247B"/>
    <w:pPr>
      <w:ind w:left="1418"/>
    </w:pPr>
  </w:style>
  <w:style w:type="paragraph" w:customStyle="1" w:styleId="PDHeading">
    <w:name w:val="PD Heading"/>
    <w:basedOn w:val="PDpara10"/>
    <w:qFormat/>
    <w:rsid w:val="0036247B"/>
    <w:pPr>
      <w:ind w:left="0" w:firstLine="0"/>
      <w:jc w:val="left"/>
    </w:pPr>
    <w:rPr>
      <w:b/>
      <w:sz w:val="36"/>
      <w:szCs w:val="36"/>
    </w:rPr>
  </w:style>
  <w:style w:type="paragraph" w:customStyle="1" w:styleId="PDSubHeadingItalics">
    <w:name w:val="PD Sub Heading (Italics)"/>
    <w:basedOn w:val="Normal"/>
    <w:qFormat/>
    <w:rsid w:val="0036247B"/>
    <w:pPr>
      <w:spacing w:before="0" w:after="0" w:line="276" w:lineRule="auto"/>
    </w:pPr>
    <w:rPr>
      <w:b/>
      <w:i/>
      <w:iCs/>
    </w:rPr>
  </w:style>
  <w:style w:type="paragraph" w:customStyle="1" w:styleId="PDParaA0">
    <w:name w:val="PD Para (A)"/>
    <w:basedOn w:val="Normal"/>
    <w:qFormat/>
    <w:rsid w:val="00AD558A"/>
    <w:pPr>
      <w:spacing w:before="0" w:after="0" w:line="276" w:lineRule="auto"/>
      <w:ind w:left="2835" w:hanging="709"/>
      <w:jc w:val="both"/>
    </w:pPr>
    <w:rPr>
      <w:rFonts w:ascii="Times New Roman" w:hAnsi="Times New Roman"/>
    </w:rPr>
  </w:style>
  <w:style w:type="paragraph" w:customStyle="1" w:styleId="PDParaA-">
    <w:name w:val="PD Para (A) -[ ]"/>
    <w:basedOn w:val="Normal"/>
    <w:qFormat/>
    <w:rsid w:val="00AD558A"/>
    <w:pPr>
      <w:spacing w:before="0" w:after="0" w:line="276" w:lineRule="auto"/>
      <w:ind w:left="3544"/>
      <w:jc w:val="both"/>
    </w:pPr>
    <w:rPr>
      <w:rFonts w:ascii="Times New Roman" w:hAnsi="Times New Roman"/>
    </w:rPr>
  </w:style>
  <w:style w:type="paragraph" w:customStyle="1" w:styleId="Default">
    <w:name w:val="Default"/>
    <w:rsid w:val="002C02C2"/>
    <w:pPr>
      <w:autoSpaceDE w:val="0"/>
      <w:autoSpaceDN w:val="0"/>
      <w:adjustRightInd w:val="0"/>
    </w:pPr>
    <w:rPr>
      <w:color w:val="000000"/>
      <w:sz w:val="24"/>
      <w:szCs w:val="24"/>
      <w:lang w:eastAsia="en-SG"/>
    </w:rPr>
  </w:style>
  <w:style w:type="paragraph" w:styleId="FootnoteText">
    <w:name w:val="footnote text"/>
    <w:basedOn w:val="Normal"/>
    <w:link w:val="FootnoteTextChar"/>
    <w:uiPriority w:val="99"/>
    <w:unhideWhenUsed/>
    <w:rsid w:val="00A4517D"/>
    <w:rPr>
      <w:rFonts w:cs="Times New Roman"/>
      <w:sz w:val="20"/>
      <w:szCs w:val="20"/>
      <w:lang w:val="x-none" w:eastAsia="x-none"/>
    </w:rPr>
  </w:style>
  <w:style w:type="character" w:customStyle="1" w:styleId="FootnoteTextChar">
    <w:name w:val="Footnote Text Char"/>
    <w:link w:val="FootnoteText"/>
    <w:uiPriority w:val="99"/>
    <w:rsid w:val="00A4517D"/>
    <w:rPr>
      <w:rFonts w:ascii="Arial" w:hAnsi="Arial" w:cs="Arial"/>
    </w:rPr>
  </w:style>
  <w:style w:type="character" w:styleId="FootnoteReference">
    <w:name w:val="footnote reference"/>
    <w:uiPriority w:val="99"/>
    <w:semiHidden/>
    <w:rsid w:val="00A4517D"/>
    <w:rPr>
      <w:vertAlign w:val="superscript"/>
    </w:rPr>
  </w:style>
  <w:style w:type="character" w:customStyle="1" w:styleId="Heading7Char">
    <w:name w:val="Heading 7 Char"/>
    <w:link w:val="Heading7"/>
    <w:uiPriority w:val="9"/>
    <w:rsid w:val="00D34E08"/>
    <w:rPr>
      <w:rFonts w:ascii="Calibri" w:eastAsia="Times New Roman" w:hAnsi="Calibri" w:cs="Times New Roman"/>
      <w:sz w:val="24"/>
      <w:szCs w:val="24"/>
    </w:rPr>
  </w:style>
  <w:style w:type="character" w:customStyle="1" w:styleId="Heading8Char">
    <w:name w:val="Heading 8 Char"/>
    <w:link w:val="Heading8"/>
    <w:uiPriority w:val="9"/>
    <w:rsid w:val="00D34E08"/>
    <w:rPr>
      <w:rFonts w:ascii="Calibri" w:eastAsia="Times New Roman" w:hAnsi="Calibri" w:cs="Times New Roman"/>
      <w:i/>
      <w:iCs/>
      <w:sz w:val="24"/>
      <w:szCs w:val="24"/>
    </w:rPr>
  </w:style>
  <w:style w:type="character" w:styleId="PageNumber">
    <w:name w:val="page number"/>
    <w:rsid w:val="00D34E08"/>
  </w:style>
  <w:style w:type="character" w:customStyle="1" w:styleId="Heading9Char">
    <w:name w:val="Heading 9 Char"/>
    <w:link w:val="Heading9"/>
    <w:rsid w:val="00B73948"/>
    <w:rPr>
      <w:rFonts w:ascii="Arial" w:hAnsi="Arial" w:cs="Arial"/>
      <w:sz w:val="22"/>
      <w:szCs w:val="22"/>
      <w:lang w:val="en-US" w:eastAsia="zh-CN"/>
    </w:rPr>
  </w:style>
  <w:style w:type="numbering" w:customStyle="1" w:styleId="NoList1">
    <w:name w:val="No List1"/>
    <w:next w:val="NoList"/>
    <w:uiPriority w:val="99"/>
    <w:semiHidden/>
    <w:unhideWhenUsed/>
    <w:rsid w:val="00B73948"/>
  </w:style>
  <w:style w:type="character" w:customStyle="1" w:styleId="Heading1TimesNewRomanChar">
    <w:name w:val="Heading 1 + Times New Roman Char"/>
    <w:aliases w:val="12 pt Char,Not Bold Char,Before:  0 pt Char,After:  0 pt Char Char,Heading 2 Char Char2,Heading 2 Char Char1"/>
    <w:rsid w:val="00B73948"/>
    <w:rPr>
      <w:rFonts w:ascii="Arial" w:hAnsi="Arial" w:cs="Arial"/>
      <w:b/>
      <w:bCs/>
      <w:i/>
      <w:iCs/>
      <w:sz w:val="28"/>
      <w:szCs w:val="28"/>
      <w:lang w:val="en-US" w:eastAsia="zh-CN" w:bidi="ar-SA"/>
    </w:rPr>
  </w:style>
  <w:style w:type="paragraph" w:styleId="Title">
    <w:name w:val="Title"/>
    <w:basedOn w:val="Normal"/>
    <w:link w:val="TitleChar"/>
    <w:qFormat/>
    <w:rsid w:val="00B73948"/>
    <w:pPr>
      <w:spacing w:before="0" w:after="0" w:line="240" w:lineRule="auto"/>
      <w:jc w:val="center"/>
    </w:pPr>
    <w:rPr>
      <w:rFonts w:ascii="Times New Roman" w:hAnsi="Times New Roman" w:cs="Times New Roman"/>
      <w:b/>
      <w:sz w:val="26"/>
      <w:szCs w:val="20"/>
      <w:lang w:val="en-US" w:eastAsia="zh-CN"/>
    </w:rPr>
  </w:style>
  <w:style w:type="character" w:customStyle="1" w:styleId="TitleChar">
    <w:name w:val="Title Char"/>
    <w:link w:val="Title"/>
    <w:rsid w:val="00B73948"/>
    <w:rPr>
      <w:b/>
      <w:sz w:val="26"/>
      <w:lang w:val="en-US" w:eastAsia="zh-CN"/>
    </w:rPr>
  </w:style>
  <w:style w:type="paragraph" w:styleId="BalloonText">
    <w:name w:val="Balloon Text"/>
    <w:basedOn w:val="Normal"/>
    <w:link w:val="BalloonTextChar"/>
    <w:uiPriority w:val="99"/>
    <w:rsid w:val="00B73948"/>
    <w:pPr>
      <w:spacing w:before="0" w:after="0" w:line="240" w:lineRule="auto"/>
    </w:pPr>
    <w:rPr>
      <w:rFonts w:ascii="Tahoma" w:hAnsi="Tahoma" w:cs="Times New Roman"/>
      <w:sz w:val="16"/>
      <w:szCs w:val="16"/>
      <w:lang w:val="en-US" w:eastAsia="zh-CN"/>
    </w:rPr>
  </w:style>
  <w:style w:type="character" w:customStyle="1" w:styleId="BalloonTextChar">
    <w:name w:val="Balloon Text Char"/>
    <w:link w:val="BalloonText"/>
    <w:uiPriority w:val="99"/>
    <w:rsid w:val="00B73948"/>
    <w:rPr>
      <w:rFonts w:ascii="Tahoma" w:hAnsi="Tahoma" w:cs="CG Times"/>
      <w:sz w:val="16"/>
      <w:szCs w:val="16"/>
      <w:lang w:val="en-US" w:eastAsia="zh-CN"/>
    </w:rPr>
  </w:style>
  <w:style w:type="paragraph" w:styleId="BodyTextIndent">
    <w:name w:val="Body Text Indent"/>
    <w:basedOn w:val="Normal"/>
    <w:link w:val="BodyTextIndentChar"/>
    <w:uiPriority w:val="99"/>
    <w:rsid w:val="00B73948"/>
    <w:pPr>
      <w:spacing w:before="0" w:after="0"/>
      <w:ind w:left="1440" w:hanging="720"/>
      <w:jc w:val="both"/>
    </w:pPr>
    <w:rPr>
      <w:rFonts w:ascii="Times New Roman" w:hAnsi="Times New Roman" w:cs="Times New Roman"/>
      <w:szCs w:val="20"/>
      <w:lang w:val="en-GB" w:eastAsia="en-US"/>
    </w:rPr>
  </w:style>
  <w:style w:type="character" w:customStyle="1" w:styleId="BodyTextIndentChar">
    <w:name w:val="Body Text Indent Char"/>
    <w:link w:val="BodyTextIndent"/>
    <w:uiPriority w:val="99"/>
    <w:rsid w:val="00B73948"/>
    <w:rPr>
      <w:sz w:val="24"/>
      <w:lang w:val="en-GB" w:eastAsia="en-US"/>
    </w:rPr>
  </w:style>
  <w:style w:type="paragraph" w:styleId="BodyText3">
    <w:name w:val="Body Text 3"/>
    <w:basedOn w:val="Normal"/>
    <w:link w:val="BodyText3Char"/>
    <w:uiPriority w:val="99"/>
    <w:rsid w:val="00B73948"/>
    <w:pPr>
      <w:spacing w:before="0" w:after="120" w:line="240" w:lineRule="auto"/>
    </w:pPr>
    <w:rPr>
      <w:rFonts w:ascii="Times New Roman" w:hAnsi="Times New Roman" w:cs="Times New Roman"/>
      <w:sz w:val="16"/>
      <w:szCs w:val="16"/>
      <w:lang w:val="en-US" w:eastAsia="zh-CN"/>
    </w:rPr>
  </w:style>
  <w:style w:type="character" w:customStyle="1" w:styleId="BodyText3Char">
    <w:name w:val="Body Text 3 Char"/>
    <w:link w:val="BodyText3"/>
    <w:uiPriority w:val="99"/>
    <w:rsid w:val="00B73948"/>
    <w:rPr>
      <w:sz w:val="16"/>
      <w:szCs w:val="16"/>
      <w:lang w:val="en-US" w:eastAsia="zh-CN"/>
    </w:rPr>
  </w:style>
  <w:style w:type="paragraph" w:styleId="BlockText">
    <w:name w:val="Block Text"/>
    <w:basedOn w:val="Normal"/>
    <w:rsid w:val="00B73948"/>
    <w:pPr>
      <w:tabs>
        <w:tab w:val="left" w:pos="0"/>
        <w:tab w:val="left" w:pos="720"/>
        <w:tab w:val="left" w:pos="1440"/>
      </w:tabs>
      <w:suppressAutoHyphens/>
      <w:spacing w:before="0" w:after="0"/>
      <w:ind w:left="1440" w:right="569" w:hanging="1440"/>
      <w:jc w:val="both"/>
    </w:pPr>
    <w:rPr>
      <w:rFonts w:ascii="Times New Roman" w:hAnsi="Times New Roman" w:cs="Times New Roman"/>
      <w:spacing w:val="-3"/>
      <w:sz w:val="26"/>
      <w:szCs w:val="20"/>
      <w:lang w:val="en-GB" w:eastAsia="zh-CN"/>
    </w:rPr>
  </w:style>
  <w:style w:type="paragraph" w:styleId="BodyText2">
    <w:name w:val="Body Text 2"/>
    <w:basedOn w:val="Normal"/>
    <w:link w:val="BodyText2Char"/>
    <w:uiPriority w:val="99"/>
    <w:rsid w:val="00B73948"/>
    <w:pPr>
      <w:spacing w:before="0" w:after="120" w:line="480" w:lineRule="auto"/>
    </w:pPr>
    <w:rPr>
      <w:rFonts w:ascii="Times New Roman" w:hAnsi="Times New Roman" w:cs="Times New Roman"/>
      <w:sz w:val="20"/>
      <w:szCs w:val="20"/>
      <w:lang w:val="en-US" w:eastAsia="zh-CN"/>
    </w:rPr>
  </w:style>
  <w:style w:type="character" w:customStyle="1" w:styleId="BodyText2Char">
    <w:name w:val="Body Text 2 Char"/>
    <w:link w:val="BodyText2"/>
    <w:uiPriority w:val="99"/>
    <w:rsid w:val="00B73948"/>
    <w:rPr>
      <w:lang w:val="en-US" w:eastAsia="zh-CN"/>
    </w:rPr>
  </w:style>
  <w:style w:type="character" w:styleId="FollowedHyperlink">
    <w:name w:val="FollowedHyperlink"/>
    <w:uiPriority w:val="99"/>
    <w:rsid w:val="00B73948"/>
    <w:rPr>
      <w:color w:val="800080"/>
      <w:sz w:val="26"/>
      <w:u w:val="none"/>
    </w:rPr>
  </w:style>
  <w:style w:type="paragraph" w:styleId="BodyTextIndent2">
    <w:name w:val="Body Text Indent 2"/>
    <w:basedOn w:val="Normal"/>
    <w:link w:val="BodyTextIndent2Char"/>
    <w:uiPriority w:val="99"/>
    <w:rsid w:val="00B73948"/>
    <w:pPr>
      <w:spacing w:before="0" w:after="120" w:line="480" w:lineRule="auto"/>
      <w:ind w:left="360"/>
    </w:pPr>
    <w:rPr>
      <w:rFonts w:ascii="Times New Roman" w:hAnsi="Times New Roman" w:cs="Times New Roman"/>
      <w:sz w:val="20"/>
      <w:szCs w:val="20"/>
      <w:lang w:val="en-US" w:eastAsia="zh-CN"/>
    </w:rPr>
  </w:style>
  <w:style w:type="character" w:customStyle="1" w:styleId="BodyTextIndent2Char">
    <w:name w:val="Body Text Indent 2 Char"/>
    <w:link w:val="BodyTextIndent2"/>
    <w:uiPriority w:val="99"/>
    <w:rsid w:val="00B73948"/>
    <w:rPr>
      <w:lang w:val="en-US" w:eastAsia="zh-CN"/>
    </w:rPr>
  </w:style>
  <w:style w:type="paragraph" w:styleId="BodyTextIndent3">
    <w:name w:val="Body Text Indent 3"/>
    <w:basedOn w:val="Normal"/>
    <w:link w:val="BodyTextIndent3Char"/>
    <w:rsid w:val="00B73948"/>
    <w:pPr>
      <w:spacing w:before="0" w:after="120" w:line="240" w:lineRule="auto"/>
      <w:ind w:left="360"/>
    </w:pPr>
    <w:rPr>
      <w:rFonts w:ascii="Times New Roman" w:hAnsi="Times New Roman" w:cs="Times New Roman"/>
      <w:sz w:val="16"/>
      <w:szCs w:val="16"/>
      <w:lang w:val="en-US" w:eastAsia="zh-CN"/>
    </w:rPr>
  </w:style>
  <w:style w:type="character" w:customStyle="1" w:styleId="BodyTextIndent3Char">
    <w:name w:val="Body Text Indent 3 Char"/>
    <w:link w:val="BodyTextIndent3"/>
    <w:rsid w:val="00B73948"/>
    <w:rPr>
      <w:sz w:val="16"/>
      <w:szCs w:val="16"/>
      <w:lang w:val="en-US" w:eastAsia="zh-CN"/>
    </w:rPr>
  </w:style>
  <w:style w:type="paragraph" w:styleId="BodyText">
    <w:name w:val="Body Text"/>
    <w:basedOn w:val="Normal"/>
    <w:link w:val="BodyTextChar"/>
    <w:uiPriority w:val="99"/>
    <w:rsid w:val="00B73948"/>
    <w:pPr>
      <w:spacing w:before="0" w:after="120" w:line="240" w:lineRule="auto"/>
    </w:pPr>
    <w:rPr>
      <w:rFonts w:ascii="Times New Roman" w:hAnsi="Times New Roman" w:cs="Times New Roman"/>
      <w:sz w:val="20"/>
      <w:szCs w:val="20"/>
      <w:lang w:val="en-US" w:eastAsia="zh-CN"/>
    </w:rPr>
  </w:style>
  <w:style w:type="character" w:customStyle="1" w:styleId="BodyTextChar">
    <w:name w:val="Body Text Char"/>
    <w:link w:val="BodyText"/>
    <w:uiPriority w:val="99"/>
    <w:rsid w:val="00B73948"/>
    <w:rPr>
      <w:lang w:val="en-US" w:eastAsia="zh-CN"/>
    </w:rPr>
  </w:style>
  <w:style w:type="character" w:customStyle="1" w:styleId="Heading2CharChar">
    <w:name w:val="Heading 2 Char Char"/>
    <w:aliases w:val="Heading 2 Char1,After:  0 pt Char"/>
    <w:rsid w:val="00B73948"/>
    <w:rPr>
      <w:rFonts w:ascii="Arial" w:hAnsi="Arial" w:cs="Arial"/>
      <w:b/>
      <w:bCs/>
      <w:i/>
      <w:iCs/>
      <w:noProof w:val="0"/>
      <w:sz w:val="28"/>
      <w:szCs w:val="28"/>
      <w:lang w:val="en-US" w:eastAsia="zh-CN" w:bidi="ar-SA"/>
    </w:rPr>
  </w:style>
  <w:style w:type="paragraph" w:customStyle="1" w:styleId="PreambleActsIntro">
    <w:name w:val="PreambleActsIntro"/>
    <w:basedOn w:val="Normal"/>
    <w:rsid w:val="00B73948"/>
    <w:pPr>
      <w:spacing w:before="120" w:after="0" w:line="240" w:lineRule="auto"/>
      <w:jc w:val="both"/>
    </w:pPr>
    <w:rPr>
      <w:rFonts w:ascii="Times New Roman" w:hAnsi="Times New Roman" w:cs="Times New Roman"/>
      <w:sz w:val="20"/>
      <w:szCs w:val="20"/>
      <w:lang w:val="en-GB" w:eastAsia="zh-CN"/>
    </w:rPr>
  </w:style>
  <w:style w:type="paragraph" w:styleId="CommentText">
    <w:name w:val="annotation text"/>
    <w:basedOn w:val="Normal"/>
    <w:link w:val="CommentTextChar"/>
    <w:rsid w:val="00B73948"/>
    <w:pPr>
      <w:spacing w:before="0" w:after="0" w:line="240" w:lineRule="auto"/>
    </w:pPr>
    <w:rPr>
      <w:rFonts w:ascii="Times New Roman" w:hAnsi="Times New Roman" w:cs="Times New Roman"/>
      <w:sz w:val="20"/>
      <w:szCs w:val="20"/>
      <w:lang w:val="en-US" w:eastAsia="zh-CN"/>
    </w:rPr>
  </w:style>
  <w:style w:type="character" w:customStyle="1" w:styleId="CommentTextChar">
    <w:name w:val="Comment Text Char"/>
    <w:link w:val="CommentText"/>
    <w:rsid w:val="00B73948"/>
    <w:rPr>
      <w:lang w:val="en-US" w:eastAsia="zh-CN"/>
    </w:rPr>
  </w:style>
  <w:style w:type="character" w:customStyle="1" w:styleId="DefaultParagraphFo">
    <w:name w:val="Default Paragraph Fo"/>
    <w:rsid w:val="00B73948"/>
  </w:style>
  <w:style w:type="paragraph" w:styleId="Caption">
    <w:name w:val="caption"/>
    <w:basedOn w:val="Normal"/>
    <w:next w:val="Normal"/>
    <w:qFormat/>
    <w:rsid w:val="00B73948"/>
    <w:pPr>
      <w:spacing w:before="0" w:after="0" w:line="240" w:lineRule="auto"/>
    </w:pPr>
    <w:rPr>
      <w:rFonts w:ascii="Courier" w:hAnsi="Courier" w:cs="Times New Roman"/>
      <w:szCs w:val="20"/>
      <w:lang w:val="en-GB" w:eastAsia="zh-CN"/>
    </w:rPr>
  </w:style>
  <w:style w:type="paragraph" w:styleId="Subtitle">
    <w:name w:val="Subtitle"/>
    <w:basedOn w:val="Normal"/>
    <w:link w:val="SubtitleChar"/>
    <w:qFormat/>
    <w:rsid w:val="00B73948"/>
    <w:pPr>
      <w:spacing w:before="0" w:after="0" w:line="240" w:lineRule="auto"/>
      <w:jc w:val="center"/>
    </w:pPr>
    <w:rPr>
      <w:rFonts w:ascii="Times New Roman" w:hAnsi="Times New Roman" w:cs="Times New Roman"/>
      <w:b/>
      <w:szCs w:val="20"/>
      <w:lang w:val="en-US" w:eastAsia="en-US"/>
    </w:rPr>
  </w:style>
  <w:style w:type="character" w:customStyle="1" w:styleId="SubtitleChar">
    <w:name w:val="Subtitle Char"/>
    <w:link w:val="Subtitle"/>
    <w:rsid w:val="00B73948"/>
    <w:rPr>
      <w:b/>
      <w:sz w:val="24"/>
      <w:lang w:val="en-US" w:eastAsia="en-US"/>
    </w:rPr>
  </w:style>
  <w:style w:type="paragraph" w:customStyle="1" w:styleId="BodyText21">
    <w:name w:val="Body Text 21"/>
    <w:basedOn w:val="Normal"/>
    <w:rsid w:val="00B73948"/>
    <w:pPr>
      <w:widowControl w:val="0"/>
      <w:spacing w:before="120" w:after="0" w:line="-240" w:lineRule="auto"/>
    </w:pPr>
    <w:rPr>
      <w:rFonts w:ascii="Times New Roman" w:hAnsi="Times New Roman" w:cs="Times New Roman"/>
      <w:spacing w:val="-3"/>
      <w:sz w:val="22"/>
      <w:szCs w:val="20"/>
      <w:lang w:val="en-GB" w:eastAsia="zh-CN"/>
    </w:rPr>
  </w:style>
  <w:style w:type="paragraph" w:styleId="CommentSubject">
    <w:name w:val="annotation subject"/>
    <w:basedOn w:val="CommentText"/>
    <w:next w:val="CommentText"/>
    <w:link w:val="CommentSubjectChar"/>
    <w:uiPriority w:val="99"/>
    <w:semiHidden/>
    <w:rsid w:val="00B73948"/>
    <w:rPr>
      <w:b/>
      <w:bCs/>
    </w:rPr>
  </w:style>
  <w:style w:type="character" w:customStyle="1" w:styleId="CommentSubjectChar">
    <w:name w:val="Comment Subject Char"/>
    <w:link w:val="CommentSubject"/>
    <w:uiPriority w:val="99"/>
    <w:semiHidden/>
    <w:rsid w:val="00B73948"/>
    <w:rPr>
      <w:b/>
      <w:bCs/>
      <w:lang w:val="en-US" w:eastAsia="zh-CN"/>
    </w:rPr>
  </w:style>
  <w:style w:type="paragraph" w:styleId="ListBullet">
    <w:name w:val="List Bullet"/>
    <w:basedOn w:val="Normal"/>
    <w:autoRedefine/>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Bullet2">
    <w:name w:val="List Bullet 2"/>
    <w:basedOn w:val="Normal"/>
    <w:autoRedefine/>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Bullet3">
    <w:name w:val="List Bullet 3"/>
    <w:basedOn w:val="Normal"/>
    <w:autoRedefine/>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Bullet4">
    <w:name w:val="List Bullet 4"/>
    <w:basedOn w:val="Normal"/>
    <w:autoRedefine/>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Bullet5">
    <w:name w:val="List Bullet 5"/>
    <w:basedOn w:val="Normal"/>
    <w:autoRedefine/>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ListNumber">
    <w:name w:val="List Number"/>
    <w:basedOn w:val="Normal"/>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Number2">
    <w:name w:val="List Number 2"/>
    <w:basedOn w:val="Normal"/>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Number3">
    <w:name w:val="List Number 3"/>
    <w:basedOn w:val="Normal"/>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Number4">
    <w:name w:val="List Number 4"/>
    <w:basedOn w:val="Normal"/>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Number5">
    <w:name w:val="List Number 5"/>
    <w:basedOn w:val="Normal"/>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EnvelopeReturn">
    <w:name w:val="envelope return"/>
    <w:basedOn w:val="Normal"/>
    <w:rsid w:val="00B73948"/>
    <w:pPr>
      <w:spacing w:before="0" w:after="0" w:line="240" w:lineRule="auto"/>
    </w:pPr>
    <w:rPr>
      <w:sz w:val="20"/>
      <w:szCs w:val="20"/>
      <w:lang w:val="en-US" w:eastAsia="en-US"/>
    </w:rPr>
  </w:style>
  <w:style w:type="paragraph" w:customStyle="1" w:styleId="TableItemNoIndent">
    <w:name w:val="TableItemNoIndent"/>
    <w:basedOn w:val="Normal"/>
    <w:rsid w:val="00B73948"/>
    <w:pPr>
      <w:spacing w:before="60" w:after="60" w:line="240" w:lineRule="auto"/>
    </w:pPr>
    <w:rPr>
      <w:rFonts w:ascii="Times New Roman" w:hAnsi="Times New Roman" w:cs="Times New Roman"/>
      <w:sz w:val="22"/>
      <w:szCs w:val="20"/>
      <w:lang w:val="en-US" w:eastAsia="en-US"/>
    </w:rPr>
  </w:style>
  <w:style w:type="paragraph" w:customStyle="1" w:styleId="TableItemIndent1">
    <w:name w:val="TableItemIndent(1)"/>
    <w:basedOn w:val="Normal"/>
    <w:rsid w:val="00B73948"/>
    <w:pPr>
      <w:spacing w:before="60" w:after="60" w:line="240" w:lineRule="auto"/>
      <w:ind w:left="475" w:hanging="475"/>
    </w:pPr>
    <w:rPr>
      <w:rFonts w:ascii="Times New Roman" w:hAnsi="Times New Roman" w:cs="Times New Roman"/>
      <w:sz w:val="22"/>
      <w:szCs w:val="20"/>
      <w:lang w:val="en-US" w:eastAsia="en-US"/>
    </w:rPr>
  </w:style>
  <w:style w:type="paragraph" w:customStyle="1" w:styleId="ScheduleDivisionHeading1">
    <w:name w:val="ScheduleDivisionHeading1"/>
    <w:basedOn w:val="Normal"/>
    <w:rsid w:val="00B73948"/>
    <w:pPr>
      <w:keepNext/>
      <w:keepLines/>
      <w:suppressAutoHyphens/>
      <w:spacing w:before="240" w:after="120" w:line="240" w:lineRule="auto"/>
      <w:jc w:val="center"/>
    </w:pPr>
    <w:rPr>
      <w:rFonts w:ascii="Times New Roman" w:hAnsi="Times New Roman" w:cs="Times New Roman"/>
      <w:caps/>
      <w:sz w:val="22"/>
      <w:szCs w:val="20"/>
      <w:lang w:val="en-US" w:eastAsia="en-US"/>
    </w:rPr>
  </w:style>
  <w:style w:type="paragraph" w:customStyle="1" w:styleId="TableItemIndent2">
    <w:name w:val="TableItemIndent(2)"/>
    <w:basedOn w:val="TableItemIndent1"/>
    <w:rsid w:val="00B73948"/>
    <w:pPr>
      <w:ind w:left="950"/>
    </w:pPr>
  </w:style>
  <w:style w:type="paragraph" w:customStyle="1" w:styleId="TxBr4p3">
    <w:name w:val="TxBr_4p3"/>
    <w:basedOn w:val="Normal"/>
    <w:rsid w:val="00B73948"/>
    <w:pPr>
      <w:tabs>
        <w:tab w:val="left" w:pos="204"/>
      </w:tabs>
      <w:spacing w:before="0" w:after="0" w:line="240" w:lineRule="atLeast"/>
      <w:jc w:val="both"/>
    </w:pPr>
    <w:rPr>
      <w:rFonts w:ascii="Times New Roman" w:hAnsi="Times New Roman" w:cs="Times New Roman"/>
      <w:snapToGrid w:val="0"/>
      <w:szCs w:val="20"/>
      <w:lang w:val="en-US" w:eastAsia="en-US"/>
    </w:rPr>
  </w:style>
  <w:style w:type="character" w:customStyle="1" w:styleId="CharChar">
    <w:name w:val="Char Char"/>
    <w:rsid w:val="00B73948"/>
    <w:rPr>
      <w:noProof w:val="0"/>
      <w:sz w:val="24"/>
      <w:lang w:val="en-US" w:eastAsia="zh-CN" w:bidi="ar-SA"/>
    </w:rPr>
  </w:style>
  <w:style w:type="paragraph" w:customStyle="1" w:styleId="normaltext">
    <w:name w:val="normal_text"/>
    <w:basedOn w:val="Normal"/>
    <w:rsid w:val="00B73948"/>
    <w:pPr>
      <w:spacing w:before="100" w:beforeAutospacing="1" w:after="100" w:afterAutospacing="1" w:line="240" w:lineRule="auto"/>
      <w:jc w:val="both"/>
    </w:pPr>
    <w:rPr>
      <w:color w:val="666666"/>
      <w:sz w:val="22"/>
      <w:szCs w:val="22"/>
      <w:lang w:val="en-US" w:eastAsia="en-US"/>
    </w:rPr>
  </w:style>
  <w:style w:type="character" w:customStyle="1" w:styleId="normaltext1">
    <w:name w:val="normal_text1"/>
    <w:rsid w:val="00B73948"/>
    <w:rPr>
      <w:rFonts w:ascii="Arial" w:hAnsi="Arial" w:cs="Arial" w:hint="default"/>
      <w:color w:val="666666"/>
      <w:sz w:val="22"/>
      <w:szCs w:val="22"/>
    </w:rPr>
  </w:style>
  <w:style w:type="character" w:customStyle="1" w:styleId="Heading2CharCharChar">
    <w:name w:val="Heading 2 Char Char Char"/>
    <w:rsid w:val="00B73948"/>
    <w:rPr>
      <w:rFonts w:ascii="Arial" w:hAnsi="Arial" w:cs="Arial"/>
      <w:b/>
      <w:bCs/>
      <w:i/>
      <w:iCs/>
      <w:sz w:val="28"/>
      <w:szCs w:val="28"/>
      <w:lang w:val="en-US" w:eastAsia="zh-CN" w:bidi="ar-SA"/>
    </w:rPr>
  </w:style>
  <w:style w:type="paragraph" w:styleId="Index1">
    <w:name w:val="index 1"/>
    <w:basedOn w:val="Normal"/>
    <w:next w:val="Normal"/>
    <w:autoRedefine/>
    <w:rsid w:val="00B73948"/>
    <w:pPr>
      <w:spacing w:before="0" w:after="0" w:line="240" w:lineRule="auto"/>
      <w:ind w:left="200" w:hanging="200"/>
    </w:pPr>
    <w:rPr>
      <w:rFonts w:ascii="Times New Roman" w:hAnsi="Times New Roman" w:cs="Times New Roman"/>
      <w:sz w:val="20"/>
      <w:szCs w:val="20"/>
      <w:lang w:val="en-US" w:eastAsia="zh-CN"/>
    </w:rPr>
  </w:style>
  <w:style w:type="paragraph" w:customStyle="1" w:styleId="ScheduleSectionText1N">
    <w:name w:val="ScheduleSectionText(1)N"/>
    <w:basedOn w:val="Normal"/>
    <w:rsid w:val="00B73948"/>
    <w:pPr>
      <w:spacing w:before="120" w:after="0" w:line="240" w:lineRule="auto"/>
      <w:jc w:val="both"/>
    </w:pPr>
    <w:rPr>
      <w:rFonts w:ascii="Times New Roman" w:hAnsi="Times New Roman" w:cs="Times New Roman"/>
      <w:sz w:val="22"/>
      <w:szCs w:val="20"/>
      <w:lang w:val="en-US" w:eastAsia="en-US"/>
    </w:rPr>
  </w:style>
  <w:style w:type="paragraph" w:customStyle="1" w:styleId="ScheduleRef">
    <w:name w:val="ScheduleRef"/>
    <w:basedOn w:val="Normal"/>
    <w:rsid w:val="00B73948"/>
    <w:pPr>
      <w:keepNext/>
      <w:keepLines/>
      <w:spacing w:before="0" w:after="0" w:line="240" w:lineRule="auto"/>
      <w:ind w:left="4320"/>
      <w:jc w:val="right"/>
    </w:pPr>
    <w:rPr>
      <w:rFonts w:ascii="Times New Roman" w:hAnsi="Times New Roman" w:cs="Times New Roman"/>
      <w:sz w:val="18"/>
      <w:szCs w:val="20"/>
      <w:lang w:val="en-US" w:eastAsia="en-US"/>
    </w:rPr>
  </w:style>
  <w:style w:type="paragraph" w:customStyle="1" w:styleId="Normal12pt">
    <w:name w:val="Normal + 12 pt"/>
    <w:aliases w:val="Justified,Left:  0.5&quot;,Hanging:  0.5&quot;,Line spacing:  1.5 li..."/>
    <w:basedOn w:val="Heading3"/>
    <w:rsid w:val="00B73948"/>
    <w:pPr>
      <w:keepNext/>
      <w:spacing w:before="0" w:beforeAutospacing="0" w:after="0" w:afterAutospacing="0" w:line="360" w:lineRule="auto"/>
      <w:ind w:left="1440"/>
      <w:jc w:val="both"/>
    </w:pPr>
    <w:rPr>
      <w:rFonts w:ascii="Times New Roman" w:hAnsi="Times New Roman"/>
      <w:b w:val="0"/>
      <w:bCs w:val="0"/>
      <w:lang w:val="en-US" w:eastAsia="zh-CN"/>
    </w:rPr>
  </w:style>
  <w:style w:type="paragraph" w:customStyle="1" w:styleId="SectionText1">
    <w:name w:val="SectionText(1)"/>
    <w:basedOn w:val="Normal"/>
    <w:link w:val="SectionText1Char"/>
    <w:rsid w:val="00B73948"/>
    <w:pPr>
      <w:spacing w:before="120" w:after="0" w:line="240" w:lineRule="auto"/>
      <w:ind w:firstLine="144"/>
      <w:jc w:val="both"/>
    </w:pPr>
    <w:rPr>
      <w:rFonts w:ascii="Times New Roman" w:hAnsi="Times New Roman" w:cs="Times New Roman"/>
      <w:sz w:val="26"/>
      <w:szCs w:val="20"/>
      <w:lang w:val="en-GB" w:eastAsia="en-US"/>
    </w:rPr>
  </w:style>
  <w:style w:type="character" w:customStyle="1" w:styleId="SectionText1Char">
    <w:name w:val="SectionText(1) Char"/>
    <w:link w:val="SectionText1"/>
    <w:rsid w:val="00B73948"/>
    <w:rPr>
      <w:sz w:val="26"/>
      <w:lang w:val="en-GB" w:eastAsia="en-US"/>
    </w:rPr>
  </w:style>
  <w:style w:type="paragraph" w:styleId="DocumentMap">
    <w:name w:val="Document Map"/>
    <w:basedOn w:val="Normal"/>
    <w:link w:val="DocumentMapChar"/>
    <w:semiHidden/>
    <w:rsid w:val="00B73948"/>
    <w:pPr>
      <w:shd w:val="clear" w:color="auto" w:fill="000080"/>
      <w:spacing w:before="0" w:after="0" w:line="240" w:lineRule="auto"/>
    </w:pPr>
    <w:rPr>
      <w:rFonts w:ascii="Tahoma" w:hAnsi="Tahoma" w:cs="Times New Roman"/>
      <w:sz w:val="20"/>
      <w:szCs w:val="20"/>
      <w:lang w:val="en-US" w:eastAsia="zh-CN"/>
    </w:rPr>
  </w:style>
  <w:style w:type="character" w:customStyle="1" w:styleId="DocumentMapChar">
    <w:name w:val="Document Map Char"/>
    <w:link w:val="DocumentMap"/>
    <w:semiHidden/>
    <w:rsid w:val="00B73948"/>
    <w:rPr>
      <w:rFonts w:ascii="Tahoma" w:hAnsi="Tahoma" w:cs="Tahoma"/>
      <w:shd w:val="clear" w:color="auto" w:fill="000080"/>
      <w:lang w:val="en-US" w:eastAsia="zh-CN"/>
    </w:rPr>
  </w:style>
  <w:style w:type="paragraph" w:customStyle="1" w:styleId="Heading2NotBold">
    <w:name w:val="Heading 2 + Not Bold"/>
    <w:aliases w:val="Italic,First line:  0&quot;"/>
    <w:basedOn w:val="Heading2"/>
    <w:rsid w:val="00B73948"/>
    <w:pPr>
      <w:keepNext/>
      <w:spacing w:before="240" w:beforeAutospacing="0" w:after="60" w:afterAutospacing="0"/>
      <w:contextualSpacing w:val="0"/>
    </w:pPr>
    <w:rPr>
      <w:b w:val="0"/>
      <w:i/>
      <w:iCs/>
      <w:sz w:val="24"/>
      <w:szCs w:val="24"/>
      <w:lang w:val="en-US" w:eastAsia="zh-CN"/>
    </w:rPr>
  </w:style>
  <w:style w:type="table" w:styleId="TableGrid">
    <w:name w:val="Table Grid"/>
    <w:basedOn w:val="TableNormal"/>
    <w:uiPriority w:val="39"/>
    <w:rsid w:val="00B73948"/>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52">
    <w:name w:val="CM52"/>
    <w:basedOn w:val="Default"/>
    <w:next w:val="Default"/>
    <w:rsid w:val="00B73948"/>
    <w:pPr>
      <w:widowControl w:val="0"/>
      <w:spacing w:after="235"/>
    </w:pPr>
    <w:rPr>
      <w:rFonts w:ascii="EANDO E+ Times Ten" w:eastAsia="SimSun" w:hAnsi="EANDO E+ Times Ten" w:cs="EANDO E+ Times Ten"/>
      <w:color w:val="auto"/>
      <w:lang w:val="en-US" w:eastAsia="zh-CN"/>
    </w:rPr>
  </w:style>
  <w:style w:type="paragraph" w:customStyle="1" w:styleId="CM12">
    <w:name w:val="CM12"/>
    <w:basedOn w:val="Default"/>
    <w:next w:val="Default"/>
    <w:rsid w:val="00B73948"/>
    <w:pPr>
      <w:widowControl w:val="0"/>
      <w:spacing w:line="240" w:lineRule="atLeast"/>
    </w:pPr>
    <w:rPr>
      <w:rFonts w:ascii="EANDO E+ Times Ten" w:eastAsia="SimSun" w:hAnsi="EANDO E+ Times Ten" w:cs="EANDO E+ Times Ten"/>
      <w:color w:val="auto"/>
      <w:lang w:val="en-US" w:eastAsia="zh-CN"/>
    </w:rPr>
  </w:style>
  <w:style w:type="paragraph" w:customStyle="1" w:styleId="CM64">
    <w:name w:val="CM64"/>
    <w:basedOn w:val="Default"/>
    <w:next w:val="Default"/>
    <w:rsid w:val="00B73948"/>
    <w:pPr>
      <w:widowControl w:val="0"/>
      <w:spacing w:after="375"/>
    </w:pPr>
    <w:rPr>
      <w:rFonts w:ascii="EANDO E+ Times Ten" w:eastAsia="SimSun" w:hAnsi="EANDO E+ Times Ten" w:cs="EANDO E+ Times Ten"/>
      <w:color w:val="auto"/>
      <w:lang w:val="en-US" w:eastAsia="zh-CN"/>
    </w:rPr>
  </w:style>
  <w:style w:type="character" w:styleId="Strong">
    <w:name w:val="Strong"/>
    <w:uiPriority w:val="22"/>
    <w:qFormat/>
    <w:rsid w:val="00B73948"/>
    <w:rPr>
      <w:b/>
      <w:bCs/>
    </w:rPr>
  </w:style>
  <w:style w:type="paragraph" w:styleId="ListParagraph">
    <w:name w:val="List Paragraph"/>
    <w:basedOn w:val="Normal"/>
    <w:link w:val="ListParagraphChar"/>
    <w:uiPriority w:val="34"/>
    <w:qFormat/>
    <w:rsid w:val="00B73948"/>
    <w:pPr>
      <w:spacing w:before="0" w:after="0" w:line="240" w:lineRule="auto"/>
      <w:ind w:left="720"/>
    </w:pPr>
    <w:rPr>
      <w:rFonts w:ascii="Times New Roman" w:hAnsi="Times New Roman" w:cs="Times New Roman"/>
      <w:sz w:val="20"/>
      <w:szCs w:val="20"/>
      <w:lang w:val="en-US" w:eastAsia="zh-CN"/>
    </w:rPr>
  </w:style>
  <w:style w:type="paragraph" w:customStyle="1" w:styleId="CM1">
    <w:name w:val="CM1"/>
    <w:basedOn w:val="Default"/>
    <w:next w:val="Default"/>
    <w:uiPriority w:val="99"/>
    <w:rsid w:val="00B73948"/>
    <w:pPr>
      <w:widowControl w:val="0"/>
    </w:pPr>
    <w:rPr>
      <w:rFonts w:ascii="JKKJB D+ Times New" w:hAnsi="JKKJB D+ Times New"/>
      <w:color w:val="auto"/>
      <w:lang w:val="en-GB" w:eastAsia="en-GB"/>
    </w:rPr>
  </w:style>
  <w:style w:type="paragraph" w:customStyle="1" w:styleId="Am1SectionTexta">
    <w:name w:val="Am1SectionText(a)"/>
    <w:basedOn w:val="Normal"/>
    <w:rsid w:val="00B73948"/>
    <w:pPr>
      <w:spacing w:before="120" w:after="0" w:line="240" w:lineRule="auto"/>
      <w:ind w:left="1425" w:hanging="475"/>
      <w:jc w:val="both"/>
    </w:pPr>
    <w:rPr>
      <w:rFonts w:ascii="Times New Roman" w:hAnsi="Times New Roman" w:cs="Times New Roman"/>
      <w:sz w:val="26"/>
      <w:szCs w:val="20"/>
      <w:lang w:val="en-GB" w:eastAsia="en-US"/>
    </w:rPr>
  </w:style>
  <w:style w:type="paragraph" w:customStyle="1" w:styleId="MediumGrid21">
    <w:name w:val="Medium Grid 21"/>
    <w:uiPriority w:val="1"/>
    <w:qFormat/>
    <w:rsid w:val="00B73948"/>
    <w:rPr>
      <w:rFonts w:ascii="Calibri" w:eastAsia="Calibri" w:hAnsi="Calibri"/>
      <w:sz w:val="22"/>
      <w:szCs w:val="22"/>
      <w:lang w:val="en-GB" w:eastAsia="en-US"/>
    </w:rPr>
  </w:style>
  <w:style w:type="paragraph" w:styleId="NoSpacing">
    <w:name w:val="No Spacing"/>
    <w:uiPriority w:val="99"/>
    <w:qFormat/>
    <w:rsid w:val="00B73948"/>
    <w:rPr>
      <w:rFonts w:ascii="Calibri" w:eastAsia="Calibri" w:hAnsi="Calibri"/>
      <w:sz w:val="22"/>
      <w:szCs w:val="22"/>
      <w:lang w:val="en-GB" w:eastAsia="en-US"/>
    </w:rPr>
  </w:style>
  <w:style w:type="paragraph" w:customStyle="1" w:styleId="NoSpacing1">
    <w:name w:val="No Spacing1"/>
    <w:uiPriority w:val="99"/>
    <w:rsid w:val="00B73948"/>
    <w:rPr>
      <w:rFonts w:ascii="Calibri" w:eastAsia="SimSun" w:hAnsi="Calibri"/>
      <w:sz w:val="22"/>
      <w:szCs w:val="22"/>
      <w:lang w:val="en-GB" w:eastAsia="en-US"/>
    </w:rPr>
  </w:style>
  <w:style w:type="numbering" w:customStyle="1" w:styleId="NoList11">
    <w:name w:val="No List11"/>
    <w:next w:val="NoList"/>
    <w:uiPriority w:val="99"/>
    <w:semiHidden/>
    <w:unhideWhenUsed/>
    <w:rsid w:val="00B73948"/>
  </w:style>
  <w:style w:type="character" w:styleId="CommentReference">
    <w:name w:val="annotation reference"/>
    <w:uiPriority w:val="99"/>
    <w:unhideWhenUsed/>
    <w:rsid w:val="00B73948"/>
    <w:rPr>
      <w:sz w:val="16"/>
      <w:szCs w:val="16"/>
    </w:rPr>
  </w:style>
  <w:style w:type="paragraph" w:styleId="Revision">
    <w:name w:val="Revision"/>
    <w:hidden/>
    <w:uiPriority w:val="99"/>
    <w:rsid w:val="00B73948"/>
    <w:rPr>
      <w:rFonts w:ascii="Calibri" w:eastAsia="Calibri" w:hAnsi="Calibri"/>
      <w:sz w:val="22"/>
      <w:szCs w:val="22"/>
      <w:lang w:val="en-GB" w:eastAsia="en-US"/>
    </w:rPr>
  </w:style>
  <w:style w:type="character" w:customStyle="1" w:styleId="ListParagraphChar">
    <w:name w:val="List Paragraph Char"/>
    <w:link w:val="ListParagraph"/>
    <w:uiPriority w:val="34"/>
    <w:rsid w:val="00B73948"/>
    <w:rPr>
      <w:lang w:val="en-US" w:eastAsia="zh-CN"/>
    </w:rPr>
  </w:style>
  <w:style w:type="paragraph" w:customStyle="1" w:styleId="Style3">
    <w:name w:val="Style3"/>
    <w:basedOn w:val="ListParagraph"/>
    <w:link w:val="Style3Char"/>
    <w:qFormat/>
    <w:rsid w:val="00B73948"/>
    <w:pPr>
      <w:spacing w:after="120" w:line="360" w:lineRule="auto"/>
      <w:ind w:left="1315" w:hanging="357"/>
    </w:pPr>
    <w:rPr>
      <w:rFonts w:eastAsia="Calibri"/>
      <w:sz w:val="24"/>
      <w:szCs w:val="24"/>
      <w:lang w:val="en-GB" w:eastAsia="en-US"/>
    </w:rPr>
  </w:style>
  <w:style w:type="character" w:customStyle="1" w:styleId="Style3Char">
    <w:name w:val="Style3 Char"/>
    <w:link w:val="Style3"/>
    <w:rsid w:val="00B73948"/>
    <w:rPr>
      <w:rFonts w:eastAsia="Calibri"/>
      <w:sz w:val="24"/>
      <w:szCs w:val="24"/>
      <w:lang w:val="en-GB" w:eastAsia="en-US"/>
    </w:rPr>
  </w:style>
  <w:style w:type="table" w:customStyle="1" w:styleId="TableGrid1">
    <w:name w:val="Table Grid1"/>
    <w:basedOn w:val="TableNormal"/>
    <w:next w:val="TableGrid"/>
    <w:uiPriority w:val="59"/>
    <w:rsid w:val="00B7394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rsid w:val="00B73948"/>
  </w:style>
  <w:style w:type="table" w:customStyle="1" w:styleId="TableGrid2">
    <w:name w:val="Table Grid2"/>
    <w:basedOn w:val="TableNormal"/>
    <w:next w:val="TableGrid"/>
    <w:uiPriority w:val="59"/>
    <w:rsid w:val="00B73948"/>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47632"/>
  </w:style>
  <w:style w:type="character" w:customStyle="1" w:styleId="titleno">
    <w:name w:val="titleno"/>
    <w:rsid w:val="00247632"/>
  </w:style>
  <w:style w:type="character" w:customStyle="1" w:styleId="Title1">
    <w:name w:val="Title1"/>
    <w:rsid w:val="00247632"/>
  </w:style>
  <w:style w:type="character" w:customStyle="1" w:styleId="text">
    <w:name w:val="text"/>
    <w:rsid w:val="00247632"/>
  </w:style>
  <w:style w:type="character" w:styleId="Emphasis">
    <w:name w:val="Emphasis"/>
    <w:uiPriority w:val="20"/>
    <w:qFormat/>
    <w:rsid w:val="00247632"/>
    <w:rPr>
      <w:i/>
      <w:iCs/>
    </w:rPr>
  </w:style>
  <w:style w:type="numbering" w:customStyle="1" w:styleId="NoList3">
    <w:name w:val="No List3"/>
    <w:next w:val="NoList"/>
    <w:uiPriority w:val="99"/>
    <w:semiHidden/>
    <w:unhideWhenUsed/>
    <w:rsid w:val="008D239E"/>
  </w:style>
  <w:style w:type="table" w:customStyle="1" w:styleId="TableGrid3">
    <w:name w:val="Table Grid3"/>
    <w:basedOn w:val="TableNormal"/>
    <w:next w:val="TableGrid"/>
    <w:uiPriority w:val="59"/>
    <w:rsid w:val="003624F6"/>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ItemCentered">
    <w:name w:val="TableItemCentered"/>
    <w:basedOn w:val="Normal"/>
    <w:rsid w:val="006F2CA2"/>
    <w:pPr>
      <w:spacing w:before="60" w:after="60" w:line="240" w:lineRule="auto"/>
      <w:jc w:val="center"/>
    </w:pPr>
    <w:rPr>
      <w:rFonts w:ascii="Times New Roman" w:hAnsi="Times New Roman" w:cs="Times New Roman"/>
      <w:sz w:val="22"/>
      <w:szCs w:val="20"/>
      <w:lang w:val="en-GB" w:eastAsia="en-US"/>
    </w:rPr>
  </w:style>
  <w:style w:type="paragraph" w:customStyle="1" w:styleId="TableItemIndent3">
    <w:name w:val="TableItemIndent(3)"/>
    <w:basedOn w:val="TableItemIndent2"/>
    <w:rsid w:val="006F2CA2"/>
    <w:pPr>
      <w:ind w:left="1584" w:hanging="533"/>
    </w:pPr>
    <w:rPr>
      <w:lang w:val="en-GB"/>
    </w:rPr>
  </w:style>
  <w:style w:type="paragraph" w:customStyle="1" w:styleId="ScheduleSectionTextIndent">
    <w:name w:val="ScheduleSectionTextIndent"/>
    <w:basedOn w:val="Normal"/>
    <w:qFormat/>
    <w:rsid w:val="006F2CA2"/>
    <w:pPr>
      <w:spacing w:before="120" w:after="0" w:line="240" w:lineRule="auto"/>
      <w:jc w:val="both"/>
    </w:pPr>
    <w:rPr>
      <w:rFonts w:ascii="Times New Roman" w:hAnsi="Times New Roman" w:cs="Times New Roman"/>
      <w:sz w:val="22"/>
      <w:szCs w:val="20"/>
      <w:lang w:val="en-GB" w:eastAsia="en-US"/>
    </w:rPr>
  </w:style>
  <w:style w:type="paragraph" w:customStyle="1" w:styleId="TableItemIndent6">
    <w:name w:val="TableItemIndent(6)"/>
    <w:basedOn w:val="Normal"/>
    <w:qFormat/>
    <w:rsid w:val="006F2CA2"/>
    <w:pPr>
      <w:spacing w:before="60" w:after="60" w:line="240" w:lineRule="auto"/>
      <w:ind w:left="3240" w:hanging="648"/>
    </w:pPr>
    <w:rPr>
      <w:rFonts w:ascii="Times New Roman" w:hAnsi="Times New Roman" w:cs="Times New Roman"/>
      <w:sz w:val="22"/>
      <w:szCs w:val="20"/>
      <w:lang w:val="en-GB" w:eastAsia="zh-CN"/>
    </w:rPr>
  </w:style>
  <w:style w:type="paragraph" w:customStyle="1" w:styleId="PreambleBillNumber">
    <w:name w:val="PreambleBillNumber"/>
    <w:basedOn w:val="Normal"/>
    <w:next w:val="Normal"/>
    <w:rsid w:val="006F2CA2"/>
    <w:pPr>
      <w:keepNext/>
      <w:keepLines/>
      <w:spacing w:before="240" w:after="0" w:line="240" w:lineRule="auto"/>
    </w:pPr>
    <w:rPr>
      <w:rFonts w:ascii="Times New Roman" w:hAnsi="Times New Roman" w:cs="Times New Roman"/>
      <w:b/>
      <w:szCs w:val="20"/>
      <w:lang w:val="en-GB" w:eastAsia="en-US"/>
    </w:rPr>
  </w:style>
  <w:style w:type="paragraph" w:customStyle="1" w:styleId="ScheduleSectionText1">
    <w:name w:val="ScheduleSectionText1."/>
    <w:basedOn w:val="Normal"/>
    <w:qFormat/>
    <w:rsid w:val="006F2CA2"/>
    <w:pPr>
      <w:spacing w:before="120" w:after="0" w:line="240" w:lineRule="auto"/>
      <w:ind w:firstLine="144"/>
      <w:jc w:val="both"/>
    </w:pPr>
    <w:rPr>
      <w:rFonts w:ascii="Times New Roman" w:hAnsi="Times New Roman" w:cs="Times New Roman"/>
      <w:sz w:val="22"/>
      <w:szCs w:val="20"/>
      <w:lang w:val="en-GB" w:eastAsia="en-US"/>
    </w:rPr>
  </w:style>
  <w:style w:type="paragraph" w:customStyle="1" w:styleId="AppendixHeadingCentered">
    <w:name w:val="AppendixHeadingCentered"/>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ItemIndent4">
    <w:name w:val="TableItemIndent(4)"/>
    <w:basedOn w:val="TableItemIndent3"/>
    <w:qFormat/>
    <w:rsid w:val="006F2CA2"/>
    <w:pPr>
      <w:ind w:left="2070" w:hanging="490"/>
    </w:pPr>
    <w:rPr>
      <w:lang w:eastAsia="zh-CN"/>
    </w:rPr>
  </w:style>
  <w:style w:type="paragraph" w:customStyle="1" w:styleId="PreambleBillNameOnPage1">
    <w:name w:val="PreambleBillNameOnPage1"/>
    <w:basedOn w:val="Normal"/>
    <w:next w:val="Normal"/>
    <w:rsid w:val="006F2CA2"/>
    <w:pPr>
      <w:keepLines/>
      <w:widowControl w:val="0"/>
      <w:pBdr>
        <w:bottom w:val="double" w:sz="6" w:space="1" w:color="auto"/>
      </w:pBdr>
      <w:spacing w:before="0" w:after="0" w:line="240" w:lineRule="auto"/>
      <w:jc w:val="center"/>
    </w:pPr>
    <w:rPr>
      <w:rFonts w:ascii="Times New Roman" w:hAnsi="Times New Roman" w:cs="Times New Roman"/>
      <w:b/>
      <w:sz w:val="36"/>
      <w:szCs w:val="20"/>
      <w:lang w:val="en-GB" w:eastAsia="en-US"/>
    </w:rPr>
  </w:style>
  <w:style w:type="paragraph" w:customStyle="1" w:styleId="PreambleBillReadFirstTime">
    <w:name w:val="PreambleBillReadFirstTime"/>
    <w:basedOn w:val="Normal"/>
    <w:next w:val="PreambleActBillName"/>
    <w:rsid w:val="006F2CA2"/>
    <w:pPr>
      <w:keepNext/>
      <w:spacing w:before="340" w:after="0" w:line="240" w:lineRule="auto"/>
    </w:pPr>
    <w:rPr>
      <w:rFonts w:ascii="Times New Roman" w:hAnsi="Times New Roman" w:cs="Times New Roman"/>
      <w:i/>
      <w:sz w:val="20"/>
      <w:szCs w:val="20"/>
      <w:lang w:val="en-GB" w:eastAsia="en-US"/>
    </w:rPr>
  </w:style>
  <w:style w:type="character" w:styleId="PlaceholderText">
    <w:name w:val="Placeholder Text"/>
    <w:uiPriority w:val="99"/>
    <w:semiHidden/>
    <w:rsid w:val="006F2CA2"/>
    <w:rPr>
      <w:color w:val="808080"/>
      <w:lang w:val="en-GB"/>
    </w:rPr>
  </w:style>
  <w:style w:type="paragraph" w:customStyle="1" w:styleId="DivisionHeading1">
    <w:name w:val="DivisionHeading1"/>
    <w:basedOn w:val="Normal"/>
    <w:rsid w:val="006F2CA2"/>
    <w:pPr>
      <w:keepNext/>
      <w:keepLines/>
      <w:suppressAutoHyphens/>
      <w:spacing w:before="240" w:after="120" w:line="240" w:lineRule="auto"/>
      <w:jc w:val="center"/>
    </w:pPr>
    <w:rPr>
      <w:rFonts w:ascii="Times New Roman" w:hAnsi="Times New Roman" w:cs="Times New Roman"/>
      <w:caps/>
      <w:sz w:val="26"/>
      <w:szCs w:val="20"/>
      <w:lang w:val="en-GB" w:eastAsia="en-US"/>
    </w:rPr>
  </w:style>
  <w:style w:type="paragraph" w:customStyle="1" w:styleId="Am1DivisionHeading1">
    <w:name w:val="Am1DivisionHeading1"/>
    <w:basedOn w:val="DivisionHeading1"/>
    <w:rsid w:val="006F2CA2"/>
    <w:pPr>
      <w:ind w:left="475"/>
    </w:pPr>
  </w:style>
  <w:style w:type="paragraph" w:customStyle="1" w:styleId="DivisionHeading2">
    <w:name w:val="DivisionHeading2"/>
    <w:basedOn w:val="DivisionHeading1"/>
    <w:rsid w:val="006F2CA2"/>
    <w:rPr>
      <w:i/>
      <w:caps w:val="0"/>
    </w:rPr>
  </w:style>
  <w:style w:type="paragraph" w:customStyle="1" w:styleId="Am1DivisionHeading2">
    <w:name w:val="Am1DivisionHeading2"/>
    <w:basedOn w:val="DivisionHeading2"/>
    <w:rsid w:val="006F2CA2"/>
    <w:pPr>
      <w:ind w:left="475"/>
    </w:pPr>
  </w:style>
  <w:style w:type="paragraph" w:customStyle="1" w:styleId="DivisionHeading3">
    <w:name w:val="DivisionHeading3"/>
    <w:basedOn w:val="DivisionHeading2"/>
    <w:rsid w:val="006F2CA2"/>
    <w:rPr>
      <w:i w:val="0"/>
    </w:rPr>
  </w:style>
  <w:style w:type="paragraph" w:customStyle="1" w:styleId="Am1DivisionHeading3">
    <w:name w:val="Am1DivisionHeading3"/>
    <w:basedOn w:val="DivisionHeading3"/>
    <w:rsid w:val="006F2CA2"/>
    <w:pPr>
      <w:ind w:left="475"/>
    </w:pPr>
  </w:style>
  <w:style w:type="paragraph" w:customStyle="1" w:styleId="FigureImageName">
    <w:name w:val="FigureImageName"/>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FigureImageName">
    <w:name w:val="FormFigureImageName"/>
    <w:basedOn w:val="FigureImageName"/>
    <w:rsid w:val="006F2CA2"/>
  </w:style>
  <w:style w:type="paragraph" w:customStyle="1" w:styleId="Am1FormFigureImageName">
    <w:name w:val="Am1FormFigureImageName"/>
    <w:basedOn w:val="FormFigureImageName"/>
    <w:rsid w:val="006F2CA2"/>
  </w:style>
  <w:style w:type="paragraph" w:customStyle="1" w:styleId="SectionHeading">
    <w:name w:val="SectionHeading"/>
    <w:basedOn w:val="Normal"/>
    <w:next w:val="SectionText1"/>
    <w:link w:val="SectionHeadingChar"/>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Am1SectionHeading">
    <w:name w:val="Am1SectionHeading"/>
    <w:basedOn w:val="SectionHeading"/>
    <w:rsid w:val="006F2CA2"/>
    <w:pPr>
      <w:ind w:left="475"/>
    </w:pPr>
  </w:style>
  <w:style w:type="paragraph" w:customStyle="1" w:styleId="Am1SectionHeading1">
    <w:name w:val="Am1SectionHeading(1)"/>
    <w:basedOn w:val="Normal"/>
    <w:rsid w:val="006F2CA2"/>
    <w:pPr>
      <w:keepNext/>
      <w:keepLines/>
      <w:spacing w:before="240" w:after="0" w:line="240" w:lineRule="auto"/>
      <w:ind w:left="475"/>
    </w:pPr>
    <w:rPr>
      <w:rFonts w:ascii="Times New Roman" w:hAnsi="Times New Roman" w:cs="Times New Roman"/>
      <w:b/>
      <w:sz w:val="26"/>
      <w:szCs w:val="20"/>
      <w:lang w:val="en-GB" w:eastAsia="en-US"/>
    </w:rPr>
  </w:style>
  <w:style w:type="paragraph" w:customStyle="1" w:styleId="SectionIllustrationHeading">
    <w:name w:val="SectionIllustrationHeading"/>
    <w:basedOn w:val="Normal"/>
    <w:next w:val="SectionIllustrationTexta"/>
    <w:link w:val="SectionIllustrationHeadingChar"/>
    <w:rsid w:val="006F2CA2"/>
    <w:pPr>
      <w:spacing w:before="240" w:after="0" w:line="240" w:lineRule="auto"/>
      <w:jc w:val="center"/>
    </w:pPr>
    <w:rPr>
      <w:rFonts w:ascii="Times New Roman" w:hAnsi="Times New Roman" w:cs="Times New Roman"/>
      <w:i/>
      <w:sz w:val="22"/>
      <w:szCs w:val="20"/>
      <w:lang w:val="en-GB" w:eastAsia="en-US"/>
    </w:rPr>
  </w:style>
  <w:style w:type="paragraph" w:customStyle="1" w:styleId="Am1SectionIllustrationHeading">
    <w:name w:val="Am1SectionIllustrationHeading"/>
    <w:basedOn w:val="SectionIllustrationHeading"/>
    <w:rsid w:val="006F2CA2"/>
    <w:pPr>
      <w:ind w:left="475"/>
    </w:pPr>
  </w:style>
  <w:style w:type="paragraph" w:customStyle="1" w:styleId="SectionIllustrationTexta">
    <w:name w:val="SectionIllustrationText(a)"/>
    <w:basedOn w:val="SectionIllustrationHeading"/>
    <w:rsid w:val="006F2CA2"/>
    <w:pPr>
      <w:ind w:firstLine="475"/>
      <w:jc w:val="both"/>
    </w:pPr>
    <w:rPr>
      <w:i w:val="0"/>
    </w:rPr>
  </w:style>
  <w:style w:type="paragraph" w:customStyle="1" w:styleId="Am1SectionIllustrationText">
    <w:name w:val="Am1SectionIllustrationText"/>
    <w:basedOn w:val="SectionIllustrationTexta"/>
    <w:rsid w:val="006F2CA2"/>
    <w:pPr>
      <w:ind w:left="475"/>
    </w:pPr>
  </w:style>
  <w:style w:type="paragraph" w:customStyle="1" w:styleId="SectionInterpretationItem">
    <w:name w:val="SectionInterpretationItem"/>
    <w:basedOn w:val="SectionText1"/>
    <w:rsid w:val="006F2CA2"/>
    <w:pPr>
      <w:ind w:left="720" w:hanging="288"/>
    </w:pPr>
  </w:style>
  <w:style w:type="paragraph" w:customStyle="1" w:styleId="SectionInterpretationa">
    <w:name w:val="SectionInterpretation(a)"/>
    <w:basedOn w:val="SectionInterpretationItem"/>
    <w:rsid w:val="006F2CA2"/>
    <w:pPr>
      <w:tabs>
        <w:tab w:val="right" w:pos="1236"/>
      </w:tabs>
      <w:ind w:left="1350" w:hanging="990"/>
    </w:pPr>
    <w:rPr>
      <w:color w:val="000000"/>
      <w:lang w:bidi="ta-IN"/>
    </w:rPr>
  </w:style>
  <w:style w:type="paragraph" w:customStyle="1" w:styleId="Am1SectionInterpretationa">
    <w:name w:val="Am1SectionInterpretation(a)"/>
    <w:basedOn w:val="SectionInterpretationa"/>
    <w:rsid w:val="006F2CA2"/>
    <w:pPr>
      <w:tabs>
        <w:tab w:val="clear" w:pos="1236"/>
        <w:tab w:val="right" w:pos="1775"/>
      </w:tabs>
      <w:ind w:left="1890" w:hanging="1350"/>
    </w:pPr>
  </w:style>
  <w:style w:type="paragraph" w:customStyle="1" w:styleId="Am1SectionInterpretationaN">
    <w:name w:val="Am1SectionInterpretation(a)N+"/>
    <w:basedOn w:val="Am1SectionInterpretationa"/>
    <w:rsid w:val="006F2CA2"/>
    <w:pPr>
      <w:tabs>
        <w:tab w:val="clear" w:pos="1775"/>
      </w:tabs>
      <w:ind w:firstLine="0"/>
    </w:pPr>
  </w:style>
  <w:style w:type="paragraph" w:customStyle="1" w:styleId="SectionInterpretationi">
    <w:name w:val="SectionInterpretation(i)"/>
    <w:basedOn w:val="SectionInterpretationa"/>
    <w:rsid w:val="006F2CA2"/>
    <w:pPr>
      <w:tabs>
        <w:tab w:val="clear" w:pos="1236"/>
        <w:tab w:val="right" w:pos="1905"/>
      </w:tabs>
      <w:ind w:left="2016" w:hanging="1116"/>
    </w:pPr>
  </w:style>
  <w:style w:type="paragraph" w:customStyle="1" w:styleId="Am1SectionInterpretationi">
    <w:name w:val="Am1SectionInterpretation(i)"/>
    <w:basedOn w:val="SectionInterpretationi"/>
    <w:rsid w:val="006F2CA2"/>
    <w:pPr>
      <w:tabs>
        <w:tab w:val="clear" w:pos="1905"/>
        <w:tab w:val="right" w:pos="2410"/>
      </w:tabs>
      <w:ind w:left="2520" w:hanging="1325"/>
    </w:pPr>
  </w:style>
  <w:style w:type="paragraph" w:customStyle="1" w:styleId="Am1SectionInterpretationiN">
    <w:name w:val="Am1SectionInterpretation(i)N+"/>
    <w:basedOn w:val="Am1SectionInterpretationi"/>
    <w:rsid w:val="006F2CA2"/>
    <w:pPr>
      <w:tabs>
        <w:tab w:val="clear" w:pos="2410"/>
      </w:tabs>
      <w:ind w:firstLine="0"/>
    </w:pPr>
  </w:style>
  <w:style w:type="paragraph" w:customStyle="1" w:styleId="Am1SectionInterpretationItem">
    <w:name w:val="Am1SectionInterpretationItem"/>
    <w:basedOn w:val="SectionInterpretationItem"/>
    <w:rsid w:val="006F2CA2"/>
    <w:pPr>
      <w:ind w:left="1195"/>
    </w:pPr>
  </w:style>
  <w:style w:type="paragraph" w:customStyle="1" w:styleId="SectionInterpretationItemN">
    <w:name w:val="SectionInterpretationItemN+"/>
    <w:basedOn w:val="SectionInterpretationItem"/>
    <w:rsid w:val="006F2CA2"/>
    <w:pPr>
      <w:ind w:firstLine="0"/>
    </w:pPr>
  </w:style>
  <w:style w:type="paragraph" w:customStyle="1" w:styleId="Am1SectionInterpretationItemN">
    <w:name w:val="Am1SectionInterpretationItemN+"/>
    <w:basedOn w:val="SectionInterpretationItemN"/>
    <w:rsid w:val="006F2CA2"/>
    <w:pPr>
      <w:ind w:left="1195"/>
    </w:pPr>
  </w:style>
  <w:style w:type="paragraph" w:customStyle="1" w:styleId="Am1SectionText1">
    <w:name w:val="Am1SectionText(1)"/>
    <w:basedOn w:val="SectionText1"/>
    <w:rsid w:val="006F2CA2"/>
    <w:pPr>
      <w:ind w:left="475"/>
    </w:pPr>
  </w:style>
  <w:style w:type="paragraph" w:customStyle="1" w:styleId="Am1SectionText1N">
    <w:name w:val="Am1SectionText(1)N"/>
    <w:basedOn w:val="Normal"/>
    <w:rsid w:val="006F2CA2"/>
    <w:pPr>
      <w:spacing w:before="120" w:after="0" w:line="240" w:lineRule="auto"/>
      <w:ind w:left="475"/>
      <w:jc w:val="both"/>
    </w:pPr>
    <w:rPr>
      <w:rFonts w:ascii="Times New Roman" w:hAnsi="Times New Roman" w:cs="Times New Roman"/>
      <w:sz w:val="26"/>
      <w:szCs w:val="20"/>
      <w:lang w:val="en-GB" w:eastAsia="en-US"/>
    </w:rPr>
  </w:style>
  <w:style w:type="paragraph" w:customStyle="1" w:styleId="SectionTexta">
    <w:name w:val="SectionText(a)"/>
    <w:basedOn w:val="Normal"/>
    <w:link w:val="SectionTextaChar"/>
    <w:rsid w:val="006F2CA2"/>
    <w:pPr>
      <w:tabs>
        <w:tab w:val="right" w:pos="737"/>
      </w:tabs>
      <w:spacing w:before="120" w:after="0" w:line="240" w:lineRule="auto"/>
      <w:ind w:left="851" w:hanging="851"/>
      <w:jc w:val="both"/>
    </w:pPr>
    <w:rPr>
      <w:rFonts w:ascii="Times New Roman" w:hAnsi="Times New Roman" w:cs="Times New Roman"/>
      <w:color w:val="000000"/>
      <w:sz w:val="26"/>
      <w:lang w:val="en-GB" w:eastAsia="en-US" w:bidi="ta-IN"/>
    </w:rPr>
  </w:style>
  <w:style w:type="paragraph" w:customStyle="1" w:styleId="SectionProvisoiN">
    <w:name w:val="SectionProviso(i)N+"/>
    <w:basedOn w:val="SectionTextiN"/>
    <w:qFormat/>
    <w:rsid w:val="006F2CA2"/>
  </w:style>
  <w:style w:type="paragraph" w:customStyle="1" w:styleId="Am1SectionTextaN">
    <w:name w:val="Am1SectionText(a)N"/>
    <w:basedOn w:val="Normal"/>
    <w:rsid w:val="006F2CA2"/>
    <w:pPr>
      <w:tabs>
        <w:tab w:val="right" w:pos="737"/>
      </w:tabs>
      <w:spacing w:before="120" w:after="0" w:line="240" w:lineRule="auto"/>
      <w:ind w:left="950"/>
      <w:jc w:val="both"/>
    </w:pPr>
    <w:rPr>
      <w:rFonts w:ascii="Times New Roman" w:hAnsi="Times New Roman" w:cs="Times New Roman"/>
      <w:color w:val="000000"/>
      <w:sz w:val="26"/>
      <w:lang w:val="en-GB" w:eastAsia="en-US" w:bidi="ta-IN"/>
    </w:rPr>
  </w:style>
  <w:style w:type="paragraph" w:customStyle="1" w:styleId="SectionTextaN">
    <w:name w:val="SectionText(a)N+"/>
    <w:basedOn w:val="Normal"/>
    <w:rsid w:val="006F2CA2"/>
    <w:pPr>
      <w:spacing w:before="120" w:after="0" w:line="240" w:lineRule="auto"/>
      <w:ind w:left="851"/>
      <w:jc w:val="both"/>
    </w:pPr>
    <w:rPr>
      <w:rFonts w:ascii="Times New Roman" w:hAnsi="Times New Roman" w:cs="Times New Roman"/>
      <w:sz w:val="26"/>
      <w:szCs w:val="20"/>
      <w:lang w:val="en-GB" w:eastAsia="en-US"/>
    </w:rPr>
  </w:style>
  <w:style w:type="paragraph" w:customStyle="1" w:styleId="Am1SectionTextaN0">
    <w:name w:val="Am1SectionText(a)N+"/>
    <w:basedOn w:val="SectionTextaN"/>
    <w:rsid w:val="006F2CA2"/>
    <w:pPr>
      <w:ind w:left="1426"/>
    </w:pPr>
  </w:style>
  <w:style w:type="paragraph" w:customStyle="1" w:styleId="SectionTexti">
    <w:name w:val="SectionText(i)"/>
    <w:basedOn w:val="Normal"/>
    <w:rsid w:val="006F2CA2"/>
    <w:pPr>
      <w:tabs>
        <w:tab w:val="right" w:pos="1446"/>
      </w:tabs>
      <w:spacing w:before="120" w:after="0" w:line="240" w:lineRule="auto"/>
      <w:ind w:left="1560" w:hanging="1080"/>
      <w:jc w:val="both"/>
    </w:pPr>
    <w:rPr>
      <w:rFonts w:ascii="Times New Roman" w:hAnsi="Times New Roman" w:cs="Times New Roman"/>
      <w:sz w:val="26"/>
      <w:szCs w:val="20"/>
      <w:lang w:val="en-GB" w:eastAsia="en-US" w:bidi="ta-IN"/>
    </w:rPr>
  </w:style>
  <w:style w:type="paragraph" w:customStyle="1" w:styleId="Am1SectionTexti">
    <w:name w:val="Am1SectionText(i)"/>
    <w:basedOn w:val="SectionTexti"/>
    <w:rsid w:val="006F2CA2"/>
    <w:pPr>
      <w:tabs>
        <w:tab w:val="clear" w:pos="1446"/>
        <w:tab w:val="right" w:pos="2024"/>
      </w:tabs>
      <w:ind w:left="2138" w:hanging="1304"/>
    </w:pPr>
  </w:style>
  <w:style w:type="paragraph" w:customStyle="1" w:styleId="ScheduleSectionProviso1N">
    <w:name w:val="ScheduleSectionProviso(1)N"/>
    <w:basedOn w:val="ScheduleSectionText1N"/>
    <w:qFormat/>
    <w:rsid w:val="006F2CA2"/>
    <w:rPr>
      <w:lang w:val="en-GB"/>
    </w:rPr>
  </w:style>
  <w:style w:type="paragraph" w:customStyle="1" w:styleId="Am1SectionTextiN">
    <w:name w:val="Am1SectionText(i)N"/>
    <w:basedOn w:val="Normal"/>
    <w:rsid w:val="006F2CA2"/>
    <w:pPr>
      <w:tabs>
        <w:tab w:val="right" w:pos="1446"/>
      </w:tabs>
      <w:spacing w:before="120" w:after="0" w:line="240" w:lineRule="auto"/>
      <w:ind w:left="1195"/>
      <w:jc w:val="both"/>
    </w:pPr>
    <w:rPr>
      <w:rFonts w:ascii="Times New Roman" w:hAnsi="Times New Roman" w:cs="Times New Roman"/>
      <w:sz w:val="26"/>
      <w:szCs w:val="20"/>
      <w:lang w:val="en-GB" w:eastAsia="en-US" w:bidi="ta-IN"/>
    </w:rPr>
  </w:style>
  <w:style w:type="paragraph" w:customStyle="1" w:styleId="SectionTextiN">
    <w:name w:val="SectionText(i)N+"/>
    <w:basedOn w:val="SectionTexti"/>
    <w:rsid w:val="006F2CA2"/>
    <w:pPr>
      <w:tabs>
        <w:tab w:val="clear" w:pos="1446"/>
      </w:tabs>
      <w:ind w:firstLine="0"/>
    </w:pPr>
  </w:style>
  <w:style w:type="paragraph" w:customStyle="1" w:styleId="Am1SectionTextiN0">
    <w:name w:val="Am1SectionText(i)N+"/>
    <w:basedOn w:val="SectionTextiN"/>
    <w:rsid w:val="006F2CA2"/>
    <w:pPr>
      <w:ind w:left="2138"/>
    </w:pPr>
  </w:style>
  <w:style w:type="paragraph" w:customStyle="1" w:styleId="SectionTextA0">
    <w:name w:val="SectionText[A]"/>
    <w:basedOn w:val="SectionTexti"/>
    <w:rsid w:val="006F2CA2"/>
    <w:pPr>
      <w:tabs>
        <w:tab w:val="clear" w:pos="1446"/>
        <w:tab w:val="right" w:pos="2126"/>
      </w:tabs>
      <w:ind w:left="2239" w:hanging="1247"/>
    </w:pPr>
    <w:rPr>
      <w:szCs w:val="26"/>
    </w:rPr>
  </w:style>
  <w:style w:type="paragraph" w:customStyle="1" w:styleId="Am1SectionTextA0">
    <w:name w:val="Am1SectionText[A]"/>
    <w:basedOn w:val="SectionTextA0"/>
    <w:rsid w:val="006F2CA2"/>
    <w:pPr>
      <w:tabs>
        <w:tab w:val="clear" w:pos="2126"/>
        <w:tab w:val="right" w:pos="2659"/>
      </w:tabs>
      <w:ind w:left="2772" w:hanging="1780"/>
    </w:pPr>
  </w:style>
  <w:style w:type="paragraph" w:customStyle="1" w:styleId="ScheduleSectionProvisoaN">
    <w:name w:val="ScheduleSectionProviso(a)N+"/>
    <w:basedOn w:val="ScheduleSectionTextaN"/>
    <w:qFormat/>
    <w:rsid w:val="006F2CA2"/>
  </w:style>
  <w:style w:type="paragraph" w:customStyle="1" w:styleId="Am1SectionTextAN1">
    <w:name w:val="Am1SectionText[A]N"/>
    <w:basedOn w:val="Normal"/>
    <w:rsid w:val="006F2CA2"/>
    <w:pPr>
      <w:tabs>
        <w:tab w:val="right" w:pos="2126"/>
      </w:tabs>
      <w:spacing w:before="120" w:after="0" w:line="240" w:lineRule="auto"/>
      <w:ind w:left="1915"/>
      <w:jc w:val="both"/>
    </w:pPr>
    <w:rPr>
      <w:rFonts w:ascii="Times New Roman" w:hAnsi="Times New Roman" w:cs="Times New Roman"/>
      <w:sz w:val="26"/>
      <w:szCs w:val="26"/>
      <w:lang w:val="en-GB" w:eastAsia="en-US" w:bidi="ta-IN"/>
    </w:rPr>
  </w:style>
  <w:style w:type="paragraph" w:customStyle="1" w:styleId="SectionTextAN0">
    <w:name w:val="SectionText[A]N+"/>
    <w:basedOn w:val="SectionTextA0"/>
    <w:rsid w:val="006F2CA2"/>
    <w:pPr>
      <w:tabs>
        <w:tab w:val="clear" w:pos="2126"/>
      </w:tabs>
      <w:ind w:left="2240" w:firstLine="0"/>
    </w:pPr>
  </w:style>
  <w:style w:type="paragraph" w:customStyle="1" w:styleId="Am1SectionTextAN2">
    <w:name w:val="Am1SectionText[A]N+"/>
    <w:basedOn w:val="SectionTextAN0"/>
    <w:rsid w:val="006F2CA2"/>
    <w:pPr>
      <w:ind w:left="2773"/>
    </w:pPr>
  </w:style>
  <w:style w:type="paragraph" w:customStyle="1" w:styleId="Am2DivisionHeading1">
    <w:name w:val="Am2DivisionHeading1"/>
    <w:basedOn w:val="Am1DivisionHeading1"/>
    <w:rsid w:val="006F2CA2"/>
    <w:pPr>
      <w:ind w:left="1152"/>
    </w:pPr>
  </w:style>
  <w:style w:type="paragraph" w:customStyle="1" w:styleId="Am2DivisionHeading2">
    <w:name w:val="Am2DivisionHeading2"/>
    <w:basedOn w:val="Am1DivisionHeading2"/>
    <w:rsid w:val="006F2CA2"/>
    <w:pPr>
      <w:ind w:left="1152"/>
    </w:pPr>
  </w:style>
  <w:style w:type="paragraph" w:customStyle="1" w:styleId="Am2DivisionHeading3">
    <w:name w:val="Am2DivisionHeading3"/>
    <w:basedOn w:val="Am1DivisionHeading3"/>
    <w:rsid w:val="006F2CA2"/>
    <w:pPr>
      <w:ind w:left="1152"/>
    </w:pPr>
  </w:style>
  <w:style w:type="paragraph" w:customStyle="1" w:styleId="Am2FormFigureImageName">
    <w:name w:val="Am2FormFigureImageName"/>
    <w:basedOn w:val="Am1FormFigureImageName"/>
    <w:rsid w:val="006F2CA2"/>
  </w:style>
  <w:style w:type="paragraph" w:customStyle="1" w:styleId="Am2SectionHeading">
    <w:name w:val="Am2SectionHeading"/>
    <w:basedOn w:val="Am1SectionHeading"/>
    <w:rsid w:val="006F2CA2"/>
    <w:pPr>
      <w:ind w:left="1152"/>
    </w:pPr>
  </w:style>
  <w:style w:type="paragraph" w:customStyle="1" w:styleId="Am2SectionHeading1">
    <w:name w:val="Am2SectionHeading(1)"/>
    <w:basedOn w:val="Am1SectionHeading1"/>
    <w:rsid w:val="006F2CA2"/>
    <w:pPr>
      <w:ind w:left="1152"/>
    </w:pPr>
  </w:style>
  <w:style w:type="paragraph" w:customStyle="1" w:styleId="Am2SectionIllustrationHeading">
    <w:name w:val="Am2SectionIllustrationHeading"/>
    <w:basedOn w:val="Am1SectionIllustrationHeading"/>
    <w:rsid w:val="006F2CA2"/>
    <w:pPr>
      <w:ind w:left="1152"/>
    </w:pPr>
  </w:style>
  <w:style w:type="paragraph" w:customStyle="1" w:styleId="Am2SectionIllustrationText">
    <w:name w:val="Am2SectionIllustrationText"/>
    <w:basedOn w:val="Am1SectionIllustrationText"/>
    <w:rsid w:val="006F2CA2"/>
    <w:pPr>
      <w:ind w:left="1152"/>
    </w:pPr>
  </w:style>
  <w:style w:type="paragraph" w:customStyle="1" w:styleId="Am2SectionInterpretationa">
    <w:name w:val="Am2SectionInterpretation(a)"/>
    <w:basedOn w:val="Am1SectionInterpretationa"/>
    <w:rsid w:val="006F2CA2"/>
    <w:pPr>
      <w:tabs>
        <w:tab w:val="clear" w:pos="1775"/>
        <w:tab w:val="right" w:pos="2410"/>
      </w:tabs>
      <w:ind w:left="2520" w:hanging="1422"/>
    </w:pPr>
  </w:style>
  <w:style w:type="paragraph" w:customStyle="1" w:styleId="Am2SectionInterpretationaN">
    <w:name w:val="Am2SectionInterpretation(a)N+"/>
    <w:basedOn w:val="Am2SectionInterpretationa"/>
    <w:rsid w:val="006F2CA2"/>
  </w:style>
  <w:style w:type="paragraph" w:customStyle="1" w:styleId="Am2SectionInterpretationi">
    <w:name w:val="Am2SectionInterpretation(i)"/>
    <w:basedOn w:val="SectionInterpretationi"/>
    <w:rsid w:val="006F2CA2"/>
    <w:pPr>
      <w:tabs>
        <w:tab w:val="clear" w:pos="1905"/>
        <w:tab w:val="right" w:pos="3056"/>
      </w:tabs>
      <w:ind w:left="3168"/>
    </w:pPr>
  </w:style>
  <w:style w:type="paragraph" w:customStyle="1" w:styleId="Am2SectionInterpretationiN">
    <w:name w:val="Am2SectionInterpretation(i)N+"/>
    <w:basedOn w:val="Am2SectionInterpretationi"/>
    <w:rsid w:val="006F2CA2"/>
    <w:pPr>
      <w:tabs>
        <w:tab w:val="clear" w:pos="3056"/>
      </w:tabs>
      <w:ind w:firstLine="0"/>
    </w:pPr>
  </w:style>
  <w:style w:type="paragraph" w:customStyle="1" w:styleId="Am2SectionInterpretationItem">
    <w:name w:val="Am2SectionInterpretationItem"/>
    <w:basedOn w:val="Am1SectionInterpretationItem"/>
    <w:rsid w:val="006F2CA2"/>
    <w:pPr>
      <w:ind w:left="1915"/>
    </w:pPr>
  </w:style>
  <w:style w:type="paragraph" w:customStyle="1" w:styleId="Am2SectionInterpretationItemN">
    <w:name w:val="Am2SectionInterpretationItemN+"/>
    <w:basedOn w:val="Am1SectionInterpretationItemN"/>
    <w:rsid w:val="006F2CA2"/>
    <w:pPr>
      <w:ind w:left="1915"/>
    </w:pPr>
  </w:style>
  <w:style w:type="paragraph" w:customStyle="1" w:styleId="Am2SectionText1">
    <w:name w:val="Am2SectionText(1)"/>
    <w:basedOn w:val="Am1SectionText1"/>
    <w:rsid w:val="006F2CA2"/>
    <w:pPr>
      <w:ind w:left="1152"/>
    </w:pPr>
  </w:style>
  <w:style w:type="paragraph" w:customStyle="1" w:styleId="Am2SectionText1N">
    <w:name w:val="Am2SectionText(1)N"/>
    <w:basedOn w:val="Am1SectionText1N"/>
    <w:rsid w:val="006F2CA2"/>
    <w:pPr>
      <w:ind w:left="1152"/>
    </w:pPr>
  </w:style>
  <w:style w:type="paragraph" w:customStyle="1" w:styleId="Am2SectionTexta">
    <w:name w:val="Am2SectionText(a)"/>
    <w:basedOn w:val="Am1SectionTexta"/>
    <w:rsid w:val="006F2CA2"/>
    <w:pPr>
      <w:tabs>
        <w:tab w:val="right" w:pos="2060"/>
      </w:tabs>
      <w:ind w:left="2172" w:hanging="970"/>
    </w:pPr>
    <w:rPr>
      <w:color w:val="000000"/>
      <w:szCs w:val="24"/>
      <w:lang w:bidi="ta-IN"/>
    </w:rPr>
  </w:style>
  <w:style w:type="paragraph" w:customStyle="1" w:styleId="Am2SectionTextaN">
    <w:name w:val="Am2SectionText(a)N"/>
    <w:basedOn w:val="Am1SectionTextaN"/>
    <w:rsid w:val="006F2CA2"/>
    <w:pPr>
      <w:ind w:left="1627"/>
    </w:pPr>
  </w:style>
  <w:style w:type="paragraph" w:customStyle="1" w:styleId="Am2SectionTextaN0">
    <w:name w:val="Am2SectionText(a)N+"/>
    <w:basedOn w:val="Am1SectionTextaN0"/>
    <w:rsid w:val="006F2CA2"/>
    <w:pPr>
      <w:ind w:left="2172"/>
    </w:pPr>
  </w:style>
  <w:style w:type="paragraph" w:customStyle="1" w:styleId="Am2SectionTexti">
    <w:name w:val="Am2SectionText(i)"/>
    <w:basedOn w:val="Am1SectionTexti"/>
    <w:rsid w:val="006F2CA2"/>
    <w:pPr>
      <w:tabs>
        <w:tab w:val="clear" w:pos="2024"/>
        <w:tab w:val="right" w:pos="2716"/>
      </w:tabs>
      <w:ind w:left="2829" w:hanging="1315"/>
    </w:pPr>
  </w:style>
  <w:style w:type="paragraph" w:customStyle="1" w:styleId="Am2SectionTextiN">
    <w:name w:val="Am2SectionText(i)N"/>
    <w:basedOn w:val="Am1SectionTextiN"/>
    <w:rsid w:val="006F2CA2"/>
    <w:pPr>
      <w:ind w:left="1872"/>
    </w:pPr>
  </w:style>
  <w:style w:type="paragraph" w:customStyle="1" w:styleId="Am2SectionTextiN0">
    <w:name w:val="Am2SectionText(i)N+"/>
    <w:basedOn w:val="Am1SectionTextiN0"/>
    <w:rsid w:val="006F2CA2"/>
    <w:pPr>
      <w:ind w:left="2829"/>
    </w:pPr>
  </w:style>
  <w:style w:type="paragraph" w:customStyle="1" w:styleId="Am2SectionTextA0">
    <w:name w:val="Am2SectionText[A]"/>
    <w:basedOn w:val="Am1SectionTextA0"/>
    <w:rsid w:val="006F2CA2"/>
    <w:pPr>
      <w:tabs>
        <w:tab w:val="clear" w:pos="2659"/>
        <w:tab w:val="right" w:pos="3436"/>
      </w:tabs>
      <w:ind w:left="3550" w:hanging="1775"/>
    </w:pPr>
  </w:style>
  <w:style w:type="paragraph" w:customStyle="1" w:styleId="Am2SectionTextAN1">
    <w:name w:val="Am2SectionText[A]N"/>
    <w:basedOn w:val="Am1SectionTextAN1"/>
    <w:rsid w:val="006F2CA2"/>
    <w:pPr>
      <w:ind w:left="2592"/>
    </w:pPr>
  </w:style>
  <w:style w:type="paragraph" w:customStyle="1" w:styleId="Am2SectionTextAN2">
    <w:name w:val="Am2SectionText[A]N+"/>
    <w:basedOn w:val="Am1SectionTextAN2"/>
    <w:rsid w:val="006F2CA2"/>
    <w:pPr>
      <w:ind w:left="3549"/>
    </w:pPr>
  </w:style>
  <w:style w:type="paragraph" w:customStyle="1" w:styleId="AmendRef">
    <w:name w:val="AmendRef"/>
    <w:basedOn w:val="Normal"/>
    <w:rsid w:val="006F2CA2"/>
    <w:pPr>
      <w:suppressLineNumbers/>
      <w:spacing w:before="0" w:after="0" w:line="240" w:lineRule="auto"/>
      <w:ind w:left="2880"/>
      <w:jc w:val="right"/>
    </w:pPr>
    <w:rPr>
      <w:rFonts w:ascii="Times New Roman" w:hAnsi="Times New Roman" w:cs="Times New Roman"/>
      <w:i/>
      <w:sz w:val="18"/>
      <w:szCs w:val="20"/>
      <w:lang w:val="en-GB" w:eastAsia="en-US"/>
    </w:rPr>
  </w:style>
  <w:style w:type="paragraph" w:customStyle="1" w:styleId="AmendRefALot">
    <w:name w:val="AmendRefALot"/>
    <w:basedOn w:val="AmendRef"/>
    <w:rsid w:val="006F2CA2"/>
    <w:pPr>
      <w:ind w:left="1080"/>
    </w:pPr>
    <w:rPr>
      <w:lang w:val="en-US"/>
    </w:rPr>
  </w:style>
  <w:style w:type="paragraph" w:customStyle="1" w:styleId="AppendixHeadingRight">
    <w:name w:val="AppendixHeadingRight"/>
    <w:basedOn w:val="Normal"/>
    <w:rsid w:val="006F2CA2"/>
    <w:pPr>
      <w:spacing w:before="120" w:after="0" w:line="240" w:lineRule="auto"/>
      <w:jc w:val="right"/>
    </w:pPr>
    <w:rPr>
      <w:rFonts w:ascii="Times New Roman" w:hAnsi="Times New Roman" w:cs="Times New Roman"/>
      <w:i/>
      <w:sz w:val="26"/>
      <w:szCs w:val="20"/>
      <w:lang w:val="en-GB" w:eastAsia="en-US"/>
    </w:rPr>
  </w:style>
  <w:style w:type="paragraph" w:customStyle="1" w:styleId="AutotextBillBreak">
    <w:name w:val="AutotextBillBreak"/>
    <w:basedOn w:val="Normal"/>
    <w:next w:val="Normal"/>
    <w:rsid w:val="006F2CA2"/>
    <w:pPr>
      <w:keepLines/>
      <w:widowControl w:val="0"/>
      <w:pBdr>
        <w:bottom w:val="single" w:sz="6" w:space="1" w:color="auto"/>
      </w:pBdr>
      <w:spacing w:before="120" w:after="0" w:line="240" w:lineRule="auto"/>
      <w:jc w:val="both"/>
    </w:pPr>
    <w:rPr>
      <w:rFonts w:ascii="Times New Roman" w:hAnsi="Times New Roman" w:cs="Times New Roman"/>
      <w:sz w:val="26"/>
      <w:szCs w:val="20"/>
      <w:lang w:val="en-GB" w:eastAsia="en-US"/>
    </w:rPr>
  </w:style>
  <w:style w:type="paragraph" w:customStyle="1" w:styleId="BillPageNumber">
    <w:name w:val="BillPageNumber"/>
    <w:basedOn w:val="Header"/>
    <w:rsid w:val="006F2CA2"/>
    <w:pPr>
      <w:tabs>
        <w:tab w:val="clear" w:pos="4513"/>
        <w:tab w:val="clear" w:pos="9026"/>
        <w:tab w:val="center" w:pos="4320"/>
        <w:tab w:val="right" w:pos="8640"/>
      </w:tabs>
      <w:spacing w:after="240"/>
      <w:jc w:val="center"/>
    </w:pPr>
    <w:rPr>
      <w:rFonts w:ascii="Times New Roman" w:hAnsi="Times New Roman"/>
      <w:szCs w:val="20"/>
      <w:lang w:val="en-GB" w:eastAsia="en-US"/>
    </w:rPr>
  </w:style>
  <w:style w:type="paragraph" w:customStyle="1" w:styleId="PreambleBillIntituled">
    <w:name w:val="PreambleBillIntituled"/>
    <w:basedOn w:val="Normal"/>
    <w:rsid w:val="006F2CA2"/>
    <w:pPr>
      <w:spacing w:before="120" w:after="0" w:line="480" w:lineRule="auto"/>
      <w:jc w:val="center"/>
    </w:pPr>
    <w:rPr>
      <w:rFonts w:ascii="Times New Roman" w:hAnsi="Times New Roman" w:cs="Times New Roman"/>
      <w:sz w:val="26"/>
      <w:szCs w:val="20"/>
      <w:lang w:val="en-GB" w:eastAsia="en-US"/>
    </w:rPr>
  </w:style>
  <w:style w:type="paragraph" w:customStyle="1" w:styleId="character-intituled">
    <w:name w:val="character-intituled"/>
    <w:basedOn w:val="PreambleBillIntituled"/>
    <w:rsid w:val="006F2CA2"/>
    <w:rPr>
      <w:i/>
      <w:spacing w:val="100"/>
    </w:rPr>
  </w:style>
  <w:style w:type="paragraph" w:customStyle="1" w:styleId="ComparativeTableHeading">
    <w:name w:val="ComparativeTableHeading"/>
    <w:basedOn w:val="Normal"/>
    <w:uiPriority w:val="99"/>
    <w:rsid w:val="006F2CA2"/>
    <w:pPr>
      <w:keepNext/>
      <w:keepLines/>
      <w:pageBreakBefore/>
      <w:spacing w:before="120" w:after="0" w:line="240" w:lineRule="auto"/>
      <w:jc w:val="center"/>
    </w:pPr>
    <w:rPr>
      <w:rFonts w:ascii="Times New Roman" w:hAnsi="Times New Roman" w:cs="Times New Roman"/>
      <w:sz w:val="26"/>
      <w:szCs w:val="20"/>
      <w:lang w:val="en-GB" w:eastAsia="en-US"/>
    </w:rPr>
  </w:style>
  <w:style w:type="paragraph" w:customStyle="1" w:styleId="EnableReference">
    <w:name w:val="EnableReference"/>
    <w:basedOn w:val="Normal"/>
    <w:rsid w:val="006F2CA2"/>
    <w:pPr>
      <w:keepNext/>
      <w:keepLines/>
      <w:spacing w:before="0" w:after="0" w:line="240" w:lineRule="auto"/>
      <w:ind w:left="4320"/>
      <w:jc w:val="right"/>
    </w:pPr>
    <w:rPr>
      <w:rFonts w:ascii="Times New Roman" w:hAnsi="Times New Roman" w:cs="Times New Roman"/>
      <w:sz w:val="18"/>
      <w:szCs w:val="20"/>
      <w:lang w:val="en-GB" w:eastAsia="en-US"/>
    </w:rPr>
  </w:style>
  <w:style w:type="paragraph" w:customStyle="1" w:styleId="EnablingReference">
    <w:name w:val="Enabling Reference"/>
    <w:basedOn w:val="Normal"/>
    <w:next w:val="Normal"/>
    <w:rsid w:val="006F2CA2"/>
    <w:pPr>
      <w:spacing w:before="0" w:after="0" w:line="240" w:lineRule="auto"/>
      <w:jc w:val="right"/>
    </w:pPr>
    <w:rPr>
      <w:rFonts w:ascii="Times New Roman" w:hAnsi="Times New Roman" w:cs="Times New Roman"/>
      <w:sz w:val="20"/>
      <w:szCs w:val="20"/>
      <w:lang w:val="en-GB" w:eastAsia="en-US"/>
    </w:rPr>
  </w:style>
  <w:style w:type="paragraph" w:customStyle="1" w:styleId="EquationImageName">
    <w:name w:val="EquationImageName"/>
    <w:basedOn w:val="FigureImageName"/>
    <w:rsid w:val="006F2CA2"/>
  </w:style>
  <w:style w:type="paragraph" w:customStyle="1" w:styleId="ExpenditureHeading">
    <w:name w:val="ExpenditureHeading"/>
    <w:basedOn w:val="Normal"/>
    <w:rsid w:val="006F2CA2"/>
    <w:pPr>
      <w:keepNext/>
      <w:keepLines/>
      <w:suppressLineNumbers/>
      <w:spacing w:before="360" w:after="0" w:line="240" w:lineRule="auto"/>
      <w:jc w:val="center"/>
    </w:pPr>
    <w:rPr>
      <w:rFonts w:ascii="Times New Roman" w:hAnsi="Times New Roman" w:cs="Times New Roman"/>
      <w:caps/>
      <w:sz w:val="26"/>
      <w:szCs w:val="20"/>
      <w:lang w:val="en-GB" w:eastAsia="en-US"/>
    </w:rPr>
  </w:style>
  <w:style w:type="paragraph" w:customStyle="1" w:styleId="Explanatory1">
    <w:name w:val="Explanatory1"/>
    <w:basedOn w:val="Normal"/>
    <w:rsid w:val="006F2CA2"/>
    <w:pPr>
      <w:suppressLineNumbers/>
      <w:spacing w:before="240" w:after="0" w:line="240" w:lineRule="auto"/>
      <w:ind w:firstLine="720"/>
      <w:jc w:val="both"/>
    </w:pPr>
    <w:rPr>
      <w:rFonts w:ascii="Times New Roman" w:hAnsi="Times New Roman" w:cs="Times New Roman"/>
      <w:sz w:val="22"/>
      <w:szCs w:val="20"/>
      <w:lang w:val="en-GB" w:eastAsia="en-US"/>
    </w:rPr>
  </w:style>
  <w:style w:type="paragraph" w:customStyle="1" w:styleId="Explanatory1N">
    <w:name w:val="Explanatory1N"/>
    <w:basedOn w:val="Explanatory1"/>
    <w:rsid w:val="006F2CA2"/>
    <w:pPr>
      <w:ind w:firstLine="0"/>
    </w:pPr>
  </w:style>
  <w:style w:type="paragraph" w:customStyle="1" w:styleId="Explanatory2">
    <w:name w:val="Explanatory2"/>
    <w:basedOn w:val="Normal"/>
    <w:rsid w:val="006F2CA2"/>
    <w:pPr>
      <w:suppressLineNumbers/>
      <w:spacing w:before="240" w:after="0" w:line="240" w:lineRule="auto"/>
      <w:ind w:left="1196" w:hanging="476"/>
      <w:jc w:val="both"/>
    </w:pPr>
    <w:rPr>
      <w:rFonts w:ascii="Times New Roman" w:hAnsi="Times New Roman" w:cs="Times New Roman"/>
      <w:sz w:val="22"/>
      <w:szCs w:val="20"/>
      <w:lang w:val="en-GB" w:eastAsia="en-US"/>
    </w:rPr>
  </w:style>
  <w:style w:type="paragraph" w:customStyle="1" w:styleId="ExplanatoryHeading">
    <w:name w:val="ExplanatoryHeading"/>
    <w:basedOn w:val="Normal"/>
    <w:rsid w:val="006F2CA2"/>
    <w:pPr>
      <w:keepNext/>
      <w:keepLines/>
      <w:suppressLineNumbers/>
      <w:spacing w:before="120" w:after="120" w:line="240" w:lineRule="auto"/>
      <w:jc w:val="center"/>
    </w:pPr>
    <w:rPr>
      <w:rFonts w:ascii="Times New Roman" w:hAnsi="Times New Roman" w:cs="Times New Roman"/>
      <w:caps/>
      <w:sz w:val="26"/>
      <w:szCs w:val="20"/>
      <w:lang w:val="en-GB" w:eastAsia="en-US"/>
    </w:rPr>
  </w:style>
  <w:style w:type="paragraph" w:customStyle="1" w:styleId="ExplanatoryHeading2">
    <w:name w:val="ExplanatoryHeading2"/>
    <w:basedOn w:val="ExplanatoryHeading"/>
    <w:rsid w:val="006F2CA2"/>
    <w:rPr>
      <w:sz w:val="22"/>
    </w:rPr>
  </w:style>
  <w:style w:type="paragraph" w:customStyle="1" w:styleId="ExpSectionText1">
    <w:name w:val="ExpSectionText(1)"/>
    <w:basedOn w:val="SectionText1"/>
    <w:link w:val="ExpSectionText1Char"/>
    <w:rsid w:val="006F2CA2"/>
    <w:pPr>
      <w:suppressLineNumbers/>
      <w:ind w:firstLine="284"/>
    </w:pPr>
    <w:rPr>
      <w:sz w:val="22"/>
    </w:rPr>
  </w:style>
  <w:style w:type="paragraph" w:customStyle="1" w:styleId="SectionText1N">
    <w:name w:val="SectionText(1)N"/>
    <w:basedOn w:val="SectionText1"/>
    <w:rsid w:val="006F2CA2"/>
    <w:pPr>
      <w:ind w:firstLine="0"/>
    </w:pPr>
  </w:style>
  <w:style w:type="paragraph" w:customStyle="1" w:styleId="ExpSectionText1N">
    <w:name w:val="ExpSectionText(1)N"/>
    <w:basedOn w:val="SectionText1N"/>
    <w:rsid w:val="006F2CA2"/>
    <w:pPr>
      <w:suppressLineNumbers/>
    </w:pPr>
    <w:rPr>
      <w:sz w:val="22"/>
    </w:rPr>
  </w:style>
  <w:style w:type="paragraph" w:customStyle="1" w:styleId="ExpSectionTexta">
    <w:name w:val="ExpSectionText(a)"/>
    <w:basedOn w:val="SectionTexta"/>
    <w:rsid w:val="006F2CA2"/>
    <w:pPr>
      <w:suppressLineNumbers/>
      <w:ind w:left="850" w:hanging="850"/>
    </w:pPr>
    <w:rPr>
      <w:sz w:val="22"/>
    </w:rPr>
  </w:style>
  <w:style w:type="paragraph" w:customStyle="1" w:styleId="ExpSectionTextaN">
    <w:name w:val="ExpSectionText(a)N+"/>
    <w:basedOn w:val="SectionTextaN"/>
    <w:rsid w:val="006F2CA2"/>
    <w:pPr>
      <w:suppressLineNumbers/>
    </w:pPr>
    <w:rPr>
      <w:sz w:val="22"/>
    </w:rPr>
  </w:style>
  <w:style w:type="paragraph" w:customStyle="1" w:styleId="ExpSectionTexti">
    <w:name w:val="ExpSectionText(i)"/>
    <w:basedOn w:val="SectionTexti"/>
    <w:rsid w:val="006F2CA2"/>
    <w:pPr>
      <w:suppressLineNumbers/>
    </w:pPr>
    <w:rPr>
      <w:sz w:val="22"/>
    </w:rPr>
  </w:style>
  <w:style w:type="paragraph" w:customStyle="1" w:styleId="ExpSectionTextiN">
    <w:name w:val="ExpSectionText(i)N+"/>
    <w:basedOn w:val="SectionTextiN"/>
    <w:rsid w:val="006F2CA2"/>
    <w:pPr>
      <w:suppressLineNumbers/>
    </w:pPr>
    <w:rPr>
      <w:sz w:val="22"/>
    </w:rPr>
  </w:style>
  <w:style w:type="paragraph" w:customStyle="1" w:styleId="FigureHeading">
    <w:name w:val="Figur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Heading">
    <w:name w:val="Form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No">
    <w:name w:val="FormNo"/>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Para">
    <w:name w:val="Form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FrontPageRevisedItem">
    <w:name w:val="FrontPageRevisedItem"/>
    <w:basedOn w:val="Normal"/>
    <w:rsid w:val="006F2CA2"/>
    <w:pPr>
      <w:spacing w:before="60" w:after="0" w:line="240" w:lineRule="auto"/>
      <w:jc w:val="center"/>
    </w:pPr>
    <w:rPr>
      <w:rFonts w:ascii="Times New Roman" w:hAnsi="Times New Roman" w:cs="Times New Roman"/>
      <w:b/>
      <w:sz w:val="20"/>
      <w:szCs w:val="20"/>
      <w:lang w:val="en-GB" w:eastAsia="en-US"/>
    </w:rPr>
  </w:style>
  <w:style w:type="paragraph" w:customStyle="1" w:styleId="FrontPageAmdtItem">
    <w:name w:val="FrontPageAmdtItem"/>
    <w:basedOn w:val="FrontPageRevisedItem"/>
    <w:rsid w:val="006F2CA2"/>
    <w:pPr>
      <w:spacing w:after="60"/>
    </w:pPr>
    <w:rPr>
      <w:b w:val="0"/>
    </w:rPr>
  </w:style>
  <w:style w:type="paragraph" w:customStyle="1" w:styleId="HeaderPgNoEven">
    <w:name w:val="HeaderPgNoEven"/>
    <w:basedOn w:val="Header"/>
    <w:rsid w:val="006F2CA2"/>
    <w:pPr>
      <w:tabs>
        <w:tab w:val="clear" w:pos="4513"/>
        <w:tab w:val="clear" w:pos="9026"/>
        <w:tab w:val="center" w:pos="4320"/>
        <w:tab w:val="right" w:pos="8640"/>
      </w:tabs>
      <w:spacing w:before="120"/>
    </w:pPr>
    <w:rPr>
      <w:rFonts w:ascii="Times New Roman" w:hAnsi="Times New Roman"/>
      <w:sz w:val="20"/>
      <w:szCs w:val="20"/>
      <w:lang w:val="en-GB" w:eastAsia="en-US"/>
    </w:rPr>
  </w:style>
  <w:style w:type="paragraph" w:customStyle="1" w:styleId="HeaderPgNoOdd">
    <w:name w:val="HeaderPgNoOdd"/>
    <w:basedOn w:val="Header"/>
    <w:rsid w:val="006F2CA2"/>
    <w:pPr>
      <w:tabs>
        <w:tab w:val="clear" w:pos="4513"/>
        <w:tab w:val="clear" w:pos="9026"/>
        <w:tab w:val="center" w:pos="4320"/>
        <w:tab w:val="right" w:pos="8640"/>
      </w:tabs>
      <w:spacing w:before="120"/>
      <w:jc w:val="right"/>
    </w:pPr>
    <w:rPr>
      <w:rFonts w:ascii="Times New Roman" w:hAnsi="Times New Roman"/>
      <w:sz w:val="20"/>
      <w:szCs w:val="20"/>
      <w:lang w:val="en-GB" w:eastAsia="en-US"/>
    </w:rPr>
  </w:style>
  <w:style w:type="paragraph" w:customStyle="1" w:styleId="LegislativeHistoryHeading">
    <w:name w:val="LegislativeHistoryHeading"/>
    <w:basedOn w:val="Normal"/>
    <w:uiPriority w:val="99"/>
    <w:rsid w:val="006F2CA2"/>
    <w:pPr>
      <w:keepNext/>
      <w:keepLines/>
      <w:pageBreakBefore/>
      <w:spacing w:before="120" w:after="0" w:line="240" w:lineRule="auto"/>
      <w:jc w:val="center"/>
    </w:pPr>
    <w:rPr>
      <w:rFonts w:ascii="Times New Roman" w:hAnsi="Times New Roman" w:cs="Times New Roman"/>
      <w:caps/>
      <w:sz w:val="26"/>
      <w:szCs w:val="20"/>
      <w:lang w:val="en-GB" w:eastAsia="en-US"/>
    </w:rPr>
  </w:style>
  <w:style w:type="paragraph" w:customStyle="1" w:styleId="LegislativeHistoryItem">
    <w:name w:val="LegislativeHistoryItem"/>
    <w:basedOn w:val="Normal"/>
    <w:uiPriority w:val="99"/>
    <w:rsid w:val="006F2CA2"/>
    <w:pPr>
      <w:keepNext/>
      <w:keepLines/>
      <w:numPr>
        <w:numId w:val="2"/>
      </w:numPr>
      <w:spacing w:before="120" w:after="0" w:line="240" w:lineRule="auto"/>
      <w:ind w:left="480"/>
      <w:jc w:val="both"/>
    </w:pPr>
    <w:rPr>
      <w:rFonts w:ascii="Times New Roman" w:hAnsi="Times New Roman" w:cs="Times New Roman"/>
      <w:b/>
      <w:sz w:val="22"/>
      <w:szCs w:val="20"/>
      <w:lang w:val="en-GB" w:eastAsia="en-US"/>
    </w:rPr>
  </w:style>
  <w:style w:type="character" w:styleId="LineNumber">
    <w:name w:val="line number"/>
    <w:rsid w:val="006F2CA2"/>
    <w:rPr>
      <w:sz w:val="16"/>
    </w:rPr>
  </w:style>
  <w:style w:type="paragraph" w:customStyle="1" w:styleId="LineGap">
    <w:name w:val="LineGap"/>
    <w:basedOn w:val="Normal"/>
    <w:rsid w:val="006F2CA2"/>
    <w:pPr>
      <w:spacing w:before="0" w:after="0" w:line="40" w:lineRule="exact"/>
      <w:jc w:val="both"/>
    </w:pPr>
    <w:rPr>
      <w:rFonts w:ascii="Times New Roman" w:hAnsi="Times New Roman" w:cs="Times New Roman"/>
      <w:sz w:val="26"/>
      <w:szCs w:val="20"/>
      <w:lang w:val="en-GB" w:eastAsia="en-US"/>
    </w:rPr>
  </w:style>
  <w:style w:type="paragraph" w:customStyle="1" w:styleId="LineShortCenter">
    <w:name w:val="LineShortCenter"/>
    <w:basedOn w:val="Normal"/>
    <w:next w:val="Normal"/>
    <w:rsid w:val="006F2CA2"/>
    <w:pPr>
      <w:keepLines/>
      <w:suppressLineNumbers/>
      <w:pBdr>
        <w:top w:val="single" w:sz="6" w:space="1" w:color="auto"/>
      </w:pBdr>
      <w:spacing w:before="480" w:after="0" w:line="240" w:lineRule="auto"/>
      <w:ind w:left="2448" w:right="2448"/>
      <w:jc w:val="center"/>
    </w:pPr>
    <w:rPr>
      <w:rFonts w:ascii="Times New Roman" w:hAnsi="Times New Roman" w:cs="Times New Roman"/>
      <w:b/>
      <w:sz w:val="16"/>
      <w:szCs w:val="20"/>
      <w:lang w:val="en-GB" w:eastAsia="en-US"/>
    </w:rPr>
  </w:style>
  <w:style w:type="paragraph" w:customStyle="1" w:styleId="LineThinBottom">
    <w:name w:val="LineThinBottom"/>
    <w:basedOn w:val="Normal"/>
    <w:rsid w:val="006F2CA2"/>
    <w:pPr>
      <w:pBdr>
        <w:bottom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LineThickBottom">
    <w:name w:val="LineThickBottom"/>
    <w:basedOn w:val="LineThinBottom"/>
    <w:rsid w:val="006F2CA2"/>
    <w:pPr>
      <w:pBdr>
        <w:bottom w:val="single" w:sz="12" w:space="1" w:color="auto"/>
      </w:pBdr>
    </w:pPr>
  </w:style>
  <w:style w:type="paragraph" w:customStyle="1" w:styleId="LineThickTop">
    <w:name w:val="LineThickTop"/>
    <w:basedOn w:val="Normal"/>
    <w:rsid w:val="006F2CA2"/>
    <w:pPr>
      <w:pBdr>
        <w:top w:val="single" w:sz="12" w:space="1" w:color="auto"/>
      </w:pBdr>
      <w:spacing w:before="0" w:after="0" w:line="120" w:lineRule="auto"/>
      <w:jc w:val="both"/>
    </w:pPr>
    <w:rPr>
      <w:rFonts w:ascii="Times New Roman" w:hAnsi="Times New Roman" w:cs="Times New Roman"/>
      <w:sz w:val="26"/>
      <w:szCs w:val="20"/>
      <w:lang w:val="en-GB" w:eastAsia="en-US"/>
    </w:rPr>
  </w:style>
  <w:style w:type="paragraph" w:customStyle="1" w:styleId="LineThinTop">
    <w:name w:val="LineThinTop"/>
    <w:basedOn w:val="Normal"/>
    <w:rsid w:val="006F2CA2"/>
    <w:pPr>
      <w:pBdr>
        <w:top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MastheadCenterDate">
    <w:name w:val="MastheadCenterDate"/>
    <w:basedOn w:val="Normal"/>
    <w:rsid w:val="006F2CA2"/>
    <w:pPr>
      <w:spacing w:before="0" w:after="0" w:line="240" w:lineRule="auto"/>
      <w:jc w:val="center"/>
    </w:pPr>
    <w:rPr>
      <w:rFonts w:ascii="Times New Roman" w:hAnsi="Times New Roman" w:cs="Times New Roman"/>
      <w:b/>
      <w:sz w:val="26"/>
      <w:szCs w:val="20"/>
      <w:lang w:val="en-GB" w:eastAsia="en-US"/>
    </w:rPr>
  </w:style>
  <w:style w:type="paragraph" w:customStyle="1" w:styleId="MastheadCrest">
    <w:name w:val="MastheadCrest"/>
    <w:basedOn w:val="Normal"/>
    <w:next w:val="MastheadUnderCrest"/>
    <w:rsid w:val="006F2CA2"/>
    <w:pPr>
      <w:spacing w:before="0" w:after="0" w:line="240" w:lineRule="auto"/>
      <w:jc w:val="center"/>
    </w:pPr>
    <w:rPr>
      <w:rFonts w:ascii="Times New Roman" w:hAnsi="Times New Roman" w:cs="Times New Roman"/>
      <w:sz w:val="26"/>
      <w:szCs w:val="20"/>
      <w:lang w:val="en-GB" w:eastAsia="en-US"/>
    </w:rPr>
  </w:style>
  <w:style w:type="paragraph" w:customStyle="1" w:styleId="MastheadGazetteHeading">
    <w:name w:val="MastheadGazetteHeading"/>
    <w:basedOn w:val="Normal"/>
    <w:next w:val="MastheadNameSupplement"/>
    <w:rsid w:val="006F2CA2"/>
    <w:pPr>
      <w:spacing w:before="80" w:after="0" w:line="240" w:lineRule="auto"/>
      <w:jc w:val="center"/>
    </w:pPr>
    <w:rPr>
      <w:rFonts w:ascii="Times New Roman" w:hAnsi="Times New Roman" w:cs="Times New Roman"/>
      <w:caps/>
      <w:spacing w:val="30"/>
      <w:sz w:val="48"/>
      <w:szCs w:val="20"/>
      <w:lang w:val="en-GB" w:eastAsia="en-US"/>
    </w:rPr>
  </w:style>
  <w:style w:type="paragraph" w:customStyle="1" w:styleId="MastheadNameSupplement">
    <w:name w:val="MastheadNameSupplement"/>
    <w:basedOn w:val="Normal"/>
    <w:next w:val="MastheadPublByAuth"/>
    <w:rsid w:val="006F2CA2"/>
    <w:pPr>
      <w:suppressAutoHyphens/>
      <w:spacing w:before="40" w:after="0" w:line="240" w:lineRule="auto"/>
      <w:jc w:val="center"/>
    </w:pPr>
    <w:rPr>
      <w:rFonts w:ascii="Times New Roman" w:hAnsi="Times New Roman" w:cs="Times New Roman"/>
      <w:caps/>
      <w:spacing w:val="10"/>
      <w:sz w:val="36"/>
      <w:szCs w:val="20"/>
      <w:lang w:val="en-GB" w:eastAsia="en-US"/>
    </w:rPr>
  </w:style>
  <w:style w:type="paragraph" w:customStyle="1" w:styleId="MastheadNumber">
    <w:name w:val="MastheadNumber"/>
    <w:basedOn w:val="Normal"/>
    <w:rsid w:val="006F2CA2"/>
    <w:pPr>
      <w:spacing w:before="0" w:after="0" w:line="240" w:lineRule="auto"/>
    </w:pPr>
    <w:rPr>
      <w:rFonts w:ascii="Times New Roman" w:hAnsi="Times New Roman" w:cs="Times New Roman"/>
      <w:b/>
      <w:sz w:val="26"/>
      <w:szCs w:val="20"/>
      <w:lang w:val="en-GB" w:eastAsia="en-US"/>
    </w:rPr>
  </w:style>
  <w:style w:type="paragraph" w:customStyle="1" w:styleId="MastheadPublByAuth">
    <w:name w:val="MastheadPublByAuth"/>
    <w:basedOn w:val="Normal"/>
    <w:rsid w:val="006F2CA2"/>
    <w:pPr>
      <w:spacing w:before="60" w:after="0" w:line="240" w:lineRule="auto"/>
      <w:jc w:val="center"/>
    </w:pPr>
    <w:rPr>
      <w:rFonts w:ascii="Times New Roman" w:hAnsi="Times New Roman" w:cs="Times New Roman"/>
      <w:i/>
      <w:sz w:val="26"/>
      <w:szCs w:val="20"/>
      <w:lang w:val="en-GB" w:eastAsia="en-US"/>
    </w:rPr>
  </w:style>
  <w:style w:type="paragraph" w:customStyle="1" w:styleId="MastheadUnderCrest">
    <w:name w:val="MastheadUnderCrest"/>
    <w:basedOn w:val="Normal"/>
    <w:next w:val="MastheadGazetteHeading"/>
    <w:rsid w:val="006F2CA2"/>
    <w:pPr>
      <w:spacing w:before="80" w:after="0" w:line="240" w:lineRule="auto"/>
      <w:jc w:val="center"/>
    </w:pPr>
    <w:rPr>
      <w:rFonts w:ascii="Times New Roman" w:hAnsi="Times New Roman" w:cs="Times New Roman"/>
      <w:spacing w:val="10"/>
      <w:sz w:val="26"/>
      <w:szCs w:val="20"/>
      <w:lang w:val="en-GB" w:eastAsia="en-US"/>
    </w:rPr>
  </w:style>
  <w:style w:type="paragraph" w:customStyle="1" w:styleId="MastheadYear">
    <w:name w:val="MastheadYear"/>
    <w:basedOn w:val="Normal"/>
    <w:rsid w:val="006F2CA2"/>
    <w:pPr>
      <w:spacing w:before="0" w:after="0" w:line="240" w:lineRule="auto"/>
      <w:jc w:val="right"/>
    </w:pPr>
    <w:rPr>
      <w:rFonts w:ascii="Times New Roman" w:hAnsi="Times New Roman" w:cs="Times New Roman"/>
      <w:b/>
      <w:sz w:val="26"/>
      <w:szCs w:val="20"/>
      <w:lang w:val="en-GB" w:eastAsia="en-US"/>
    </w:rPr>
  </w:style>
  <w:style w:type="paragraph" w:customStyle="1" w:styleId="p5">
    <w:name w:val="p5"/>
    <w:basedOn w:val="Normal"/>
    <w:rsid w:val="006F2CA2"/>
    <w:pPr>
      <w:widowControl w:val="0"/>
      <w:tabs>
        <w:tab w:val="left" w:pos="220"/>
      </w:tabs>
      <w:spacing w:before="0" w:after="0" w:line="220" w:lineRule="atLeast"/>
      <w:ind w:left="1440" w:firstLine="288"/>
    </w:pPr>
    <w:rPr>
      <w:rFonts w:ascii="Times New Roman" w:hAnsi="Times New Roman" w:cs="Times New Roman"/>
      <w:szCs w:val="20"/>
      <w:lang w:val="en-US" w:eastAsia="en-US"/>
    </w:rPr>
  </w:style>
  <w:style w:type="paragraph" w:styleId="PlainText">
    <w:name w:val="Plain Text"/>
    <w:basedOn w:val="Normal"/>
    <w:link w:val="PlainTextChar"/>
    <w:rsid w:val="006F2CA2"/>
    <w:pPr>
      <w:widowControl w:val="0"/>
      <w:spacing w:before="0" w:after="0" w:line="240" w:lineRule="auto"/>
    </w:pPr>
    <w:rPr>
      <w:rFonts w:ascii="Courier New" w:hAnsi="Courier New" w:cs="Times New Roman"/>
      <w:sz w:val="20"/>
      <w:szCs w:val="20"/>
      <w:lang w:val="en-US" w:eastAsia="en-US"/>
    </w:rPr>
  </w:style>
  <w:style w:type="character" w:customStyle="1" w:styleId="PlainTextChar">
    <w:name w:val="Plain Text Char"/>
    <w:link w:val="PlainText"/>
    <w:rsid w:val="006F2CA2"/>
    <w:rPr>
      <w:rFonts w:ascii="Courier New" w:hAnsi="Courier New"/>
      <w:lang w:val="en-US" w:eastAsia="en-US"/>
    </w:rPr>
  </w:style>
  <w:style w:type="paragraph" w:customStyle="1" w:styleId="PreambleActBillName">
    <w:name w:val="PreambleActBillName"/>
    <w:basedOn w:val="Normal"/>
    <w:rsid w:val="006F2CA2"/>
    <w:pPr>
      <w:suppressAutoHyphens/>
      <w:spacing w:before="560" w:after="0" w:line="240" w:lineRule="auto"/>
      <w:jc w:val="center"/>
    </w:pPr>
    <w:rPr>
      <w:rFonts w:ascii="Times New Roman" w:hAnsi="Times New Roman" w:cs="Times New Roman"/>
      <w:b/>
      <w:caps/>
      <w:sz w:val="26"/>
      <w:szCs w:val="20"/>
      <w:lang w:val="en-GB" w:eastAsia="en-US"/>
    </w:rPr>
  </w:style>
  <w:style w:type="paragraph" w:customStyle="1" w:styleId="PreambleActBillNumber">
    <w:name w:val="PreambleActBillNumber"/>
    <w:basedOn w:val="Normal"/>
    <w:next w:val="LineShortCenter"/>
    <w:rsid w:val="006F2CA2"/>
    <w:pPr>
      <w:keepNext/>
      <w:keepLines/>
      <w:spacing w:before="360" w:after="240" w:line="240" w:lineRule="auto"/>
      <w:ind w:left="1440" w:right="1440"/>
      <w:jc w:val="center"/>
    </w:pPr>
    <w:rPr>
      <w:rFonts w:ascii="Times New Roman" w:hAnsi="Times New Roman" w:cs="Times New Roman"/>
      <w:b/>
      <w:sz w:val="26"/>
      <w:szCs w:val="20"/>
      <w:lang w:val="en-GB" w:eastAsia="en-US"/>
    </w:rPr>
  </w:style>
  <w:style w:type="paragraph" w:customStyle="1" w:styleId="PreambleAssent">
    <w:name w:val="PreambleAssent"/>
    <w:basedOn w:val="Normal"/>
    <w:next w:val="PreamblePresidentSign"/>
    <w:rsid w:val="006F2CA2"/>
    <w:pPr>
      <w:keepNext/>
      <w:keepLines/>
      <w:spacing w:before="240" w:after="0" w:line="240" w:lineRule="auto"/>
      <w:ind w:left="1440" w:right="1440"/>
      <w:jc w:val="center"/>
    </w:pPr>
    <w:rPr>
      <w:rFonts w:ascii="Times New Roman" w:hAnsi="Times New Roman" w:cs="Times New Roman"/>
      <w:sz w:val="26"/>
      <w:szCs w:val="20"/>
      <w:lang w:val="en-GB" w:eastAsia="en-US"/>
    </w:rPr>
  </w:style>
  <w:style w:type="paragraph" w:customStyle="1" w:styleId="PreambleBillIntituledAmdtBill">
    <w:name w:val="PreambleBillIntituledAmdtBill"/>
    <w:basedOn w:val="PreambleBillIntituled"/>
    <w:rsid w:val="006F2CA2"/>
    <w:pPr>
      <w:suppressLineNumbers/>
      <w:spacing w:before="6804" w:line="440" w:lineRule="exact"/>
    </w:pPr>
    <w:rPr>
      <w:spacing w:val="10"/>
    </w:rPr>
  </w:style>
  <w:style w:type="paragraph" w:customStyle="1" w:styleId="PreambleDateInOperation">
    <w:name w:val="PreambleDateInOperation"/>
    <w:basedOn w:val="Normal"/>
    <w:rsid w:val="006F2CA2"/>
    <w:pPr>
      <w:spacing w:before="360" w:after="240" w:line="240" w:lineRule="auto"/>
      <w:jc w:val="both"/>
    </w:pPr>
    <w:rPr>
      <w:rFonts w:ascii="Times New Roman" w:hAnsi="Times New Roman" w:cs="Times New Roman"/>
      <w:b/>
      <w:sz w:val="26"/>
      <w:szCs w:val="20"/>
      <w:lang w:val="en-GB" w:eastAsia="en-US"/>
    </w:rPr>
  </w:style>
  <w:style w:type="paragraph" w:customStyle="1" w:styleId="PreambleHeadingForTOC">
    <w:name w:val="PreambleHeadingForTOC"/>
    <w:basedOn w:val="Normal"/>
    <w:rsid w:val="006F2CA2"/>
    <w:pPr>
      <w:spacing w:before="300" w:after="200" w:line="240" w:lineRule="auto"/>
      <w:jc w:val="center"/>
    </w:pPr>
    <w:rPr>
      <w:rFonts w:ascii="Times New Roman" w:hAnsi="Times New Roman" w:cs="Times New Roman"/>
      <w:caps/>
      <w:sz w:val="26"/>
      <w:szCs w:val="20"/>
      <w:lang w:val="en-GB" w:eastAsia="en-US"/>
    </w:rPr>
  </w:style>
  <w:style w:type="paragraph" w:customStyle="1" w:styleId="PreambleIntroduction">
    <w:name w:val="PreambleIntroduction"/>
    <w:basedOn w:val="Normal"/>
    <w:uiPriority w:val="99"/>
    <w:rsid w:val="006F2CA2"/>
    <w:pPr>
      <w:suppressLineNumbers/>
      <w:suppressAutoHyphens/>
      <w:spacing w:before="240" w:after="0" w:line="240" w:lineRule="auto"/>
      <w:ind w:firstLine="215"/>
      <w:jc w:val="both"/>
    </w:pPr>
    <w:rPr>
      <w:rFonts w:ascii="Times New Roman" w:hAnsi="Times New Roman" w:cs="Times New Roman"/>
      <w:sz w:val="26"/>
      <w:szCs w:val="20"/>
      <w:lang w:val="en-GB" w:eastAsia="en-US"/>
    </w:rPr>
  </w:style>
  <w:style w:type="paragraph" w:customStyle="1" w:styleId="PreambleLongTitle">
    <w:name w:val="PreambleLongTitle"/>
    <w:basedOn w:val="Normal"/>
    <w:autoRedefine/>
    <w:rsid w:val="006F2CA2"/>
    <w:pPr>
      <w:suppressLineNumbers/>
      <w:spacing w:before="120" w:after="0" w:line="240" w:lineRule="auto"/>
      <w:ind w:left="216" w:hanging="216"/>
      <w:jc w:val="both"/>
    </w:pPr>
    <w:rPr>
      <w:rFonts w:ascii="Times New Roman" w:hAnsi="Times New Roman" w:cs="Times New Roman"/>
      <w:sz w:val="26"/>
      <w:szCs w:val="20"/>
      <w:lang w:val="en-GB" w:eastAsia="en-US"/>
    </w:rPr>
  </w:style>
  <w:style w:type="paragraph" w:customStyle="1" w:styleId="PreamblePresidentSign">
    <w:name w:val="PreamblePresidentSign"/>
    <w:basedOn w:val="Normal"/>
    <w:rsid w:val="006F2CA2"/>
    <w:pPr>
      <w:spacing w:before="1400" w:after="600" w:line="240" w:lineRule="auto"/>
      <w:ind w:left="3600"/>
      <w:jc w:val="center"/>
    </w:pPr>
    <w:rPr>
      <w:rFonts w:ascii="Times New Roman" w:hAnsi="Times New Roman" w:cs="Times New Roman"/>
      <w:spacing w:val="10"/>
      <w:sz w:val="26"/>
      <w:szCs w:val="20"/>
      <w:lang w:val="en-GB" w:eastAsia="en-US"/>
    </w:rPr>
  </w:style>
  <w:style w:type="paragraph" w:customStyle="1" w:styleId="PreambleSingaporeName">
    <w:name w:val="PreambleSingaporeName"/>
    <w:basedOn w:val="Normal"/>
    <w:next w:val="LineShortCenter"/>
    <w:rsid w:val="006F2CA2"/>
    <w:pPr>
      <w:keepNext/>
      <w:keepLines/>
      <w:pageBreakBefore/>
      <w:spacing w:before="800" w:after="0" w:line="240" w:lineRule="auto"/>
      <w:ind w:left="1440" w:right="1440"/>
      <w:jc w:val="center"/>
    </w:pPr>
    <w:rPr>
      <w:rFonts w:ascii="Times New Roman" w:hAnsi="Times New Roman" w:cs="Times New Roman"/>
      <w:b/>
      <w:sz w:val="26"/>
      <w:szCs w:val="20"/>
      <w:lang w:val="en-GB" w:eastAsia="en-US"/>
    </w:rPr>
  </w:style>
  <w:style w:type="paragraph" w:customStyle="1" w:styleId="PreambleWefDateActSup">
    <w:name w:val="PreambleWefDate(ActSup)"/>
    <w:basedOn w:val="Normal"/>
    <w:rsid w:val="006F2CA2"/>
    <w:pPr>
      <w:spacing w:before="360" w:after="240" w:line="240" w:lineRule="auto"/>
    </w:pPr>
    <w:rPr>
      <w:rFonts w:ascii="Times New Roman" w:hAnsi="Times New Roman" w:cs="Times New Roman"/>
      <w:b/>
      <w:sz w:val="26"/>
      <w:szCs w:val="20"/>
      <w:lang w:val="en-GB" w:eastAsia="en-US"/>
    </w:rPr>
  </w:style>
  <w:style w:type="paragraph" w:customStyle="1" w:styleId="PreambleWefDateRevEd">
    <w:name w:val="PreambleWefDate(RevEd)"/>
    <w:basedOn w:val="PreambleWefDateActSup"/>
    <w:rsid w:val="006F2CA2"/>
    <w:pPr>
      <w:jc w:val="right"/>
    </w:pPr>
    <w:rPr>
      <w:b w:val="0"/>
    </w:rPr>
  </w:style>
  <w:style w:type="paragraph" w:customStyle="1" w:styleId="PreambleWhatStage">
    <w:name w:val="PreambleWhatStage"/>
    <w:basedOn w:val="Normal"/>
    <w:rsid w:val="006F2CA2"/>
    <w:pPr>
      <w:spacing w:before="240" w:after="0" w:line="240" w:lineRule="auto"/>
      <w:ind w:firstLine="720"/>
      <w:jc w:val="both"/>
    </w:pPr>
    <w:rPr>
      <w:rFonts w:ascii="Times New Roman" w:hAnsi="Times New Roman" w:cs="Times New Roman"/>
      <w:sz w:val="26"/>
      <w:szCs w:val="20"/>
      <w:lang w:val="en-GB" w:eastAsia="en-US"/>
    </w:rPr>
  </w:style>
  <w:style w:type="paragraph" w:customStyle="1" w:styleId="Quote1">
    <w:name w:val="Quote 1"/>
    <w:basedOn w:val="Normal"/>
    <w:rsid w:val="006F2CA2"/>
    <w:pPr>
      <w:spacing w:before="120" w:after="0" w:line="240" w:lineRule="auto"/>
      <w:ind w:left="720" w:right="749"/>
      <w:jc w:val="both"/>
    </w:pPr>
    <w:rPr>
      <w:rFonts w:ascii="Times New Roman" w:hAnsi="Times New Roman" w:cs="Times New Roman"/>
      <w:sz w:val="26"/>
      <w:szCs w:val="20"/>
      <w:lang w:val="en-GB" w:eastAsia="en-US"/>
    </w:rPr>
  </w:style>
  <w:style w:type="paragraph" w:customStyle="1" w:styleId="Quote2">
    <w:name w:val="Quote 2"/>
    <w:basedOn w:val="Quote1"/>
    <w:rsid w:val="006F2CA2"/>
    <w:pPr>
      <w:ind w:left="1440" w:right="1469"/>
    </w:pPr>
  </w:style>
  <w:style w:type="paragraph" w:customStyle="1" w:styleId="Quote3">
    <w:name w:val="Quote 3"/>
    <w:basedOn w:val="Quote2"/>
    <w:rsid w:val="006F2CA2"/>
    <w:pPr>
      <w:ind w:left="2160" w:right="2189"/>
    </w:pPr>
  </w:style>
  <w:style w:type="paragraph" w:customStyle="1" w:styleId="ScheduleText1">
    <w:name w:val="ScheduleText(1)"/>
    <w:basedOn w:val="SectionText1"/>
    <w:rsid w:val="006F2CA2"/>
    <w:pPr>
      <w:spacing w:before="240"/>
      <w:ind w:left="504" w:hanging="504"/>
    </w:pPr>
    <w:rPr>
      <w:sz w:val="22"/>
    </w:rPr>
  </w:style>
  <w:style w:type="paragraph" w:customStyle="1" w:styleId="ScheduleText1N">
    <w:name w:val="ScheduleText(1)N"/>
    <w:basedOn w:val="ScheduleText1"/>
    <w:rsid w:val="006F2CA2"/>
    <w:pPr>
      <w:ind w:left="0" w:firstLine="0"/>
    </w:pPr>
  </w:style>
  <w:style w:type="paragraph" w:customStyle="1" w:styleId="ScheduleBigIndentLeft">
    <w:name w:val="ScheduleBigIndentLeft"/>
    <w:basedOn w:val="ScheduleText1N"/>
    <w:rsid w:val="006F2CA2"/>
    <w:pPr>
      <w:ind w:left="4320"/>
    </w:pPr>
  </w:style>
  <w:style w:type="paragraph" w:customStyle="1" w:styleId="ScheduleBigIndentCenter">
    <w:name w:val="ScheduleBigIndentCenter"/>
    <w:basedOn w:val="ScheduleBigIndentLeft"/>
    <w:rsid w:val="006F2CA2"/>
    <w:pPr>
      <w:jc w:val="center"/>
    </w:pPr>
  </w:style>
  <w:style w:type="paragraph" w:customStyle="1" w:styleId="ScheduleBigIndentRight">
    <w:name w:val="ScheduleBigIndentRight"/>
    <w:basedOn w:val="ScheduleBigIndentCenter"/>
    <w:rsid w:val="006F2CA2"/>
    <w:pPr>
      <w:jc w:val="right"/>
    </w:pPr>
  </w:style>
  <w:style w:type="paragraph" w:customStyle="1" w:styleId="ScheduleDivisionHeading2">
    <w:name w:val="ScheduleDivisionHeading2"/>
    <w:basedOn w:val="DivisionHeading2"/>
    <w:rsid w:val="006F2CA2"/>
    <w:rPr>
      <w:sz w:val="22"/>
    </w:rPr>
  </w:style>
  <w:style w:type="paragraph" w:customStyle="1" w:styleId="ScheduleDivisionHeading3">
    <w:name w:val="ScheduleDivisionHeading3"/>
    <w:basedOn w:val="DivisionHeading3"/>
    <w:rsid w:val="006F2CA2"/>
    <w:rPr>
      <w:sz w:val="22"/>
    </w:rPr>
  </w:style>
  <w:style w:type="paragraph" w:customStyle="1" w:styleId="ScheduleEnablingRef">
    <w:name w:val="ScheduleEnablingRef"/>
    <w:basedOn w:val="Normal"/>
    <w:next w:val="Normal"/>
    <w:rsid w:val="006F2CA2"/>
    <w:pPr>
      <w:keepNext/>
      <w:keepLines/>
      <w:spacing w:before="0" w:after="0" w:line="240" w:lineRule="auto"/>
      <w:ind w:left="4320"/>
      <w:jc w:val="right"/>
    </w:pPr>
    <w:rPr>
      <w:rFonts w:ascii="Times New Roman" w:hAnsi="Times New Roman" w:cs="Times New Roman"/>
      <w:sz w:val="20"/>
      <w:szCs w:val="20"/>
      <w:lang w:val="en-GB" w:eastAsia="en-US"/>
    </w:rPr>
  </w:style>
  <w:style w:type="paragraph" w:customStyle="1" w:styleId="ScheduleHeading">
    <w:name w:val="ScheduleHeading"/>
    <w:basedOn w:val="Normal"/>
    <w:rsid w:val="006F2CA2"/>
    <w:pPr>
      <w:keepNext/>
      <w:keepLines/>
      <w:spacing w:before="360" w:after="360" w:line="240" w:lineRule="auto"/>
      <w:jc w:val="center"/>
    </w:pPr>
    <w:rPr>
      <w:rFonts w:ascii="Times New Roman" w:hAnsi="Times New Roman" w:cs="Times New Roman"/>
      <w:caps/>
      <w:sz w:val="26"/>
      <w:szCs w:val="20"/>
      <w:lang w:val="en-GB" w:eastAsia="en-US"/>
    </w:rPr>
  </w:style>
  <w:style w:type="paragraph" w:customStyle="1" w:styleId="ScheduleSectionHeading">
    <w:name w:val="ScheduleSectionHeading"/>
    <w:basedOn w:val="SectionHeading"/>
    <w:rsid w:val="006F2CA2"/>
    <w:rPr>
      <w:sz w:val="22"/>
    </w:rPr>
  </w:style>
  <w:style w:type="paragraph" w:customStyle="1" w:styleId="ScheduleSectionIllustrationHeading">
    <w:name w:val="ScheduleSectionIllustrationHeading"/>
    <w:basedOn w:val="SectionIllustrationHeading"/>
    <w:rsid w:val="006F2CA2"/>
  </w:style>
  <w:style w:type="paragraph" w:customStyle="1" w:styleId="ScheduleSectionIllustrationText">
    <w:name w:val="ScheduleSectionIllustrationText"/>
    <w:basedOn w:val="SectionIllustrationTexta"/>
    <w:rsid w:val="006F2CA2"/>
  </w:style>
  <w:style w:type="paragraph" w:customStyle="1" w:styleId="ScheduleSectionInterpretationa">
    <w:name w:val="ScheduleSectionInterpretation(a)"/>
    <w:basedOn w:val="SectionInterpretationa"/>
    <w:rsid w:val="006F2CA2"/>
    <w:rPr>
      <w:sz w:val="22"/>
    </w:rPr>
  </w:style>
  <w:style w:type="paragraph" w:customStyle="1" w:styleId="ScheduleSectionInterpretationi">
    <w:name w:val="ScheduleSectionInterpretation(i)"/>
    <w:basedOn w:val="SectionInterpretationi"/>
    <w:rsid w:val="006F2CA2"/>
    <w:rPr>
      <w:sz w:val="22"/>
    </w:rPr>
  </w:style>
  <w:style w:type="paragraph" w:customStyle="1" w:styleId="ScheduleSectionInterpretationItem">
    <w:name w:val="ScheduleSectionInterpretationItem"/>
    <w:basedOn w:val="SectionInterpretationItem"/>
    <w:rsid w:val="006F2CA2"/>
    <w:rPr>
      <w:sz w:val="22"/>
    </w:rPr>
  </w:style>
  <w:style w:type="paragraph" w:customStyle="1" w:styleId="ScheduleSectionInterpretationItemN">
    <w:name w:val="ScheduleSectionInterpretationItemN+"/>
    <w:basedOn w:val="SectionInterpretationItemN"/>
    <w:rsid w:val="006F2CA2"/>
    <w:rPr>
      <w:sz w:val="22"/>
    </w:rPr>
  </w:style>
  <w:style w:type="paragraph" w:customStyle="1" w:styleId="ScheduleSectionText10">
    <w:name w:val="ScheduleSectionText(1)"/>
    <w:basedOn w:val="SectionText1"/>
    <w:rsid w:val="006F2CA2"/>
    <w:rPr>
      <w:sz w:val="22"/>
    </w:rPr>
  </w:style>
  <w:style w:type="paragraph" w:customStyle="1" w:styleId="ScheduleSectionTexta">
    <w:name w:val="ScheduleSectionText(a)"/>
    <w:basedOn w:val="SectionTexta"/>
    <w:rsid w:val="006F2CA2"/>
    <w:rPr>
      <w:sz w:val="22"/>
    </w:rPr>
  </w:style>
  <w:style w:type="paragraph" w:customStyle="1" w:styleId="ScheduleSectionTextaN0">
    <w:name w:val="ScheduleSectionText(a)N"/>
    <w:basedOn w:val="Normal"/>
    <w:rsid w:val="006F2CA2"/>
    <w:pPr>
      <w:tabs>
        <w:tab w:val="right" w:pos="737"/>
      </w:tabs>
      <w:spacing w:before="120" w:after="0" w:line="240" w:lineRule="auto"/>
      <w:ind w:left="475"/>
      <w:jc w:val="both"/>
    </w:pPr>
    <w:rPr>
      <w:rFonts w:ascii="Times New Roman" w:hAnsi="Times New Roman" w:cs="Times New Roman"/>
      <w:color w:val="000000"/>
      <w:sz w:val="22"/>
      <w:lang w:val="en-GB" w:eastAsia="en-US" w:bidi="ta-IN"/>
    </w:rPr>
  </w:style>
  <w:style w:type="paragraph" w:customStyle="1" w:styleId="ScheduleSectionTextaN">
    <w:name w:val="ScheduleSectionText(a)N+"/>
    <w:basedOn w:val="SectionTextaN"/>
    <w:rsid w:val="006F2CA2"/>
    <w:rPr>
      <w:sz w:val="22"/>
    </w:rPr>
  </w:style>
  <w:style w:type="paragraph" w:customStyle="1" w:styleId="ScheduleSectionTexti">
    <w:name w:val="ScheduleSectionText(i)"/>
    <w:basedOn w:val="SectionTexti"/>
    <w:rsid w:val="006F2CA2"/>
    <w:pPr>
      <w:tabs>
        <w:tab w:val="clear" w:pos="1446"/>
        <w:tab w:val="right" w:pos="1276"/>
      </w:tabs>
      <w:ind w:left="1389" w:hanging="907"/>
    </w:pPr>
    <w:rPr>
      <w:color w:val="000000"/>
      <w:sz w:val="22"/>
    </w:rPr>
  </w:style>
  <w:style w:type="paragraph" w:customStyle="1" w:styleId="ScheduleSectionTextiN">
    <w:name w:val="ScheduleSectionText(i)N+"/>
    <w:basedOn w:val="SectionTextiN"/>
    <w:rsid w:val="006F2CA2"/>
    <w:pPr>
      <w:ind w:left="1389"/>
    </w:pPr>
    <w:rPr>
      <w:sz w:val="22"/>
    </w:rPr>
  </w:style>
  <w:style w:type="paragraph" w:customStyle="1" w:styleId="ScheduleSectionTextA0">
    <w:name w:val="ScheduleSectionText[A]"/>
    <w:basedOn w:val="SectionTextA0"/>
    <w:rsid w:val="006F2CA2"/>
    <w:pPr>
      <w:tabs>
        <w:tab w:val="clear" w:pos="2126"/>
        <w:tab w:val="right" w:pos="1871"/>
      </w:tabs>
      <w:ind w:left="1984" w:hanging="907"/>
    </w:pPr>
    <w:rPr>
      <w:sz w:val="22"/>
    </w:rPr>
  </w:style>
  <w:style w:type="paragraph" w:customStyle="1" w:styleId="ScheduleSectionTextAN1">
    <w:name w:val="ScheduleSectionText[A]N+"/>
    <w:basedOn w:val="SectionTextAN0"/>
    <w:rsid w:val="006F2CA2"/>
    <w:pPr>
      <w:ind w:left="1985"/>
    </w:pPr>
    <w:rPr>
      <w:sz w:val="22"/>
    </w:rPr>
  </w:style>
  <w:style w:type="paragraph" w:customStyle="1" w:styleId="ScheduleSignatureBlock">
    <w:name w:val="ScheduleSignatureBlock"/>
    <w:basedOn w:val="ScheduleBigIndentCenter"/>
    <w:rsid w:val="006F2CA2"/>
    <w:pPr>
      <w:spacing w:before="560"/>
      <w:ind w:left="3600"/>
    </w:pPr>
    <w:rPr>
      <w:sz w:val="24"/>
    </w:rPr>
  </w:style>
  <w:style w:type="paragraph" w:customStyle="1" w:styleId="ScheduleText2N">
    <w:name w:val="ScheduleText(2)N"/>
    <w:basedOn w:val="ScheduleText1N"/>
    <w:rsid w:val="006F2CA2"/>
    <w:pPr>
      <w:ind w:left="720"/>
    </w:pPr>
  </w:style>
  <w:style w:type="paragraph" w:customStyle="1" w:styleId="ScheduleTexta">
    <w:name w:val="ScheduleText(a)"/>
    <w:basedOn w:val="ScheduleText1"/>
    <w:rsid w:val="006F2CA2"/>
    <w:pPr>
      <w:ind w:left="1008"/>
    </w:pPr>
  </w:style>
  <w:style w:type="paragraph" w:customStyle="1" w:styleId="ScheduleTextaN">
    <w:name w:val="ScheduleText(a)N"/>
    <w:basedOn w:val="ScheduleTexta"/>
    <w:rsid w:val="006F2CA2"/>
    <w:pPr>
      <w:ind w:left="504" w:firstLine="0"/>
    </w:pPr>
  </w:style>
  <w:style w:type="paragraph" w:customStyle="1" w:styleId="ScheduleTextaN0">
    <w:name w:val="ScheduleText(a)N+"/>
    <w:basedOn w:val="ScheduleTextaN"/>
    <w:rsid w:val="006F2CA2"/>
    <w:pPr>
      <w:ind w:left="1008"/>
    </w:pPr>
  </w:style>
  <w:style w:type="paragraph" w:customStyle="1" w:styleId="ScheduleTitle">
    <w:name w:val="ScheduleTitle"/>
    <w:basedOn w:val="ScheduleDivisionHeading1"/>
    <w:qFormat/>
    <w:rsid w:val="006F2CA2"/>
    <w:rPr>
      <w:lang w:val="en-GB"/>
    </w:rPr>
  </w:style>
  <w:style w:type="paragraph" w:customStyle="1" w:styleId="SectionBreak">
    <w:name w:val="SectionBreak"/>
    <w:basedOn w:val="MastheadCrest"/>
    <w:rsid w:val="006F2CA2"/>
  </w:style>
  <w:style w:type="paragraph" w:customStyle="1" w:styleId="SectionHeadingNoTOC">
    <w:name w:val="SectionHeadingNoTOC"/>
    <w:basedOn w:val="SectionHeading"/>
    <w:rsid w:val="006F2CA2"/>
  </w:style>
  <w:style w:type="paragraph" w:customStyle="1" w:styleId="SectionInterpretationaN">
    <w:name w:val="SectionInterpretation(a)N+"/>
    <w:basedOn w:val="SectionInterpretationa"/>
    <w:rsid w:val="006F2CA2"/>
    <w:pPr>
      <w:tabs>
        <w:tab w:val="clear" w:pos="1236"/>
      </w:tabs>
      <w:ind w:firstLine="0"/>
    </w:pPr>
  </w:style>
  <w:style w:type="paragraph" w:customStyle="1" w:styleId="SectionInterpretationiN">
    <w:name w:val="SectionInterpretation(i)N+"/>
    <w:basedOn w:val="SectionInterpretationi"/>
    <w:rsid w:val="006F2CA2"/>
    <w:pPr>
      <w:tabs>
        <w:tab w:val="clear" w:pos="1905"/>
      </w:tabs>
      <w:ind w:firstLine="0"/>
    </w:pPr>
  </w:style>
  <w:style w:type="paragraph" w:customStyle="1" w:styleId="SimplePara">
    <w:name w:val="Simple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SLFileRef">
    <w:name w:val="SLFileRef"/>
    <w:basedOn w:val="Normal"/>
    <w:rsid w:val="006F2CA2"/>
    <w:pPr>
      <w:spacing w:before="240" w:after="240" w:line="240" w:lineRule="auto"/>
    </w:pPr>
    <w:rPr>
      <w:rFonts w:ascii="Times New Roman" w:hAnsi="Times New Roman" w:cs="Times New Roman"/>
      <w:sz w:val="26"/>
      <w:szCs w:val="20"/>
      <w:lang w:val="en-GB" w:eastAsia="en-US"/>
    </w:rPr>
  </w:style>
  <w:style w:type="paragraph" w:customStyle="1" w:styleId="SLInstrumentNumber">
    <w:name w:val="SLInstrumentNumber"/>
    <w:basedOn w:val="Normal"/>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SLPreamble">
    <w:name w:val="SLPreamble"/>
    <w:basedOn w:val="Normal"/>
    <w:rsid w:val="006F2CA2"/>
    <w:pPr>
      <w:spacing w:before="300" w:after="0" w:line="240" w:lineRule="auto"/>
      <w:ind w:firstLine="215"/>
      <w:jc w:val="both"/>
    </w:pPr>
    <w:rPr>
      <w:rFonts w:ascii="Times New Roman" w:hAnsi="Times New Roman" w:cs="Times New Roman"/>
      <w:sz w:val="26"/>
      <w:szCs w:val="20"/>
      <w:lang w:val="en-GB" w:eastAsia="en-US"/>
    </w:rPr>
  </w:style>
  <w:style w:type="paragraph" w:customStyle="1" w:styleId="SLMadeDate">
    <w:name w:val="SLMadeDate"/>
    <w:basedOn w:val="SLPreamble"/>
    <w:rsid w:val="006F2CA2"/>
    <w:pPr>
      <w:keepNext/>
      <w:ind w:firstLine="216"/>
    </w:pPr>
  </w:style>
  <w:style w:type="paragraph" w:customStyle="1" w:styleId="SLPrincipalAct">
    <w:name w:val="SLPrincipalAct"/>
    <w:basedOn w:val="Normal"/>
    <w:rsid w:val="006F2CA2"/>
    <w:pPr>
      <w:keepNext/>
      <w:keepLines/>
      <w:spacing w:before="120" w:after="0" w:line="240" w:lineRule="auto"/>
      <w:jc w:val="center"/>
    </w:pPr>
    <w:rPr>
      <w:rFonts w:ascii="Times New Roman" w:hAnsi="Times New Roman" w:cs="Times New Roman"/>
      <w:caps/>
      <w:sz w:val="26"/>
      <w:szCs w:val="20"/>
      <w:lang w:val="en-GB" w:eastAsia="en-US"/>
    </w:rPr>
  </w:style>
  <w:style w:type="paragraph" w:customStyle="1" w:styleId="SLName">
    <w:name w:val="SLName"/>
    <w:basedOn w:val="SLPrincipalAct"/>
    <w:rsid w:val="006F2CA2"/>
  </w:style>
  <w:style w:type="paragraph" w:customStyle="1" w:styleId="SLPreambleorMadeDate">
    <w:name w:val="SLPreamble or MadeDate"/>
    <w:basedOn w:val="SLPreamble"/>
    <w:rsid w:val="006F2CA2"/>
    <w:pPr>
      <w:keepNext/>
      <w:ind w:firstLine="216"/>
    </w:pPr>
  </w:style>
  <w:style w:type="paragraph" w:customStyle="1" w:styleId="SLSignatureBlock">
    <w:name w:val="SLSignatureBlock"/>
    <w:basedOn w:val="Normal"/>
    <w:rsid w:val="006F2CA2"/>
    <w:pPr>
      <w:keepLines/>
      <w:suppressAutoHyphens/>
      <w:spacing w:before="1100" w:after="0" w:line="240" w:lineRule="auto"/>
      <w:ind w:left="3120"/>
      <w:jc w:val="center"/>
    </w:pPr>
    <w:rPr>
      <w:rFonts w:ascii="Times New Roman" w:hAnsi="Times New Roman" w:cs="Times New Roman"/>
      <w:sz w:val="26"/>
      <w:szCs w:val="20"/>
      <w:lang w:val="en-GB" w:eastAsia="en-US"/>
    </w:rPr>
  </w:style>
  <w:style w:type="paragraph" w:customStyle="1" w:styleId="SLText1">
    <w:name w:val="SLText(1)"/>
    <w:basedOn w:val="SectionText1"/>
    <w:rsid w:val="006F2CA2"/>
    <w:rPr>
      <w:sz w:val="20"/>
    </w:rPr>
  </w:style>
  <w:style w:type="paragraph" w:customStyle="1" w:styleId="SLToBeTabled">
    <w:name w:val="SLToBeTabled"/>
    <w:basedOn w:val="SLFileRef"/>
    <w:rsid w:val="006F2CA2"/>
    <w:pPr>
      <w:spacing w:before="120" w:after="120"/>
      <w:ind w:firstLine="432"/>
    </w:pPr>
  </w:style>
  <w:style w:type="paragraph" w:customStyle="1" w:styleId="TableColumnHeadingLeft">
    <w:name w:val="TableColumnHeadingLeft"/>
    <w:basedOn w:val="Normal"/>
    <w:rsid w:val="006F2CA2"/>
    <w:pPr>
      <w:spacing w:before="60" w:after="60" w:line="240" w:lineRule="auto"/>
    </w:pPr>
    <w:rPr>
      <w:rFonts w:ascii="Times New Roman" w:hAnsi="Times New Roman" w:cs="Times New Roman"/>
      <w:i/>
      <w:sz w:val="22"/>
      <w:szCs w:val="20"/>
      <w:lang w:val="en-GB" w:eastAsia="en-US"/>
    </w:rPr>
  </w:style>
  <w:style w:type="paragraph" w:customStyle="1" w:styleId="TableColumnHeadingCentered">
    <w:name w:val="TableColumnHeadingCentered"/>
    <w:basedOn w:val="TableColumnHeadingLeft"/>
    <w:rsid w:val="006F2CA2"/>
    <w:pPr>
      <w:jc w:val="center"/>
    </w:pPr>
  </w:style>
  <w:style w:type="paragraph" w:customStyle="1" w:styleId="TableHeading">
    <w:name w:val="Tabl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HeadingLeft">
    <w:name w:val="TableHeadingLeft"/>
    <w:basedOn w:val="Normal"/>
    <w:rsid w:val="006F2CA2"/>
    <w:pPr>
      <w:spacing w:before="60" w:after="60" w:line="240" w:lineRule="auto"/>
    </w:pPr>
    <w:rPr>
      <w:rFonts w:ascii="Times New Roman" w:hAnsi="Times New Roman" w:cs="Times New Roman"/>
      <w:sz w:val="22"/>
      <w:szCs w:val="20"/>
      <w:lang w:val="en-GB" w:eastAsia="en-US"/>
    </w:rPr>
  </w:style>
  <w:style w:type="paragraph" w:customStyle="1" w:styleId="TableHeadingCentered">
    <w:name w:val="TableHeadingCentered"/>
    <w:basedOn w:val="TableHeadingLeft"/>
    <w:rsid w:val="006F2CA2"/>
    <w:pPr>
      <w:jc w:val="center"/>
    </w:pPr>
  </w:style>
  <w:style w:type="paragraph" w:customStyle="1" w:styleId="AlternativeEndMarker">
    <w:name w:val="Alternative End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StartMarker">
    <w:name w:val="Alternative Start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ElEnd">
    <w:name w:val="AlternativeElEnd"/>
    <w:basedOn w:val="Normal"/>
    <w:link w:val="AlternativeElEndChar"/>
    <w:qFormat/>
    <w:rsid w:val="006F2CA2"/>
    <w:pPr>
      <w:spacing w:before="120" w:after="0" w:line="240" w:lineRule="auto"/>
      <w:jc w:val="both"/>
    </w:pPr>
    <w:rPr>
      <w:rFonts w:ascii="Times New Roman" w:hAnsi="Times New Roman" w:cs="Times New Roman"/>
      <w:color w:val="C00000"/>
      <w:sz w:val="22"/>
      <w:szCs w:val="20"/>
      <w:lang w:val="en-GB" w:eastAsia="en-US"/>
    </w:rPr>
  </w:style>
  <w:style w:type="paragraph" w:customStyle="1" w:styleId="AlternativeElStart">
    <w:name w:val="AlternativeElStart"/>
    <w:basedOn w:val="Normal"/>
    <w:qFormat/>
    <w:rsid w:val="006F2CA2"/>
    <w:pPr>
      <w:spacing w:before="120" w:after="0" w:line="240" w:lineRule="auto"/>
      <w:jc w:val="both"/>
    </w:pPr>
    <w:rPr>
      <w:rFonts w:ascii="Times New Roman" w:hAnsi="Times New Roman" w:cs="Times New Roman"/>
      <w:color w:val="C00000"/>
      <w:sz w:val="22"/>
      <w:szCs w:val="20"/>
      <w:lang w:val="en-GB" w:eastAsia="en-US"/>
    </w:rPr>
  </w:style>
  <w:style w:type="character" w:customStyle="1" w:styleId="AlternativeEnd">
    <w:name w:val="AlternativeEnd"/>
    <w:rsid w:val="006F2CA2"/>
    <w:rPr>
      <w:i/>
      <w:color w:val="800000"/>
    </w:rPr>
  </w:style>
  <w:style w:type="paragraph" w:customStyle="1" w:styleId="AlternativeOR">
    <w:name w:val="AlternativeOR"/>
    <w:basedOn w:val="AlternativeElStart"/>
    <w:qFormat/>
    <w:rsid w:val="006F2CA2"/>
    <w:pPr>
      <w:jc w:val="center"/>
    </w:pPr>
  </w:style>
  <w:style w:type="character" w:customStyle="1" w:styleId="AlternativeStart">
    <w:name w:val="AlternativeStart"/>
    <w:rsid w:val="006F2CA2"/>
    <w:rPr>
      <w:i/>
      <w:color w:val="800000"/>
    </w:rPr>
  </w:style>
  <w:style w:type="paragraph" w:customStyle="1" w:styleId="AmendmentMarkerParagraph">
    <w:name w:val="Amendment Marker (Paragraph)"/>
    <w:qFormat/>
    <w:rsid w:val="006F2CA2"/>
    <w:pPr>
      <w:spacing w:after="200" w:line="276" w:lineRule="auto"/>
    </w:pPr>
    <w:rPr>
      <w:rFonts w:eastAsia="MS Mincho"/>
      <w:b/>
      <w:i/>
      <w:sz w:val="24"/>
      <w:szCs w:val="24"/>
      <w:lang w:val="en-GB" w:eastAsia="ja-JP" w:bidi="ta-IN"/>
    </w:rPr>
  </w:style>
  <w:style w:type="paragraph" w:customStyle="1" w:styleId="AmendmentMarkerGazette">
    <w:name w:val="Amendment Marker(Gazette)"/>
    <w:qFormat/>
    <w:rsid w:val="006F2CA2"/>
    <w:pPr>
      <w:spacing w:after="200" w:line="276" w:lineRule="auto"/>
    </w:pPr>
    <w:rPr>
      <w:lang w:val="en-GB" w:eastAsia="en-US" w:bidi="ta-IN"/>
    </w:rPr>
  </w:style>
  <w:style w:type="paragraph" w:customStyle="1" w:styleId="AmendmentMarkerPart">
    <w:name w:val="Amendment Marker(Part)"/>
    <w:qFormat/>
    <w:rsid w:val="006F2CA2"/>
    <w:pPr>
      <w:spacing w:before="100" w:beforeAutospacing="1" w:after="100" w:afterAutospacing="1" w:line="276" w:lineRule="auto"/>
    </w:pPr>
    <w:rPr>
      <w:rFonts w:eastAsia="MS Mincho"/>
      <w:szCs w:val="40"/>
      <w:lang w:val="en-US" w:eastAsia="ja-JP" w:bidi="ta-IN"/>
    </w:rPr>
  </w:style>
  <w:style w:type="paragraph" w:customStyle="1" w:styleId="AmendmentMarkerSection">
    <w:name w:val="Amendment Marker(Section)"/>
    <w:next w:val="Normal"/>
    <w:qFormat/>
    <w:rsid w:val="006F2CA2"/>
    <w:pPr>
      <w:spacing w:before="100" w:beforeAutospacing="1" w:after="100" w:afterAutospacing="1" w:line="276" w:lineRule="auto"/>
    </w:pPr>
    <w:rPr>
      <w:rFonts w:eastAsia="MS Mincho"/>
      <w:i/>
      <w:szCs w:val="40"/>
      <w:lang w:val="en-US" w:eastAsia="ja-JP" w:bidi="ta-IN"/>
    </w:rPr>
  </w:style>
  <w:style w:type="paragraph" w:customStyle="1" w:styleId="AmendmentMarkerSubSection">
    <w:name w:val="Amendment Marker(Sub Section)"/>
    <w:next w:val="Normal"/>
    <w:qFormat/>
    <w:rsid w:val="006F2CA2"/>
    <w:pPr>
      <w:spacing w:after="200" w:line="276" w:lineRule="auto"/>
    </w:pPr>
    <w:rPr>
      <w:rFonts w:eastAsia="MS Mincho"/>
      <w:b/>
      <w:i/>
      <w:lang w:val="en-US" w:eastAsia="ja-JP" w:bidi="ta-IN"/>
    </w:rPr>
  </w:style>
  <w:style w:type="paragraph" w:styleId="Bibliography">
    <w:name w:val="Bibliography"/>
    <w:basedOn w:val="Normal"/>
    <w:next w:val="Normal"/>
    <w:uiPriority w:val="37"/>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BodyTextFirstIndent">
    <w:name w:val="Body Text First Indent"/>
    <w:basedOn w:val="BodyText"/>
    <w:link w:val="BodyTextFirstIndentChar"/>
    <w:uiPriority w:val="99"/>
    <w:semiHidden/>
    <w:unhideWhenUsed/>
    <w:rsid w:val="006F2CA2"/>
    <w:pPr>
      <w:spacing w:after="0"/>
      <w:ind w:firstLine="360"/>
    </w:pPr>
    <w:rPr>
      <w:rFonts w:eastAsia="MS Mincho"/>
      <w:sz w:val="26"/>
      <w:lang w:eastAsia="ja-JP"/>
    </w:rPr>
  </w:style>
  <w:style w:type="character" w:customStyle="1" w:styleId="BodyTextFirstIndentChar">
    <w:name w:val="Body Text First Indent Char"/>
    <w:link w:val="BodyTextFirstIndent"/>
    <w:uiPriority w:val="99"/>
    <w:semiHidden/>
    <w:rsid w:val="006F2CA2"/>
    <w:rPr>
      <w:rFonts w:eastAsia="MS Mincho"/>
      <w:sz w:val="26"/>
      <w:lang w:val="en-US" w:eastAsia="ja-JP"/>
    </w:rPr>
  </w:style>
  <w:style w:type="paragraph" w:styleId="BodyTextFirstIndent2">
    <w:name w:val="Body Text First Indent 2"/>
    <w:basedOn w:val="BodyTextIndent"/>
    <w:link w:val="BodyTextFirstIndent2Char"/>
    <w:uiPriority w:val="99"/>
    <w:unhideWhenUsed/>
    <w:rsid w:val="006F2CA2"/>
    <w:pPr>
      <w:spacing w:line="240" w:lineRule="auto"/>
      <w:ind w:left="360" w:firstLine="360"/>
      <w:jc w:val="left"/>
    </w:pPr>
    <w:rPr>
      <w:rFonts w:eastAsia="MS Mincho"/>
      <w:sz w:val="26"/>
      <w:lang w:val="en-US" w:eastAsia="ja-JP"/>
    </w:rPr>
  </w:style>
  <w:style w:type="character" w:customStyle="1" w:styleId="BodyTextFirstIndent2Char">
    <w:name w:val="Body Text First Indent 2 Char"/>
    <w:link w:val="BodyTextFirstIndent2"/>
    <w:uiPriority w:val="99"/>
    <w:rsid w:val="006F2CA2"/>
    <w:rPr>
      <w:rFonts w:eastAsia="MS Mincho"/>
      <w:sz w:val="26"/>
      <w:lang w:val="en-US" w:eastAsia="ja-JP"/>
    </w:rPr>
  </w:style>
  <w:style w:type="character" w:styleId="BookTitle">
    <w:name w:val="Book Title"/>
    <w:uiPriority w:val="33"/>
    <w:qFormat/>
    <w:rsid w:val="006F2CA2"/>
    <w:rPr>
      <w:b/>
      <w:bCs/>
      <w:smallCaps/>
      <w:spacing w:val="5"/>
      <w:lang w:val="en-GB"/>
    </w:rPr>
  </w:style>
  <w:style w:type="paragraph" w:customStyle="1" w:styleId="ClientNotes">
    <w:name w:val="ClientNotes"/>
    <w:qFormat/>
    <w:rsid w:val="006F2CA2"/>
    <w:pPr>
      <w:suppressLineNumbers/>
      <w:adjustRightInd w:val="0"/>
      <w:spacing w:after="120"/>
    </w:pPr>
    <w:rPr>
      <w:rFonts w:ascii="Arial" w:eastAsia="MS Mincho" w:hAnsi="Arial"/>
      <w:i/>
      <w:color w:val="008000"/>
      <w:lang w:val="en-GB" w:eastAsia="ja-JP" w:bidi="ta-IN"/>
    </w:rPr>
  </w:style>
  <w:style w:type="paragraph" w:styleId="Closing">
    <w:name w:val="Closing"/>
    <w:basedOn w:val="Normal"/>
    <w:link w:val="Closing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ClosingChar">
    <w:name w:val="Closing Char"/>
    <w:link w:val="Closing"/>
    <w:uiPriority w:val="99"/>
    <w:semiHidden/>
    <w:rsid w:val="006F2CA2"/>
    <w:rPr>
      <w:sz w:val="26"/>
      <w:lang w:val="en-GB" w:eastAsia="en-US"/>
    </w:rPr>
  </w:style>
  <w:style w:type="table" w:styleId="ColorfulGrid-Accent1">
    <w:name w:val="Colorful Grid Accent 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
    <w:name w:val="Colorful Grid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Accent6">
    <w:name w:val="Colorful Shading Accent 6"/>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customStyle="1" w:styleId="CommencementMarker">
    <w:name w:val="Commencement Marker"/>
    <w:uiPriority w:val="1"/>
    <w:rsid w:val="006F2CA2"/>
    <w:rPr>
      <w:rFonts w:ascii="Times New Roman" w:hAnsi="Times New Roman"/>
      <w:b w:val="0"/>
      <w:bCs/>
      <w:smallCaps/>
      <w:spacing w:val="5"/>
      <w:sz w:val="20"/>
      <w:lang w:val="en-GB"/>
    </w:rPr>
  </w:style>
  <w:style w:type="table" w:styleId="DarkList-Accent1">
    <w:name w:val="Dark List Accent 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4">
    <w:name w:val="Dark List Accent 4"/>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
    <w:name w:val="Dark List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Date">
    <w:name w:val="Date"/>
    <w:basedOn w:val="Normal"/>
    <w:next w:val="Normal"/>
    <w:link w:val="DateChar"/>
    <w:uiPriority w:val="99"/>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DateChar">
    <w:name w:val="Date Char"/>
    <w:link w:val="Date"/>
    <w:uiPriority w:val="99"/>
    <w:rsid w:val="006F2CA2"/>
    <w:rPr>
      <w:sz w:val="26"/>
      <w:lang w:val="en-GB" w:eastAsia="en-US"/>
    </w:rPr>
  </w:style>
  <w:style w:type="paragraph" w:customStyle="1" w:styleId="DivisionNote">
    <w:name w:val="Division Note"/>
    <w:basedOn w:val="Normal"/>
    <w:qFormat/>
    <w:rsid w:val="006F2CA2"/>
    <w:pPr>
      <w:suppressLineNumbers/>
      <w:tabs>
        <w:tab w:val="left" w:pos="576"/>
      </w:tabs>
      <w:overflowPunct w:val="0"/>
      <w:autoSpaceDE w:val="0"/>
      <w:autoSpaceDN w:val="0"/>
      <w:adjustRightInd w:val="0"/>
      <w:spacing w:before="120" w:after="120" w:line="240" w:lineRule="auto"/>
    </w:pPr>
    <w:rPr>
      <w:rFonts w:cs="Times New Roman"/>
      <w:i/>
      <w:color w:val="FF0000"/>
      <w:sz w:val="20"/>
      <w:szCs w:val="20"/>
      <w:lang w:val="en-AU" w:eastAsia="en-US"/>
    </w:rPr>
  </w:style>
  <w:style w:type="paragraph" w:customStyle="1" w:styleId="DrafterNote">
    <w:name w:val="Drafter Note"/>
    <w:qFormat/>
    <w:rsid w:val="006F2CA2"/>
    <w:pPr>
      <w:suppressLineNumbers/>
      <w:tabs>
        <w:tab w:val="left" w:pos="576"/>
      </w:tabs>
      <w:overflowPunct w:val="0"/>
      <w:autoSpaceDE w:val="0"/>
      <w:autoSpaceDN w:val="0"/>
      <w:adjustRightInd w:val="0"/>
      <w:spacing w:after="120" w:line="276" w:lineRule="auto"/>
    </w:pPr>
    <w:rPr>
      <w:rFonts w:ascii="Arial" w:hAnsi="Arial"/>
      <w:color w:val="365F91"/>
      <w:lang w:val="en-AU" w:eastAsia="en-US"/>
    </w:rPr>
  </w:style>
  <w:style w:type="paragraph" w:styleId="E-mailSignature">
    <w:name w:val="E-mail Signature"/>
    <w:basedOn w:val="Normal"/>
    <w:link w:val="E-mailSignature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E-mailSignatureChar">
    <w:name w:val="E-mail Signature Char"/>
    <w:link w:val="E-mailSignature"/>
    <w:uiPriority w:val="99"/>
    <w:semiHidden/>
    <w:rsid w:val="006F2CA2"/>
    <w:rPr>
      <w:sz w:val="26"/>
      <w:lang w:val="en-GB" w:eastAsia="en-US"/>
    </w:rPr>
  </w:style>
  <w:style w:type="character" w:styleId="EndnoteReference">
    <w:name w:val="endnote reference"/>
    <w:uiPriority w:val="99"/>
    <w:semiHidden/>
    <w:unhideWhenUsed/>
    <w:rsid w:val="006F2CA2"/>
    <w:rPr>
      <w:vertAlign w:val="superscript"/>
      <w:lang w:val="en-GB"/>
    </w:rPr>
  </w:style>
  <w:style w:type="paragraph" w:styleId="EndnoteText">
    <w:name w:val="endnote text"/>
    <w:basedOn w:val="Normal"/>
    <w:link w:val="EndnoteTextChar"/>
    <w:uiPriority w:val="99"/>
    <w:semiHidden/>
    <w:unhideWhenUsed/>
    <w:rsid w:val="006F2CA2"/>
    <w:pPr>
      <w:spacing w:before="120" w:after="0" w:line="240" w:lineRule="auto"/>
      <w:jc w:val="both"/>
    </w:pPr>
    <w:rPr>
      <w:rFonts w:ascii="Times New Roman" w:hAnsi="Times New Roman" w:cs="Times New Roman"/>
      <w:sz w:val="20"/>
      <w:szCs w:val="20"/>
      <w:lang w:val="en-GB" w:eastAsia="en-US"/>
    </w:rPr>
  </w:style>
  <w:style w:type="character" w:customStyle="1" w:styleId="EndnoteTextChar">
    <w:name w:val="Endnote Text Char"/>
    <w:link w:val="EndnoteText"/>
    <w:uiPriority w:val="99"/>
    <w:semiHidden/>
    <w:rsid w:val="006F2CA2"/>
    <w:rPr>
      <w:lang w:val="en-GB" w:eastAsia="en-US"/>
    </w:rPr>
  </w:style>
  <w:style w:type="paragraph" w:styleId="EnvelopeAddress">
    <w:name w:val="envelope address"/>
    <w:basedOn w:val="Normal"/>
    <w:uiPriority w:val="99"/>
    <w:unhideWhenUsed/>
    <w:rsid w:val="006F2CA2"/>
    <w:pPr>
      <w:framePr w:w="7920" w:h="1980" w:hRule="exact" w:hSpace="180" w:wrap="auto" w:hAnchor="page" w:xAlign="center" w:yAlign="bottom"/>
      <w:spacing w:before="120" w:after="0" w:line="240" w:lineRule="auto"/>
      <w:ind w:left="2880"/>
      <w:jc w:val="both"/>
    </w:pPr>
    <w:rPr>
      <w:rFonts w:ascii="Cambria" w:hAnsi="Cambria" w:cs="Times New Roman"/>
      <w:lang w:val="en-GB" w:eastAsia="en-US"/>
    </w:rPr>
  </w:style>
  <w:style w:type="character" w:customStyle="1" w:styleId="GazetteMarker">
    <w:name w:val="Gazette Marker"/>
    <w:uiPriority w:val="1"/>
    <w:rsid w:val="006F2CA2"/>
    <w:rPr>
      <w:i/>
    </w:rPr>
  </w:style>
  <w:style w:type="character" w:styleId="HTMLAcronym">
    <w:name w:val="HTML Acronym"/>
    <w:uiPriority w:val="99"/>
    <w:semiHidden/>
    <w:unhideWhenUsed/>
    <w:rsid w:val="006F2CA2"/>
    <w:rPr>
      <w:lang w:val="en-GB"/>
    </w:rPr>
  </w:style>
  <w:style w:type="paragraph" w:styleId="HTMLAddress">
    <w:name w:val="HTML Address"/>
    <w:basedOn w:val="Normal"/>
    <w:link w:val="HTMLAddressChar"/>
    <w:uiPriority w:val="99"/>
    <w:semiHidden/>
    <w:unhideWhenUsed/>
    <w:rsid w:val="006F2CA2"/>
    <w:pPr>
      <w:spacing w:before="120" w:after="0" w:line="240" w:lineRule="auto"/>
      <w:jc w:val="both"/>
    </w:pPr>
    <w:rPr>
      <w:rFonts w:ascii="Times New Roman" w:hAnsi="Times New Roman" w:cs="Times New Roman"/>
      <w:i/>
      <w:iCs/>
      <w:sz w:val="26"/>
      <w:szCs w:val="20"/>
      <w:lang w:val="en-GB" w:eastAsia="en-US"/>
    </w:rPr>
  </w:style>
  <w:style w:type="character" w:customStyle="1" w:styleId="HTMLAddressChar">
    <w:name w:val="HTML Address Char"/>
    <w:link w:val="HTMLAddress"/>
    <w:uiPriority w:val="99"/>
    <w:semiHidden/>
    <w:rsid w:val="006F2CA2"/>
    <w:rPr>
      <w:i/>
      <w:iCs/>
      <w:sz w:val="26"/>
      <w:lang w:val="en-GB" w:eastAsia="en-US"/>
    </w:rPr>
  </w:style>
  <w:style w:type="character" w:styleId="HTMLCite">
    <w:name w:val="HTML Cite"/>
    <w:uiPriority w:val="99"/>
    <w:semiHidden/>
    <w:unhideWhenUsed/>
    <w:rsid w:val="006F2CA2"/>
    <w:rPr>
      <w:i/>
      <w:iCs/>
      <w:lang w:val="en-GB"/>
    </w:rPr>
  </w:style>
  <w:style w:type="character" w:styleId="HTMLCode">
    <w:name w:val="HTML Code"/>
    <w:uiPriority w:val="99"/>
    <w:semiHidden/>
    <w:unhideWhenUsed/>
    <w:rsid w:val="006F2CA2"/>
    <w:rPr>
      <w:rFonts w:ascii="Consolas" w:hAnsi="Consolas"/>
      <w:sz w:val="20"/>
      <w:szCs w:val="20"/>
      <w:lang w:val="en-GB"/>
    </w:rPr>
  </w:style>
  <w:style w:type="character" w:styleId="HTMLDefinition">
    <w:name w:val="HTML Definition"/>
    <w:uiPriority w:val="99"/>
    <w:semiHidden/>
    <w:unhideWhenUsed/>
    <w:rsid w:val="006F2CA2"/>
    <w:rPr>
      <w:i/>
      <w:iCs/>
      <w:lang w:val="en-GB"/>
    </w:rPr>
  </w:style>
  <w:style w:type="character" w:styleId="HTMLKeyboard">
    <w:name w:val="HTML Keyboard"/>
    <w:uiPriority w:val="99"/>
    <w:semiHidden/>
    <w:unhideWhenUsed/>
    <w:rsid w:val="006F2CA2"/>
    <w:rPr>
      <w:rFonts w:ascii="Consolas" w:hAnsi="Consolas"/>
      <w:sz w:val="20"/>
      <w:szCs w:val="20"/>
      <w:lang w:val="en-GB"/>
    </w:rPr>
  </w:style>
  <w:style w:type="paragraph" w:styleId="HTMLPreformatted">
    <w:name w:val="HTML Preformatted"/>
    <w:basedOn w:val="Normal"/>
    <w:link w:val="HTMLPreformattedChar"/>
    <w:uiPriority w:val="99"/>
    <w:unhideWhenUsed/>
    <w:rsid w:val="006F2CA2"/>
    <w:pPr>
      <w:spacing w:before="120" w:after="0" w:line="240" w:lineRule="auto"/>
      <w:jc w:val="both"/>
    </w:pPr>
    <w:rPr>
      <w:rFonts w:ascii="Consolas" w:hAnsi="Consolas" w:cs="Times New Roman"/>
      <w:sz w:val="20"/>
      <w:szCs w:val="20"/>
      <w:lang w:val="en-GB" w:eastAsia="en-US"/>
    </w:rPr>
  </w:style>
  <w:style w:type="character" w:customStyle="1" w:styleId="HTMLPreformattedChar">
    <w:name w:val="HTML Preformatted Char"/>
    <w:link w:val="HTMLPreformatted"/>
    <w:uiPriority w:val="99"/>
    <w:rsid w:val="006F2CA2"/>
    <w:rPr>
      <w:rFonts w:ascii="Consolas" w:hAnsi="Consolas"/>
      <w:lang w:val="en-GB" w:eastAsia="en-US"/>
    </w:rPr>
  </w:style>
  <w:style w:type="character" w:styleId="HTMLSample">
    <w:name w:val="HTML Sample"/>
    <w:uiPriority w:val="99"/>
    <w:semiHidden/>
    <w:unhideWhenUsed/>
    <w:rsid w:val="006F2CA2"/>
    <w:rPr>
      <w:rFonts w:ascii="Consolas" w:hAnsi="Consolas"/>
      <w:sz w:val="24"/>
      <w:szCs w:val="24"/>
      <w:lang w:val="en-GB"/>
    </w:rPr>
  </w:style>
  <w:style w:type="character" w:styleId="HTMLTypewriter">
    <w:name w:val="HTML Typewriter"/>
    <w:uiPriority w:val="99"/>
    <w:semiHidden/>
    <w:unhideWhenUsed/>
    <w:rsid w:val="006F2CA2"/>
    <w:rPr>
      <w:rFonts w:ascii="Consolas" w:hAnsi="Consolas"/>
      <w:sz w:val="20"/>
      <w:szCs w:val="20"/>
      <w:lang w:val="en-GB"/>
    </w:rPr>
  </w:style>
  <w:style w:type="character" w:styleId="HTMLVariable">
    <w:name w:val="HTML Variable"/>
    <w:uiPriority w:val="99"/>
    <w:semiHidden/>
    <w:unhideWhenUsed/>
    <w:rsid w:val="006F2CA2"/>
    <w:rPr>
      <w:i/>
      <w:iCs/>
      <w:lang w:val="en-GB"/>
    </w:rPr>
  </w:style>
  <w:style w:type="paragraph" w:styleId="Index2">
    <w:name w:val="index 2"/>
    <w:basedOn w:val="Normal"/>
    <w:next w:val="Normal"/>
    <w:autoRedefine/>
    <w:uiPriority w:val="99"/>
    <w:semiHidden/>
    <w:unhideWhenUsed/>
    <w:rsid w:val="006F2CA2"/>
    <w:pPr>
      <w:spacing w:before="120" w:after="0" w:line="240" w:lineRule="auto"/>
      <w:ind w:left="520" w:hanging="260"/>
      <w:jc w:val="both"/>
    </w:pPr>
    <w:rPr>
      <w:rFonts w:ascii="Times New Roman" w:hAnsi="Times New Roman" w:cs="Times New Roman"/>
      <w:sz w:val="26"/>
      <w:szCs w:val="20"/>
      <w:lang w:val="en-GB" w:eastAsia="en-US"/>
    </w:rPr>
  </w:style>
  <w:style w:type="paragraph" w:styleId="Index3">
    <w:name w:val="index 3"/>
    <w:basedOn w:val="Normal"/>
    <w:next w:val="Normal"/>
    <w:autoRedefine/>
    <w:uiPriority w:val="99"/>
    <w:semiHidden/>
    <w:unhideWhenUsed/>
    <w:rsid w:val="006F2CA2"/>
    <w:pPr>
      <w:spacing w:before="120" w:after="0" w:line="240" w:lineRule="auto"/>
      <w:ind w:left="780" w:hanging="260"/>
      <w:jc w:val="both"/>
    </w:pPr>
    <w:rPr>
      <w:rFonts w:ascii="Times New Roman" w:hAnsi="Times New Roman" w:cs="Times New Roman"/>
      <w:sz w:val="26"/>
      <w:szCs w:val="20"/>
      <w:lang w:val="en-GB" w:eastAsia="en-US"/>
    </w:rPr>
  </w:style>
  <w:style w:type="paragraph" w:styleId="Index4">
    <w:name w:val="index 4"/>
    <w:basedOn w:val="Normal"/>
    <w:next w:val="Normal"/>
    <w:autoRedefine/>
    <w:uiPriority w:val="99"/>
    <w:semiHidden/>
    <w:unhideWhenUsed/>
    <w:rsid w:val="006F2CA2"/>
    <w:pPr>
      <w:spacing w:before="120" w:after="0" w:line="240" w:lineRule="auto"/>
      <w:ind w:left="1040" w:hanging="260"/>
      <w:jc w:val="both"/>
    </w:pPr>
    <w:rPr>
      <w:rFonts w:ascii="Times New Roman" w:hAnsi="Times New Roman" w:cs="Times New Roman"/>
      <w:sz w:val="26"/>
      <w:szCs w:val="20"/>
      <w:lang w:val="en-GB" w:eastAsia="en-US"/>
    </w:rPr>
  </w:style>
  <w:style w:type="paragraph" w:styleId="Index5">
    <w:name w:val="index 5"/>
    <w:basedOn w:val="Normal"/>
    <w:next w:val="Normal"/>
    <w:autoRedefine/>
    <w:uiPriority w:val="99"/>
    <w:semiHidden/>
    <w:unhideWhenUsed/>
    <w:rsid w:val="006F2CA2"/>
    <w:pPr>
      <w:spacing w:before="120" w:after="0" w:line="240" w:lineRule="auto"/>
      <w:ind w:left="1300" w:hanging="260"/>
      <w:jc w:val="both"/>
    </w:pPr>
    <w:rPr>
      <w:rFonts w:ascii="Times New Roman" w:hAnsi="Times New Roman" w:cs="Times New Roman"/>
      <w:sz w:val="26"/>
      <w:szCs w:val="20"/>
      <w:lang w:val="en-GB" w:eastAsia="en-US"/>
    </w:rPr>
  </w:style>
  <w:style w:type="paragraph" w:styleId="Index6">
    <w:name w:val="index 6"/>
    <w:basedOn w:val="Normal"/>
    <w:next w:val="Normal"/>
    <w:autoRedefine/>
    <w:uiPriority w:val="99"/>
    <w:semiHidden/>
    <w:unhideWhenUsed/>
    <w:rsid w:val="006F2CA2"/>
    <w:pPr>
      <w:spacing w:before="120" w:after="0" w:line="240" w:lineRule="auto"/>
      <w:ind w:left="1560" w:hanging="260"/>
      <w:jc w:val="both"/>
    </w:pPr>
    <w:rPr>
      <w:rFonts w:ascii="Times New Roman" w:hAnsi="Times New Roman" w:cs="Times New Roman"/>
      <w:sz w:val="26"/>
      <w:szCs w:val="20"/>
      <w:lang w:val="en-GB" w:eastAsia="en-US"/>
    </w:rPr>
  </w:style>
  <w:style w:type="paragraph" w:styleId="Index7">
    <w:name w:val="index 7"/>
    <w:basedOn w:val="Normal"/>
    <w:next w:val="Normal"/>
    <w:autoRedefine/>
    <w:uiPriority w:val="99"/>
    <w:semiHidden/>
    <w:unhideWhenUsed/>
    <w:rsid w:val="006F2CA2"/>
    <w:pPr>
      <w:spacing w:before="120" w:after="0" w:line="240" w:lineRule="auto"/>
      <w:ind w:left="1820" w:hanging="260"/>
      <w:jc w:val="both"/>
    </w:pPr>
    <w:rPr>
      <w:rFonts w:ascii="Times New Roman" w:hAnsi="Times New Roman" w:cs="Times New Roman"/>
      <w:sz w:val="26"/>
      <w:szCs w:val="20"/>
      <w:lang w:val="en-GB" w:eastAsia="en-US"/>
    </w:rPr>
  </w:style>
  <w:style w:type="paragraph" w:styleId="Index8">
    <w:name w:val="index 8"/>
    <w:basedOn w:val="Normal"/>
    <w:next w:val="Normal"/>
    <w:autoRedefine/>
    <w:uiPriority w:val="99"/>
    <w:semiHidden/>
    <w:unhideWhenUsed/>
    <w:rsid w:val="006F2CA2"/>
    <w:pPr>
      <w:spacing w:before="120" w:after="0" w:line="240" w:lineRule="auto"/>
      <w:ind w:left="2080" w:hanging="260"/>
      <w:jc w:val="both"/>
    </w:pPr>
    <w:rPr>
      <w:rFonts w:ascii="Times New Roman" w:hAnsi="Times New Roman" w:cs="Times New Roman"/>
      <w:sz w:val="26"/>
      <w:szCs w:val="20"/>
      <w:lang w:val="en-GB" w:eastAsia="en-US"/>
    </w:rPr>
  </w:style>
  <w:style w:type="paragraph" w:styleId="Index9">
    <w:name w:val="index 9"/>
    <w:basedOn w:val="Normal"/>
    <w:next w:val="Normal"/>
    <w:autoRedefine/>
    <w:uiPriority w:val="99"/>
    <w:semiHidden/>
    <w:unhideWhenUsed/>
    <w:rsid w:val="006F2CA2"/>
    <w:pPr>
      <w:spacing w:before="120" w:after="0" w:line="240" w:lineRule="auto"/>
      <w:ind w:left="2340" w:hanging="260"/>
      <w:jc w:val="both"/>
    </w:pPr>
    <w:rPr>
      <w:rFonts w:ascii="Times New Roman" w:hAnsi="Times New Roman" w:cs="Times New Roman"/>
      <w:sz w:val="26"/>
      <w:szCs w:val="20"/>
      <w:lang w:val="en-GB" w:eastAsia="en-US"/>
    </w:rPr>
  </w:style>
  <w:style w:type="paragraph" w:styleId="IndexHeading">
    <w:name w:val="index heading"/>
    <w:basedOn w:val="Normal"/>
    <w:next w:val="Index1"/>
    <w:uiPriority w:val="99"/>
    <w:semiHidden/>
    <w:unhideWhenUsed/>
    <w:rsid w:val="006F2CA2"/>
    <w:pPr>
      <w:spacing w:before="120" w:after="0" w:line="240" w:lineRule="auto"/>
      <w:jc w:val="both"/>
    </w:pPr>
    <w:rPr>
      <w:rFonts w:ascii="Cambria" w:hAnsi="Cambria" w:cs="Times New Roman"/>
      <w:b/>
      <w:bCs/>
      <w:sz w:val="26"/>
      <w:szCs w:val="20"/>
      <w:lang w:val="en-GB" w:eastAsia="en-US"/>
    </w:rPr>
  </w:style>
  <w:style w:type="character" w:styleId="IntenseEmphasis">
    <w:name w:val="Intense Emphasis"/>
    <w:uiPriority w:val="21"/>
    <w:qFormat/>
    <w:rsid w:val="006F2CA2"/>
    <w:rPr>
      <w:b/>
      <w:bCs/>
      <w:i/>
      <w:iCs/>
      <w:color w:val="4F81BD"/>
      <w:lang w:val="en-GB"/>
    </w:rPr>
  </w:style>
  <w:style w:type="paragraph" w:styleId="IntenseQuote">
    <w:name w:val="Intense Quote"/>
    <w:basedOn w:val="Normal"/>
    <w:next w:val="Normal"/>
    <w:link w:val="IntenseQuoteChar"/>
    <w:uiPriority w:val="30"/>
    <w:qFormat/>
    <w:rsid w:val="006F2CA2"/>
    <w:pPr>
      <w:pBdr>
        <w:bottom w:val="single" w:sz="4" w:space="4" w:color="4F81BD"/>
      </w:pBdr>
      <w:spacing w:before="200" w:after="280" w:line="240" w:lineRule="auto"/>
      <w:ind w:left="936" w:right="936"/>
      <w:jc w:val="both"/>
    </w:pPr>
    <w:rPr>
      <w:rFonts w:ascii="Times New Roman" w:hAnsi="Times New Roman" w:cs="Times New Roman"/>
      <w:b/>
      <w:bCs/>
      <w:i/>
      <w:iCs/>
      <w:color w:val="4F81BD"/>
      <w:sz w:val="26"/>
      <w:szCs w:val="20"/>
      <w:lang w:val="en-GB" w:eastAsia="en-US"/>
    </w:rPr>
  </w:style>
  <w:style w:type="character" w:customStyle="1" w:styleId="IntenseQuoteChar">
    <w:name w:val="Intense Quote Char"/>
    <w:link w:val="IntenseQuote"/>
    <w:uiPriority w:val="30"/>
    <w:rsid w:val="006F2CA2"/>
    <w:rPr>
      <w:b/>
      <w:bCs/>
      <w:i/>
      <w:iCs/>
      <w:color w:val="4F81BD"/>
      <w:sz w:val="26"/>
      <w:lang w:val="en-GB" w:eastAsia="en-US"/>
    </w:rPr>
  </w:style>
  <w:style w:type="character" w:styleId="IntenseReference">
    <w:name w:val="Intense Reference"/>
    <w:uiPriority w:val="32"/>
    <w:qFormat/>
    <w:rsid w:val="006F2CA2"/>
    <w:rPr>
      <w:b/>
      <w:bCs/>
      <w:smallCaps/>
      <w:color w:val="C0504D"/>
      <w:spacing w:val="5"/>
      <w:u w:val="single"/>
      <w:lang w:val="en-GB"/>
    </w:rPr>
  </w:style>
  <w:style w:type="table" w:customStyle="1" w:styleId="LightGrid1">
    <w:name w:val="Light Grid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
    <w:name w:val="List"/>
    <w:basedOn w:val="Normal"/>
    <w:uiPriority w:val="99"/>
    <w:semiHidden/>
    <w:unhideWhenUsed/>
    <w:rsid w:val="006F2CA2"/>
    <w:pPr>
      <w:spacing w:before="120" w:after="0" w:line="240" w:lineRule="auto"/>
      <w:ind w:left="283" w:hanging="283"/>
      <w:contextualSpacing/>
      <w:jc w:val="both"/>
    </w:pPr>
    <w:rPr>
      <w:rFonts w:ascii="Times New Roman" w:hAnsi="Times New Roman" w:cs="Times New Roman"/>
      <w:sz w:val="26"/>
      <w:szCs w:val="20"/>
      <w:lang w:val="en-GB" w:eastAsia="en-US"/>
    </w:rPr>
  </w:style>
  <w:style w:type="paragraph" w:styleId="List2">
    <w:name w:val="List 2"/>
    <w:basedOn w:val="Normal"/>
    <w:uiPriority w:val="99"/>
    <w:semiHidden/>
    <w:unhideWhenUsed/>
    <w:rsid w:val="006F2CA2"/>
    <w:pPr>
      <w:spacing w:before="120" w:after="0" w:line="240" w:lineRule="auto"/>
      <w:ind w:left="566" w:hanging="283"/>
      <w:contextualSpacing/>
      <w:jc w:val="both"/>
    </w:pPr>
    <w:rPr>
      <w:rFonts w:ascii="Times New Roman" w:hAnsi="Times New Roman" w:cs="Times New Roman"/>
      <w:sz w:val="26"/>
      <w:szCs w:val="20"/>
      <w:lang w:val="en-GB" w:eastAsia="en-US"/>
    </w:rPr>
  </w:style>
  <w:style w:type="paragraph" w:styleId="List3">
    <w:name w:val="List 3"/>
    <w:basedOn w:val="Normal"/>
    <w:uiPriority w:val="99"/>
    <w:semiHidden/>
    <w:unhideWhenUsed/>
    <w:rsid w:val="006F2CA2"/>
    <w:pPr>
      <w:spacing w:before="120" w:after="0" w:line="240" w:lineRule="auto"/>
      <w:ind w:left="849" w:hanging="283"/>
      <w:contextualSpacing/>
      <w:jc w:val="both"/>
    </w:pPr>
    <w:rPr>
      <w:rFonts w:ascii="Times New Roman" w:hAnsi="Times New Roman" w:cs="Times New Roman"/>
      <w:sz w:val="26"/>
      <w:szCs w:val="20"/>
      <w:lang w:val="en-GB" w:eastAsia="en-US"/>
    </w:rPr>
  </w:style>
  <w:style w:type="paragraph" w:styleId="List4">
    <w:name w:val="List 4"/>
    <w:basedOn w:val="Normal"/>
    <w:uiPriority w:val="99"/>
    <w:semiHidden/>
    <w:unhideWhenUsed/>
    <w:rsid w:val="006F2CA2"/>
    <w:pPr>
      <w:spacing w:before="120" w:after="0" w:line="240" w:lineRule="auto"/>
      <w:ind w:left="1132" w:hanging="283"/>
      <w:contextualSpacing/>
      <w:jc w:val="both"/>
    </w:pPr>
    <w:rPr>
      <w:rFonts w:ascii="Times New Roman" w:hAnsi="Times New Roman" w:cs="Times New Roman"/>
      <w:sz w:val="26"/>
      <w:szCs w:val="20"/>
      <w:lang w:val="en-GB" w:eastAsia="en-US"/>
    </w:rPr>
  </w:style>
  <w:style w:type="paragraph" w:styleId="List5">
    <w:name w:val="List 5"/>
    <w:basedOn w:val="Normal"/>
    <w:uiPriority w:val="99"/>
    <w:semiHidden/>
    <w:unhideWhenUsed/>
    <w:rsid w:val="006F2CA2"/>
    <w:pPr>
      <w:spacing w:before="120" w:after="0" w:line="240" w:lineRule="auto"/>
      <w:ind w:left="1415" w:hanging="283"/>
      <w:contextualSpacing/>
      <w:jc w:val="both"/>
    </w:pPr>
    <w:rPr>
      <w:rFonts w:ascii="Times New Roman" w:hAnsi="Times New Roman" w:cs="Times New Roman"/>
      <w:sz w:val="26"/>
      <w:szCs w:val="20"/>
      <w:lang w:val="en-GB" w:eastAsia="en-US"/>
    </w:rPr>
  </w:style>
  <w:style w:type="paragraph" w:styleId="ListContinue">
    <w:name w:val="List Continue"/>
    <w:basedOn w:val="Normal"/>
    <w:uiPriority w:val="99"/>
    <w:semiHidden/>
    <w:unhideWhenUsed/>
    <w:rsid w:val="006F2CA2"/>
    <w:pPr>
      <w:spacing w:before="120" w:after="120" w:line="240" w:lineRule="auto"/>
      <w:ind w:left="283"/>
      <w:contextualSpacing/>
      <w:jc w:val="both"/>
    </w:pPr>
    <w:rPr>
      <w:rFonts w:ascii="Times New Roman" w:hAnsi="Times New Roman" w:cs="Times New Roman"/>
      <w:sz w:val="26"/>
      <w:szCs w:val="20"/>
      <w:lang w:val="en-GB" w:eastAsia="en-US"/>
    </w:rPr>
  </w:style>
  <w:style w:type="paragraph" w:styleId="ListContinue2">
    <w:name w:val="List Continue 2"/>
    <w:basedOn w:val="Normal"/>
    <w:uiPriority w:val="99"/>
    <w:semiHidden/>
    <w:unhideWhenUsed/>
    <w:rsid w:val="006F2CA2"/>
    <w:pPr>
      <w:spacing w:before="120" w:after="120" w:line="240" w:lineRule="auto"/>
      <w:ind w:left="566"/>
      <w:contextualSpacing/>
      <w:jc w:val="both"/>
    </w:pPr>
    <w:rPr>
      <w:rFonts w:ascii="Times New Roman" w:hAnsi="Times New Roman" w:cs="Times New Roman"/>
      <w:sz w:val="26"/>
      <w:szCs w:val="20"/>
      <w:lang w:val="en-GB" w:eastAsia="en-US"/>
    </w:rPr>
  </w:style>
  <w:style w:type="paragraph" w:styleId="ListContinue3">
    <w:name w:val="List Continue 3"/>
    <w:basedOn w:val="Normal"/>
    <w:uiPriority w:val="99"/>
    <w:semiHidden/>
    <w:unhideWhenUsed/>
    <w:rsid w:val="006F2CA2"/>
    <w:pPr>
      <w:spacing w:before="120" w:after="120" w:line="240" w:lineRule="auto"/>
      <w:ind w:left="849"/>
      <w:contextualSpacing/>
      <w:jc w:val="both"/>
    </w:pPr>
    <w:rPr>
      <w:rFonts w:ascii="Times New Roman" w:hAnsi="Times New Roman" w:cs="Times New Roman"/>
      <w:sz w:val="26"/>
      <w:szCs w:val="20"/>
      <w:lang w:val="en-GB" w:eastAsia="en-US"/>
    </w:rPr>
  </w:style>
  <w:style w:type="paragraph" w:styleId="ListContinue4">
    <w:name w:val="List Continue 4"/>
    <w:basedOn w:val="Normal"/>
    <w:uiPriority w:val="99"/>
    <w:semiHidden/>
    <w:unhideWhenUsed/>
    <w:rsid w:val="006F2CA2"/>
    <w:pPr>
      <w:spacing w:before="120" w:after="120" w:line="240" w:lineRule="auto"/>
      <w:ind w:left="1132"/>
      <w:contextualSpacing/>
      <w:jc w:val="both"/>
    </w:pPr>
    <w:rPr>
      <w:rFonts w:ascii="Times New Roman" w:hAnsi="Times New Roman" w:cs="Times New Roman"/>
      <w:sz w:val="26"/>
      <w:szCs w:val="20"/>
      <w:lang w:val="en-GB" w:eastAsia="en-US"/>
    </w:rPr>
  </w:style>
  <w:style w:type="paragraph" w:styleId="ListContinue5">
    <w:name w:val="List Continue 5"/>
    <w:basedOn w:val="Normal"/>
    <w:uiPriority w:val="99"/>
    <w:semiHidden/>
    <w:unhideWhenUsed/>
    <w:rsid w:val="006F2CA2"/>
    <w:pPr>
      <w:spacing w:before="120" w:after="120" w:line="240" w:lineRule="auto"/>
      <w:ind w:left="1415"/>
      <w:contextualSpacing/>
      <w:jc w:val="both"/>
    </w:pPr>
    <w:rPr>
      <w:rFonts w:ascii="Times New Roman" w:hAnsi="Times New Roman" w:cs="Times New Roman"/>
      <w:sz w:val="26"/>
      <w:szCs w:val="20"/>
      <w:lang w:val="en-GB" w:eastAsia="en-US"/>
    </w:rPr>
  </w:style>
  <w:style w:type="paragraph" w:styleId="MacroText">
    <w:name w:val="macro"/>
    <w:link w:val="MacroTextChar"/>
    <w:uiPriority w:val="99"/>
    <w:semiHidden/>
    <w:unhideWhenUsed/>
    <w:rsid w:val="006F2CA2"/>
    <w:pPr>
      <w:tabs>
        <w:tab w:val="left" w:pos="480"/>
        <w:tab w:val="left" w:pos="960"/>
        <w:tab w:val="left" w:pos="1440"/>
        <w:tab w:val="left" w:pos="1920"/>
        <w:tab w:val="left" w:pos="2400"/>
        <w:tab w:val="left" w:pos="2880"/>
        <w:tab w:val="left" w:pos="3360"/>
        <w:tab w:val="left" w:pos="3840"/>
        <w:tab w:val="left" w:pos="4320"/>
      </w:tabs>
    </w:pPr>
    <w:rPr>
      <w:rFonts w:ascii="Consolas" w:eastAsia="MS Mincho" w:hAnsi="Consolas"/>
      <w:lang w:val="en-GB" w:eastAsia="ja-JP"/>
    </w:rPr>
  </w:style>
  <w:style w:type="character" w:customStyle="1" w:styleId="MacroTextChar">
    <w:name w:val="Macro Text Char"/>
    <w:link w:val="MacroText"/>
    <w:uiPriority w:val="99"/>
    <w:semiHidden/>
    <w:rsid w:val="006F2CA2"/>
    <w:rPr>
      <w:rFonts w:ascii="Consolas" w:eastAsia="MS Mincho" w:hAnsi="Consolas"/>
      <w:lang w:val="en-GB" w:eastAsia="ja-JP"/>
    </w:rPr>
  </w:style>
  <w:style w:type="table" w:customStyle="1" w:styleId="MediumGrid11">
    <w:name w:val="Medium Grid 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MessageHeader">
    <w:name w:val="Message Header"/>
    <w:basedOn w:val="Normal"/>
    <w:link w:val="MessageHeaderChar"/>
    <w:uiPriority w:val="99"/>
    <w:semiHidden/>
    <w:unhideWhenUsed/>
    <w:rsid w:val="006F2CA2"/>
    <w:pPr>
      <w:pBdr>
        <w:top w:val="single" w:sz="6" w:space="1" w:color="auto"/>
        <w:left w:val="single" w:sz="6" w:space="1" w:color="auto"/>
        <w:bottom w:val="single" w:sz="6" w:space="1" w:color="auto"/>
        <w:right w:val="single" w:sz="6" w:space="1" w:color="auto"/>
      </w:pBdr>
      <w:shd w:val="pct20" w:color="auto" w:fill="auto"/>
      <w:spacing w:before="120" w:after="0" w:line="240" w:lineRule="auto"/>
      <w:ind w:left="1134" w:hanging="1134"/>
      <w:jc w:val="both"/>
    </w:pPr>
    <w:rPr>
      <w:rFonts w:ascii="Cambria" w:hAnsi="Cambria" w:cs="Times New Roman"/>
      <w:lang w:val="en-GB" w:eastAsia="en-US"/>
    </w:rPr>
  </w:style>
  <w:style w:type="character" w:customStyle="1" w:styleId="MessageHeaderChar">
    <w:name w:val="Message Header Char"/>
    <w:link w:val="MessageHeader"/>
    <w:uiPriority w:val="99"/>
    <w:semiHidden/>
    <w:rsid w:val="006F2CA2"/>
    <w:rPr>
      <w:rFonts w:ascii="Cambria" w:hAnsi="Cambria"/>
      <w:sz w:val="24"/>
      <w:szCs w:val="24"/>
      <w:shd w:val="pct20" w:color="auto" w:fill="auto"/>
      <w:lang w:val="en-GB" w:eastAsia="en-US"/>
    </w:rPr>
  </w:style>
  <w:style w:type="paragraph" w:styleId="NormalIndent">
    <w:name w:val="Normal Indent"/>
    <w:basedOn w:val="Normal"/>
    <w:uiPriority w:val="99"/>
    <w:semiHidden/>
    <w:unhideWhenUsed/>
    <w:rsid w:val="006F2CA2"/>
    <w:pPr>
      <w:spacing w:before="120" w:after="0" w:line="240" w:lineRule="auto"/>
      <w:ind w:left="720"/>
      <w:jc w:val="both"/>
    </w:pPr>
    <w:rPr>
      <w:rFonts w:ascii="Times New Roman" w:hAnsi="Times New Roman" w:cs="Times New Roman"/>
      <w:sz w:val="26"/>
      <w:szCs w:val="20"/>
      <w:lang w:val="en-GB" w:eastAsia="en-US"/>
    </w:rPr>
  </w:style>
  <w:style w:type="paragraph" w:customStyle="1" w:styleId="Note">
    <w:name w:val="Note"/>
    <w:qFormat/>
    <w:rsid w:val="006F2CA2"/>
    <w:pPr>
      <w:suppressLineNumbers/>
      <w:overflowPunct w:val="0"/>
      <w:adjustRightInd w:val="0"/>
      <w:spacing w:after="120"/>
    </w:pPr>
    <w:rPr>
      <w:rFonts w:ascii="Arial" w:eastAsia="MS Mincho" w:hAnsi="Arial"/>
      <w:color w:val="E36C0A"/>
      <w:lang w:val="en-GB" w:eastAsia="ja-JP"/>
    </w:rPr>
  </w:style>
  <w:style w:type="paragraph" w:styleId="NoteHeading">
    <w:name w:val="Note Heading"/>
    <w:basedOn w:val="Normal"/>
    <w:next w:val="Normal"/>
    <w:link w:val="NoteHeading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NoteHeadingChar">
    <w:name w:val="Note Heading Char"/>
    <w:link w:val="NoteHeading"/>
    <w:uiPriority w:val="99"/>
    <w:semiHidden/>
    <w:rsid w:val="006F2CA2"/>
    <w:rPr>
      <w:sz w:val="26"/>
      <w:lang w:val="en-GB" w:eastAsia="en-US"/>
    </w:rPr>
  </w:style>
  <w:style w:type="character" w:customStyle="1" w:styleId="PartNo">
    <w:name w:val="Part No"/>
    <w:rsid w:val="006F2CA2"/>
    <w:rPr>
      <w:color w:val="000080"/>
    </w:rPr>
  </w:style>
  <w:style w:type="paragraph" w:styleId="Quote">
    <w:name w:val="Quote"/>
    <w:basedOn w:val="Normal"/>
    <w:next w:val="Normal"/>
    <w:link w:val="QuoteChar"/>
    <w:uiPriority w:val="29"/>
    <w:qFormat/>
    <w:rsid w:val="006F2CA2"/>
    <w:pPr>
      <w:spacing w:before="120" w:after="0" w:line="240" w:lineRule="auto"/>
      <w:jc w:val="both"/>
    </w:pPr>
    <w:rPr>
      <w:rFonts w:ascii="Times New Roman" w:hAnsi="Times New Roman" w:cs="Times New Roman"/>
      <w:i/>
      <w:iCs/>
      <w:color w:val="000000"/>
      <w:sz w:val="26"/>
      <w:szCs w:val="20"/>
      <w:lang w:val="en-GB" w:eastAsia="en-US"/>
    </w:rPr>
  </w:style>
  <w:style w:type="character" w:customStyle="1" w:styleId="QuoteChar">
    <w:name w:val="Quote Char"/>
    <w:link w:val="Quote"/>
    <w:uiPriority w:val="29"/>
    <w:rsid w:val="006F2CA2"/>
    <w:rPr>
      <w:i/>
      <w:iCs/>
      <w:color w:val="000000"/>
      <w:sz w:val="26"/>
      <w:lang w:val="en-GB" w:eastAsia="en-US"/>
    </w:rPr>
  </w:style>
  <w:style w:type="paragraph" w:styleId="Salutation">
    <w:name w:val="Salutation"/>
    <w:basedOn w:val="Normal"/>
    <w:next w:val="Normal"/>
    <w:link w:val="Salutation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SalutationChar">
    <w:name w:val="Salutation Char"/>
    <w:link w:val="Salutation"/>
    <w:uiPriority w:val="99"/>
    <w:semiHidden/>
    <w:rsid w:val="006F2CA2"/>
    <w:rPr>
      <w:sz w:val="26"/>
      <w:lang w:val="en-GB" w:eastAsia="en-US"/>
    </w:rPr>
  </w:style>
  <w:style w:type="character" w:customStyle="1" w:styleId="SectionNo">
    <w:name w:val="Section No"/>
    <w:rsid w:val="006F2CA2"/>
    <w:rPr>
      <w:b/>
      <w:color w:val="000080"/>
    </w:rPr>
  </w:style>
  <w:style w:type="paragraph" w:styleId="Signature">
    <w:name w:val="Signature"/>
    <w:basedOn w:val="Normal"/>
    <w:link w:val="Signature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SignatureChar">
    <w:name w:val="Signature Char"/>
    <w:link w:val="Signature"/>
    <w:uiPriority w:val="99"/>
    <w:semiHidden/>
    <w:rsid w:val="006F2CA2"/>
    <w:rPr>
      <w:sz w:val="26"/>
      <w:lang w:val="en-GB" w:eastAsia="en-US"/>
    </w:rPr>
  </w:style>
  <w:style w:type="paragraph" w:customStyle="1" w:styleId="SourceNote">
    <w:name w:val="Source Note"/>
    <w:qFormat/>
    <w:rsid w:val="006F2CA2"/>
    <w:pPr>
      <w:spacing w:after="200" w:line="276" w:lineRule="auto"/>
      <w:jc w:val="right"/>
    </w:pPr>
    <w:rPr>
      <w:rFonts w:ascii="Arial" w:eastAsia="MS Mincho" w:hAnsi="Arial"/>
      <w:color w:val="7030A0"/>
      <w:lang w:val="en-GB" w:eastAsia="ja-JP"/>
    </w:rPr>
  </w:style>
  <w:style w:type="paragraph" w:customStyle="1" w:styleId="SourceNote0">
    <w:name w:val="SourceNote"/>
    <w:basedOn w:val="SectionText1"/>
    <w:semiHidden/>
    <w:qFormat/>
    <w:rsid w:val="006F2CA2"/>
    <w:pPr>
      <w:spacing w:after="120"/>
      <w:jc w:val="left"/>
    </w:pPr>
    <w:rPr>
      <w:i/>
    </w:rPr>
  </w:style>
  <w:style w:type="character" w:customStyle="1" w:styleId="SubParagraphNo">
    <w:name w:val="Sub Paragraph No"/>
    <w:rsid w:val="006F2CA2"/>
    <w:rPr>
      <w:color w:val="000080"/>
    </w:rPr>
  </w:style>
  <w:style w:type="character" w:customStyle="1" w:styleId="SubSectionNo">
    <w:name w:val="Sub Section No"/>
    <w:rsid w:val="006F2CA2"/>
    <w:rPr>
      <w:b/>
      <w:bCs w:val="0"/>
      <w:color w:val="000080"/>
    </w:rPr>
  </w:style>
  <w:style w:type="character" w:styleId="SubtleEmphasis">
    <w:name w:val="Subtle Emphasis"/>
    <w:uiPriority w:val="19"/>
    <w:qFormat/>
    <w:rsid w:val="006F2CA2"/>
    <w:rPr>
      <w:i/>
      <w:iCs/>
      <w:color w:val="808080"/>
      <w:lang w:val="en-GB"/>
    </w:rPr>
  </w:style>
  <w:style w:type="character" w:styleId="SubtleReference">
    <w:name w:val="Subtle Reference"/>
    <w:uiPriority w:val="31"/>
    <w:qFormat/>
    <w:rsid w:val="006F2CA2"/>
    <w:rPr>
      <w:smallCaps/>
      <w:color w:val="C0504D"/>
      <w:u w:val="single"/>
      <w:lang w:val="en-GB"/>
    </w:rPr>
  </w:style>
  <w:style w:type="table" w:styleId="Table3Deffects1">
    <w:name w:val="Table 3D effects 1"/>
    <w:basedOn w:val="TableNormal"/>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ableofAuthorities">
    <w:name w:val="table of authorities"/>
    <w:basedOn w:val="Normal"/>
    <w:next w:val="Normal"/>
    <w:uiPriority w:val="99"/>
    <w:semiHidden/>
    <w:unhideWhenUsed/>
    <w:rsid w:val="006F2CA2"/>
    <w:pPr>
      <w:spacing w:before="120" w:after="0" w:line="240" w:lineRule="auto"/>
      <w:ind w:left="260" w:hanging="260"/>
      <w:jc w:val="both"/>
    </w:pPr>
    <w:rPr>
      <w:rFonts w:ascii="Times New Roman" w:hAnsi="Times New Roman" w:cs="Times New Roman"/>
      <w:sz w:val="26"/>
      <w:szCs w:val="20"/>
      <w:lang w:val="en-GB" w:eastAsia="en-US"/>
    </w:rPr>
  </w:style>
  <w:style w:type="paragraph" w:styleId="TableofFigures">
    <w:name w:val="table of figures"/>
    <w:basedOn w:val="Normal"/>
    <w:next w:val="Normal"/>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TOAHeading">
    <w:name w:val="toa heading"/>
    <w:basedOn w:val="Normal"/>
    <w:next w:val="Normal"/>
    <w:uiPriority w:val="99"/>
    <w:semiHidden/>
    <w:unhideWhenUsed/>
    <w:rsid w:val="006F2CA2"/>
    <w:pPr>
      <w:spacing w:before="120" w:after="0" w:line="240" w:lineRule="auto"/>
      <w:jc w:val="both"/>
    </w:pPr>
    <w:rPr>
      <w:rFonts w:ascii="Cambria" w:hAnsi="Cambria" w:cs="Times New Roman"/>
      <w:b/>
      <w:bCs/>
      <w:lang w:val="en-GB" w:eastAsia="en-US"/>
    </w:rPr>
  </w:style>
  <w:style w:type="paragraph" w:styleId="TOCHeading">
    <w:name w:val="TOC Heading"/>
    <w:basedOn w:val="Heading1"/>
    <w:next w:val="Normal"/>
    <w:uiPriority w:val="39"/>
    <w:unhideWhenUsed/>
    <w:qFormat/>
    <w:rsid w:val="006F2CA2"/>
    <w:pPr>
      <w:keepNext/>
      <w:keepLines/>
      <w:spacing w:before="480" w:beforeAutospacing="0" w:after="0" w:afterAutospacing="0"/>
      <w:outlineLvl w:val="9"/>
    </w:pPr>
    <w:rPr>
      <w:lang w:val="en-GB" w:eastAsia="ja-JP"/>
    </w:rPr>
  </w:style>
  <w:style w:type="character" w:customStyle="1" w:styleId="AlternativeElEndChar">
    <w:name w:val="AlternativeElEnd Char"/>
    <w:link w:val="AlternativeElEnd"/>
    <w:rsid w:val="006F2CA2"/>
    <w:rPr>
      <w:color w:val="C00000"/>
      <w:sz w:val="22"/>
      <w:lang w:val="en-GB" w:eastAsia="en-US"/>
    </w:rPr>
  </w:style>
  <w:style w:type="character" w:customStyle="1" w:styleId="AltInlineStartMarker">
    <w:name w:val="Alt Inline Start Marker"/>
    <w:uiPriority w:val="1"/>
    <w:qFormat/>
    <w:rsid w:val="006F2CA2"/>
    <w:rPr>
      <w:rFonts w:ascii="Calibri" w:hAnsi="Calibri" w:cs="Arial"/>
      <w:bCs/>
      <w:color w:val="FF0000"/>
      <w:sz w:val="22"/>
      <w:lang w:val="en-GB"/>
    </w:rPr>
  </w:style>
  <w:style w:type="character" w:customStyle="1" w:styleId="AltInlineEndMarker">
    <w:name w:val="Alt Inline End Marker"/>
    <w:uiPriority w:val="1"/>
    <w:qFormat/>
    <w:rsid w:val="006F2CA2"/>
    <w:rPr>
      <w:rFonts w:ascii="Calibri" w:hAnsi="Calibri"/>
      <w:color w:val="FF0000"/>
      <w:sz w:val="22"/>
    </w:rPr>
  </w:style>
  <w:style w:type="character" w:customStyle="1" w:styleId="AltInlineElStart">
    <w:name w:val="AltInlineElStart"/>
    <w:uiPriority w:val="1"/>
    <w:qFormat/>
    <w:rsid w:val="006F2CA2"/>
    <w:rPr>
      <w:rFonts w:ascii="Calibri" w:hAnsi="Calibri"/>
      <w:color w:val="C00000"/>
      <w:sz w:val="22"/>
    </w:rPr>
  </w:style>
  <w:style w:type="character" w:customStyle="1" w:styleId="AltInlineElEnd">
    <w:name w:val="AltInlineElEnd"/>
    <w:uiPriority w:val="1"/>
    <w:qFormat/>
    <w:rsid w:val="006F2CA2"/>
    <w:rPr>
      <w:rFonts w:ascii="Calibri" w:hAnsi="Calibri"/>
      <w:color w:val="C00000"/>
      <w:sz w:val="22"/>
    </w:rPr>
  </w:style>
  <w:style w:type="paragraph" w:customStyle="1" w:styleId="SectionHeadingHidden">
    <w:name w:val="SectionHeading(Hidden)"/>
    <w:basedOn w:val="Normal"/>
    <w:next w:val="SectionHeading"/>
    <w:qFormat/>
    <w:rsid w:val="006F2CA2"/>
    <w:pPr>
      <w:spacing w:before="120" w:after="0" w:line="240" w:lineRule="auto"/>
      <w:jc w:val="both"/>
    </w:pPr>
    <w:rPr>
      <w:rFonts w:ascii="Times New Roman" w:hAnsi="Times New Roman" w:cs="Times New Roman"/>
      <w:vanish/>
      <w:sz w:val="26"/>
      <w:szCs w:val="20"/>
      <w:lang w:val="en-GB" w:eastAsia="en-US"/>
    </w:rPr>
  </w:style>
  <w:style w:type="character" w:customStyle="1" w:styleId="TOC4Italic">
    <w:name w:val="TOC 4 (Italic)"/>
    <w:uiPriority w:val="1"/>
    <w:rsid w:val="006F2CA2"/>
    <w:rPr>
      <w:rFonts w:ascii="Times New Roman" w:hAnsi="Times New Roman"/>
      <w:bCs/>
      <w:i/>
      <w:sz w:val="22"/>
      <w:szCs w:val="24"/>
      <w:lang w:bidi="ta-IN"/>
    </w:rPr>
  </w:style>
  <w:style w:type="character" w:customStyle="1" w:styleId="TOC4Number">
    <w:name w:val="TOC 4 (Number)"/>
    <w:uiPriority w:val="1"/>
    <w:rsid w:val="006F2CA2"/>
    <w:rPr>
      <w:rFonts w:ascii="Times New Roman" w:hAnsi="Times New Roman"/>
      <w:sz w:val="22"/>
      <w:szCs w:val="24"/>
      <w:lang w:bidi="ta-IN"/>
    </w:rPr>
  </w:style>
  <w:style w:type="character" w:customStyle="1" w:styleId="HyperLinker">
    <w:name w:val="HyperLinker"/>
    <w:uiPriority w:val="1"/>
    <w:rsid w:val="006F2CA2"/>
    <w:rPr>
      <w:color w:val="auto"/>
      <w:u w:val="none"/>
      <w:lang w:val="en-GB"/>
    </w:rPr>
  </w:style>
  <w:style w:type="paragraph" w:customStyle="1" w:styleId="TOC4Word">
    <w:name w:val="TOC 4 (Word)"/>
    <w:basedOn w:val="TOC4"/>
    <w:qFormat/>
    <w:rsid w:val="006F2CA2"/>
    <w:pPr>
      <w:tabs>
        <w:tab w:val="right" w:pos="240"/>
        <w:tab w:val="left" w:pos="6600"/>
      </w:tabs>
      <w:spacing w:before="120" w:after="120" w:line="240" w:lineRule="auto"/>
      <w:ind w:left="0" w:right="1263"/>
      <w:jc w:val="both"/>
    </w:pPr>
    <w:rPr>
      <w:rFonts w:ascii="Times New Roman" w:hAnsi="Times New Roman"/>
      <w:noProof/>
      <w:color w:val="000000"/>
      <w:szCs w:val="24"/>
      <w:lang w:val="en-GB" w:eastAsia="en-US" w:bidi="ta-IN"/>
    </w:rPr>
  </w:style>
  <w:style w:type="paragraph" w:customStyle="1" w:styleId="DefinitionTerm">
    <w:name w:val="Definition Term"/>
    <w:basedOn w:val="IntenseQuote"/>
    <w:link w:val="DefinitionTermChar"/>
    <w:qFormat/>
    <w:rsid w:val="006F2CA2"/>
  </w:style>
  <w:style w:type="character" w:customStyle="1" w:styleId="DefinitionTermChar">
    <w:name w:val="Definition Term Char"/>
    <w:link w:val="DefinitionTerm"/>
    <w:rsid w:val="006F2CA2"/>
    <w:rPr>
      <w:b/>
      <w:bCs/>
      <w:i/>
      <w:iCs/>
      <w:color w:val="4F81BD"/>
      <w:sz w:val="26"/>
      <w:lang w:val="en-GB" w:eastAsia="en-US"/>
    </w:rPr>
  </w:style>
  <w:style w:type="paragraph" w:customStyle="1" w:styleId="PreviousREProvNo">
    <w:name w:val="PreviousREProvNo"/>
    <w:basedOn w:val="ScheduleRef"/>
    <w:qFormat/>
    <w:rsid w:val="006F2CA2"/>
    <w:rPr>
      <w:sz w:val="26"/>
      <w:lang w:val="en-GB"/>
    </w:rPr>
  </w:style>
  <w:style w:type="character" w:customStyle="1" w:styleId="SectionHeadingChar">
    <w:name w:val="SectionHeading Char"/>
    <w:link w:val="SectionHeading"/>
    <w:rsid w:val="006F2CA2"/>
    <w:rPr>
      <w:b/>
      <w:sz w:val="26"/>
      <w:lang w:val="en-GB" w:eastAsia="en-US"/>
    </w:rPr>
  </w:style>
  <w:style w:type="character" w:customStyle="1" w:styleId="SectionTextaChar">
    <w:name w:val="SectionText(a) Char"/>
    <w:link w:val="SectionTexta"/>
    <w:rsid w:val="006F2CA2"/>
    <w:rPr>
      <w:color w:val="000000"/>
      <w:sz w:val="26"/>
      <w:szCs w:val="24"/>
      <w:lang w:val="en-GB" w:eastAsia="en-US" w:bidi="ta-IN"/>
    </w:rPr>
  </w:style>
  <w:style w:type="paragraph" w:customStyle="1" w:styleId="SourceRef">
    <w:name w:val="SourceRef"/>
    <w:basedOn w:val="AmendRef"/>
    <w:qFormat/>
    <w:rsid w:val="006F2CA2"/>
    <w:pPr>
      <w:spacing w:before="60"/>
      <w:ind w:left="0"/>
      <w:jc w:val="left"/>
    </w:pPr>
    <w:rPr>
      <w:sz w:val="20"/>
    </w:rPr>
  </w:style>
  <w:style w:type="paragraph" w:customStyle="1" w:styleId="LegislativeSourceTable">
    <w:name w:val="LegislativeSourceTable"/>
    <w:qFormat/>
    <w:rsid w:val="006F2CA2"/>
    <w:pPr>
      <w:spacing w:after="200" w:line="276" w:lineRule="auto"/>
      <w:jc w:val="center"/>
    </w:pPr>
    <w:rPr>
      <w:b/>
      <w:caps/>
      <w:sz w:val="26"/>
      <w:lang w:val="en-GB" w:eastAsia="en-US"/>
    </w:rPr>
  </w:style>
  <w:style w:type="paragraph" w:customStyle="1" w:styleId="SectionInterpretationA0">
    <w:name w:val="SectionInterpretation[A]"/>
    <w:basedOn w:val="SectionInterpretationi"/>
    <w:qFormat/>
    <w:rsid w:val="006F2CA2"/>
    <w:pPr>
      <w:tabs>
        <w:tab w:val="clear" w:pos="1905"/>
        <w:tab w:val="right" w:pos="2676"/>
      </w:tabs>
      <w:ind w:left="2793" w:hanging="1443"/>
    </w:pPr>
  </w:style>
  <w:style w:type="paragraph" w:customStyle="1" w:styleId="SectionProviso1">
    <w:name w:val="SectionProviso(1)"/>
    <w:basedOn w:val="SectionText1N"/>
    <w:qFormat/>
    <w:rsid w:val="006F2CA2"/>
    <w:pPr>
      <w:ind w:firstLine="284"/>
    </w:pPr>
  </w:style>
  <w:style w:type="paragraph" w:customStyle="1" w:styleId="SectionProvisoa">
    <w:name w:val="SectionProviso(a)"/>
    <w:basedOn w:val="SectionTextaN"/>
    <w:qFormat/>
    <w:rsid w:val="006F2CA2"/>
    <w:pPr>
      <w:ind w:firstLine="283"/>
    </w:pPr>
  </w:style>
  <w:style w:type="paragraph" w:customStyle="1" w:styleId="SectionProvisoi">
    <w:name w:val="SectionProviso(i)"/>
    <w:basedOn w:val="SectionTextiN"/>
    <w:qFormat/>
    <w:rsid w:val="006F2CA2"/>
    <w:pPr>
      <w:ind w:firstLine="284"/>
    </w:pPr>
  </w:style>
  <w:style w:type="paragraph" w:customStyle="1" w:styleId="SectionText1Indent">
    <w:name w:val="SectionText(1)Indent"/>
    <w:basedOn w:val="SectionText1N"/>
    <w:qFormat/>
    <w:rsid w:val="006F2CA2"/>
    <w:pPr>
      <w:ind w:left="284"/>
    </w:pPr>
  </w:style>
  <w:style w:type="paragraph" w:customStyle="1" w:styleId="SectionTextaIndent">
    <w:name w:val="SectionText(a)Indent"/>
    <w:basedOn w:val="SectionTextaN"/>
    <w:qFormat/>
    <w:rsid w:val="006F2CA2"/>
    <w:pPr>
      <w:ind w:left="1134"/>
    </w:pPr>
  </w:style>
  <w:style w:type="paragraph" w:customStyle="1" w:styleId="SectionTextiIndent">
    <w:name w:val="SectionText(i)Indent"/>
    <w:basedOn w:val="SectionTextiN"/>
    <w:qFormat/>
    <w:rsid w:val="006F2CA2"/>
    <w:pPr>
      <w:ind w:left="1843"/>
    </w:pPr>
  </w:style>
  <w:style w:type="paragraph" w:customStyle="1" w:styleId="SectionTextAA">
    <w:name w:val="SectionText[AA]"/>
    <w:basedOn w:val="Normal"/>
    <w:qFormat/>
    <w:rsid w:val="006F2CA2"/>
    <w:pPr>
      <w:tabs>
        <w:tab w:val="right" w:pos="3005"/>
      </w:tabs>
      <w:spacing w:before="120" w:after="0" w:line="240" w:lineRule="auto"/>
      <w:ind w:left="3175" w:hanging="2183"/>
      <w:jc w:val="both"/>
    </w:pPr>
    <w:rPr>
      <w:rFonts w:ascii="Times New Roman" w:hAnsi="Times New Roman" w:cs="Times New Roman"/>
      <w:sz w:val="26"/>
      <w:szCs w:val="20"/>
      <w:lang w:val="en-GB" w:eastAsia="en-US" w:bidi="ta-IN"/>
    </w:rPr>
  </w:style>
  <w:style w:type="paragraph" w:customStyle="1" w:styleId="SectionTextI0">
    <w:name w:val="SectionText[I]"/>
    <w:basedOn w:val="SectionTextAA"/>
    <w:qFormat/>
    <w:rsid w:val="006F2CA2"/>
    <w:pPr>
      <w:tabs>
        <w:tab w:val="clear" w:pos="3005"/>
        <w:tab w:val="right" w:pos="3657"/>
      </w:tabs>
      <w:ind w:left="3771" w:hanging="2393"/>
    </w:pPr>
  </w:style>
  <w:style w:type="paragraph" w:customStyle="1" w:styleId="ScheduleSectionTextAA">
    <w:name w:val="ScheduleSectionText[AA]"/>
    <w:basedOn w:val="ScheduleSectionTextA0"/>
    <w:qFormat/>
    <w:rsid w:val="006F2CA2"/>
    <w:pPr>
      <w:tabs>
        <w:tab w:val="clear" w:pos="1871"/>
        <w:tab w:val="right" w:pos="2608"/>
      </w:tabs>
      <w:ind w:left="2721" w:hanging="1729"/>
    </w:pPr>
  </w:style>
  <w:style w:type="paragraph" w:customStyle="1" w:styleId="ScheduleSectionTextI0">
    <w:name w:val="ScheduleSectionText[I]"/>
    <w:basedOn w:val="ScheduleSectionTextAA"/>
    <w:qFormat/>
    <w:rsid w:val="006F2CA2"/>
    <w:pPr>
      <w:tabs>
        <w:tab w:val="clear" w:pos="2608"/>
        <w:tab w:val="right" w:pos="3062"/>
      </w:tabs>
      <w:ind w:left="3175" w:hanging="1049"/>
    </w:pPr>
  </w:style>
  <w:style w:type="paragraph" w:customStyle="1" w:styleId="SectionInterpretationAA">
    <w:name w:val="SectionInterpretation[AA]"/>
    <w:basedOn w:val="SectionInterpretationA0"/>
    <w:qFormat/>
    <w:rsid w:val="006F2CA2"/>
    <w:pPr>
      <w:tabs>
        <w:tab w:val="clear" w:pos="2676"/>
        <w:tab w:val="right" w:pos="3402"/>
      </w:tabs>
      <w:ind w:left="3515" w:hanging="1718"/>
    </w:pPr>
  </w:style>
  <w:style w:type="paragraph" w:customStyle="1" w:styleId="TOC2NoItalic">
    <w:name w:val="TOC 2 (No Italic)"/>
    <w:basedOn w:val="TOC2"/>
    <w:qFormat/>
    <w:rsid w:val="006F2CA2"/>
    <w:pPr>
      <w:spacing w:before="120" w:after="40" w:line="240" w:lineRule="auto"/>
      <w:ind w:left="0"/>
      <w:jc w:val="center"/>
    </w:pPr>
    <w:rPr>
      <w:rFonts w:ascii="Times New Roman" w:hAnsi="Times New Roman" w:cs="Times New Roman"/>
      <w:noProof/>
      <w:sz w:val="26"/>
      <w:szCs w:val="26"/>
      <w:lang w:val="en-GB" w:eastAsia="en-US"/>
    </w:rPr>
  </w:style>
  <w:style w:type="paragraph" w:customStyle="1" w:styleId="SectionTextAAN">
    <w:name w:val="SectionText[AA]N+"/>
    <w:basedOn w:val="SectionTextAA"/>
    <w:qFormat/>
    <w:rsid w:val="006F2CA2"/>
    <w:pPr>
      <w:ind w:firstLine="0"/>
    </w:pPr>
  </w:style>
  <w:style w:type="paragraph" w:customStyle="1" w:styleId="SectionTextIN0">
    <w:name w:val="SectionText[I]N+"/>
    <w:basedOn w:val="SectionTextI0"/>
    <w:qFormat/>
    <w:rsid w:val="006F2CA2"/>
    <w:pPr>
      <w:ind w:firstLine="0"/>
    </w:pPr>
  </w:style>
  <w:style w:type="paragraph" w:customStyle="1" w:styleId="SectionInterpretationAN0">
    <w:name w:val="SectionInterpretation[A]N+"/>
    <w:basedOn w:val="SectionInterpretationA0"/>
    <w:qFormat/>
    <w:rsid w:val="006F2CA2"/>
    <w:pPr>
      <w:tabs>
        <w:tab w:val="clear" w:pos="2676"/>
      </w:tabs>
      <w:ind w:left="2807" w:firstLine="0"/>
    </w:pPr>
  </w:style>
  <w:style w:type="paragraph" w:customStyle="1" w:styleId="SectionInterpretationAAN">
    <w:name w:val="SectionInterpretation[AA]N+"/>
    <w:basedOn w:val="SectionInterpretationAA"/>
    <w:qFormat/>
    <w:rsid w:val="006F2CA2"/>
    <w:pPr>
      <w:tabs>
        <w:tab w:val="clear" w:pos="3402"/>
      </w:tabs>
      <w:ind w:firstLine="0"/>
    </w:pPr>
  </w:style>
  <w:style w:type="paragraph" w:customStyle="1" w:styleId="ScheduleSectionInterpretationA0">
    <w:name w:val="ScheduleSectionInterpretation[A]"/>
    <w:basedOn w:val="SectionInterpretationA0"/>
    <w:qFormat/>
    <w:rsid w:val="006F2CA2"/>
    <w:rPr>
      <w:sz w:val="22"/>
    </w:rPr>
  </w:style>
  <w:style w:type="paragraph" w:customStyle="1" w:styleId="ScheduleSectionInterpretationAA">
    <w:name w:val="ScheduleSectionInterpretation[AA]"/>
    <w:basedOn w:val="SectionInterpretationAA"/>
    <w:qFormat/>
    <w:rsid w:val="006F2CA2"/>
    <w:rPr>
      <w:sz w:val="22"/>
    </w:rPr>
  </w:style>
  <w:style w:type="paragraph" w:customStyle="1" w:styleId="ScheduleSectionInterpretationaN">
    <w:name w:val="ScheduleSectionInterpretation(a)N+"/>
    <w:basedOn w:val="Normal"/>
    <w:qFormat/>
    <w:rsid w:val="006F2CA2"/>
    <w:pPr>
      <w:spacing w:before="120" w:after="0" w:line="240" w:lineRule="auto"/>
      <w:ind w:left="1350"/>
      <w:jc w:val="both"/>
    </w:pPr>
    <w:rPr>
      <w:rFonts w:ascii="Times New Roman" w:hAnsi="Times New Roman" w:cs="Times New Roman"/>
      <w:sz w:val="22"/>
      <w:szCs w:val="20"/>
      <w:lang w:val="en-GB" w:eastAsia="en-US"/>
    </w:rPr>
  </w:style>
  <w:style w:type="paragraph" w:customStyle="1" w:styleId="ScheduleSectionInterpretationiN">
    <w:name w:val="ScheduleSectionInterpretation(i)N+"/>
    <w:basedOn w:val="SectionInterpretationiN"/>
    <w:qFormat/>
    <w:rsid w:val="006F2CA2"/>
    <w:rPr>
      <w:sz w:val="22"/>
    </w:rPr>
  </w:style>
  <w:style w:type="paragraph" w:customStyle="1" w:styleId="ScheduleSectionInterpretationAN0">
    <w:name w:val="ScheduleSectionInterpretation[A]N+"/>
    <w:basedOn w:val="SectionInterpretationAN0"/>
    <w:qFormat/>
    <w:rsid w:val="006F2CA2"/>
    <w:rPr>
      <w:sz w:val="22"/>
    </w:rPr>
  </w:style>
  <w:style w:type="paragraph" w:customStyle="1" w:styleId="ScheduleSectionInterpretationAAN">
    <w:name w:val="ScheduleSectionInterpretation[AA]N+"/>
    <w:basedOn w:val="SectionInterpretationAAN"/>
    <w:qFormat/>
    <w:rsid w:val="006F2CA2"/>
    <w:rPr>
      <w:sz w:val="22"/>
    </w:rPr>
  </w:style>
  <w:style w:type="paragraph" w:customStyle="1" w:styleId="ScheduleSectionTextAAN">
    <w:name w:val="ScheduleSectionText[AA]N+"/>
    <w:basedOn w:val="SectionTextAAN"/>
    <w:qFormat/>
    <w:rsid w:val="006F2CA2"/>
    <w:pPr>
      <w:tabs>
        <w:tab w:val="clear" w:pos="3005"/>
      </w:tabs>
      <w:ind w:left="2722"/>
    </w:pPr>
    <w:rPr>
      <w:sz w:val="22"/>
    </w:rPr>
  </w:style>
  <w:style w:type="paragraph" w:customStyle="1" w:styleId="ScheduleSectionTextIN0">
    <w:name w:val="ScheduleSectionText[I]N+"/>
    <w:basedOn w:val="SectionTextIN0"/>
    <w:qFormat/>
    <w:rsid w:val="006F2CA2"/>
    <w:pPr>
      <w:ind w:left="3175"/>
    </w:pPr>
    <w:rPr>
      <w:sz w:val="22"/>
    </w:rPr>
  </w:style>
  <w:style w:type="paragraph" w:customStyle="1" w:styleId="Am1SectionInterpretationA0">
    <w:name w:val="Am1SectionInterpretation[A]"/>
    <w:basedOn w:val="Am1SectionInterpretationi"/>
    <w:qFormat/>
    <w:rsid w:val="006F2CA2"/>
    <w:pPr>
      <w:tabs>
        <w:tab w:val="clear" w:pos="2410"/>
        <w:tab w:val="right" w:pos="3130"/>
      </w:tabs>
      <w:ind w:left="3240" w:hanging="1530"/>
    </w:pPr>
  </w:style>
  <w:style w:type="paragraph" w:customStyle="1" w:styleId="Am1SectionInterpretationAN0">
    <w:name w:val="Am1SectionInterpretation[A]N+"/>
    <w:basedOn w:val="Am1SectionInterpretationiN"/>
    <w:qFormat/>
    <w:rsid w:val="006F2CA2"/>
    <w:pPr>
      <w:ind w:left="3240"/>
    </w:pPr>
  </w:style>
  <w:style w:type="paragraph" w:customStyle="1" w:styleId="Am2SectionInterpretationA0">
    <w:name w:val="Am2SectionInterpretation[A]"/>
    <w:basedOn w:val="Am2SectionInterpretationi"/>
    <w:qFormat/>
    <w:rsid w:val="006F2CA2"/>
    <w:pPr>
      <w:tabs>
        <w:tab w:val="clear" w:pos="3056"/>
        <w:tab w:val="right" w:pos="3754"/>
      </w:tabs>
      <w:ind w:left="3870" w:hanging="1800"/>
    </w:pPr>
  </w:style>
  <w:style w:type="paragraph" w:customStyle="1" w:styleId="Am2SectionTextAA">
    <w:name w:val="Am2SectionText[AA]"/>
    <w:basedOn w:val="Am2SectionTextA0"/>
    <w:qFormat/>
    <w:rsid w:val="006F2CA2"/>
    <w:pPr>
      <w:tabs>
        <w:tab w:val="clear" w:pos="3436"/>
        <w:tab w:val="right" w:pos="4332"/>
      </w:tabs>
      <w:ind w:left="4446" w:hanging="2552"/>
    </w:pPr>
  </w:style>
  <w:style w:type="paragraph" w:customStyle="1" w:styleId="Am2SectionTextAAN">
    <w:name w:val="Am2SectionText[AA]N+"/>
    <w:basedOn w:val="Am2SectionTextAN2"/>
    <w:qFormat/>
    <w:rsid w:val="006F2CA2"/>
    <w:pPr>
      <w:ind w:left="4445"/>
    </w:pPr>
  </w:style>
  <w:style w:type="paragraph" w:customStyle="1" w:styleId="Am2SectionTextI0">
    <w:name w:val="Am2SectionText[I]"/>
    <w:basedOn w:val="Am2SectionTextAA"/>
    <w:qFormat/>
    <w:rsid w:val="006F2CA2"/>
    <w:pPr>
      <w:tabs>
        <w:tab w:val="clear" w:pos="4332"/>
        <w:tab w:val="right" w:pos="4961"/>
      </w:tabs>
      <w:ind w:left="5143" w:hanging="3158"/>
    </w:pPr>
  </w:style>
  <w:style w:type="paragraph" w:customStyle="1" w:styleId="Am2SectionTextIN1">
    <w:name w:val="Am2SectionText[I]N+"/>
    <w:basedOn w:val="Am2SectionTextAAN"/>
    <w:qFormat/>
    <w:rsid w:val="006F2CA2"/>
    <w:pPr>
      <w:ind w:left="5143"/>
    </w:pPr>
  </w:style>
  <w:style w:type="paragraph" w:customStyle="1" w:styleId="Am2SectionInterpretationAA">
    <w:name w:val="Am2SectionInterpretation[AA]"/>
    <w:basedOn w:val="Am2SectionInterpretationA0"/>
    <w:qFormat/>
    <w:rsid w:val="006F2CA2"/>
    <w:pPr>
      <w:tabs>
        <w:tab w:val="clear" w:pos="3754"/>
        <w:tab w:val="right" w:pos="4655"/>
      </w:tabs>
      <w:ind w:left="4770" w:hanging="2700"/>
    </w:pPr>
  </w:style>
  <w:style w:type="paragraph" w:customStyle="1" w:styleId="Am2SectionInterpretationAAN">
    <w:name w:val="Am2SectionInterpretation[AA]N+"/>
    <w:basedOn w:val="Am2SectionInterpretationAA"/>
    <w:qFormat/>
    <w:rsid w:val="006F2CA2"/>
    <w:pPr>
      <w:tabs>
        <w:tab w:val="clear" w:pos="4655"/>
      </w:tabs>
      <w:ind w:firstLine="0"/>
    </w:pPr>
  </w:style>
  <w:style w:type="paragraph" w:customStyle="1" w:styleId="Am2SectionInterpretationAN0">
    <w:name w:val="Am2SectionInterpretation[A]N+"/>
    <w:basedOn w:val="Am2SectionInterpretationA0"/>
    <w:qFormat/>
    <w:rsid w:val="006F2CA2"/>
    <w:pPr>
      <w:tabs>
        <w:tab w:val="clear" w:pos="3754"/>
      </w:tabs>
      <w:ind w:firstLine="0"/>
    </w:pPr>
  </w:style>
  <w:style w:type="paragraph" w:customStyle="1" w:styleId="Am1SectionInterpretationAA">
    <w:name w:val="Am1SectionInterpretation[AA]"/>
    <w:basedOn w:val="Am1SectionInterpretationA0"/>
    <w:qFormat/>
    <w:rsid w:val="006F2CA2"/>
    <w:pPr>
      <w:tabs>
        <w:tab w:val="clear" w:pos="3130"/>
        <w:tab w:val="right" w:pos="4026"/>
      </w:tabs>
      <w:ind w:left="4140" w:hanging="2250"/>
    </w:pPr>
  </w:style>
  <w:style w:type="paragraph" w:customStyle="1" w:styleId="Am1SectionInterpretationAAN">
    <w:name w:val="Am1SectionInterpretation[AA]N+"/>
    <w:basedOn w:val="Am1SectionInterpretationAA"/>
    <w:qFormat/>
    <w:rsid w:val="006F2CA2"/>
    <w:pPr>
      <w:tabs>
        <w:tab w:val="clear" w:pos="4026"/>
      </w:tabs>
      <w:ind w:firstLine="0"/>
    </w:pPr>
  </w:style>
  <w:style w:type="paragraph" w:customStyle="1" w:styleId="Am1SectionTextAA">
    <w:name w:val="Am1SectionText[AA]"/>
    <w:basedOn w:val="Am1SectionTextA0"/>
    <w:qFormat/>
    <w:rsid w:val="006F2CA2"/>
    <w:pPr>
      <w:tabs>
        <w:tab w:val="clear" w:pos="2659"/>
        <w:tab w:val="right" w:pos="3555"/>
      </w:tabs>
      <w:ind w:left="3668" w:hanging="2676"/>
    </w:pPr>
  </w:style>
  <w:style w:type="paragraph" w:customStyle="1" w:styleId="Am1SectionTextAAN">
    <w:name w:val="Am1SectionText[AA]N+"/>
    <w:basedOn w:val="Am1SectionTextAA"/>
    <w:qFormat/>
    <w:rsid w:val="006F2CA2"/>
    <w:pPr>
      <w:tabs>
        <w:tab w:val="clear" w:pos="3555"/>
      </w:tabs>
      <w:ind w:firstLine="0"/>
    </w:pPr>
  </w:style>
  <w:style w:type="paragraph" w:customStyle="1" w:styleId="Am1SectionTextI0">
    <w:name w:val="Am1SectionText[I]"/>
    <w:basedOn w:val="Am1SectionTextAA"/>
    <w:qFormat/>
    <w:rsid w:val="006F2CA2"/>
    <w:pPr>
      <w:tabs>
        <w:tab w:val="clear" w:pos="3555"/>
        <w:tab w:val="right" w:pos="4185"/>
      </w:tabs>
      <w:ind w:left="4366" w:hanging="3374"/>
    </w:pPr>
  </w:style>
  <w:style w:type="paragraph" w:customStyle="1" w:styleId="Am1SectionTextIN1">
    <w:name w:val="Am1SectionText[I]N+"/>
    <w:basedOn w:val="Am1SectionTextI0"/>
    <w:qFormat/>
    <w:rsid w:val="006F2CA2"/>
    <w:pPr>
      <w:tabs>
        <w:tab w:val="clear" w:pos="4185"/>
      </w:tabs>
      <w:ind w:firstLine="0"/>
    </w:pPr>
  </w:style>
  <w:style w:type="paragraph" w:customStyle="1" w:styleId="Am2SectionProviso1">
    <w:name w:val="Am2SectionProviso(1)"/>
    <w:basedOn w:val="Am2SectionText1N"/>
    <w:qFormat/>
    <w:rsid w:val="006F2CA2"/>
    <w:pPr>
      <w:ind w:left="1170" w:firstLine="360"/>
    </w:pPr>
  </w:style>
  <w:style w:type="paragraph" w:customStyle="1" w:styleId="Am2SectionProvisoa">
    <w:name w:val="Am2SectionProviso(a)"/>
    <w:basedOn w:val="Am2SectionTextaN0"/>
    <w:qFormat/>
    <w:rsid w:val="006F2CA2"/>
    <w:pPr>
      <w:ind w:firstLine="360"/>
    </w:pPr>
  </w:style>
  <w:style w:type="paragraph" w:customStyle="1" w:styleId="Am2SectionTextaIndent">
    <w:name w:val="Am2SectionText(a)Indent"/>
    <w:basedOn w:val="Am2SectionTextaN0"/>
    <w:qFormat/>
    <w:rsid w:val="006F2CA2"/>
    <w:pPr>
      <w:ind w:left="2529"/>
    </w:pPr>
  </w:style>
  <w:style w:type="paragraph" w:customStyle="1" w:styleId="Am2SectionTextiIndent">
    <w:name w:val="Am2SectionText(i)Indent"/>
    <w:basedOn w:val="Am2SectionTextiN0"/>
    <w:qFormat/>
    <w:rsid w:val="006F2CA2"/>
    <w:pPr>
      <w:ind w:left="3181"/>
    </w:pPr>
  </w:style>
  <w:style w:type="paragraph" w:customStyle="1" w:styleId="Am2SectionProvisoi">
    <w:name w:val="Am2SectionProviso(i)"/>
    <w:basedOn w:val="Am2SectionTextiN0"/>
    <w:qFormat/>
    <w:rsid w:val="006F2CA2"/>
    <w:pPr>
      <w:ind w:firstLine="357"/>
    </w:pPr>
  </w:style>
  <w:style w:type="paragraph" w:customStyle="1" w:styleId="Am1SectionProviso1">
    <w:name w:val="Am1SectionProviso(1)"/>
    <w:basedOn w:val="Am1SectionText1N"/>
    <w:qFormat/>
    <w:rsid w:val="006F2CA2"/>
    <w:pPr>
      <w:ind w:left="450" w:firstLine="400"/>
    </w:pPr>
  </w:style>
  <w:style w:type="paragraph" w:customStyle="1" w:styleId="Am1SectionProvisoi">
    <w:name w:val="Am1SectionProviso(i)"/>
    <w:basedOn w:val="Am1SectionTextaN0"/>
    <w:qFormat/>
    <w:rsid w:val="006F2CA2"/>
    <w:pPr>
      <w:ind w:left="2155" w:firstLine="357"/>
    </w:pPr>
  </w:style>
  <w:style w:type="paragraph" w:customStyle="1" w:styleId="Am1SectionTextiIndent">
    <w:name w:val="Am1SectionText(i)Indent"/>
    <w:basedOn w:val="Am1SectionTextiN0"/>
    <w:qFormat/>
    <w:rsid w:val="006F2CA2"/>
    <w:pPr>
      <w:ind w:left="2512"/>
    </w:pPr>
  </w:style>
  <w:style w:type="paragraph" w:customStyle="1" w:styleId="Am1SectionTextaIndent">
    <w:name w:val="Am1SectionText(a)Indent"/>
    <w:basedOn w:val="Am1SectionTextaN0"/>
    <w:qFormat/>
    <w:rsid w:val="006F2CA2"/>
    <w:pPr>
      <w:ind w:left="1800"/>
    </w:pPr>
  </w:style>
  <w:style w:type="paragraph" w:customStyle="1" w:styleId="Am1SectionProvisoa">
    <w:name w:val="Am1SectionProviso(a)"/>
    <w:basedOn w:val="Am1SectionTextaN0"/>
    <w:qFormat/>
    <w:rsid w:val="006F2CA2"/>
    <w:pPr>
      <w:ind w:left="1440" w:firstLine="360"/>
    </w:pPr>
  </w:style>
  <w:style w:type="paragraph" w:customStyle="1" w:styleId="SpeakerSignatureBlock">
    <w:name w:val="SpeakerSignatureBlock"/>
    <w:basedOn w:val="SLSignatureBlock"/>
    <w:qFormat/>
    <w:rsid w:val="006F2CA2"/>
    <w:pPr>
      <w:tabs>
        <w:tab w:val="left" w:pos="7088"/>
      </w:tabs>
      <w:ind w:left="4678"/>
    </w:pPr>
    <w:rPr>
      <w:rFonts w:eastAsia="+mn-ea"/>
      <w:i/>
      <w:kern w:val="24"/>
      <w:sz w:val="22"/>
    </w:rPr>
  </w:style>
  <w:style w:type="paragraph" w:customStyle="1" w:styleId="SpeakerCertText">
    <w:name w:val="SpeakerCertText"/>
    <w:basedOn w:val="ScheduleSectionText1N"/>
    <w:qFormat/>
    <w:rsid w:val="006F2CA2"/>
    <w:rPr>
      <w:rFonts w:eastAsia="+mn-ea"/>
      <w:kern w:val="24"/>
      <w:lang w:val="en-GB"/>
    </w:rPr>
  </w:style>
  <w:style w:type="paragraph" w:customStyle="1" w:styleId="SpeakerCertTexta">
    <w:name w:val="SpeakerCertText(a)"/>
    <w:basedOn w:val="ScheduleSectionTexta"/>
    <w:qFormat/>
    <w:rsid w:val="006F2CA2"/>
    <w:rPr>
      <w:rFonts w:eastAsia="+mn-ea"/>
      <w:kern w:val="24"/>
    </w:rPr>
  </w:style>
  <w:style w:type="paragraph" w:customStyle="1" w:styleId="Am1ScheduleSectionHeading">
    <w:name w:val="Am1ScheduleSectionHeading"/>
    <w:basedOn w:val="Am1SectionHeading"/>
    <w:qFormat/>
    <w:rsid w:val="006F2CA2"/>
    <w:rPr>
      <w:sz w:val="22"/>
    </w:rPr>
  </w:style>
  <w:style w:type="paragraph" w:customStyle="1" w:styleId="Am1ScheduleSectionText1">
    <w:name w:val="Am1ScheduleSectionText(1)"/>
    <w:basedOn w:val="Am1SectionText1"/>
    <w:qFormat/>
    <w:rsid w:val="006F2CA2"/>
    <w:rPr>
      <w:sz w:val="22"/>
    </w:rPr>
  </w:style>
  <w:style w:type="paragraph" w:customStyle="1" w:styleId="Am1ScheduleSectionProviso1">
    <w:name w:val="Am1ScheduleSectionProviso(1)"/>
    <w:basedOn w:val="Am1SectionProviso1"/>
    <w:qFormat/>
    <w:rsid w:val="006F2CA2"/>
    <w:rPr>
      <w:sz w:val="22"/>
    </w:rPr>
  </w:style>
  <w:style w:type="paragraph" w:customStyle="1" w:styleId="Am1ScheduleSectionTexta">
    <w:name w:val="Am1ScheduleSectionText(a)"/>
    <w:basedOn w:val="Am1SectionTexta"/>
    <w:qFormat/>
    <w:rsid w:val="006F2CA2"/>
    <w:pPr>
      <w:tabs>
        <w:tab w:val="right" w:pos="1320"/>
      </w:tabs>
      <w:ind w:left="1434" w:hanging="1060"/>
    </w:pPr>
    <w:rPr>
      <w:color w:val="000000"/>
      <w:sz w:val="22"/>
      <w:szCs w:val="24"/>
      <w:lang w:bidi="ta-IN"/>
    </w:rPr>
  </w:style>
  <w:style w:type="paragraph" w:customStyle="1" w:styleId="Am1ScheduleSectionTextaIndent">
    <w:name w:val="Am1ScheduleSectionText(a)Indent"/>
    <w:basedOn w:val="Am1SectionTextaIndent"/>
    <w:qFormat/>
    <w:rsid w:val="006F2CA2"/>
    <w:rPr>
      <w:sz w:val="22"/>
    </w:rPr>
  </w:style>
  <w:style w:type="paragraph" w:customStyle="1" w:styleId="Am1ScheduleSectionProvisoa">
    <w:name w:val="Am1ScheduleSectionProviso(a)"/>
    <w:basedOn w:val="Am1SectionProvisoa"/>
    <w:qFormat/>
    <w:rsid w:val="006F2CA2"/>
    <w:rPr>
      <w:sz w:val="22"/>
    </w:rPr>
  </w:style>
  <w:style w:type="paragraph" w:customStyle="1" w:styleId="Am1ScheduleSectionTexti">
    <w:name w:val="Am1ScheduleSectionText(i)"/>
    <w:basedOn w:val="Am1SectionTexti"/>
    <w:qFormat/>
    <w:rsid w:val="006F2CA2"/>
    <w:rPr>
      <w:sz w:val="22"/>
    </w:rPr>
  </w:style>
  <w:style w:type="paragraph" w:customStyle="1" w:styleId="Am1ScheduleSectionProvisoi">
    <w:name w:val="Am1ScheduleSectionProviso(i)"/>
    <w:basedOn w:val="Am1SectionProvisoi"/>
    <w:qFormat/>
    <w:rsid w:val="006F2CA2"/>
    <w:rPr>
      <w:sz w:val="22"/>
    </w:rPr>
  </w:style>
  <w:style w:type="paragraph" w:customStyle="1" w:styleId="Am1ScheduleSectionTextiIndent">
    <w:name w:val="Am1ScheduleSectionText(i)Indent"/>
    <w:basedOn w:val="Am1SectionTextiIndent"/>
    <w:qFormat/>
    <w:rsid w:val="006F2CA2"/>
    <w:rPr>
      <w:sz w:val="22"/>
    </w:rPr>
  </w:style>
  <w:style w:type="paragraph" w:customStyle="1" w:styleId="Am1ScheduleSectionTextA0">
    <w:name w:val="Am1ScheduleSectionText[A]"/>
    <w:basedOn w:val="Am1SectionTextA0"/>
    <w:qFormat/>
    <w:rsid w:val="006F2CA2"/>
    <w:rPr>
      <w:sz w:val="22"/>
    </w:rPr>
  </w:style>
  <w:style w:type="paragraph" w:customStyle="1" w:styleId="Am1ScheduleSectionTextAA">
    <w:name w:val="Am1ScheduleSectionText[AA]"/>
    <w:basedOn w:val="Am1SectionTextAA"/>
    <w:qFormat/>
    <w:rsid w:val="006F2CA2"/>
    <w:rPr>
      <w:sz w:val="22"/>
    </w:rPr>
  </w:style>
  <w:style w:type="paragraph" w:customStyle="1" w:styleId="Am1ScheduleSectionTextAAN">
    <w:name w:val="Am1ScheduleSectionText[AA]N+"/>
    <w:basedOn w:val="Am1SectionTextAAN"/>
    <w:qFormat/>
    <w:rsid w:val="006F2CA2"/>
    <w:rPr>
      <w:sz w:val="22"/>
    </w:rPr>
  </w:style>
  <w:style w:type="paragraph" w:customStyle="1" w:styleId="Am1ScheduleSectionTextI0">
    <w:name w:val="Am1ScheduleSectionText[I]"/>
    <w:basedOn w:val="Am1SectionTextI0"/>
    <w:qFormat/>
    <w:rsid w:val="006F2CA2"/>
    <w:pPr>
      <w:tabs>
        <w:tab w:val="clear" w:pos="4185"/>
        <w:tab w:val="right" w:pos="4253"/>
      </w:tabs>
    </w:pPr>
    <w:rPr>
      <w:sz w:val="22"/>
    </w:rPr>
  </w:style>
  <w:style w:type="paragraph" w:customStyle="1" w:styleId="Am1ScheduleSectionInterpretationItem">
    <w:name w:val="Am1ScheduleSectionInterpretationItem"/>
    <w:basedOn w:val="Am1SectionInterpretationItem"/>
    <w:qFormat/>
    <w:rsid w:val="006F2CA2"/>
    <w:rPr>
      <w:sz w:val="22"/>
    </w:rPr>
  </w:style>
  <w:style w:type="paragraph" w:customStyle="1" w:styleId="Am1ScheduleSectionInterpretationa">
    <w:name w:val="Am1ScheduleSectionInterpretation(a)"/>
    <w:basedOn w:val="Am1SectionInterpretationa"/>
    <w:qFormat/>
    <w:rsid w:val="006F2CA2"/>
    <w:rPr>
      <w:sz w:val="22"/>
    </w:rPr>
  </w:style>
  <w:style w:type="paragraph" w:customStyle="1" w:styleId="Am1ScheduleSectionInterpretationi">
    <w:name w:val="Am1ScheduleSectionInterpretation(i)"/>
    <w:basedOn w:val="Am1SectionInterpretationi"/>
    <w:qFormat/>
    <w:rsid w:val="006F2CA2"/>
    <w:rPr>
      <w:sz w:val="22"/>
    </w:rPr>
  </w:style>
  <w:style w:type="paragraph" w:customStyle="1" w:styleId="Am1ScheduleSectionInterpretationA0">
    <w:name w:val="Am1ScheduleSectionInterpretation[A]"/>
    <w:basedOn w:val="Am1SectionInterpretationA0"/>
    <w:qFormat/>
    <w:rsid w:val="006F2CA2"/>
    <w:rPr>
      <w:sz w:val="22"/>
    </w:rPr>
  </w:style>
  <w:style w:type="paragraph" w:customStyle="1" w:styleId="Am1ScheduleSectionInterpretationAA">
    <w:name w:val="Am1ScheduleSectionInterpretation[AA]"/>
    <w:basedOn w:val="Am1SectionInterpretationAA"/>
    <w:qFormat/>
    <w:rsid w:val="006F2CA2"/>
    <w:rPr>
      <w:sz w:val="22"/>
    </w:rPr>
  </w:style>
  <w:style w:type="paragraph" w:customStyle="1" w:styleId="Am1ScheduleSectionTextaN">
    <w:name w:val="Am1ScheduleSectionText(a)N+"/>
    <w:basedOn w:val="Am1SectionTextaN0"/>
    <w:qFormat/>
    <w:rsid w:val="006F2CA2"/>
    <w:rPr>
      <w:sz w:val="22"/>
    </w:rPr>
  </w:style>
  <w:style w:type="paragraph" w:customStyle="1" w:styleId="Am1ScheduleSectionTextiN">
    <w:name w:val="Am1ScheduleSectionText(i)N+"/>
    <w:basedOn w:val="Am1SectionTextiN0"/>
    <w:qFormat/>
    <w:rsid w:val="006F2CA2"/>
    <w:rPr>
      <w:sz w:val="22"/>
    </w:rPr>
  </w:style>
  <w:style w:type="paragraph" w:customStyle="1" w:styleId="Am1ScheduleSectionText1N">
    <w:name w:val="Am1ScheduleSectionText(1)N"/>
    <w:basedOn w:val="Am1SectionText1N"/>
    <w:qFormat/>
    <w:rsid w:val="006F2CA2"/>
    <w:rPr>
      <w:sz w:val="22"/>
    </w:rPr>
  </w:style>
  <w:style w:type="paragraph" w:customStyle="1" w:styleId="Am1ScheduleSectionTextAN0">
    <w:name w:val="Am1ScheduleSectionText[A]N+"/>
    <w:basedOn w:val="Am1SectionTextAN2"/>
    <w:qFormat/>
    <w:rsid w:val="006F2CA2"/>
    <w:rPr>
      <w:sz w:val="22"/>
    </w:rPr>
  </w:style>
  <w:style w:type="paragraph" w:customStyle="1" w:styleId="Am1ScheduleSectionTextIN0">
    <w:name w:val="Am1ScheduleSectionText[I]N+"/>
    <w:basedOn w:val="Am1SectionTextIN1"/>
    <w:qFormat/>
    <w:rsid w:val="006F2CA2"/>
    <w:rPr>
      <w:sz w:val="22"/>
    </w:rPr>
  </w:style>
  <w:style w:type="paragraph" w:customStyle="1" w:styleId="Am1ScheduleSectionInterpretationItemN">
    <w:name w:val="Am1ScheduleSectionInterpretationItemN+"/>
    <w:basedOn w:val="Am1SectionInterpretationItemN"/>
    <w:qFormat/>
    <w:rsid w:val="006F2CA2"/>
    <w:rPr>
      <w:sz w:val="22"/>
    </w:rPr>
  </w:style>
  <w:style w:type="paragraph" w:customStyle="1" w:styleId="Am1ScheduleSectionInterpretationaN">
    <w:name w:val="Am1ScheduleSectionInterpretation(a)N+"/>
    <w:basedOn w:val="Am1SectionInterpretationaN"/>
    <w:qFormat/>
    <w:rsid w:val="006F2CA2"/>
    <w:rPr>
      <w:sz w:val="22"/>
    </w:rPr>
  </w:style>
  <w:style w:type="paragraph" w:customStyle="1" w:styleId="Am1ScheduleSectionInterpretationiN">
    <w:name w:val="Am1ScheduleSectionInterpretation(i)N+"/>
    <w:basedOn w:val="Am1SectionInterpretationiN"/>
    <w:qFormat/>
    <w:rsid w:val="006F2CA2"/>
    <w:rPr>
      <w:sz w:val="22"/>
    </w:rPr>
  </w:style>
  <w:style w:type="paragraph" w:customStyle="1" w:styleId="Am1ScheduleSectionInterpretationAN0">
    <w:name w:val="Am1ScheduleSectionInterpretation[A]N+"/>
    <w:basedOn w:val="Am1SectionInterpretationAN0"/>
    <w:qFormat/>
    <w:rsid w:val="006F2CA2"/>
    <w:rPr>
      <w:sz w:val="22"/>
    </w:rPr>
  </w:style>
  <w:style w:type="paragraph" w:customStyle="1" w:styleId="Am1ScheduleSectionInterpretationAAN">
    <w:name w:val="Am1ScheduleSectionInterpretation[AA]N+"/>
    <w:basedOn w:val="Am1SectionInterpretationAAN"/>
    <w:qFormat/>
    <w:rsid w:val="006F2CA2"/>
    <w:rPr>
      <w:sz w:val="22"/>
    </w:rPr>
  </w:style>
  <w:style w:type="paragraph" w:customStyle="1" w:styleId="Am2ScheduleSectionHeading">
    <w:name w:val="Am2ScheduleSectionHeading"/>
    <w:basedOn w:val="Am2SectionHeading"/>
    <w:qFormat/>
    <w:rsid w:val="006F2CA2"/>
    <w:rPr>
      <w:sz w:val="22"/>
    </w:rPr>
  </w:style>
  <w:style w:type="paragraph" w:customStyle="1" w:styleId="Am1ScheduleDivisionHeading1">
    <w:name w:val="Am1ScheduleDivisionHeading1"/>
    <w:basedOn w:val="Am1DivisionHeading1"/>
    <w:qFormat/>
    <w:rsid w:val="006F2CA2"/>
    <w:rPr>
      <w:sz w:val="22"/>
    </w:rPr>
  </w:style>
  <w:style w:type="paragraph" w:customStyle="1" w:styleId="Am1ScheduleDivisionHeading2">
    <w:name w:val="Am1ScheduleDivisionHeading2"/>
    <w:basedOn w:val="Am1DivisionHeading2"/>
    <w:qFormat/>
    <w:rsid w:val="006F2CA2"/>
    <w:rPr>
      <w:sz w:val="22"/>
    </w:rPr>
  </w:style>
  <w:style w:type="paragraph" w:customStyle="1" w:styleId="Am1ScheduleDivisionHeading3">
    <w:name w:val="Am1ScheduleDivisionHeading3"/>
    <w:basedOn w:val="Am1DivisionHeading3"/>
    <w:qFormat/>
    <w:rsid w:val="006F2CA2"/>
    <w:rPr>
      <w:sz w:val="22"/>
    </w:rPr>
  </w:style>
  <w:style w:type="paragraph" w:customStyle="1" w:styleId="Am2ScheduleSectionText1">
    <w:name w:val="Am2ScheduleSectionText(1)"/>
    <w:basedOn w:val="Am2SectionText1"/>
    <w:qFormat/>
    <w:rsid w:val="006F2CA2"/>
    <w:rPr>
      <w:sz w:val="22"/>
    </w:rPr>
  </w:style>
  <w:style w:type="paragraph" w:customStyle="1" w:styleId="Am2ScheduleSectionText1N">
    <w:name w:val="Am2ScheduleSectionText(1)N"/>
    <w:basedOn w:val="Am2SectionText1N"/>
    <w:qFormat/>
    <w:rsid w:val="006F2CA2"/>
    <w:rPr>
      <w:sz w:val="22"/>
    </w:rPr>
  </w:style>
  <w:style w:type="paragraph" w:customStyle="1" w:styleId="Am2ScheduleSectionProviso1">
    <w:name w:val="Am2ScheduleSectionProviso(1)"/>
    <w:basedOn w:val="Am2SectionProviso1"/>
    <w:qFormat/>
    <w:rsid w:val="006F2CA2"/>
    <w:rPr>
      <w:sz w:val="22"/>
    </w:rPr>
  </w:style>
  <w:style w:type="paragraph" w:customStyle="1" w:styleId="Am2ScheduleSectionTexta">
    <w:name w:val="Am2ScheduleSectionText(a)"/>
    <w:basedOn w:val="Am2SectionTexta"/>
    <w:qFormat/>
    <w:rsid w:val="006F2CA2"/>
    <w:rPr>
      <w:sz w:val="22"/>
    </w:rPr>
  </w:style>
  <w:style w:type="paragraph" w:customStyle="1" w:styleId="Am2ScheduleSectionProvisoa">
    <w:name w:val="Am2ScheduleSectionProviso(a)"/>
    <w:basedOn w:val="Am2SectionProvisoa"/>
    <w:qFormat/>
    <w:rsid w:val="006F2CA2"/>
    <w:rPr>
      <w:sz w:val="22"/>
    </w:rPr>
  </w:style>
  <w:style w:type="paragraph" w:customStyle="1" w:styleId="Am2ScheduleSectionTextaIndent">
    <w:name w:val="Am2ScheduleSectionText(a)Indent"/>
    <w:basedOn w:val="Am2SectionTextaIndent"/>
    <w:qFormat/>
    <w:rsid w:val="006F2CA2"/>
    <w:rPr>
      <w:sz w:val="22"/>
    </w:rPr>
  </w:style>
  <w:style w:type="paragraph" w:customStyle="1" w:styleId="Am2ScheduleSectionTexti">
    <w:name w:val="Am2ScheduleSectionText(i)"/>
    <w:basedOn w:val="Am2SectionTexti"/>
    <w:qFormat/>
    <w:rsid w:val="006F2CA2"/>
    <w:rPr>
      <w:sz w:val="22"/>
    </w:rPr>
  </w:style>
  <w:style w:type="paragraph" w:customStyle="1" w:styleId="Am2ScheduleSectionProvisoi">
    <w:name w:val="Am2ScheduleSectionProviso(i)"/>
    <w:basedOn w:val="Am2SectionProvisoi"/>
    <w:qFormat/>
    <w:rsid w:val="006F2CA2"/>
    <w:rPr>
      <w:sz w:val="22"/>
    </w:rPr>
  </w:style>
  <w:style w:type="paragraph" w:customStyle="1" w:styleId="Am2ScheduleSectionTextiIndent">
    <w:name w:val="Am2ScheduleSectionText(i)Indent"/>
    <w:basedOn w:val="Am2SectionTextiIndent"/>
    <w:qFormat/>
    <w:rsid w:val="006F2CA2"/>
    <w:rPr>
      <w:sz w:val="22"/>
    </w:rPr>
  </w:style>
  <w:style w:type="paragraph" w:customStyle="1" w:styleId="Am2ScheduleSectionTextA0">
    <w:name w:val="Am2ScheduleSectionText[A]"/>
    <w:basedOn w:val="Am2SectionTextA0"/>
    <w:qFormat/>
    <w:rsid w:val="006F2CA2"/>
    <w:rPr>
      <w:sz w:val="22"/>
    </w:rPr>
  </w:style>
  <w:style w:type="paragraph" w:customStyle="1" w:styleId="Am2ScheduleSectionTextAA">
    <w:name w:val="Am2ScheduleSectionText[AA]"/>
    <w:basedOn w:val="Am2SectionTextAA"/>
    <w:qFormat/>
    <w:rsid w:val="006F2CA2"/>
    <w:rPr>
      <w:sz w:val="22"/>
    </w:rPr>
  </w:style>
  <w:style w:type="paragraph" w:customStyle="1" w:styleId="Am2ScheduleSectionTextI0">
    <w:name w:val="Am2ScheduleSectionText[I]"/>
    <w:basedOn w:val="Am2SectionTextI0"/>
    <w:qFormat/>
    <w:rsid w:val="006F2CA2"/>
    <w:pPr>
      <w:tabs>
        <w:tab w:val="clear" w:pos="4961"/>
        <w:tab w:val="right" w:pos="5029"/>
      </w:tabs>
    </w:pPr>
    <w:rPr>
      <w:sz w:val="22"/>
    </w:rPr>
  </w:style>
  <w:style w:type="paragraph" w:customStyle="1" w:styleId="Am2ScheduleSectionInterpretationItem">
    <w:name w:val="Am2ScheduleSectionInterpretationItem"/>
    <w:basedOn w:val="Am2SectionInterpretationItem"/>
    <w:qFormat/>
    <w:rsid w:val="006F2CA2"/>
    <w:rPr>
      <w:sz w:val="22"/>
    </w:rPr>
  </w:style>
  <w:style w:type="paragraph" w:customStyle="1" w:styleId="Am2ScheduleSectionInterpretationa">
    <w:name w:val="Am2ScheduleSectionInterpretation(a)"/>
    <w:basedOn w:val="Am2SectionInterpretationa"/>
    <w:qFormat/>
    <w:rsid w:val="006F2CA2"/>
    <w:rPr>
      <w:sz w:val="22"/>
    </w:rPr>
  </w:style>
  <w:style w:type="paragraph" w:customStyle="1" w:styleId="Am2ScheduleSectionInterpretationi">
    <w:name w:val="Am2ScheduleSectionInterpretation(i)"/>
    <w:basedOn w:val="Am2SectionInterpretationi"/>
    <w:qFormat/>
    <w:rsid w:val="006F2CA2"/>
    <w:rPr>
      <w:sz w:val="22"/>
    </w:rPr>
  </w:style>
  <w:style w:type="paragraph" w:customStyle="1" w:styleId="Am2ScheduleSectionInterpretationA0">
    <w:name w:val="Am2ScheduleSectionInterpretation[A]"/>
    <w:basedOn w:val="Am2SectionInterpretationA0"/>
    <w:qFormat/>
    <w:rsid w:val="006F2CA2"/>
    <w:rPr>
      <w:sz w:val="22"/>
    </w:rPr>
  </w:style>
  <w:style w:type="paragraph" w:customStyle="1" w:styleId="Am2ScheduleSectionInterpretationAA">
    <w:name w:val="Am2ScheduleSectionInterpretation[AA]"/>
    <w:basedOn w:val="Am2SectionInterpretationAA"/>
    <w:qFormat/>
    <w:rsid w:val="006F2CA2"/>
    <w:rPr>
      <w:sz w:val="22"/>
    </w:rPr>
  </w:style>
  <w:style w:type="paragraph" w:customStyle="1" w:styleId="Am2ScheduleSectionTextaN">
    <w:name w:val="Am2ScheduleSectionText(a)N+"/>
    <w:basedOn w:val="Am2SectionTextaN0"/>
    <w:qFormat/>
    <w:rsid w:val="006F2CA2"/>
    <w:rPr>
      <w:sz w:val="22"/>
    </w:rPr>
  </w:style>
  <w:style w:type="paragraph" w:customStyle="1" w:styleId="Am2ScheduleSectionTextiN">
    <w:name w:val="Am2ScheduleSectionText(i)N+"/>
    <w:basedOn w:val="Am2SectionTextiN0"/>
    <w:qFormat/>
    <w:rsid w:val="006F2CA2"/>
    <w:rPr>
      <w:sz w:val="22"/>
    </w:rPr>
  </w:style>
  <w:style w:type="paragraph" w:customStyle="1" w:styleId="Am2ScheduleSectionTextAN0">
    <w:name w:val="Am2ScheduleSectionText[A]N+"/>
    <w:basedOn w:val="Am2SectionTextAN2"/>
    <w:qFormat/>
    <w:rsid w:val="006F2CA2"/>
    <w:rPr>
      <w:sz w:val="22"/>
    </w:rPr>
  </w:style>
  <w:style w:type="paragraph" w:customStyle="1" w:styleId="Am2ScheduleSectionTextAAN">
    <w:name w:val="Am2ScheduleSectionText[AA]N+"/>
    <w:basedOn w:val="Am2SectionTextAAN"/>
    <w:qFormat/>
    <w:rsid w:val="006F2CA2"/>
    <w:rPr>
      <w:sz w:val="22"/>
    </w:rPr>
  </w:style>
  <w:style w:type="paragraph" w:customStyle="1" w:styleId="Am2ScheduleSectionTextIN0">
    <w:name w:val="Am2ScheduleSectionText[I]N+"/>
    <w:basedOn w:val="Am2SectionTextIN1"/>
    <w:qFormat/>
    <w:rsid w:val="006F2CA2"/>
    <w:rPr>
      <w:sz w:val="22"/>
    </w:rPr>
  </w:style>
  <w:style w:type="paragraph" w:customStyle="1" w:styleId="Am2ScheduleSectionInterpretationItemN">
    <w:name w:val="Am2ScheduleSectionInterpretationItemN+"/>
    <w:basedOn w:val="Am2SectionInterpretationItemN"/>
    <w:qFormat/>
    <w:rsid w:val="006F2CA2"/>
    <w:rPr>
      <w:sz w:val="22"/>
    </w:rPr>
  </w:style>
  <w:style w:type="paragraph" w:customStyle="1" w:styleId="Am2ScheduleSectionInterpretationaN">
    <w:name w:val="Am2ScheduleSectionInterpretation(a)N+"/>
    <w:basedOn w:val="Am2SectionInterpretationaN"/>
    <w:qFormat/>
    <w:rsid w:val="006F2CA2"/>
    <w:pPr>
      <w:tabs>
        <w:tab w:val="clear" w:pos="2410"/>
      </w:tabs>
      <w:ind w:firstLine="0"/>
    </w:pPr>
    <w:rPr>
      <w:sz w:val="22"/>
    </w:rPr>
  </w:style>
  <w:style w:type="paragraph" w:customStyle="1" w:styleId="Am2ScheduleSectionInterpretationiN">
    <w:name w:val="Am2ScheduleSectionInterpretation(i)N+"/>
    <w:basedOn w:val="Am2SectionInterpretationiN"/>
    <w:qFormat/>
    <w:rsid w:val="006F2CA2"/>
    <w:rPr>
      <w:sz w:val="22"/>
    </w:rPr>
  </w:style>
  <w:style w:type="paragraph" w:customStyle="1" w:styleId="Am2ScheduleSectionInterpretationAN0">
    <w:name w:val="Am2ScheduleSectionInterpretation[A]N+"/>
    <w:basedOn w:val="Am2SectionInterpretationAN0"/>
    <w:qFormat/>
    <w:rsid w:val="006F2CA2"/>
    <w:rPr>
      <w:sz w:val="22"/>
    </w:rPr>
  </w:style>
  <w:style w:type="paragraph" w:customStyle="1" w:styleId="Am2ScheduleSectionInterpretationAAN">
    <w:name w:val="Am2ScheduleSectionInterpretation[AA]N+"/>
    <w:basedOn w:val="Am2SectionInterpretationAAN"/>
    <w:qFormat/>
    <w:rsid w:val="006F2CA2"/>
    <w:rPr>
      <w:sz w:val="22"/>
    </w:rPr>
  </w:style>
  <w:style w:type="paragraph" w:customStyle="1" w:styleId="Am2ScheduleDivisionHeading1">
    <w:name w:val="Am2ScheduleDivisionHeading1"/>
    <w:basedOn w:val="Am2DivisionHeading1"/>
    <w:qFormat/>
    <w:rsid w:val="006F2CA2"/>
    <w:rPr>
      <w:sz w:val="22"/>
    </w:rPr>
  </w:style>
  <w:style w:type="paragraph" w:customStyle="1" w:styleId="Am2ScheduleDivisionHeading2">
    <w:name w:val="Am2ScheduleDivisionHeading2"/>
    <w:basedOn w:val="Am2DivisionHeading2"/>
    <w:qFormat/>
    <w:rsid w:val="006F2CA2"/>
    <w:rPr>
      <w:sz w:val="22"/>
    </w:rPr>
  </w:style>
  <w:style w:type="paragraph" w:customStyle="1" w:styleId="Am2ScheduleDivisionHeading3">
    <w:name w:val="Am2ScheduleDivisionHeading3"/>
    <w:basedOn w:val="Am2DivisionHeading3"/>
    <w:qFormat/>
    <w:rsid w:val="006F2CA2"/>
    <w:rPr>
      <w:sz w:val="22"/>
    </w:rPr>
  </w:style>
  <w:style w:type="paragraph" w:customStyle="1" w:styleId="Am1ScheduleHeading">
    <w:name w:val="Am1ScheduleHeading"/>
    <w:basedOn w:val="ScheduleHeading"/>
    <w:qFormat/>
    <w:rsid w:val="006F2CA2"/>
    <w:pPr>
      <w:ind w:left="475"/>
    </w:pPr>
  </w:style>
  <w:style w:type="paragraph" w:customStyle="1" w:styleId="Am1AmendRef">
    <w:name w:val="Am1AmendRef"/>
    <w:basedOn w:val="AmendRef"/>
    <w:qFormat/>
    <w:rsid w:val="006F2CA2"/>
  </w:style>
  <w:style w:type="paragraph" w:customStyle="1" w:styleId="Am1ScheduleRef">
    <w:name w:val="Am1ScheduleRef"/>
    <w:basedOn w:val="ScheduleRef"/>
    <w:qFormat/>
    <w:rsid w:val="006F2CA2"/>
    <w:rPr>
      <w:lang w:val="en-GB"/>
    </w:rPr>
  </w:style>
  <w:style w:type="paragraph" w:customStyle="1" w:styleId="Am2ScheduleHeading">
    <w:name w:val="Am2ScheduleHeading"/>
    <w:basedOn w:val="Am1ScheduleHeading"/>
    <w:qFormat/>
    <w:rsid w:val="006F2CA2"/>
    <w:pPr>
      <w:ind w:left="1152"/>
    </w:pPr>
  </w:style>
  <w:style w:type="paragraph" w:customStyle="1" w:styleId="Am1ScheduleTitle">
    <w:name w:val="Am1ScheduleTitle"/>
    <w:basedOn w:val="ScheduleTitle"/>
    <w:qFormat/>
    <w:rsid w:val="006F2CA2"/>
    <w:pPr>
      <w:ind w:left="475"/>
    </w:pPr>
  </w:style>
  <w:style w:type="paragraph" w:customStyle="1" w:styleId="Am2ScheduleTitle">
    <w:name w:val="Am2ScheduleTitle"/>
    <w:basedOn w:val="Am1ScheduleTitle"/>
    <w:qFormat/>
    <w:rsid w:val="006F2CA2"/>
    <w:pPr>
      <w:ind w:left="1152"/>
    </w:pPr>
  </w:style>
  <w:style w:type="paragraph" w:customStyle="1" w:styleId="Am1ScheduleSectionText10">
    <w:name w:val="Am1ScheduleSectionText1."/>
    <w:basedOn w:val="Am1ScheduleSectionText1"/>
    <w:qFormat/>
    <w:rsid w:val="006F2CA2"/>
  </w:style>
  <w:style w:type="paragraph" w:customStyle="1" w:styleId="Am2ScheduleSectionText10">
    <w:name w:val="Am2ScheduleSectionText1."/>
    <w:basedOn w:val="Am2ScheduleSectionText1"/>
    <w:qFormat/>
    <w:rsid w:val="006F2CA2"/>
  </w:style>
  <w:style w:type="paragraph" w:customStyle="1" w:styleId="LegislativeHistoryFootnote">
    <w:name w:val="LegislativeHistoryFootnote"/>
    <w:basedOn w:val="Normal"/>
    <w:qFormat/>
    <w:rsid w:val="006F2CA2"/>
    <w:pPr>
      <w:autoSpaceDE w:val="0"/>
      <w:autoSpaceDN w:val="0"/>
      <w:spacing w:before="120" w:after="0" w:line="240" w:lineRule="auto"/>
      <w:jc w:val="both"/>
    </w:pPr>
    <w:rPr>
      <w:rFonts w:ascii="Times New Roman" w:hAnsi="Times New Roman" w:cs="Times New Roman"/>
      <w:sz w:val="20"/>
      <w:szCs w:val="26"/>
      <w:lang w:val="en-US" w:eastAsia="zh-CN"/>
    </w:rPr>
  </w:style>
  <w:style w:type="paragraph" w:customStyle="1" w:styleId="LegislativeHistoryNote">
    <w:name w:val="LegislativeHistoryNote"/>
    <w:basedOn w:val="Normal"/>
    <w:qFormat/>
    <w:rsid w:val="006F2CA2"/>
    <w:pPr>
      <w:spacing w:before="120" w:after="0" w:line="240" w:lineRule="auto"/>
      <w:ind w:left="960" w:hanging="660"/>
      <w:jc w:val="both"/>
    </w:pPr>
    <w:rPr>
      <w:rFonts w:ascii="Times New Roman" w:hAnsi="Times New Roman" w:cs="Times New Roman"/>
      <w:i/>
      <w:sz w:val="22"/>
      <w:szCs w:val="20"/>
      <w:lang w:val="en-GB" w:eastAsia="en-US"/>
    </w:rPr>
  </w:style>
  <w:style w:type="paragraph" w:customStyle="1" w:styleId="LegislativeHistoryText">
    <w:name w:val="LegislativeHistoryText"/>
    <w:basedOn w:val="Normal"/>
    <w:qFormat/>
    <w:rsid w:val="006F2CA2"/>
    <w:pPr>
      <w:spacing w:before="120" w:after="0" w:line="240" w:lineRule="auto"/>
      <w:ind w:firstLine="240"/>
      <w:jc w:val="both"/>
    </w:pPr>
    <w:rPr>
      <w:rFonts w:ascii="Times New Roman" w:hAnsi="Times New Roman" w:cs="Times New Roman"/>
      <w:sz w:val="22"/>
      <w:szCs w:val="20"/>
      <w:lang w:val="en-GB" w:eastAsia="en-US"/>
    </w:rPr>
  </w:style>
  <w:style w:type="paragraph" w:customStyle="1" w:styleId="LegislativeHistorySubHeading">
    <w:name w:val="LegislativeHistorySubHeading"/>
    <w:basedOn w:val="LegislativeHistoryText"/>
    <w:qFormat/>
    <w:rsid w:val="006F2CA2"/>
    <w:pPr>
      <w:ind w:left="480" w:firstLine="0"/>
    </w:pPr>
  </w:style>
  <w:style w:type="paragraph" w:customStyle="1" w:styleId="LegislativeHistoryTableItem">
    <w:name w:val="LegislativeHistoryTableItem"/>
    <w:basedOn w:val="TableItemNoIndent"/>
    <w:qFormat/>
    <w:rsid w:val="006F2CA2"/>
    <w:pPr>
      <w:ind w:left="260"/>
      <w:jc w:val="both"/>
    </w:pPr>
    <w:rPr>
      <w:lang w:val="en-GB"/>
    </w:rPr>
  </w:style>
  <w:style w:type="paragraph" w:customStyle="1" w:styleId="Am2AmendRef">
    <w:name w:val="Am2AmendRef"/>
    <w:basedOn w:val="Am1AmendRef"/>
    <w:qFormat/>
    <w:rsid w:val="006F2CA2"/>
  </w:style>
  <w:style w:type="paragraph" w:customStyle="1" w:styleId="Am2ScheduleRef">
    <w:name w:val="Am2ScheduleRef"/>
    <w:basedOn w:val="Am1ScheduleRef"/>
    <w:qFormat/>
    <w:rsid w:val="006F2CA2"/>
  </w:style>
  <w:style w:type="paragraph" w:customStyle="1" w:styleId="AnnexHeadingRight">
    <w:name w:val="AnnexHeadingRight"/>
    <w:basedOn w:val="ScheduleSectionText10"/>
    <w:qFormat/>
    <w:rsid w:val="006F2CA2"/>
    <w:pPr>
      <w:jc w:val="right"/>
    </w:pPr>
  </w:style>
  <w:style w:type="paragraph" w:customStyle="1" w:styleId="AnnexHeadingCentered">
    <w:name w:val="AnnexHeadingCentered"/>
    <w:basedOn w:val="ScheduleDivisionHeading1"/>
    <w:qFormat/>
    <w:rsid w:val="006F2CA2"/>
    <w:rPr>
      <w:lang w:val="en-GB"/>
    </w:rPr>
  </w:style>
  <w:style w:type="paragraph" w:customStyle="1" w:styleId="SectionIllustrationText">
    <w:name w:val="SectionIllustrationText"/>
    <w:basedOn w:val="SectionIllustrationTexta"/>
    <w:qFormat/>
    <w:rsid w:val="006F2CA2"/>
  </w:style>
  <w:style w:type="paragraph" w:customStyle="1" w:styleId="SectionExplanationText">
    <w:name w:val="SectionExplanationText"/>
    <w:basedOn w:val="SectionIllustrationText"/>
    <w:qFormat/>
    <w:rsid w:val="006F2CA2"/>
  </w:style>
  <w:style w:type="paragraph" w:customStyle="1" w:styleId="SectionExplanationHeading">
    <w:name w:val="SectionExplanationHeading"/>
    <w:basedOn w:val="SectionIllustrationHeading"/>
    <w:link w:val="SectionExplanationHeadingChar"/>
    <w:qFormat/>
    <w:rsid w:val="006F2CA2"/>
    <w:rPr>
      <w:lang w:val="en-US"/>
    </w:rPr>
  </w:style>
  <w:style w:type="paragraph" w:customStyle="1" w:styleId="SectionExplanationTexta">
    <w:name w:val="SectionExplanationText(a)"/>
    <w:basedOn w:val="SectionIllustrationTexta"/>
    <w:qFormat/>
    <w:rsid w:val="006F2CA2"/>
  </w:style>
  <w:style w:type="character" w:customStyle="1" w:styleId="SectionIllustrationHeadingChar">
    <w:name w:val="SectionIllustrationHeading Char"/>
    <w:link w:val="SectionIllustrationHeading"/>
    <w:rsid w:val="006F2CA2"/>
    <w:rPr>
      <w:i/>
      <w:sz w:val="22"/>
      <w:lang w:val="en-GB" w:eastAsia="en-US"/>
    </w:rPr>
  </w:style>
  <w:style w:type="character" w:customStyle="1" w:styleId="SectionExplanationHeadingChar">
    <w:name w:val="SectionExplanationHeading Char"/>
    <w:link w:val="SectionExplanationHeading"/>
    <w:rsid w:val="006F2CA2"/>
    <w:rPr>
      <w:i/>
      <w:sz w:val="22"/>
      <w:lang w:val="en-US" w:eastAsia="en-US"/>
    </w:rPr>
  </w:style>
  <w:style w:type="paragraph" w:customStyle="1" w:styleId="SectionExplanationInterpretationItem">
    <w:name w:val="SectionExplanationInterpretationItem"/>
    <w:basedOn w:val="SectionExplanationText"/>
    <w:qFormat/>
    <w:rsid w:val="006F2CA2"/>
    <w:rPr>
      <w:lang w:eastAsia="zh-CN"/>
    </w:rPr>
  </w:style>
  <w:style w:type="paragraph" w:customStyle="1" w:styleId="SectionExceptionHeading">
    <w:name w:val="SectionExceptionHeading"/>
    <w:basedOn w:val="SectionExplanationHeading"/>
    <w:link w:val="SectionExceptionHeadingChar"/>
    <w:qFormat/>
    <w:rsid w:val="006F2CA2"/>
  </w:style>
  <w:style w:type="paragraph" w:customStyle="1" w:styleId="SectionExceptionText">
    <w:name w:val="SectionExceptionText"/>
    <w:basedOn w:val="SectionExplanationText"/>
    <w:qFormat/>
    <w:rsid w:val="006F2CA2"/>
  </w:style>
  <w:style w:type="paragraph" w:customStyle="1" w:styleId="SectionExceptionInterpretationItem">
    <w:name w:val="SectionExceptionInterpretationItem"/>
    <w:basedOn w:val="SectionExplanationInterpretationItem"/>
    <w:qFormat/>
    <w:rsid w:val="006F2CA2"/>
  </w:style>
  <w:style w:type="paragraph" w:customStyle="1" w:styleId="SectionExceptionTexta">
    <w:name w:val="SectionExceptionText(a)"/>
    <w:basedOn w:val="SectionExplanationTexta"/>
    <w:qFormat/>
    <w:rsid w:val="006F2CA2"/>
    <w:rPr>
      <w:color w:val="000000"/>
      <w:lang w:bidi="ta-IN"/>
    </w:rPr>
  </w:style>
  <w:style w:type="character" w:customStyle="1" w:styleId="SectionExceptionHeadingChar">
    <w:name w:val="SectionExceptionHeading Char"/>
    <w:link w:val="SectionExceptionHeading"/>
    <w:rsid w:val="006F2CA2"/>
    <w:rPr>
      <w:i/>
      <w:sz w:val="22"/>
      <w:lang w:val="en-US" w:eastAsia="en-US"/>
    </w:rPr>
  </w:style>
  <w:style w:type="paragraph" w:customStyle="1" w:styleId="SectionExplanationText1Indent">
    <w:name w:val="SectionExplanationText(1)Indent"/>
    <w:basedOn w:val="SectionExplanationText"/>
    <w:qFormat/>
    <w:rsid w:val="006F2CA2"/>
    <w:pPr>
      <w:ind w:left="720" w:firstLine="0"/>
    </w:pPr>
    <w:rPr>
      <w:color w:val="000000"/>
      <w:lang w:bidi="ta-IN"/>
    </w:rPr>
  </w:style>
  <w:style w:type="paragraph" w:customStyle="1" w:styleId="SectionExceptionText1Indent">
    <w:name w:val="SectionExceptionText(1)Indent"/>
    <w:basedOn w:val="SectionExplanationText1Indent"/>
    <w:qFormat/>
    <w:rsid w:val="006F2CA2"/>
  </w:style>
  <w:style w:type="paragraph" w:customStyle="1" w:styleId="SectionSubHeading">
    <w:name w:val="SectionSubHeading"/>
    <w:basedOn w:val="SectionHeading"/>
    <w:qFormat/>
    <w:rsid w:val="006F2CA2"/>
  </w:style>
  <w:style w:type="paragraph" w:customStyle="1" w:styleId="FormerlyKnownAs">
    <w:name w:val="FormerlyKnownAs"/>
    <w:basedOn w:val="ExpSectionText1N"/>
    <w:qFormat/>
    <w:rsid w:val="006F2CA2"/>
    <w:pPr>
      <w:jc w:val="center"/>
    </w:pPr>
    <w:rPr>
      <w:i/>
    </w:rPr>
  </w:style>
  <w:style w:type="paragraph" w:customStyle="1" w:styleId="PreambleChapterNo">
    <w:name w:val="PreambleChapterNo"/>
    <w:basedOn w:val="PreambleActBillNumber"/>
    <w:qFormat/>
    <w:rsid w:val="006F2CA2"/>
    <w:rPr>
      <w:lang w:bidi="ta-IN"/>
    </w:rPr>
  </w:style>
  <w:style w:type="paragraph" w:customStyle="1" w:styleId="LegislativeHistoryTitle">
    <w:name w:val="LegislativeHistoryTitle"/>
    <w:basedOn w:val="LegislativeHistoryHeading"/>
    <w:qFormat/>
    <w:rsid w:val="006F2CA2"/>
    <w:pPr>
      <w:pageBreakBefore w:val="0"/>
    </w:pPr>
    <w:rPr>
      <w:caps w:val="0"/>
    </w:rPr>
  </w:style>
  <w:style w:type="paragraph" w:customStyle="1" w:styleId="MTDisplayEquation">
    <w:name w:val="MTDisplayEquation"/>
    <w:basedOn w:val="Normal"/>
    <w:next w:val="Normal"/>
    <w:rsid w:val="006F2CA2"/>
    <w:pPr>
      <w:tabs>
        <w:tab w:val="center" w:pos="3600"/>
      </w:tabs>
      <w:spacing w:before="0" w:after="200" w:line="276" w:lineRule="auto"/>
    </w:pPr>
    <w:rPr>
      <w:rFonts w:ascii="Times New Roman" w:hAnsi="Times New Roman" w:cs="Times New Roman"/>
      <w:color w:val="000000"/>
      <w:kern w:val="24"/>
      <w:sz w:val="22"/>
      <w:szCs w:val="20"/>
      <w:lang w:val="en-GB" w:eastAsia="zh-CN"/>
    </w:rPr>
  </w:style>
  <w:style w:type="paragraph" w:customStyle="1" w:styleId="Am1SectionSubHeading">
    <w:name w:val="Am1SectionSubHeading"/>
    <w:basedOn w:val="Am1SectionHeading"/>
    <w:qFormat/>
    <w:rsid w:val="006F2CA2"/>
  </w:style>
  <w:style w:type="paragraph" w:customStyle="1" w:styleId="Am2SectionSubHeading">
    <w:name w:val="Am2SectionSubHeading"/>
    <w:basedOn w:val="Am2SectionHeading"/>
    <w:qFormat/>
    <w:rsid w:val="006F2CA2"/>
  </w:style>
  <w:style w:type="character" w:customStyle="1" w:styleId="ParagraphNo">
    <w:name w:val="Paragraph No"/>
    <w:rsid w:val="006F2CA2"/>
    <w:rPr>
      <w:color w:val="000080"/>
    </w:rPr>
  </w:style>
  <w:style w:type="character" w:customStyle="1" w:styleId="ParagraphNo0">
    <w:name w:val="ParagraphNo"/>
    <w:uiPriority w:val="1"/>
    <w:qFormat/>
    <w:rsid w:val="006F2CA2"/>
    <w:rPr>
      <w:i/>
      <w:lang w:bidi="ta-IN"/>
    </w:rPr>
  </w:style>
  <w:style w:type="paragraph" w:customStyle="1" w:styleId="ScheduleSectionProviso1">
    <w:name w:val="ScheduleSectionProviso(1)"/>
    <w:basedOn w:val="SectionProviso1"/>
    <w:qFormat/>
    <w:rsid w:val="006F2CA2"/>
    <w:pPr>
      <w:ind w:firstLine="240"/>
    </w:pPr>
    <w:rPr>
      <w:sz w:val="22"/>
    </w:rPr>
  </w:style>
  <w:style w:type="paragraph" w:customStyle="1" w:styleId="ScheduleSectionProvisoa">
    <w:name w:val="ScheduleSectionProviso(a)"/>
    <w:basedOn w:val="SectionProvisoa"/>
    <w:qFormat/>
    <w:rsid w:val="006F2CA2"/>
    <w:pPr>
      <w:ind w:firstLine="229"/>
    </w:pPr>
    <w:rPr>
      <w:sz w:val="22"/>
    </w:rPr>
  </w:style>
  <w:style w:type="paragraph" w:customStyle="1" w:styleId="ScheduleSectionProvisoi">
    <w:name w:val="ScheduleSectionProviso(i)"/>
    <w:basedOn w:val="SectionProvisoi"/>
    <w:qFormat/>
    <w:rsid w:val="006F2CA2"/>
    <w:pPr>
      <w:ind w:left="1389" w:firstLine="221"/>
    </w:pPr>
    <w:rPr>
      <w:sz w:val="22"/>
    </w:rPr>
  </w:style>
  <w:style w:type="paragraph" w:customStyle="1" w:styleId="SLPreambleHeading">
    <w:name w:val="SLPreambleHeading"/>
    <w:basedOn w:val="SectionHeading"/>
    <w:qFormat/>
    <w:rsid w:val="006F2CA2"/>
    <w:rPr>
      <w:lang w:bidi="ta-IN"/>
    </w:rPr>
  </w:style>
  <w:style w:type="character" w:customStyle="1" w:styleId="ExpSectionText1Char">
    <w:name w:val="ExpSectionText(1) Char"/>
    <w:link w:val="ExpSectionText1"/>
    <w:rsid w:val="006F2CA2"/>
    <w:rPr>
      <w:sz w:val="22"/>
      <w:lang w:val="en-GB" w:eastAsia="en-US"/>
    </w:rPr>
  </w:style>
  <w:style w:type="paragraph" w:customStyle="1" w:styleId="SLEmpowering">
    <w:name w:val="SLEmpowering"/>
    <w:basedOn w:val="SLPrincipalAct"/>
    <w:qFormat/>
    <w:rsid w:val="006F2CA2"/>
    <w:pPr>
      <w:spacing w:before="0"/>
    </w:pPr>
  </w:style>
  <w:style w:type="paragraph" w:customStyle="1" w:styleId="SectionExplanationSubHeading">
    <w:name w:val="SectionExplanationSubHeading"/>
    <w:basedOn w:val="SectionExplanationHeading"/>
    <w:qFormat/>
    <w:rsid w:val="006F2CA2"/>
    <w:pPr>
      <w:jc w:val="left"/>
    </w:pPr>
    <w:rPr>
      <w:b/>
      <w:i w:val="0"/>
    </w:rPr>
  </w:style>
  <w:style w:type="paragraph" w:customStyle="1" w:styleId="SectionExceptionSubHeading">
    <w:name w:val="SectionExceptionSubHeading"/>
    <w:basedOn w:val="SectionExplanationSubHeading"/>
    <w:qFormat/>
    <w:rsid w:val="006F2CA2"/>
  </w:style>
  <w:style w:type="paragraph" w:customStyle="1" w:styleId="Am1SourceRef">
    <w:name w:val="Am1SourceRef"/>
    <w:basedOn w:val="SourceRef"/>
    <w:qFormat/>
    <w:rsid w:val="006F2CA2"/>
  </w:style>
  <w:style w:type="paragraph" w:customStyle="1" w:styleId="Am2SourceRef">
    <w:name w:val="Am2SourceRef"/>
    <w:basedOn w:val="Am1SourceRef"/>
    <w:qFormat/>
    <w:rsid w:val="006F2CA2"/>
  </w:style>
  <w:style w:type="paragraph" w:customStyle="1" w:styleId="Am1PreviousREProvNo">
    <w:name w:val="Am1PreviousREProvNo"/>
    <w:basedOn w:val="PreviousREProvNo"/>
    <w:qFormat/>
    <w:rsid w:val="006F2CA2"/>
  </w:style>
  <w:style w:type="paragraph" w:customStyle="1" w:styleId="Am2PreviousREProvNo">
    <w:name w:val="Am2PreviousREProvNo"/>
    <w:basedOn w:val="Am1PreviousREProvNo"/>
    <w:qFormat/>
    <w:rsid w:val="006F2CA2"/>
  </w:style>
  <w:style w:type="paragraph" w:customStyle="1" w:styleId="Am1FigureImageName">
    <w:name w:val="Am1FigureImageName"/>
    <w:basedOn w:val="FigureImageName"/>
    <w:qFormat/>
    <w:rsid w:val="006F2CA2"/>
  </w:style>
  <w:style w:type="paragraph" w:customStyle="1" w:styleId="Am2FigureImageName">
    <w:name w:val="Am2FigureImageName"/>
    <w:basedOn w:val="Am1FigureImageName"/>
    <w:qFormat/>
    <w:rsid w:val="006F2CA2"/>
  </w:style>
  <w:style w:type="paragraph" w:customStyle="1" w:styleId="Am1MTDisplayEquation">
    <w:name w:val="Am1MTDisplayEquation"/>
    <w:basedOn w:val="MTDisplayEquation"/>
    <w:qFormat/>
    <w:rsid w:val="006F2CA2"/>
  </w:style>
  <w:style w:type="paragraph" w:customStyle="1" w:styleId="Am2MTDisplayEquation">
    <w:name w:val="Am2MTDisplayEquation"/>
    <w:basedOn w:val="Am1MTDisplayEquation"/>
    <w:qFormat/>
    <w:rsid w:val="006F2CA2"/>
  </w:style>
  <w:style w:type="paragraph" w:customStyle="1" w:styleId="TableItemIndent5">
    <w:name w:val="TableItemIndent(5)"/>
    <w:basedOn w:val="TableItemIndent4"/>
    <w:qFormat/>
    <w:rsid w:val="006F2CA2"/>
    <w:pPr>
      <w:ind w:left="2621" w:hanging="576"/>
    </w:pPr>
  </w:style>
  <w:style w:type="paragraph" w:customStyle="1" w:styleId="SLByCommand">
    <w:name w:val="SLByCommand"/>
    <w:basedOn w:val="SLSignatureBlock"/>
    <w:qFormat/>
    <w:rsid w:val="006F2CA2"/>
  </w:style>
  <w:style w:type="paragraph" w:customStyle="1" w:styleId="SectionIllustrationSubHeading">
    <w:name w:val="SectionIllustrationSubHeading"/>
    <w:next w:val="SectionIllustrationTexta"/>
    <w:qFormat/>
    <w:rsid w:val="006F2CA2"/>
    <w:pPr>
      <w:spacing w:before="240" w:line="276" w:lineRule="auto"/>
    </w:pPr>
    <w:rPr>
      <w:i/>
      <w:sz w:val="22"/>
      <w:lang w:val="en-GB" w:eastAsia="en-US"/>
    </w:rPr>
  </w:style>
  <w:style w:type="paragraph" w:customStyle="1" w:styleId="Am1ScheduleSectionTextIndent">
    <w:name w:val="Am1ScheduleSectionTextIndent"/>
    <w:basedOn w:val="ScheduleSectionTextIndent"/>
    <w:qFormat/>
    <w:rsid w:val="006F2CA2"/>
  </w:style>
  <w:style w:type="paragraph" w:customStyle="1" w:styleId="Am2ScheduleSectionTextIndent">
    <w:name w:val="Am2ScheduleSectionTextIndent"/>
    <w:basedOn w:val="Am1ScheduleSectionTextIndent"/>
    <w:qFormat/>
    <w:rsid w:val="006F2CA2"/>
  </w:style>
  <w:style w:type="paragraph" w:customStyle="1" w:styleId="PreambleHeading">
    <w:name w:val="PreambleHeading"/>
    <w:basedOn w:val="SectionHeading"/>
    <w:rsid w:val="006F2CA2"/>
  </w:style>
  <w:style w:type="paragraph" w:customStyle="1" w:styleId="ScheduleSectionText1Indent">
    <w:name w:val="ScheduleSectionText1.Indent"/>
    <w:basedOn w:val="ScheduleSectionText1"/>
    <w:qFormat/>
    <w:rsid w:val="006F2CA2"/>
    <w:pPr>
      <w:tabs>
        <w:tab w:val="right" w:pos="360"/>
      </w:tabs>
      <w:ind w:left="480" w:hanging="480"/>
    </w:pPr>
    <w:rPr>
      <w:lang w:bidi="ta-IN"/>
    </w:rPr>
  </w:style>
  <w:style w:type="paragraph" w:customStyle="1" w:styleId="TableStartQuote">
    <w:name w:val="TableStartQuote"/>
    <w:basedOn w:val="ScheduleSectionText1N"/>
    <w:qFormat/>
    <w:rsid w:val="006F2CA2"/>
    <w:pPr>
      <w:jc w:val="left"/>
    </w:pPr>
    <w:rPr>
      <w:lang w:val="en-GB"/>
    </w:rPr>
  </w:style>
  <w:style w:type="paragraph" w:customStyle="1" w:styleId="TableEndQuote">
    <w:name w:val="TableEndQuote"/>
    <w:basedOn w:val="TableStartQuote"/>
    <w:qFormat/>
    <w:rsid w:val="006F2CA2"/>
    <w:pPr>
      <w:jc w:val="right"/>
    </w:pPr>
  </w:style>
  <w:style w:type="paragraph" w:customStyle="1" w:styleId="LegislativeHistorySLNos">
    <w:name w:val="LegislativeHistorySLNos"/>
    <w:basedOn w:val="AmendRef"/>
    <w:qFormat/>
    <w:rsid w:val="006F2CA2"/>
  </w:style>
  <w:style w:type="paragraph" w:customStyle="1" w:styleId="Am1ScheduleSectionText1Indent">
    <w:name w:val="Am1ScheduleSectionText1.Indent"/>
    <w:basedOn w:val="ScheduleSectionText1Indent"/>
    <w:qFormat/>
    <w:rsid w:val="006F2CA2"/>
    <w:pPr>
      <w:tabs>
        <w:tab w:val="clear" w:pos="360"/>
        <w:tab w:val="right" w:pos="800"/>
      </w:tabs>
      <w:ind w:left="960" w:hanging="720"/>
    </w:pPr>
  </w:style>
  <w:style w:type="paragraph" w:customStyle="1" w:styleId="Am2ScheduleSectionText1Indent">
    <w:name w:val="Am2ScheduleSectionText1.Indent"/>
    <w:basedOn w:val="Am1ScheduleSectionText1Indent"/>
    <w:qFormat/>
    <w:rsid w:val="006F2CA2"/>
    <w:pPr>
      <w:tabs>
        <w:tab w:val="clear" w:pos="800"/>
        <w:tab w:val="right" w:pos="1440"/>
      </w:tabs>
      <w:ind w:left="1560" w:hanging="600"/>
    </w:pPr>
  </w:style>
  <w:style w:type="paragraph" w:customStyle="1" w:styleId="StartQuote">
    <w:name w:val="StartQuote"/>
    <w:basedOn w:val="SectionText1N"/>
    <w:qFormat/>
    <w:rsid w:val="006F2CA2"/>
    <w:pPr>
      <w:jc w:val="left"/>
    </w:pPr>
    <w:rPr>
      <w:sz w:val="22"/>
    </w:rPr>
  </w:style>
  <w:style w:type="paragraph" w:customStyle="1" w:styleId="EndQuote">
    <w:name w:val="EndQuote"/>
    <w:basedOn w:val="StartQuote"/>
    <w:qFormat/>
    <w:rsid w:val="006F2CA2"/>
    <w:pPr>
      <w:jc w:val="right"/>
    </w:pPr>
  </w:style>
  <w:style w:type="paragraph" w:customStyle="1" w:styleId="ScheduleSectionTextaIndent">
    <w:name w:val="ScheduleSectionText(a)Indent"/>
    <w:basedOn w:val="ScheduleSectionTextaN"/>
    <w:qFormat/>
    <w:rsid w:val="006F2CA2"/>
    <w:pPr>
      <w:ind w:left="1077"/>
    </w:pPr>
  </w:style>
  <w:style w:type="paragraph" w:customStyle="1" w:styleId="ScheduleSectionTextiIndent">
    <w:name w:val="ScheduleSectionText(i)Indent"/>
    <w:basedOn w:val="ScheduleSectionTextiN"/>
    <w:qFormat/>
    <w:rsid w:val="006F2CA2"/>
    <w:pPr>
      <w:ind w:left="1610"/>
    </w:pPr>
  </w:style>
  <w:style w:type="paragraph" w:customStyle="1" w:styleId="Am1PreambleLongTitle">
    <w:name w:val="Am1PreambleLongTitle"/>
    <w:basedOn w:val="PreambleLongTitle"/>
    <w:qFormat/>
    <w:rsid w:val="006F2CA2"/>
    <w:pPr>
      <w:ind w:left="691"/>
    </w:pPr>
  </w:style>
  <w:style w:type="paragraph" w:customStyle="1" w:styleId="Am1PreambleIntroduction">
    <w:name w:val="Am1PreambleIntroduction"/>
    <w:basedOn w:val="PreambleIntroduction"/>
    <w:qFormat/>
    <w:rsid w:val="006F2CA2"/>
    <w:pPr>
      <w:ind w:left="475"/>
    </w:pPr>
  </w:style>
  <w:style w:type="paragraph" w:customStyle="1" w:styleId="Am2PreambleLongTitle">
    <w:name w:val="Am2PreambleLongTitle"/>
    <w:basedOn w:val="Am1PreambleLongTitle"/>
    <w:qFormat/>
    <w:rsid w:val="006F2CA2"/>
    <w:pPr>
      <w:ind w:left="1368"/>
    </w:pPr>
  </w:style>
  <w:style w:type="paragraph" w:customStyle="1" w:styleId="Am2PreambleIntroduction">
    <w:name w:val="Am2PreambleIntroduction"/>
    <w:basedOn w:val="Am1PreambleIntroduction"/>
    <w:qFormat/>
    <w:rsid w:val="006F2CA2"/>
    <w:pPr>
      <w:ind w:left="1152"/>
    </w:pPr>
  </w:style>
  <w:style w:type="table" w:customStyle="1" w:styleId="ContinuousTableGroup">
    <w:name w:val="Continuous Table Group"/>
    <w:basedOn w:val="TableNormal"/>
    <w:rsid w:val="006F2CA2"/>
    <w:pPr>
      <w:spacing w:after="200" w:line="276" w:lineRule="auto"/>
    </w:pPr>
    <w:rPr>
      <w:rFonts w:ascii="Calibri" w:hAnsi="Calibri"/>
      <w:sz w:val="22"/>
      <w:szCs w:val="22"/>
      <w:lang w:val="en-US" w:eastAsia="en-US"/>
    </w:rPr>
    <w:tblPr/>
  </w:style>
  <w:style w:type="table" w:customStyle="1" w:styleId="FormulaTable">
    <w:name w:val="Formula Table"/>
    <w:basedOn w:val="TableNormal"/>
    <w:rsid w:val="006F2CA2"/>
    <w:pPr>
      <w:spacing w:after="200" w:line="276" w:lineRule="auto"/>
    </w:pPr>
    <w:rPr>
      <w:rFonts w:ascii="Calibri" w:hAnsi="Calibri"/>
      <w:sz w:val="22"/>
      <w:szCs w:val="22"/>
      <w:lang w:val="en-US" w:eastAsia="en-US"/>
    </w:rPr>
    <w:tblPr/>
  </w:style>
  <w:style w:type="paragraph" w:customStyle="1" w:styleId="ScheduleDivisionHeading4">
    <w:name w:val="ScheduleDivisionHeading4"/>
    <w:basedOn w:val="ScheduleDivisionHeading3"/>
    <w:qFormat/>
    <w:rsid w:val="006F2CA2"/>
  </w:style>
  <w:style w:type="paragraph" w:customStyle="1" w:styleId="Am1ScheduleDivisionHeading4">
    <w:name w:val="Am1ScheduleDivisionHeading4"/>
    <w:basedOn w:val="ScheduleDivisionHeading4"/>
    <w:qFormat/>
    <w:rsid w:val="006F2CA2"/>
    <w:pPr>
      <w:ind w:left="480"/>
    </w:pPr>
  </w:style>
  <w:style w:type="paragraph" w:customStyle="1" w:styleId="Am2ScheduleDivisionHeading4">
    <w:name w:val="Am2ScheduleDivisionHeading4"/>
    <w:basedOn w:val="Am1ScheduleDivisionHeading4"/>
    <w:qFormat/>
    <w:rsid w:val="006F2CA2"/>
    <w:pPr>
      <w:ind w:left="1152"/>
    </w:pPr>
  </w:style>
  <w:style w:type="paragraph" w:customStyle="1" w:styleId="SectionIllustrationTextaIndent">
    <w:name w:val="SectionIllustrationText(a)Indent"/>
    <w:basedOn w:val="SectionIllustrationHeading"/>
    <w:qFormat/>
    <w:rsid w:val="006F2CA2"/>
    <w:pPr>
      <w:tabs>
        <w:tab w:val="right" w:pos="720"/>
      </w:tabs>
      <w:ind w:left="960" w:hanging="720"/>
      <w:jc w:val="both"/>
    </w:pPr>
    <w:rPr>
      <w:i w:val="0"/>
    </w:rPr>
  </w:style>
  <w:style w:type="paragraph" w:customStyle="1" w:styleId="Am1AppendixHeadingCentered">
    <w:name w:val="Am1AppendixHeadingCentered"/>
    <w:basedOn w:val="AppendixHeadingCentered"/>
    <w:qFormat/>
    <w:rsid w:val="006F2CA2"/>
    <w:pPr>
      <w:ind w:left="475"/>
    </w:pPr>
  </w:style>
  <w:style w:type="paragraph" w:customStyle="1" w:styleId="Am2AppendixHeadingCentered">
    <w:name w:val="Am2AppendixHeadingCentered"/>
    <w:basedOn w:val="Am1AppendixHeadingCentered"/>
    <w:qFormat/>
    <w:rsid w:val="006F2CA2"/>
    <w:pPr>
      <w:ind w:left="1152"/>
    </w:pPr>
  </w:style>
  <w:style w:type="paragraph" w:customStyle="1" w:styleId="SectionInterpretationProviso">
    <w:name w:val="SectionInterpretationProviso"/>
    <w:basedOn w:val="SectionInterpretationItemN"/>
    <w:qFormat/>
    <w:rsid w:val="006F2CA2"/>
    <w:pPr>
      <w:ind w:firstLine="260"/>
    </w:pPr>
  </w:style>
  <w:style w:type="paragraph" w:customStyle="1" w:styleId="Am1SectionInterpretationProviso">
    <w:name w:val="Am1SectionInterpretationProviso"/>
    <w:basedOn w:val="SectionInterpretationProviso"/>
    <w:qFormat/>
    <w:rsid w:val="006F2CA2"/>
    <w:pPr>
      <w:ind w:left="1195"/>
    </w:pPr>
  </w:style>
  <w:style w:type="paragraph" w:customStyle="1" w:styleId="Am2SectionInterpretationProviso">
    <w:name w:val="Am2SectionInterpretationProviso"/>
    <w:basedOn w:val="Am1SectionInterpretationProviso"/>
    <w:qFormat/>
    <w:rsid w:val="006F2CA2"/>
    <w:pPr>
      <w:ind w:left="1915"/>
    </w:pPr>
  </w:style>
  <w:style w:type="paragraph" w:customStyle="1" w:styleId="Am1SectionIllustrationTexta">
    <w:name w:val="Am1SectionIllustrationText(a)"/>
    <w:basedOn w:val="SectionIllustrationTexta"/>
    <w:qFormat/>
    <w:rsid w:val="006F2CA2"/>
    <w:pPr>
      <w:ind w:left="475"/>
    </w:pPr>
  </w:style>
  <w:style w:type="paragraph" w:customStyle="1" w:styleId="Am1SectionIllustrationTextaIndent">
    <w:name w:val="Am1SectionIllustrationText(a)Indent"/>
    <w:basedOn w:val="SectionIllustrationTextaIndent"/>
    <w:qFormat/>
    <w:rsid w:val="006F2CA2"/>
    <w:pPr>
      <w:tabs>
        <w:tab w:val="clear" w:pos="720"/>
        <w:tab w:val="right" w:pos="1195"/>
      </w:tabs>
      <w:ind w:left="1435"/>
    </w:pPr>
  </w:style>
  <w:style w:type="paragraph" w:customStyle="1" w:styleId="Am1SectionExplanationHeading">
    <w:name w:val="Am1SectionExplanationHeading"/>
    <w:basedOn w:val="SectionExplanationHeading"/>
    <w:link w:val="Am1SectionExplanationHeadingChar"/>
    <w:qFormat/>
    <w:rsid w:val="006F2CA2"/>
    <w:pPr>
      <w:ind w:left="475"/>
    </w:pPr>
  </w:style>
  <w:style w:type="character" w:customStyle="1" w:styleId="Am1SectionExplanationHeadingChar">
    <w:name w:val="Am1SectionExplanationHeading Char"/>
    <w:link w:val="Am1SectionExplanationHeading"/>
    <w:rsid w:val="006F2CA2"/>
    <w:rPr>
      <w:i/>
      <w:sz w:val="22"/>
      <w:lang w:val="en-US" w:eastAsia="en-US"/>
    </w:rPr>
  </w:style>
  <w:style w:type="paragraph" w:customStyle="1" w:styleId="Am1SectionExplanationSubHeading">
    <w:name w:val="Am1SectionExplanationSubHeading"/>
    <w:basedOn w:val="SectionExplanationSubHeading"/>
    <w:qFormat/>
    <w:rsid w:val="006F2CA2"/>
    <w:pPr>
      <w:ind w:left="475"/>
    </w:pPr>
  </w:style>
  <w:style w:type="paragraph" w:customStyle="1" w:styleId="Am1SectionExplanationText">
    <w:name w:val="Am1SectionExplanationText"/>
    <w:basedOn w:val="SectionExplanationText"/>
    <w:qFormat/>
    <w:rsid w:val="006F2CA2"/>
    <w:pPr>
      <w:ind w:left="475"/>
    </w:pPr>
    <w:rPr>
      <w:color w:val="000000"/>
      <w:lang w:bidi="ta-IN"/>
    </w:rPr>
  </w:style>
  <w:style w:type="paragraph" w:customStyle="1" w:styleId="Am1SectionExplanationText1Indent">
    <w:name w:val="Am1SectionExplanationText(1)Indent"/>
    <w:basedOn w:val="SectionExplanationText1Indent"/>
    <w:qFormat/>
    <w:rsid w:val="006F2CA2"/>
    <w:pPr>
      <w:ind w:left="1195"/>
    </w:pPr>
  </w:style>
  <w:style w:type="paragraph" w:customStyle="1" w:styleId="Am1SectionExplanationTexta">
    <w:name w:val="Am1SectionExplanationText(a)"/>
    <w:basedOn w:val="SectionExplanationTexta"/>
    <w:qFormat/>
    <w:rsid w:val="006F2CA2"/>
    <w:pPr>
      <w:ind w:left="475"/>
    </w:pPr>
  </w:style>
  <w:style w:type="paragraph" w:customStyle="1" w:styleId="Am1SectionExceptionHeading">
    <w:name w:val="Am1SectionExceptionHeading"/>
    <w:basedOn w:val="SectionExceptionHeading"/>
    <w:link w:val="Am1SectionExceptionHeadingChar"/>
    <w:qFormat/>
    <w:rsid w:val="006F2CA2"/>
    <w:pPr>
      <w:ind w:left="475"/>
    </w:pPr>
  </w:style>
  <w:style w:type="character" w:customStyle="1" w:styleId="Am1SectionExceptionHeadingChar">
    <w:name w:val="Am1SectionExceptionHeading Char"/>
    <w:link w:val="Am1SectionExceptionHeading"/>
    <w:rsid w:val="006F2CA2"/>
    <w:rPr>
      <w:i/>
      <w:sz w:val="22"/>
      <w:lang w:val="en-US" w:eastAsia="en-US"/>
    </w:rPr>
  </w:style>
  <w:style w:type="paragraph" w:customStyle="1" w:styleId="Am1SectionExceptionSubHeading">
    <w:name w:val="Am1SectionExceptionSubHeading"/>
    <w:basedOn w:val="SectionExceptionSubHeading"/>
    <w:qFormat/>
    <w:rsid w:val="006F2CA2"/>
    <w:pPr>
      <w:ind w:left="475"/>
    </w:pPr>
  </w:style>
  <w:style w:type="paragraph" w:customStyle="1" w:styleId="Am1SectionExceptionText">
    <w:name w:val="Am1SectionExceptionText"/>
    <w:basedOn w:val="SectionExceptionText"/>
    <w:qFormat/>
    <w:rsid w:val="006F2CA2"/>
    <w:pPr>
      <w:ind w:left="475"/>
    </w:pPr>
  </w:style>
  <w:style w:type="paragraph" w:customStyle="1" w:styleId="Am1SectionExceptionText1Indent">
    <w:name w:val="Am1SectionExceptionText(1)Indent"/>
    <w:basedOn w:val="SectionExceptionText1Indent"/>
    <w:qFormat/>
    <w:rsid w:val="006F2CA2"/>
    <w:pPr>
      <w:ind w:left="1195"/>
    </w:pPr>
  </w:style>
  <w:style w:type="paragraph" w:customStyle="1" w:styleId="Am1SectionExceptionTexta">
    <w:name w:val="Am1SectionExceptionText(a)"/>
    <w:basedOn w:val="SectionExceptionTexta"/>
    <w:qFormat/>
    <w:rsid w:val="006F2CA2"/>
    <w:pPr>
      <w:ind w:left="475"/>
    </w:pPr>
  </w:style>
  <w:style w:type="paragraph" w:customStyle="1" w:styleId="Am1SectionExceptionInterpretationItem">
    <w:name w:val="Am1SectionExceptionInterpretationItem"/>
    <w:basedOn w:val="SectionExceptionInterpretationItem"/>
    <w:qFormat/>
    <w:rsid w:val="006F2CA2"/>
    <w:pPr>
      <w:ind w:left="475"/>
    </w:pPr>
  </w:style>
  <w:style w:type="paragraph" w:customStyle="1" w:styleId="Am2SectionIllustrationTexta">
    <w:name w:val="Am2SectionIllustrationText(a)"/>
    <w:basedOn w:val="SectionIllustrationTexta"/>
    <w:qFormat/>
    <w:rsid w:val="006F2CA2"/>
    <w:pPr>
      <w:ind w:left="1152"/>
    </w:pPr>
  </w:style>
  <w:style w:type="paragraph" w:customStyle="1" w:styleId="Am2SectionIllustrationTextaIndent">
    <w:name w:val="Am2SectionIllustrationText(a)Indent"/>
    <w:basedOn w:val="Am1SectionIllustrationTextaIndent"/>
    <w:qFormat/>
    <w:rsid w:val="006F2CA2"/>
    <w:pPr>
      <w:tabs>
        <w:tab w:val="clear" w:pos="1195"/>
        <w:tab w:val="right" w:pos="1872"/>
      </w:tabs>
      <w:ind w:left="2112"/>
    </w:pPr>
  </w:style>
  <w:style w:type="paragraph" w:customStyle="1" w:styleId="Am1SectionExplanationInterpretationItem">
    <w:name w:val="Am1SectionExplanationInterpretationItem"/>
    <w:basedOn w:val="SectionExplanationInterpretationItem"/>
    <w:qFormat/>
    <w:rsid w:val="006F2CA2"/>
    <w:pPr>
      <w:ind w:left="475"/>
    </w:pPr>
  </w:style>
  <w:style w:type="paragraph" w:customStyle="1" w:styleId="Am1SectionIllustrationSubHeading">
    <w:name w:val="Am1SectionIllustrationSubHeading"/>
    <w:basedOn w:val="SectionIllustrationSubHeading"/>
    <w:qFormat/>
    <w:rsid w:val="006F2CA2"/>
    <w:pPr>
      <w:ind w:left="475"/>
    </w:pPr>
  </w:style>
  <w:style w:type="paragraph" w:customStyle="1" w:styleId="Am2SectionIllustrationSubHeading">
    <w:name w:val="Am2SectionIllustrationSubHeading"/>
    <w:basedOn w:val="Am1SectionIllustrationSubHeading"/>
    <w:qFormat/>
    <w:rsid w:val="006F2CA2"/>
    <w:pPr>
      <w:ind w:left="1152"/>
    </w:pPr>
  </w:style>
  <w:style w:type="paragraph" w:customStyle="1" w:styleId="Am2SectionExplanationHeading">
    <w:name w:val="Am2SectionExplanationHeading"/>
    <w:basedOn w:val="Am1SectionExplanationHeading"/>
    <w:link w:val="Am2SectionExplanationHeadingChar"/>
    <w:qFormat/>
    <w:rsid w:val="006F2CA2"/>
    <w:pPr>
      <w:ind w:left="1152"/>
    </w:pPr>
  </w:style>
  <w:style w:type="character" w:customStyle="1" w:styleId="Am2SectionExplanationHeadingChar">
    <w:name w:val="Am2SectionExplanationHeading Char"/>
    <w:link w:val="Am2SectionExplanationHeading"/>
    <w:rsid w:val="006F2CA2"/>
    <w:rPr>
      <w:i/>
      <w:sz w:val="22"/>
      <w:lang w:val="en-US" w:eastAsia="en-US"/>
    </w:rPr>
  </w:style>
  <w:style w:type="paragraph" w:customStyle="1" w:styleId="Am2SectionExplanationSubHeading">
    <w:name w:val="Am2SectionExplanationSubHeading"/>
    <w:basedOn w:val="Am1SectionExplanationSubHeading"/>
    <w:qFormat/>
    <w:rsid w:val="006F2CA2"/>
    <w:pPr>
      <w:ind w:left="1152"/>
    </w:pPr>
  </w:style>
  <w:style w:type="paragraph" w:customStyle="1" w:styleId="Am2SectionExplanationText">
    <w:name w:val="Am2SectionExplanationText"/>
    <w:basedOn w:val="Am1SectionExplanationText"/>
    <w:qFormat/>
    <w:rsid w:val="006F2CA2"/>
    <w:pPr>
      <w:ind w:left="1152"/>
    </w:pPr>
  </w:style>
  <w:style w:type="paragraph" w:customStyle="1" w:styleId="Am2SectionExplanationText1Indent">
    <w:name w:val="Am2SectionExplanationText(1)Indent"/>
    <w:basedOn w:val="Am1SectionExplanationText1Indent"/>
    <w:qFormat/>
    <w:rsid w:val="006F2CA2"/>
    <w:pPr>
      <w:ind w:left="1872"/>
    </w:pPr>
  </w:style>
  <w:style w:type="paragraph" w:customStyle="1" w:styleId="Am2SectionExplanationTexta">
    <w:name w:val="Am2SectionExplanationText(a)"/>
    <w:basedOn w:val="Am1SectionExplanationTexta"/>
    <w:qFormat/>
    <w:rsid w:val="006F2CA2"/>
    <w:pPr>
      <w:ind w:left="1152"/>
    </w:pPr>
  </w:style>
  <w:style w:type="paragraph" w:customStyle="1" w:styleId="Am2SectionExplanationInterpretationItem">
    <w:name w:val="Am2SectionExplanationInterpretationItem"/>
    <w:basedOn w:val="Am1SectionExplanationInterpretationItem"/>
    <w:qFormat/>
    <w:rsid w:val="006F2CA2"/>
    <w:pPr>
      <w:ind w:left="1152"/>
    </w:pPr>
  </w:style>
  <w:style w:type="paragraph" w:customStyle="1" w:styleId="Am2SectionExceptionHeading">
    <w:name w:val="Am2SectionExceptionHeading"/>
    <w:basedOn w:val="Am1SectionExceptionHeading"/>
    <w:link w:val="Am2SectionExceptionHeadingChar"/>
    <w:qFormat/>
    <w:rsid w:val="006F2CA2"/>
    <w:pPr>
      <w:ind w:left="1152"/>
    </w:pPr>
  </w:style>
  <w:style w:type="character" w:customStyle="1" w:styleId="Am2SectionExceptionHeadingChar">
    <w:name w:val="Am2SectionExceptionHeading Char"/>
    <w:link w:val="Am2SectionExceptionHeading"/>
    <w:rsid w:val="006F2CA2"/>
    <w:rPr>
      <w:i/>
      <w:sz w:val="22"/>
      <w:lang w:val="en-US" w:eastAsia="en-US"/>
    </w:rPr>
  </w:style>
  <w:style w:type="paragraph" w:customStyle="1" w:styleId="Am2SectionExceptionSubHeading">
    <w:name w:val="Am2SectionExceptionSubHeading"/>
    <w:basedOn w:val="Am1SectionExceptionSubHeading"/>
    <w:qFormat/>
    <w:rsid w:val="006F2CA2"/>
    <w:pPr>
      <w:ind w:left="1152"/>
    </w:pPr>
  </w:style>
  <w:style w:type="paragraph" w:customStyle="1" w:styleId="Am2SectionExceptionText">
    <w:name w:val="Am2SectionExceptionText"/>
    <w:basedOn w:val="Am1SectionExceptionText"/>
    <w:qFormat/>
    <w:rsid w:val="006F2CA2"/>
    <w:pPr>
      <w:ind w:left="1152"/>
    </w:pPr>
  </w:style>
  <w:style w:type="paragraph" w:customStyle="1" w:styleId="Am2SectionExceptionText1Indent">
    <w:name w:val="Am2SectionExceptionText(1)Indent"/>
    <w:basedOn w:val="Am1SectionExceptionText1Indent"/>
    <w:qFormat/>
    <w:rsid w:val="006F2CA2"/>
    <w:pPr>
      <w:ind w:left="1872"/>
    </w:pPr>
  </w:style>
  <w:style w:type="paragraph" w:customStyle="1" w:styleId="Am2SectionExceptionTexta">
    <w:name w:val="Am2SectionExceptionText(a)"/>
    <w:basedOn w:val="Am1SectionExceptionTexta"/>
    <w:qFormat/>
    <w:rsid w:val="006F2CA2"/>
    <w:pPr>
      <w:ind w:left="1152"/>
    </w:pPr>
  </w:style>
  <w:style w:type="paragraph" w:customStyle="1" w:styleId="Am2SectionExceptionInterpretationItem">
    <w:name w:val="Am2SectionExceptionInterpretationItem"/>
    <w:basedOn w:val="Am1SectionExceptionInterpretationItem"/>
    <w:qFormat/>
    <w:rsid w:val="006F2CA2"/>
    <w:pPr>
      <w:ind w:left="1152"/>
    </w:pPr>
  </w:style>
  <w:style w:type="paragraph" w:customStyle="1" w:styleId="Am1ClientNotes">
    <w:name w:val="Am1ClientNotes"/>
    <w:basedOn w:val="ClientNotes"/>
    <w:qFormat/>
    <w:rsid w:val="006F2CA2"/>
  </w:style>
  <w:style w:type="paragraph" w:customStyle="1" w:styleId="Am1Note">
    <w:name w:val="Am1Note"/>
    <w:basedOn w:val="Note"/>
    <w:qFormat/>
    <w:rsid w:val="006F2CA2"/>
  </w:style>
  <w:style w:type="paragraph" w:customStyle="1" w:styleId="Am1DrafterNote">
    <w:name w:val="Am1Drafter Note"/>
    <w:basedOn w:val="DrafterNote"/>
    <w:qFormat/>
    <w:rsid w:val="006F2CA2"/>
  </w:style>
  <w:style w:type="paragraph" w:customStyle="1" w:styleId="Am1DivisionNote">
    <w:name w:val="Am1Division Note"/>
    <w:basedOn w:val="DivisionNote"/>
    <w:qFormat/>
    <w:rsid w:val="006F2CA2"/>
  </w:style>
  <w:style w:type="paragraph" w:customStyle="1" w:styleId="Am2ClientNotes">
    <w:name w:val="Am2ClientNotes"/>
    <w:basedOn w:val="Am1ClientNotes"/>
    <w:qFormat/>
    <w:rsid w:val="006F2CA2"/>
  </w:style>
  <w:style w:type="paragraph" w:customStyle="1" w:styleId="Am2Note">
    <w:name w:val="Am2Note"/>
    <w:basedOn w:val="Am1Note"/>
    <w:qFormat/>
    <w:rsid w:val="006F2CA2"/>
  </w:style>
  <w:style w:type="paragraph" w:customStyle="1" w:styleId="Am2DrafterNote">
    <w:name w:val="Am2Drafter Note"/>
    <w:basedOn w:val="Am1DrafterNote"/>
    <w:qFormat/>
    <w:rsid w:val="006F2CA2"/>
  </w:style>
  <w:style w:type="paragraph" w:customStyle="1" w:styleId="Am2DivisionNote">
    <w:name w:val="Am2Division Note"/>
    <w:basedOn w:val="Am1DivisionNote"/>
    <w:qFormat/>
    <w:rsid w:val="006F2CA2"/>
  </w:style>
  <w:style w:type="paragraph" w:customStyle="1" w:styleId="ConsequentialIndent1">
    <w:name w:val="ConsequentialIndent(1)"/>
    <w:basedOn w:val="TableItemIndent1"/>
    <w:qFormat/>
    <w:rsid w:val="006F2CA2"/>
    <w:rPr>
      <w:lang w:val="en-GB"/>
    </w:rPr>
  </w:style>
  <w:style w:type="paragraph" w:customStyle="1" w:styleId="ConsequentialIndent2">
    <w:name w:val="ConsequentialIndent(2)"/>
    <w:basedOn w:val="TableItemIndent2"/>
    <w:qFormat/>
    <w:rsid w:val="006F2CA2"/>
    <w:pPr>
      <w:ind w:left="1008" w:hanging="533"/>
    </w:pPr>
    <w:rPr>
      <w:lang w:val="en-GB"/>
    </w:rPr>
  </w:style>
  <w:style w:type="paragraph" w:customStyle="1" w:styleId="ConsequentialIndent3">
    <w:name w:val="ConsequentialIndent(3)"/>
    <w:basedOn w:val="TableItemIndent3"/>
    <w:qFormat/>
    <w:rsid w:val="006F2CA2"/>
    <w:pPr>
      <w:ind w:left="1417" w:hanging="476"/>
    </w:pPr>
  </w:style>
  <w:style w:type="paragraph" w:customStyle="1" w:styleId="Am1TableHeading">
    <w:name w:val="Am1TableHeading"/>
    <w:basedOn w:val="TableHeading"/>
    <w:qFormat/>
    <w:rsid w:val="006F2CA2"/>
    <w:pPr>
      <w:ind w:left="476"/>
    </w:pPr>
  </w:style>
  <w:style w:type="paragraph" w:customStyle="1" w:styleId="Am1FigureHeading">
    <w:name w:val="Am1FigureHeading"/>
    <w:basedOn w:val="FigureHeading"/>
    <w:qFormat/>
    <w:rsid w:val="006F2CA2"/>
    <w:pPr>
      <w:ind w:left="476"/>
    </w:pPr>
  </w:style>
  <w:style w:type="paragraph" w:customStyle="1" w:styleId="Am2TableHeading">
    <w:name w:val="Am2TableHeading"/>
    <w:basedOn w:val="Am1TableHeading"/>
    <w:qFormat/>
    <w:rsid w:val="006F2CA2"/>
    <w:pPr>
      <w:ind w:left="1151"/>
    </w:pPr>
  </w:style>
  <w:style w:type="paragraph" w:customStyle="1" w:styleId="Am2FigureHeading">
    <w:name w:val="Am2FigureHeading"/>
    <w:basedOn w:val="Am1FigureHeading"/>
    <w:qFormat/>
    <w:rsid w:val="006F2CA2"/>
    <w:pPr>
      <w:ind w:left="1151"/>
    </w:pPr>
  </w:style>
  <w:style w:type="paragraph" w:customStyle="1" w:styleId="SubSectionHeading">
    <w:name w:val="SubSectionHeading"/>
    <w:basedOn w:val="SectionHeading"/>
    <w:qFormat/>
    <w:rsid w:val="006F2CA2"/>
    <w:rPr>
      <w:b w:val="0"/>
      <w:i/>
    </w:rPr>
  </w:style>
  <w:style w:type="paragraph" w:customStyle="1" w:styleId="Am1SectionText1Indent">
    <w:name w:val="Am1SectionText(1)Indent"/>
    <w:basedOn w:val="SectionText1Indent"/>
    <w:qFormat/>
    <w:rsid w:val="006F2CA2"/>
    <w:pPr>
      <w:ind w:left="851"/>
    </w:pPr>
  </w:style>
  <w:style w:type="paragraph" w:customStyle="1" w:styleId="Am2SectionText1Indent">
    <w:name w:val="Am2SectionText(1)Indent"/>
    <w:basedOn w:val="Am1SectionText1Indent"/>
    <w:qFormat/>
    <w:rsid w:val="006F2CA2"/>
    <w:pPr>
      <w:ind w:left="1525"/>
    </w:pPr>
  </w:style>
  <w:style w:type="paragraph" w:customStyle="1" w:styleId="SectionProviso1N">
    <w:name w:val="SectionProviso(1)N"/>
    <w:basedOn w:val="SectionText1N"/>
    <w:qFormat/>
    <w:rsid w:val="006F2CA2"/>
  </w:style>
  <w:style w:type="paragraph" w:customStyle="1" w:styleId="SectionProvisoaN">
    <w:name w:val="SectionProviso(a)N+"/>
    <w:basedOn w:val="SectionTextaN"/>
    <w:qFormat/>
    <w:rsid w:val="006F2CA2"/>
  </w:style>
  <w:style w:type="paragraph" w:customStyle="1" w:styleId="ScheduleSectionProvisoiN">
    <w:name w:val="ScheduleSectionProviso(i)N+"/>
    <w:basedOn w:val="ScheduleSectionTextiN"/>
    <w:qFormat/>
    <w:rsid w:val="006F2CA2"/>
  </w:style>
  <w:style w:type="paragraph" w:customStyle="1" w:styleId="Am1SectionProvisoaN">
    <w:name w:val="Am1SectionProviso(a)N+"/>
    <w:basedOn w:val="Am1SectionTextaN0"/>
    <w:qFormat/>
    <w:rsid w:val="006F2CA2"/>
  </w:style>
  <w:style w:type="paragraph" w:customStyle="1" w:styleId="Am1SectionProviso1N">
    <w:name w:val="Am1SectionProviso(1)N"/>
    <w:basedOn w:val="Am1SectionText1N"/>
    <w:qFormat/>
    <w:rsid w:val="006F2CA2"/>
  </w:style>
  <w:style w:type="paragraph" w:customStyle="1" w:styleId="Am1SectionProvisoiN">
    <w:name w:val="Am1SectionProviso(i)N+"/>
    <w:basedOn w:val="Am1SectionTextiN0"/>
    <w:qFormat/>
    <w:rsid w:val="006F2CA2"/>
  </w:style>
  <w:style w:type="paragraph" w:customStyle="1" w:styleId="Am1ScheduleSectionProviso1N">
    <w:name w:val="Am1ScheduleSectionProviso(1)N"/>
    <w:basedOn w:val="Am1ScheduleSectionText1N"/>
    <w:qFormat/>
    <w:rsid w:val="006F2CA2"/>
  </w:style>
  <w:style w:type="paragraph" w:customStyle="1" w:styleId="Am1ScheduleSectionProvisoaN">
    <w:name w:val="Am1ScheduleSectionProviso(a)N+"/>
    <w:basedOn w:val="Am1ScheduleSectionTextaN"/>
    <w:qFormat/>
    <w:rsid w:val="006F2CA2"/>
  </w:style>
  <w:style w:type="paragraph" w:customStyle="1" w:styleId="Am1ScheduleSectionProvisoiN">
    <w:name w:val="Am1ScheduleSectionProviso(i)N+"/>
    <w:basedOn w:val="Am1ScheduleSectionTextiN"/>
    <w:qFormat/>
    <w:rsid w:val="006F2CA2"/>
  </w:style>
  <w:style w:type="paragraph" w:customStyle="1" w:styleId="Am2SectionProviso1N">
    <w:name w:val="Am2SectionProviso(1)N"/>
    <w:basedOn w:val="Am2SectionText1N"/>
    <w:qFormat/>
    <w:rsid w:val="006F2CA2"/>
  </w:style>
  <w:style w:type="paragraph" w:customStyle="1" w:styleId="Am2SectionProvisoaN">
    <w:name w:val="Am2SectionProviso(a)N+"/>
    <w:basedOn w:val="Am2SectionTextaN0"/>
    <w:qFormat/>
    <w:rsid w:val="006F2CA2"/>
  </w:style>
  <w:style w:type="paragraph" w:customStyle="1" w:styleId="Am2SectionProvisoiN">
    <w:name w:val="Am2SectionProviso(i)N+"/>
    <w:basedOn w:val="Am2SectionTextiN0"/>
    <w:qFormat/>
    <w:rsid w:val="006F2CA2"/>
  </w:style>
  <w:style w:type="paragraph" w:customStyle="1" w:styleId="Am2ScheduleSectionProviso1N">
    <w:name w:val="Am2ScheduleSectionProviso(1)N"/>
    <w:basedOn w:val="Am2ScheduleSectionText1N"/>
    <w:qFormat/>
    <w:rsid w:val="006F2CA2"/>
  </w:style>
  <w:style w:type="paragraph" w:customStyle="1" w:styleId="Am2ScheduleSectionProvisoaN">
    <w:name w:val="Am2ScheduleSectionProviso(a)N+"/>
    <w:basedOn w:val="Am2ScheduleSectionTextaN"/>
    <w:qFormat/>
    <w:rsid w:val="006F2CA2"/>
  </w:style>
  <w:style w:type="paragraph" w:customStyle="1" w:styleId="Am2ScheduleSectionProvisoiN">
    <w:name w:val="Am2ScheduleSectionProviso(i)N+"/>
    <w:basedOn w:val="Am2ScheduleSectionTextiN"/>
    <w:qFormat/>
    <w:rsid w:val="006F2CA2"/>
  </w:style>
  <w:style w:type="paragraph" w:customStyle="1" w:styleId="Am1SubSectionHeading">
    <w:name w:val="Am1SubSectionHeading"/>
    <w:basedOn w:val="SubSectionHeading"/>
    <w:qFormat/>
    <w:rsid w:val="006F2CA2"/>
    <w:pPr>
      <w:ind w:left="476"/>
    </w:pPr>
  </w:style>
  <w:style w:type="paragraph" w:customStyle="1" w:styleId="Am2SubSectionHeading">
    <w:name w:val="Am2SubSectionHeading"/>
    <w:basedOn w:val="Am1SubSectionHeading"/>
    <w:qFormat/>
    <w:rsid w:val="006F2CA2"/>
    <w:pPr>
      <w:ind w:left="1151"/>
    </w:pPr>
  </w:style>
  <w:style w:type="character" w:customStyle="1" w:styleId="CommentTextChar1">
    <w:name w:val="Comment Text Char1"/>
    <w:semiHidden/>
    <w:rsid w:val="006F2CA2"/>
    <w:rPr>
      <w:rFonts w:ascii="Century Gothic" w:eastAsia="SimSun" w:hAnsi="Century Gothic" w:cs="Times New Roman"/>
      <w:sz w:val="20"/>
      <w:szCs w:val="20"/>
      <w:lang w:val="en-US" w:eastAsia="zh-CN"/>
    </w:rPr>
  </w:style>
  <w:style w:type="character" w:customStyle="1" w:styleId="b">
    <w:name w:val="b_"/>
    <w:rsid w:val="006F2CA2"/>
  </w:style>
  <w:style w:type="numbering" w:customStyle="1" w:styleId="NoList4">
    <w:name w:val="No List4"/>
    <w:next w:val="NoList"/>
    <w:uiPriority w:val="99"/>
    <w:semiHidden/>
    <w:unhideWhenUsed/>
    <w:rsid w:val="006F2CA2"/>
  </w:style>
  <w:style w:type="table" w:customStyle="1" w:styleId="TableGrid4">
    <w:name w:val="Table Grid4"/>
    <w:basedOn w:val="TableNormal"/>
    <w:next w:val="TableGrid"/>
    <w:uiPriority w:val="59"/>
    <w:rsid w:val="006F2CA2"/>
    <w:rPr>
      <w:rFonts w:ascii="Calibri" w:eastAsia="Calibri"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6F2CA2"/>
  </w:style>
  <w:style w:type="table" w:customStyle="1" w:styleId="TableGrid11">
    <w:name w:val="Table Grid11"/>
    <w:basedOn w:val="TableNormal"/>
    <w:next w:val="TableGrid"/>
    <w:uiPriority w:val="59"/>
    <w:rsid w:val="006F2CA2"/>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
    <w:name w:val="Colorful Grid - Accent 11"/>
    <w:basedOn w:val="TableNormal"/>
    <w:next w:val="ColorfulGrid-Accent1"/>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
    <w:name w:val="Colorful Grid1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
    <w:name w:val="Colorful List1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
    <w:name w:val="Colorful Shading - Accent 61"/>
    <w:basedOn w:val="TableNormal"/>
    <w:next w:val="ColorfulShading-Accent6"/>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
    <w:name w:val="Colorful Shading1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
    <w:name w:val="Dark List - Accent 11"/>
    <w:basedOn w:val="TableNormal"/>
    <w:next w:val="DarkList-Accent1"/>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
    <w:name w:val="Dark List - Accent 41"/>
    <w:basedOn w:val="TableNormal"/>
    <w:next w:val="DarkList-Accent4"/>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
    <w:name w:val="Dark List1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
    <w:name w:val="Light Grid1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Grid111">
    <w:name w:val="Medium Grid 1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3Deffects11">
    <w:name w:val="Table 3D effects 11"/>
    <w:basedOn w:val="TableNormal"/>
    <w:next w:val="Table3Deffects1"/>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ontinuousTableGroup1">
    <w:name w:val="Continuous Table Group1"/>
    <w:basedOn w:val="TableNormal"/>
    <w:rsid w:val="006F2CA2"/>
    <w:pPr>
      <w:spacing w:after="200" w:line="276" w:lineRule="auto"/>
    </w:pPr>
    <w:rPr>
      <w:rFonts w:ascii="Calibri" w:hAnsi="Calibri"/>
      <w:sz w:val="22"/>
      <w:szCs w:val="22"/>
      <w:lang w:val="en-US" w:eastAsia="en-US"/>
    </w:rPr>
    <w:tblPr/>
  </w:style>
  <w:style w:type="table" w:customStyle="1" w:styleId="FormulaTable1">
    <w:name w:val="Formula Table1"/>
    <w:basedOn w:val="TableNormal"/>
    <w:rsid w:val="006F2CA2"/>
    <w:pPr>
      <w:spacing w:after="200" w:line="276" w:lineRule="auto"/>
    </w:pPr>
    <w:rPr>
      <w:rFonts w:ascii="Calibri" w:hAnsi="Calibri"/>
      <w:sz w:val="22"/>
      <w:szCs w:val="22"/>
      <w:lang w:val="en-US" w:eastAsia="en-US"/>
    </w:rPr>
    <w:tblPr/>
  </w:style>
  <w:style w:type="numbering" w:customStyle="1" w:styleId="NoList5">
    <w:name w:val="No List5"/>
    <w:next w:val="NoList"/>
    <w:uiPriority w:val="99"/>
    <w:semiHidden/>
    <w:unhideWhenUsed/>
    <w:rsid w:val="00267633"/>
  </w:style>
  <w:style w:type="numbering" w:customStyle="1" w:styleId="NoList13">
    <w:name w:val="No List13"/>
    <w:next w:val="NoList"/>
    <w:uiPriority w:val="99"/>
    <w:semiHidden/>
    <w:unhideWhenUsed/>
    <w:rsid w:val="00267633"/>
  </w:style>
  <w:style w:type="numbering" w:customStyle="1" w:styleId="NoList111">
    <w:name w:val="No List111"/>
    <w:next w:val="NoList"/>
    <w:uiPriority w:val="99"/>
    <w:semiHidden/>
    <w:unhideWhenUsed/>
    <w:rsid w:val="00267633"/>
  </w:style>
  <w:style w:type="table" w:customStyle="1" w:styleId="TableGrid5">
    <w:name w:val="Table Grid5"/>
    <w:basedOn w:val="TableNormal"/>
    <w:next w:val="TableGrid"/>
    <w:uiPriority w:val="59"/>
    <w:rsid w:val="0026763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267633"/>
  </w:style>
  <w:style w:type="table" w:customStyle="1" w:styleId="TableGrid12">
    <w:name w:val="Table Grid12"/>
    <w:basedOn w:val="TableNormal"/>
    <w:next w:val="TableGrid"/>
    <w:uiPriority w:val="59"/>
    <w:rsid w:val="00267633"/>
    <w:rPr>
      <w:rFonts w:ascii="Calibri" w:eastAsia="Calibri" w:hAnsi="Calibri"/>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267633"/>
  </w:style>
  <w:style w:type="numbering" w:customStyle="1" w:styleId="NoList31">
    <w:name w:val="No List31"/>
    <w:next w:val="NoList"/>
    <w:uiPriority w:val="99"/>
    <w:semiHidden/>
    <w:unhideWhenUsed/>
    <w:rsid w:val="00267633"/>
  </w:style>
  <w:style w:type="table" w:customStyle="1" w:styleId="TableGrid31">
    <w:name w:val="Table Grid3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26763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E43EFB"/>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026F03"/>
  </w:style>
  <w:style w:type="numbering" w:customStyle="1" w:styleId="NoList14">
    <w:name w:val="No List14"/>
    <w:next w:val="NoList"/>
    <w:uiPriority w:val="99"/>
    <w:semiHidden/>
    <w:unhideWhenUsed/>
    <w:rsid w:val="00026F03"/>
  </w:style>
  <w:style w:type="numbering" w:customStyle="1" w:styleId="NoList112">
    <w:name w:val="No List112"/>
    <w:next w:val="NoList"/>
    <w:uiPriority w:val="99"/>
    <w:semiHidden/>
    <w:unhideWhenUsed/>
    <w:rsid w:val="00026F03"/>
  </w:style>
  <w:style w:type="table" w:customStyle="1" w:styleId="TableGrid13">
    <w:name w:val="Table Grid13"/>
    <w:basedOn w:val="TableNormal"/>
    <w:next w:val="TableGrid"/>
    <w:rsid w:val="00026F0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NoList"/>
    <w:uiPriority w:val="99"/>
    <w:semiHidden/>
    <w:unhideWhenUsed/>
    <w:rsid w:val="00026F03"/>
  </w:style>
  <w:style w:type="table" w:customStyle="1" w:styleId="TableGrid14">
    <w:name w:val="Table Grid14"/>
    <w:basedOn w:val="TableNormal"/>
    <w:next w:val="TableGrid"/>
    <w:uiPriority w:val="59"/>
    <w:rsid w:val="00026F0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026F03"/>
  </w:style>
  <w:style w:type="numbering" w:customStyle="1" w:styleId="NoList32">
    <w:name w:val="No List32"/>
    <w:next w:val="NoList"/>
    <w:uiPriority w:val="99"/>
    <w:semiHidden/>
    <w:unhideWhenUsed/>
    <w:rsid w:val="00026F03"/>
  </w:style>
  <w:style w:type="table" w:customStyle="1" w:styleId="TableGrid32">
    <w:name w:val="Table Grid3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CE5E0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0B6E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2AB7"/>
    <w:rPr>
      <w:color w:val="605E5C"/>
      <w:shd w:val="clear" w:color="auto" w:fill="E1DFDD"/>
    </w:rPr>
  </w:style>
  <w:style w:type="paragraph" w:customStyle="1" w:styleId="Table-hdg">
    <w:name w:val="Table-hdg"/>
    <w:basedOn w:val="Normal"/>
    <w:rsid w:val="001B599E"/>
    <w:pPr>
      <w:keepNext/>
      <w:keepLines/>
      <w:spacing w:before="120" w:after="120" w:line="240" w:lineRule="auto"/>
      <w:jc w:val="center"/>
    </w:pPr>
    <w:rPr>
      <w:rFonts w:ascii="Times New Roman" w:hAnsi="Times New Roman" w:cs="Times New Roman"/>
      <w:b/>
      <w:szCs w:val="20"/>
      <w:lang w:val="en-GB" w:eastAsia="en-US"/>
    </w:rPr>
  </w:style>
  <w:style w:type="paragraph" w:customStyle="1" w:styleId="Table-text">
    <w:name w:val="Table-text"/>
    <w:basedOn w:val="Normal"/>
    <w:rsid w:val="001B599E"/>
    <w:pPr>
      <w:keepLines/>
      <w:snapToGrid w:val="0"/>
      <w:spacing w:before="120" w:after="120" w:line="240" w:lineRule="auto"/>
    </w:pPr>
    <w:rPr>
      <w:rFonts w:ascii="Times New Roman" w:hAnsi="Times New Roman" w:cs="Times New Roman"/>
      <w:szCs w:val="20"/>
      <w:lang w:val="en-GB" w:eastAsia="en-US"/>
    </w:rPr>
  </w:style>
  <w:style w:type="paragraph" w:customStyle="1" w:styleId="Table-fig">
    <w:name w:val="Table-fig"/>
    <w:basedOn w:val="Normal"/>
    <w:rsid w:val="001B599E"/>
    <w:pPr>
      <w:keepLines/>
      <w:spacing w:before="120" w:after="120" w:line="240" w:lineRule="auto"/>
      <w:ind w:right="142"/>
      <w:jc w:val="right"/>
    </w:pPr>
    <w:rPr>
      <w:rFonts w:ascii="Times New Roman" w:hAnsi="Times New Roman" w:cs="Times New Roman"/>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351858">
      <w:bodyDiv w:val="1"/>
      <w:marLeft w:val="0"/>
      <w:marRight w:val="0"/>
      <w:marTop w:val="0"/>
      <w:marBottom w:val="0"/>
      <w:divBdr>
        <w:top w:val="none" w:sz="0" w:space="0" w:color="auto"/>
        <w:left w:val="none" w:sz="0" w:space="0" w:color="auto"/>
        <w:bottom w:val="none" w:sz="0" w:space="0" w:color="auto"/>
        <w:right w:val="none" w:sz="0" w:space="0" w:color="auto"/>
      </w:divBdr>
    </w:div>
    <w:div w:id="62223601">
      <w:bodyDiv w:val="1"/>
      <w:marLeft w:val="0"/>
      <w:marRight w:val="0"/>
      <w:marTop w:val="0"/>
      <w:marBottom w:val="0"/>
      <w:divBdr>
        <w:top w:val="none" w:sz="0" w:space="0" w:color="auto"/>
        <w:left w:val="none" w:sz="0" w:space="0" w:color="auto"/>
        <w:bottom w:val="none" w:sz="0" w:space="0" w:color="auto"/>
        <w:right w:val="none" w:sz="0" w:space="0" w:color="auto"/>
      </w:divBdr>
    </w:div>
    <w:div w:id="73287461">
      <w:bodyDiv w:val="1"/>
      <w:marLeft w:val="0"/>
      <w:marRight w:val="0"/>
      <w:marTop w:val="0"/>
      <w:marBottom w:val="0"/>
      <w:divBdr>
        <w:top w:val="none" w:sz="0" w:space="0" w:color="auto"/>
        <w:left w:val="none" w:sz="0" w:space="0" w:color="auto"/>
        <w:bottom w:val="none" w:sz="0" w:space="0" w:color="auto"/>
        <w:right w:val="none" w:sz="0" w:space="0" w:color="auto"/>
      </w:divBdr>
    </w:div>
    <w:div w:id="85201408">
      <w:bodyDiv w:val="1"/>
      <w:marLeft w:val="0"/>
      <w:marRight w:val="0"/>
      <w:marTop w:val="0"/>
      <w:marBottom w:val="0"/>
      <w:divBdr>
        <w:top w:val="none" w:sz="0" w:space="0" w:color="auto"/>
        <w:left w:val="none" w:sz="0" w:space="0" w:color="auto"/>
        <w:bottom w:val="none" w:sz="0" w:space="0" w:color="auto"/>
        <w:right w:val="none" w:sz="0" w:space="0" w:color="auto"/>
      </w:divBdr>
    </w:div>
    <w:div w:id="397752499">
      <w:bodyDiv w:val="1"/>
      <w:marLeft w:val="0"/>
      <w:marRight w:val="0"/>
      <w:marTop w:val="0"/>
      <w:marBottom w:val="0"/>
      <w:divBdr>
        <w:top w:val="none" w:sz="0" w:space="0" w:color="auto"/>
        <w:left w:val="none" w:sz="0" w:space="0" w:color="auto"/>
        <w:bottom w:val="none" w:sz="0" w:space="0" w:color="auto"/>
        <w:right w:val="none" w:sz="0" w:space="0" w:color="auto"/>
      </w:divBdr>
    </w:div>
    <w:div w:id="500583517">
      <w:bodyDiv w:val="1"/>
      <w:marLeft w:val="0"/>
      <w:marRight w:val="0"/>
      <w:marTop w:val="0"/>
      <w:marBottom w:val="0"/>
      <w:divBdr>
        <w:top w:val="none" w:sz="0" w:space="0" w:color="auto"/>
        <w:left w:val="none" w:sz="0" w:space="0" w:color="auto"/>
        <w:bottom w:val="none" w:sz="0" w:space="0" w:color="auto"/>
        <w:right w:val="none" w:sz="0" w:space="0" w:color="auto"/>
      </w:divBdr>
    </w:div>
    <w:div w:id="511189202">
      <w:bodyDiv w:val="1"/>
      <w:marLeft w:val="0"/>
      <w:marRight w:val="0"/>
      <w:marTop w:val="0"/>
      <w:marBottom w:val="0"/>
      <w:divBdr>
        <w:top w:val="none" w:sz="0" w:space="0" w:color="auto"/>
        <w:left w:val="none" w:sz="0" w:space="0" w:color="auto"/>
        <w:bottom w:val="none" w:sz="0" w:space="0" w:color="auto"/>
        <w:right w:val="none" w:sz="0" w:space="0" w:color="auto"/>
      </w:divBdr>
    </w:div>
    <w:div w:id="546575847">
      <w:bodyDiv w:val="1"/>
      <w:marLeft w:val="0"/>
      <w:marRight w:val="0"/>
      <w:marTop w:val="0"/>
      <w:marBottom w:val="0"/>
      <w:divBdr>
        <w:top w:val="none" w:sz="0" w:space="0" w:color="auto"/>
        <w:left w:val="none" w:sz="0" w:space="0" w:color="auto"/>
        <w:bottom w:val="none" w:sz="0" w:space="0" w:color="auto"/>
        <w:right w:val="none" w:sz="0" w:space="0" w:color="auto"/>
      </w:divBdr>
    </w:div>
    <w:div w:id="765417618">
      <w:bodyDiv w:val="1"/>
      <w:marLeft w:val="0"/>
      <w:marRight w:val="0"/>
      <w:marTop w:val="0"/>
      <w:marBottom w:val="0"/>
      <w:divBdr>
        <w:top w:val="none" w:sz="0" w:space="0" w:color="auto"/>
        <w:left w:val="none" w:sz="0" w:space="0" w:color="auto"/>
        <w:bottom w:val="none" w:sz="0" w:space="0" w:color="auto"/>
        <w:right w:val="none" w:sz="0" w:space="0" w:color="auto"/>
      </w:divBdr>
    </w:div>
    <w:div w:id="915211779">
      <w:bodyDiv w:val="1"/>
      <w:marLeft w:val="0"/>
      <w:marRight w:val="0"/>
      <w:marTop w:val="0"/>
      <w:marBottom w:val="0"/>
      <w:divBdr>
        <w:top w:val="none" w:sz="0" w:space="0" w:color="auto"/>
        <w:left w:val="none" w:sz="0" w:space="0" w:color="auto"/>
        <w:bottom w:val="none" w:sz="0" w:space="0" w:color="auto"/>
        <w:right w:val="none" w:sz="0" w:space="0" w:color="auto"/>
      </w:divBdr>
    </w:div>
    <w:div w:id="973144731">
      <w:bodyDiv w:val="1"/>
      <w:marLeft w:val="0"/>
      <w:marRight w:val="0"/>
      <w:marTop w:val="0"/>
      <w:marBottom w:val="0"/>
      <w:divBdr>
        <w:top w:val="none" w:sz="0" w:space="0" w:color="auto"/>
        <w:left w:val="none" w:sz="0" w:space="0" w:color="auto"/>
        <w:bottom w:val="none" w:sz="0" w:space="0" w:color="auto"/>
        <w:right w:val="none" w:sz="0" w:space="0" w:color="auto"/>
      </w:divBdr>
    </w:div>
    <w:div w:id="982123638">
      <w:bodyDiv w:val="1"/>
      <w:marLeft w:val="0"/>
      <w:marRight w:val="0"/>
      <w:marTop w:val="0"/>
      <w:marBottom w:val="0"/>
      <w:divBdr>
        <w:top w:val="none" w:sz="0" w:space="0" w:color="auto"/>
        <w:left w:val="none" w:sz="0" w:space="0" w:color="auto"/>
        <w:bottom w:val="none" w:sz="0" w:space="0" w:color="auto"/>
        <w:right w:val="none" w:sz="0" w:space="0" w:color="auto"/>
      </w:divBdr>
    </w:div>
    <w:div w:id="1158962531">
      <w:bodyDiv w:val="1"/>
      <w:marLeft w:val="0"/>
      <w:marRight w:val="0"/>
      <w:marTop w:val="0"/>
      <w:marBottom w:val="0"/>
      <w:divBdr>
        <w:top w:val="none" w:sz="0" w:space="0" w:color="auto"/>
        <w:left w:val="none" w:sz="0" w:space="0" w:color="auto"/>
        <w:bottom w:val="none" w:sz="0" w:space="0" w:color="auto"/>
        <w:right w:val="none" w:sz="0" w:space="0" w:color="auto"/>
      </w:divBdr>
    </w:div>
    <w:div w:id="1243684089">
      <w:bodyDiv w:val="1"/>
      <w:marLeft w:val="0"/>
      <w:marRight w:val="0"/>
      <w:marTop w:val="0"/>
      <w:marBottom w:val="0"/>
      <w:divBdr>
        <w:top w:val="none" w:sz="0" w:space="0" w:color="auto"/>
        <w:left w:val="none" w:sz="0" w:space="0" w:color="auto"/>
        <w:bottom w:val="none" w:sz="0" w:space="0" w:color="auto"/>
        <w:right w:val="none" w:sz="0" w:space="0" w:color="auto"/>
      </w:divBdr>
    </w:div>
    <w:div w:id="1318261808">
      <w:bodyDiv w:val="1"/>
      <w:marLeft w:val="0"/>
      <w:marRight w:val="0"/>
      <w:marTop w:val="0"/>
      <w:marBottom w:val="0"/>
      <w:divBdr>
        <w:top w:val="none" w:sz="0" w:space="0" w:color="auto"/>
        <w:left w:val="none" w:sz="0" w:space="0" w:color="auto"/>
        <w:bottom w:val="none" w:sz="0" w:space="0" w:color="auto"/>
        <w:right w:val="none" w:sz="0" w:space="0" w:color="auto"/>
      </w:divBdr>
    </w:div>
    <w:div w:id="1342852782">
      <w:bodyDiv w:val="1"/>
      <w:marLeft w:val="0"/>
      <w:marRight w:val="0"/>
      <w:marTop w:val="0"/>
      <w:marBottom w:val="0"/>
      <w:divBdr>
        <w:top w:val="none" w:sz="0" w:space="0" w:color="auto"/>
        <w:left w:val="none" w:sz="0" w:space="0" w:color="auto"/>
        <w:bottom w:val="none" w:sz="0" w:space="0" w:color="auto"/>
        <w:right w:val="none" w:sz="0" w:space="0" w:color="auto"/>
      </w:divBdr>
    </w:div>
    <w:div w:id="1345791145">
      <w:bodyDiv w:val="1"/>
      <w:marLeft w:val="0"/>
      <w:marRight w:val="0"/>
      <w:marTop w:val="0"/>
      <w:marBottom w:val="0"/>
      <w:divBdr>
        <w:top w:val="none" w:sz="0" w:space="0" w:color="auto"/>
        <w:left w:val="none" w:sz="0" w:space="0" w:color="auto"/>
        <w:bottom w:val="none" w:sz="0" w:space="0" w:color="auto"/>
        <w:right w:val="none" w:sz="0" w:space="0" w:color="auto"/>
      </w:divBdr>
    </w:div>
    <w:div w:id="1372416933">
      <w:bodyDiv w:val="1"/>
      <w:marLeft w:val="0"/>
      <w:marRight w:val="0"/>
      <w:marTop w:val="0"/>
      <w:marBottom w:val="0"/>
      <w:divBdr>
        <w:top w:val="none" w:sz="0" w:space="0" w:color="auto"/>
        <w:left w:val="none" w:sz="0" w:space="0" w:color="auto"/>
        <w:bottom w:val="none" w:sz="0" w:space="0" w:color="auto"/>
        <w:right w:val="none" w:sz="0" w:space="0" w:color="auto"/>
      </w:divBdr>
    </w:div>
    <w:div w:id="1419399804">
      <w:bodyDiv w:val="1"/>
      <w:marLeft w:val="0"/>
      <w:marRight w:val="0"/>
      <w:marTop w:val="0"/>
      <w:marBottom w:val="0"/>
      <w:divBdr>
        <w:top w:val="none" w:sz="0" w:space="0" w:color="auto"/>
        <w:left w:val="none" w:sz="0" w:space="0" w:color="auto"/>
        <w:bottom w:val="none" w:sz="0" w:space="0" w:color="auto"/>
        <w:right w:val="none" w:sz="0" w:space="0" w:color="auto"/>
      </w:divBdr>
    </w:div>
    <w:div w:id="1603102638">
      <w:bodyDiv w:val="1"/>
      <w:marLeft w:val="0"/>
      <w:marRight w:val="0"/>
      <w:marTop w:val="0"/>
      <w:marBottom w:val="0"/>
      <w:divBdr>
        <w:top w:val="none" w:sz="0" w:space="0" w:color="auto"/>
        <w:left w:val="none" w:sz="0" w:space="0" w:color="auto"/>
        <w:bottom w:val="none" w:sz="0" w:space="0" w:color="auto"/>
        <w:right w:val="none" w:sz="0" w:space="0" w:color="auto"/>
      </w:divBdr>
    </w:div>
    <w:div w:id="1734281054">
      <w:bodyDiv w:val="1"/>
      <w:marLeft w:val="0"/>
      <w:marRight w:val="0"/>
      <w:marTop w:val="0"/>
      <w:marBottom w:val="0"/>
      <w:divBdr>
        <w:top w:val="none" w:sz="0" w:space="0" w:color="auto"/>
        <w:left w:val="none" w:sz="0" w:space="0" w:color="auto"/>
        <w:bottom w:val="none" w:sz="0" w:space="0" w:color="auto"/>
        <w:right w:val="none" w:sz="0" w:space="0" w:color="auto"/>
      </w:divBdr>
    </w:div>
    <w:div w:id="1775587518">
      <w:bodyDiv w:val="1"/>
      <w:marLeft w:val="0"/>
      <w:marRight w:val="0"/>
      <w:marTop w:val="0"/>
      <w:marBottom w:val="0"/>
      <w:divBdr>
        <w:top w:val="none" w:sz="0" w:space="0" w:color="auto"/>
        <w:left w:val="none" w:sz="0" w:space="0" w:color="auto"/>
        <w:bottom w:val="none" w:sz="0" w:space="0" w:color="auto"/>
        <w:right w:val="none" w:sz="0" w:space="0" w:color="auto"/>
      </w:divBdr>
    </w:div>
    <w:div w:id="1829133572">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 w:id="2085951362">
      <w:bodyDiv w:val="1"/>
      <w:marLeft w:val="0"/>
      <w:marRight w:val="0"/>
      <w:marTop w:val="0"/>
      <w:marBottom w:val="0"/>
      <w:divBdr>
        <w:top w:val="none" w:sz="0" w:space="0" w:color="auto"/>
        <w:left w:val="none" w:sz="0" w:space="0" w:color="auto"/>
        <w:bottom w:val="none" w:sz="0" w:space="0" w:color="auto"/>
        <w:right w:val="none" w:sz="0" w:space="0" w:color="auto"/>
      </w:divBdr>
    </w:div>
    <w:div w:id="2110739109">
      <w:bodyDiv w:val="1"/>
      <w:marLeft w:val="0"/>
      <w:marRight w:val="0"/>
      <w:marTop w:val="0"/>
      <w:marBottom w:val="0"/>
      <w:divBdr>
        <w:top w:val="none" w:sz="0" w:space="0" w:color="auto"/>
        <w:left w:val="none" w:sz="0" w:space="0" w:color="auto"/>
        <w:bottom w:val="none" w:sz="0" w:space="0" w:color="auto"/>
        <w:right w:val="none" w:sz="0" w:space="0" w:color="auto"/>
      </w:divBdr>
    </w:div>
    <w:div w:id="211643997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pf.gov.sg"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2.xml"/><Relationship Id="rId28" Type="http://schemas.openxmlformats.org/officeDocument/2006/relationships/header" Target="header7.xml"/><Relationship Id="rId10" Type="http://schemas.openxmlformats.org/officeDocument/2006/relationships/footer" Target="footer3.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FJCourts_MAINTPOS@fjcourts.gov.sg" TargetMode="External"/><Relationship Id="rId22" Type="http://schemas.openxmlformats.org/officeDocument/2006/relationships/footer" Target="footer9.xml"/><Relationship Id="rId27" Type="http://schemas.openxmlformats.org/officeDocument/2006/relationships/header" Target="header6.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BAFD9-433C-4C56-8D55-AAA45CED5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130</Pages>
  <Words>127475</Words>
  <Characters>726614</Characters>
  <Application>Microsoft Office Word</Application>
  <DocSecurity>0</DocSecurity>
  <Lines>6055</Lines>
  <Paragraphs>1704</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852385</CharactersWithSpaces>
  <SharedDoc>false</SharedDoc>
  <HLinks>
    <vt:vector size="78" baseType="variant">
      <vt:variant>
        <vt:i4>3735671</vt:i4>
      </vt:variant>
      <vt:variant>
        <vt:i4>10276</vt:i4>
      </vt:variant>
      <vt:variant>
        <vt:i4>0</vt:i4>
      </vt:variant>
      <vt:variant>
        <vt:i4>5</vt:i4>
      </vt:variant>
      <vt:variant>
        <vt:lpwstr>mailto:FJCourts_MAINTPOS@fjcourts.gov.sg</vt:lpwstr>
      </vt:variant>
      <vt:variant>
        <vt:lpwstr/>
      </vt:variant>
      <vt:variant>
        <vt:i4>6488104</vt:i4>
      </vt:variant>
      <vt:variant>
        <vt:i4>9997</vt:i4>
      </vt:variant>
      <vt:variant>
        <vt:i4>0</vt:i4>
      </vt:variant>
      <vt:variant>
        <vt:i4>5</vt:i4>
      </vt:variant>
      <vt:variant>
        <vt:lpwstr>http://www.cpf.gov.sg/</vt:lpwstr>
      </vt:variant>
      <vt:variant>
        <vt:lpwstr/>
      </vt:variant>
      <vt:variant>
        <vt:i4>7077948</vt:i4>
      </vt:variant>
      <vt:variant>
        <vt:i4>9994</vt:i4>
      </vt:variant>
      <vt:variant>
        <vt:i4>0</vt:i4>
      </vt:variant>
      <vt:variant>
        <vt:i4>5</vt:i4>
      </vt:variant>
      <vt:variant>
        <vt:lpwstr>http://www.hdb.gov.sg/</vt:lpwstr>
      </vt:variant>
      <vt:variant>
        <vt:lpwstr/>
      </vt:variant>
      <vt:variant>
        <vt:i4>7077948</vt:i4>
      </vt:variant>
      <vt:variant>
        <vt:i4>9991</vt:i4>
      </vt:variant>
      <vt:variant>
        <vt:i4>0</vt:i4>
      </vt:variant>
      <vt:variant>
        <vt:i4>5</vt:i4>
      </vt:variant>
      <vt:variant>
        <vt:lpwstr>http://www.hdb.gov.sg/</vt:lpwstr>
      </vt:variant>
      <vt:variant>
        <vt:lpwstr/>
      </vt:variant>
      <vt:variant>
        <vt:i4>7077948</vt:i4>
      </vt:variant>
      <vt:variant>
        <vt:i4>9988</vt:i4>
      </vt:variant>
      <vt:variant>
        <vt:i4>0</vt:i4>
      </vt:variant>
      <vt:variant>
        <vt:i4>5</vt:i4>
      </vt:variant>
      <vt:variant>
        <vt:lpwstr>http://www.hdb.gov.sg/</vt:lpwstr>
      </vt:variant>
      <vt:variant>
        <vt:lpwstr/>
      </vt:variant>
      <vt:variant>
        <vt:i4>7077948</vt:i4>
      </vt:variant>
      <vt:variant>
        <vt:i4>9985</vt:i4>
      </vt:variant>
      <vt:variant>
        <vt:i4>0</vt:i4>
      </vt:variant>
      <vt:variant>
        <vt:i4>5</vt:i4>
      </vt:variant>
      <vt:variant>
        <vt:lpwstr>http://www.hdb.gov.sg/</vt:lpwstr>
      </vt:variant>
      <vt:variant>
        <vt:lpwstr/>
      </vt:variant>
      <vt:variant>
        <vt:i4>7077948</vt:i4>
      </vt:variant>
      <vt:variant>
        <vt:i4>9982</vt:i4>
      </vt:variant>
      <vt:variant>
        <vt:i4>0</vt:i4>
      </vt:variant>
      <vt:variant>
        <vt:i4>5</vt:i4>
      </vt:variant>
      <vt:variant>
        <vt:lpwstr>http://www.hdb.gov.sg/</vt:lpwstr>
      </vt:variant>
      <vt:variant>
        <vt:lpwstr/>
      </vt:variant>
      <vt:variant>
        <vt:i4>7995420</vt:i4>
      </vt:variant>
      <vt:variant>
        <vt:i4>27</vt:i4>
      </vt:variant>
      <vt:variant>
        <vt:i4>0</vt:i4>
      </vt:variant>
      <vt:variant>
        <vt:i4>5</vt:i4>
      </vt:variant>
      <vt:variant>
        <vt:lpwstr>mailto:FJCourts_Family_Registry@fjcourts.gov.sg</vt:lpwstr>
      </vt:variant>
      <vt:variant>
        <vt:lpwstr/>
      </vt:variant>
      <vt:variant>
        <vt:i4>7995433</vt:i4>
      </vt:variant>
      <vt:variant>
        <vt:i4>24</vt:i4>
      </vt:variant>
      <vt:variant>
        <vt:i4>0</vt:i4>
      </vt:variant>
      <vt:variant>
        <vt:i4>5</vt:i4>
      </vt:variant>
      <vt:variant>
        <vt:lpwstr>http://www.familyjusticecourts.gov.sg/</vt:lpwstr>
      </vt:variant>
      <vt:variant>
        <vt:lpwstr/>
      </vt:variant>
      <vt:variant>
        <vt:i4>2818099</vt:i4>
      </vt:variant>
      <vt:variant>
        <vt:i4>18</vt:i4>
      </vt:variant>
      <vt:variant>
        <vt:i4>0</vt:i4>
      </vt:variant>
      <vt:variant>
        <vt:i4>5</vt:i4>
      </vt:variant>
      <vt:variant>
        <vt:lpwstr>http://www.iras.gov.sg/</vt:lpwstr>
      </vt:variant>
      <vt:variant>
        <vt:lpwstr/>
      </vt:variant>
      <vt:variant>
        <vt:i4>1376261</vt:i4>
      </vt:variant>
      <vt:variant>
        <vt:i4>12</vt:i4>
      </vt:variant>
      <vt:variant>
        <vt:i4>0</vt:i4>
      </vt:variant>
      <vt:variant>
        <vt:i4>5</vt:i4>
      </vt:variant>
      <vt:variant>
        <vt:lpwstr>https://ifams.gov.sg/FSA</vt:lpwstr>
      </vt:variant>
      <vt:variant>
        <vt:lpwstr/>
      </vt:variant>
      <vt:variant>
        <vt:i4>1179737</vt:i4>
      </vt:variant>
      <vt:variant>
        <vt:i4>9</vt:i4>
      </vt:variant>
      <vt:variant>
        <vt:i4>0</vt:i4>
      </vt:variant>
      <vt:variant>
        <vt:i4>5</vt:i4>
      </vt:variant>
      <vt:variant>
        <vt:lpwstr>https://ifams.gov.sg/</vt:lpwstr>
      </vt:variant>
      <vt:variant>
        <vt:lpwstr/>
      </vt:variant>
      <vt:variant>
        <vt:i4>7995420</vt:i4>
      </vt:variant>
      <vt:variant>
        <vt:i4>6</vt:i4>
      </vt:variant>
      <vt:variant>
        <vt:i4>0</vt:i4>
      </vt:variant>
      <vt:variant>
        <vt:i4>5</vt:i4>
      </vt:variant>
      <vt:variant>
        <vt:lpwstr>mailto:FJCourts_Family_Registry@fjcourts.gov.sg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dc:creator>
  <cp:keywords/>
  <dc:description/>
  <cp:lastModifiedBy>Farhana Salamat Siti</cp:lastModifiedBy>
  <cp:revision>24</cp:revision>
  <cp:lastPrinted>2018-07-18T04:35:00Z</cp:lastPrinted>
  <dcterms:created xsi:type="dcterms:W3CDTF">2019-04-23T03:23:00Z</dcterms:created>
  <dcterms:modified xsi:type="dcterms:W3CDTF">2020-07-02T02:34:00Z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-231491017</vt:i4>
  </property>
</Properties>
</file>