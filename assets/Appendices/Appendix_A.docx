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E43EFB">
              <w:rPr>
                <w:rFonts w:ascii="Times New Roman" w:hAnsi="Times New Roman" w:cs="Times New Roman"/>
                <w:sz w:val="22"/>
                <w:szCs w:val="22"/>
                <w:lang w:val="en-GB" w:eastAsia="en-US"/>
              </w:rPr>
              <w:t>both of them</w:t>
            </w:r>
            <w:proofErr w:type="gramEnd"/>
            <w:r w:rsidRPr="00E43EFB">
              <w:rPr>
                <w:rFonts w:ascii="Times New Roman" w:hAnsi="Times New Roman" w:cs="Times New Roman"/>
                <w:sz w:val="22"/>
                <w:szCs w:val="22"/>
                <w:lang w:val="en-GB" w:eastAsia="en-US"/>
              </w:rPr>
              <w:t>.</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39651FE9"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w:t>
            </w:r>
            <w:r w:rsidR="00AB1B6B" w:rsidRPr="00AB1B6B">
              <w:rPr>
                <w:rFonts w:ascii="Times New Roman" w:hAnsi="Times New Roman" w:cs="Times New Roman"/>
                <w:sz w:val="22"/>
                <w:szCs w:val="20"/>
                <w:lang w:val="en-GB" w:eastAsia="en-US"/>
              </w:rPr>
              <w:t>Family Justice Courts</w:t>
            </w:r>
            <w:r w:rsidRPr="006F2CA2">
              <w:rPr>
                <w:rFonts w:ascii="Times New Roman" w:hAnsi="Times New Roman" w:cs="Times New Roman"/>
                <w:sz w:val="22"/>
                <w:szCs w:val="20"/>
                <w:lang w:val="en-GB" w:eastAsia="en-US"/>
              </w:rPr>
              <w:t xml:space="preserve">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 xml:space="preserve">with reference to maintenance or to any property of either or </w:t>
            </w:r>
            <w:proofErr w:type="gramStart"/>
            <w:r w:rsidRPr="00841158">
              <w:rPr>
                <w:rFonts w:ascii="Times New Roman" w:hAnsi="Times New Roman" w:cs="Times New Roman"/>
                <w:lang w:val="en-GB" w:eastAsia="en-US"/>
              </w:rPr>
              <w:t>both of them</w:t>
            </w:r>
            <w:proofErr w:type="gramEnd"/>
            <w:r w:rsidRPr="00841158">
              <w:rPr>
                <w:rFonts w:ascii="Times New Roman" w:hAnsi="Times New Roman" w:cs="Times New Roman"/>
                <w:lang w:val="en-GB" w:eastAsia="en-US"/>
              </w:rPr>
              <w:t>.</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 xml:space="preserve">Nature of the proceedings, </w:t>
            </w:r>
            <w:proofErr w:type="gramStart"/>
            <w:r w:rsidRPr="00841158">
              <w:rPr>
                <w:rFonts w:ascii="Times New Roman" w:hAnsi="Times New Roman" w:cs="Times New Roman"/>
                <w:lang w:val="en-GB" w:eastAsia="en-US"/>
              </w:rPr>
              <w:t>i.e.</w:t>
            </w:r>
            <w:proofErr w:type="gramEnd"/>
            <w:r w:rsidRPr="00841158">
              <w:rPr>
                <w:rFonts w:ascii="Times New Roman" w:hAnsi="Times New Roman" w:cs="Times New Roman"/>
                <w:lang w:val="en-GB" w:eastAsia="en-US"/>
              </w:rPr>
              <w:t xml:space="preserv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 xml:space="preserve">please specify in the Statement of </w:t>
            </w:r>
            <w:proofErr w:type="gramStart"/>
            <w:r w:rsidRPr="00841158">
              <w:rPr>
                <w:rFonts w:ascii="Times New Roman" w:hAnsi="Times New Roman" w:cs="Times New Roman"/>
                <w:i/>
                <w:lang w:val="en-GB" w:eastAsia="en-US"/>
              </w:rPr>
              <w:t>Particulars</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82AE95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COURT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4AA5DCE0"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be attached to answer an order made in the </w:t>
            </w:r>
            <w:r w:rsidR="00AB1B6B" w:rsidRPr="00AB1B6B">
              <w:rPr>
                <w:rFonts w:ascii="Times New Roman" w:hAnsi="Times New Roman" w:cs="Times New Roman"/>
                <w:sz w:val="20"/>
                <w:szCs w:val="20"/>
                <w:lang w:val="en-GB" w:eastAsia="en-US"/>
              </w:rPr>
              <w:t xml:space="preserve">Family Division of the </w:t>
            </w:r>
            <w:r w:rsidRPr="006F2CA2">
              <w:rPr>
                <w:rFonts w:ascii="Times New Roman" w:hAnsi="Times New Roman" w:cs="Times New Roman"/>
                <w:sz w:val="20"/>
                <w:szCs w:val="20"/>
                <w:lang w:val="en-GB" w:eastAsia="en-US"/>
              </w:rPr>
              <w:t>High Court/Family Justice Court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 xml:space="preserve">The Applicant(s) is (are) resident in Singapore </w:t>
            </w:r>
            <w:proofErr w:type="gramStart"/>
            <w:r>
              <w:t>at</w:t>
            </w:r>
            <w:proofErr w:type="gramEnd"/>
            <w:r>
              <w: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 xml:space="preserve">The Applicant(s) is (are) resident in Singapore </w:t>
                  </w:r>
                  <w:proofErr w:type="gramStart"/>
                  <w:r>
                    <w:t>at</w:t>
                  </w:r>
                  <w:proofErr w:type="gramEnd"/>
                  <w:r>
                    <w: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w:t>
            </w:r>
            <w:proofErr w:type="gramStart"/>
            <w:r>
              <w:rPr>
                <w:rFonts w:ascii="Times New Roman" w:hAnsi="Times New Roman" w:cs="Times New Roman"/>
                <w:szCs w:val="20"/>
                <w:lang w:val="en-GB"/>
              </w:rPr>
              <w:t>e.g.</w:t>
            </w:r>
            <w:proofErr w:type="gramEnd"/>
            <w:r>
              <w:rPr>
                <w:rFonts w:ascii="Times New Roman" w:hAnsi="Times New Roman" w:cs="Times New Roman"/>
                <w:szCs w:val="20"/>
                <w:lang w:val="en-GB"/>
              </w:rPr>
              <w:t xml:space="preserve">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4C7583">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4C7583">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4C7583">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w:t>
            </w:r>
            <w:proofErr w:type="gramStart"/>
            <w:r w:rsidRPr="006F2CA2">
              <w:rPr>
                <w:rFonts w:ascii="Times New Roman" w:eastAsia="Calibri" w:hAnsi="Times New Roman" w:cs="Times New Roman"/>
                <w:color w:val="000000"/>
                <w:lang w:val="en-GB" w:eastAsia="en-US"/>
              </w:rPr>
              <w:t>be;</w:t>
            </w:r>
            <w:proofErr w:type="gramEnd"/>
            <w:r w:rsidRPr="006F2CA2">
              <w:rPr>
                <w:rFonts w:ascii="Times New Roman" w:eastAsia="Calibri" w:hAnsi="Times New Roman" w:cs="Times New Roman"/>
                <w:color w:val="000000"/>
                <w:lang w:val="en-GB" w:eastAsia="en-US"/>
              </w:rPr>
              <w:t xml:space="preserv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roofErr w:type="spellStart"/>
            <w:r w:rsidRPr="006F2CA2">
              <w:rPr>
                <w:rFonts w:ascii="Times New Roman" w:hAnsi="Times New Roman" w:cs="Times New Roman"/>
                <w:sz w:val="22"/>
                <w:szCs w:val="20"/>
                <w:lang w:val="en-GB" w:eastAsia="en-US"/>
              </w:rPr>
              <w:t>Caveator</w:t>
            </w:r>
            <w:proofErr w:type="spellEnd"/>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 Solicitor for the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Appearing party type: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xml:space="preserve">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is entered in respect of the following warning to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8834" w:type="dxa"/>
              <w:jc w:val="center"/>
              <w:tblLook w:val="04A0" w:firstRow="1" w:lastRow="0" w:firstColumn="1" w:lastColumn="0" w:noHBand="0" w:noVBand="1"/>
            </w:tblPr>
            <w:tblGrid>
              <w:gridCol w:w="8834"/>
            </w:tblGrid>
            <w:tr w:rsidR="00CE5E00" w14:paraId="3B1A0786" w14:textId="77777777" w:rsidTr="004C118E">
              <w:trPr>
                <w:cantSplit/>
                <w:jc w:val="center"/>
              </w:trPr>
              <w:tc>
                <w:tcPr>
                  <w:tcW w:w="8834" w:type="dxa"/>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4C7583"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4C7583"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w:t>
                        </w:r>
                        <w:proofErr w:type="gramStart"/>
                        <w:r w:rsidR="000D3C6D">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4C7583"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4C7583"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4C7583"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4C7583"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4C758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4C758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4C7583"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4C758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4C7583"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4C758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4C758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4C758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4C7583"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4C758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4C758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4C758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4C758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4C7583"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4C7583"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4C7583"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4C7583"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4C7583"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4C7583"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4C758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4C7583"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4C7583"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4C7583"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4C758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4C7583"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4C758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4C7583"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4C758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4C758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4C758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4C758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4C7583"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4C758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4C758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6F9450E5"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4C7583">
                    <w:rPr>
                      <w:rFonts w:ascii="Times New Roman" w:hAnsi="Times New Roman" w:cs="Times New Roman"/>
                    </w:rPr>
                    <w:t>:</w:t>
                  </w:r>
                </w:p>
                <w:p w14:paraId="2A9C428D" w14:textId="77777777" w:rsidR="005E1C1A" w:rsidRPr="00AB1B6B"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 xml:space="preserve">File a Notice of Objection with the Family Justice Courts at 3 Havelock Square Singapore 059725 within seven (7) days of the service of this Notice of Application on you. Upon acceptance of your Notice by the Court, serve a copy of the Notice on the </w:t>
                  </w:r>
                  <w:r w:rsidRPr="00AB1B6B">
                    <w:rPr>
                      <w:rFonts w:ascii="Times New Roman" w:hAnsi="Times New Roman" w:cs="Times New Roman"/>
                    </w:rPr>
                    <w:lastRenderedPageBreak/>
                    <w:t>Director-General/protector at 512 Thomson Road, #10-00 MSF Building, Singapore 298136, and</w:t>
                  </w:r>
                </w:p>
                <w:p w14:paraId="47B1F5D0" w14:textId="77777777" w:rsidR="005E1C1A"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6870E5BB"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AB1B6B">
                    <w:rPr>
                      <w:rFonts w:ascii="Times New Roman" w:hAnsi="Times New Roman" w:cs="Times New Roman"/>
                    </w:rPr>
                    <w:t>:</w:t>
                  </w:r>
                </w:p>
                <w:p w14:paraId="41CE2D10" w14:textId="77777777" w:rsidR="00AB1B6B" w:rsidRP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4E2A3291" w14:textId="1DA3A611" w:rsid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4A745AA0" w14:textId="38A83049"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w:t>
                  </w:r>
                  <w:r w:rsidR="00AB1B6B" w:rsidRPr="00AB1B6B">
                    <w:rPr>
                      <w:rFonts w:ascii="Times New Roman" w:hAnsi="Times New Roman" w:cs="Times New Roman"/>
                    </w:rPr>
                    <w:t>you do not appear as stipulated above</w:t>
                  </w:r>
                  <w:r>
                    <w:rPr>
                      <w:rFonts w:ascii="Times New Roman" w:hAnsi="Times New Roman" w:cs="Times New Roman"/>
                    </w:rPr>
                    <w:t xml:space="preserv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lastRenderedPageBreak/>
                    <w:t xml:space="preserve">                                                                                                          Name &amp; Signature</w:t>
                  </w:r>
                </w:p>
                <w:p w14:paraId="34E7F33D" w14:textId="77777777" w:rsidR="00AB1B6B" w:rsidRPr="00997A51" w:rsidRDefault="000D3C6D" w:rsidP="00AB1B6B">
                  <w:pPr>
                    <w:spacing w:beforeLines="60" w:before="144" w:afterLines="120" w:after="288" w:line="259" w:lineRule="auto"/>
                    <w:jc w:val="center"/>
                    <w:outlineLvl w:val="0"/>
                    <w:rPr>
                      <w:rFonts w:ascii="Times New Roman" w:hAnsi="Times New Roman" w:cs="Times New Roman"/>
                      <w:caps/>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1" w:name="_Form_64C"/>
                  <w:bookmarkStart w:id="22" w:name="Form64C"/>
                  <w:bookmarkEnd w:id="21"/>
                  <w:bookmarkEnd w:id="22"/>
                  <w:r w:rsidR="00AB1B6B" w:rsidRPr="00997A51">
                    <w:rPr>
                      <w:rFonts w:ascii="Times New Roman" w:hAnsi="Times New Roman" w:cs="Times New Roman"/>
                      <w:caps/>
                      <w:sz w:val="22"/>
                      <w:szCs w:val="22"/>
                      <w:lang w:val="en-GB" w:eastAsia="zh-CN"/>
                    </w:rPr>
                    <w:t>Form 64B-1</w:t>
                  </w:r>
                </w:p>
                <w:p w14:paraId="416B283B" w14:textId="77777777" w:rsidR="00AB1B6B" w:rsidRPr="00997A51" w:rsidRDefault="00AB1B6B" w:rsidP="00AB1B6B">
                  <w:pPr>
                    <w:keepNext/>
                    <w:keepLines/>
                    <w:suppressAutoHyphens/>
                    <w:spacing w:before="240" w:after="120" w:line="240" w:lineRule="auto"/>
                    <w:rPr>
                      <w:rFonts w:ascii="Times New Roman" w:hAnsi="Times New Roman" w:cs="Times New Roman"/>
                      <w:caps/>
                      <w:sz w:val="18"/>
                      <w:szCs w:val="18"/>
                      <w:lang w:val="en-GB" w:eastAsia="zh-CN"/>
                    </w:rPr>
                  </w:pPr>
                  <w:r w:rsidRPr="00997A51">
                    <w:rPr>
                      <w:rFonts w:ascii="Times New Roman" w:hAnsi="Times New Roman" w:cs="Times New Roman"/>
                      <w:caps/>
                      <w:sz w:val="18"/>
                      <w:szCs w:val="18"/>
                      <w:lang w:val="en-GB" w:eastAsia="zh-CN"/>
                    </w:rPr>
                    <w:t>R. 295I(1A)</w:t>
                  </w:r>
                </w:p>
                <w:p w14:paraId="46F32B5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IN THE FAMILY JUSTICE COURTS OF THE REPUBLIC OF SINGAPORE</w:t>
                  </w:r>
                </w:p>
                <w:p w14:paraId="79D25C27"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xml:space="preserve">In the Matter of Section 22(4) of the </w:t>
                  </w:r>
                </w:p>
                <w:p w14:paraId="1626432D"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VULNERABLE ADULTS ACT 2018</w:t>
                  </w:r>
                </w:p>
                <w:p w14:paraId="54EBC45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73D7A01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Vulnerable Adult]</w:t>
                  </w:r>
                </w:p>
                <w:p w14:paraId="3225301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Director-General of Social Welfare/protector… Applicant</w:t>
                  </w:r>
                </w:p>
                <w:p w14:paraId="57B333A1"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10D08DB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Respondent]</w:t>
                  </w:r>
                </w:p>
                <w:p w14:paraId="2BD88FD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Respondent</w:t>
                  </w:r>
                </w:p>
                <w:p w14:paraId="2E135BC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NOTICE OF APPLICATION</w:t>
                  </w:r>
                </w:p>
                <w:p w14:paraId="37B513B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(Name of Respondent)</w:t>
                  </w:r>
                </w:p>
                <w:p w14:paraId="38C1802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Of (Address)</w:t>
                  </w:r>
                </w:p>
                <w:p w14:paraId="725E7F5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WHEREAS</w:t>
                  </w:r>
                  <w:r w:rsidRPr="00997A5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in contravention of [specify section 22(1) / (2</w:t>
                  </w:r>
                  <w:proofErr w:type="gramStart"/>
                  <w:r w:rsidRPr="00997A51">
                    <w:rPr>
                      <w:rFonts w:ascii="Times New Roman" w:eastAsia="Calibri" w:hAnsi="Times New Roman" w:cs="Times New Roman"/>
                      <w:sz w:val="22"/>
                      <w:szCs w:val="22"/>
                      <w:lang w:eastAsia="en-US"/>
                    </w:rPr>
                    <w:t>)]*</w:t>
                  </w:r>
                  <w:proofErr w:type="gramEnd"/>
                  <w:r w:rsidRPr="00997A5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997A51">
                    <w:rPr>
                      <w:rFonts w:ascii="Times New Roman" w:eastAsia="Calibri" w:hAnsi="Times New Roman" w:cs="Times New Roman"/>
                      <w:sz w:val="22"/>
                      <w:szCs w:val="22"/>
                      <w:lang w:eastAsia="en-US"/>
                    </w:rPr>
                    <w:t>ies</w:t>
                  </w:r>
                  <w:proofErr w:type="spellEnd"/>
                  <w:r w:rsidRPr="00997A51">
                    <w:rPr>
                      <w:rFonts w:ascii="Times New Roman" w:eastAsia="Calibri" w:hAnsi="Times New Roman" w:cs="Times New Roman"/>
                      <w:sz w:val="22"/>
                      <w:szCs w:val="22"/>
                      <w:lang w:eastAsia="en-US"/>
                    </w:rPr>
                    <w:t>) or is/are likely to lead to the identification of:</w:t>
                  </w:r>
                </w:p>
                <w:p w14:paraId="2E47C2E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insert the applicable sub-paragraph of 22(1) or 22(2) as the case may be:</w:t>
                  </w:r>
                </w:p>
                <w:p w14:paraId="120E29C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997A51">
                    <w:rPr>
                      <w:rFonts w:ascii="Times New Roman" w:eastAsia="Calibri" w:hAnsi="Times New Roman" w:cs="Times New Roman"/>
                      <w:sz w:val="22"/>
                      <w:szCs w:val="22"/>
                      <w:lang w:eastAsia="en-US"/>
                    </w:rPr>
                    <w:t>neglect;</w:t>
                  </w:r>
                  <w:proofErr w:type="gramEnd"/>
                </w:p>
                <w:p w14:paraId="4464D6A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6B8AF8E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 a vulnerable adult who is the subject of an order made by a court under this Act.</w:t>
                  </w:r>
                </w:p>
                <w:p w14:paraId="4D7C10B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2B99D89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4816840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2D3C75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3193942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AND WHEREAS</w:t>
                  </w:r>
                  <w:r w:rsidRPr="00997A5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997A51">
                    <w:rPr>
                      <w:rFonts w:ascii="Times New Roman" w:eastAsia="Calibri" w:hAnsi="Times New Roman" w:cs="Times New Roman"/>
                      <w:sz w:val="22"/>
                      <w:szCs w:val="22"/>
                      <w:lang w:eastAsia="en-US"/>
                    </w:rPr>
                    <w:t>);</w:t>
                  </w:r>
                  <w:proofErr w:type="gramEnd"/>
                </w:p>
                <w:p w14:paraId="05A64D98"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lastRenderedPageBreak/>
                    <w:tab/>
                  </w:r>
                  <w:r w:rsidRPr="00997A51">
                    <w:rPr>
                      <w:rFonts w:ascii="Times New Roman" w:eastAsia="Calibri" w:hAnsi="Times New Roman" w:cs="Times New Roman"/>
                      <w:b/>
                      <w:sz w:val="22"/>
                      <w:szCs w:val="22"/>
                      <w:lang w:eastAsia="en-US"/>
                    </w:rPr>
                    <w:t xml:space="preserve">YOU ARE HEREBY GIVEN NOTICE </w:t>
                  </w:r>
                  <w:r w:rsidRPr="00997A51">
                    <w:rPr>
                      <w:rFonts w:ascii="Times New Roman" w:eastAsia="Calibri" w:hAnsi="Times New Roman" w:cs="Times New Roman"/>
                      <w:sz w:val="22"/>
                      <w:szCs w:val="22"/>
                      <w:lang w:eastAsia="en-US"/>
                    </w:rPr>
                    <w:t>of the above application. If you wish to object to the application, you are to:</w:t>
                  </w:r>
                </w:p>
                <w:p w14:paraId="57FB7C03"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(a) </w:t>
                  </w:r>
                  <w:r w:rsidRPr="00997A5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65D156FB"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(b) </w:t>
                  </w:r>
                  <w:r w:rsidRPr="00997A5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B02B77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TAKE NOTICE</w:t>
                  </w:r>
                  <w:r w:rsidRPr="00997A5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2246549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Dated this _______ day of ________________, 20 ______.</w:t>
                  </w:r>
                </w:p>
                <w:p w14:paraId="7F27C2F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p>
                <w:p w14:paraId="336FCB6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i/>
                      <w:sz w:val="22"/>
                      <w:szCs w:val="22"/>
                      <w:lang w:eastAsia="en-US"/>
                    </w:rPr>
                    <w:t>Court Seal</w:t>
                  </w:r>
                </w:p>
                <w:p w14:paraId="62DB45D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w:t>
                  </w:r>
                </w:p>
                <w:p w14:paraId="1113735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Clerk</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District Judge / Magistrate</w:t>
                  </w:r>
                </w:p>
                <w:p w14:paraId="323CC4D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Department …………………………</w:t>
                  </w:r>
                </w:p>
                <w:p w14:paraId="60577B9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Received the duplicate of this process on the ________day of __________________, 20_____.</w:t>
                  </w:r>
                </w:p>
                <w:p w14:paraId="172C23E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p>
                <w:p w14:paraId="1369E73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p>
                <w:p w14:paraId="60D775A7"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6379"/>
                    </w:tabs>
                    <w:spacing w:before="0" w:after="160" w:line="259" w:lineRule="auto"/>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t>Name &amp; Signature</w:t>
                  </w:r>
                </w:p>
                <w:p w14:paraId="02348BE8" w14:textId="182A9B82" w:rsidR="00AB1B6B" w:rsidRPr="00AB1B6B"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iCs/>
                      <w:sz w:val="20"/>
                      <w:szCs w:val="20"/>
                      <w:lang w:eastAsia="en-US"/>
                    </w:rPr>
                  </w:pPr>
                  <w:r w:rsidRPr="00997A51">
                    <w:rPr>
                      <w:rFonts w:ascii="Times New Roman" w:eastAsia="Calibri" w:hAnsi="Times New Roman" w:cs="Times New Roman"/>
                      <w:i/>
                      <w:iCs/>
                      <w:sz w:val="20"/>
                      <w:szCs w:val="20"/>
                      <w:lang w:eastAsia="en-US"/>
                    </w:rPr>
                    <w:t>*delete where inapplicable</w:t>
                  </w:r>
                </w:p>
                <w:p w14:paraId="1D71FB4D" w14:textId="31ED9331" w:rsidR="000D3C6D" w:rsidRDefault="000D3C6D" w:rsidP="000D3C6D">
                  <w:pPr>
                    <w:pStyle w:val="Heading1"/>
                    <w:jc w:val="center"/>
                    <w:rPr>
                      <w:rFonts w:ascii="Times New Roman" w:hAnsi="Times New Roman"/>
                      <w:sz w:val="22"/>
                      <w:szCs w:val="22"/>
                      <w:lang w:val="en-GB" w:eastAsia="zh-CN"/>
                    </w:rPr>
                  </w:pPr>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lastRenderedPageBreak/>
                    <w:t>Director</w:t>
                  </w:r>
                  <w:ins w:id="23"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5" w:author="zhuoneng goh" w:date="2020-05-14T18:01:00Z">
                    <w:r>
                      <w:rPr>
                        <w:rFonts w:ascii="Times New Roman" w:hAnsi="Times New Roman" w:cs="Times New Roman"/>
                      </w:rPr>
                      <w:t>-</w:t>
                    </w:r>
                  </w:ins>
                  <w:ins w:id="26"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2D7432D4"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w:t>
                  </w:r>
                  <w:proofErr w:type="gramStart"/>
                  <w:r>
                    <w:rPr>
                      <w:rFonts w:ascii="Times New Roman" w:hAnsi="Times New Roman" w:cs="Times New Roman"/>
                    </w:rPr>
                    <w:t xml:space="preserve">to </w:t>
                  </w:r>
                  <w:r w:rsidR="006B1015">
                    <w:rPr>
                      <w:rFonts w:ascii="Times New Roman" w:hAnsi="Times New Roman" w:cs="Times New Roman"/>
                    </w:rPr>
                    <w:t>:</w:t>
                  </w:r>
                  <w:proofErr w:type="gramEnd"/>
                </w:p>
                <w:p w14:paraId="7EB7E129" w14:textId="77777777" w:rsidR="006B1015" w:rsidRP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(a) </w:t>
                  </w:r>
                  <w:r w:rsidRPr="006B1015">
                    <w:rPr>
                      <w:rFonts w:ascii="Times New Roman" w:hAnsi="Times New Roman" w:cs="Times New Roman"/>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5DCECA94" w14:textId="6F45E431" w:rsid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(b) </w:t>
                  </w:r>
                  <w:r w:rsidRPr="006B1015">
                    <w:rPr>
                      <w:rFonts w:ascii="Times New Roman" w:hAnsi="Times New Roman" w:cs="Times New Roman"/>
                    </w:rPr>
                    <w:tab/>
                    <w:t>Appear at (Court Room) of the Family Justice Courts, 3 Havelock Square Singapore 059725 on (date) at (time)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7" w:name="Form64D"/>
                  <w:bookmarkStart w:id="28" w:name="_FoRM_64D"/>
                  <w:bookmarkEnd w:id="27"/>
                  <w:bookmarkEnd w:id="28"/>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9"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lastRenderedPageBreak/>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3" w:name="Form64E"/>
                  <w:bookmarkStart w:id="34" w:name="_FORM_64E"/>
                  <w:bookmarkEnd w:id="33"/>
                  <w:bookmarkEnd w:id="34"/>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5"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6"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3752261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w:t>
                  </w:r>
                  <w:r w:rsidR="001A4106" w:rsidRPr="001A4106">
                    <w:rPr>
                      <w:rFonts w:ascii="Times New Roman" w:hAnsi="Times New Roman" w:cs="Times New Roman"/>
                    </w:rPr>
                    <w:t xml:space="preserve">me/the Respondent*. </w:t>
                  </w:r>
                  <w:r>
                    <w:rPr>
                      <w:rFonts w:ascii="Times New Roman" w:hAnsi="Times New Roman" w:cs="Times New Roman"/>
                    </w:rPr>
                    <w:t xml:space="preserve"> </w:t>
                  </w:r>
                </w:p>
                <w:p w14:paraId="3F2A44CC" w14:textId="77777777" w:rsidR="001A4106"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w:t>
                  </w:r>
                  <w:r w:rsidR="001A4106" w:rsidRPr="001A4106">
                    <w:rPr>
                      <w:rFonts w:ascii="Times New Roman" w:hAnsi="Times New Roman" w:cs="Times New Roman"/>
                    </w:rPr>
                    <w:t>[Identification Number (for Respondent) / Practicing Certificate Number (for solicitor</w:t>
                  </w:r>
                  <w:proofErr w:type="gramStart"/>
                  <w:r w:rsidR="001A4106" w:rsidRPr="001A4106">
                    <w:rPr>
                      <w:rFonts w:ascii="Times New Roman" w:hAnsi="Times New Roman" w:cs="Times New Roman"/>
                    </w:rPr>
                    <w:t>)]*</w:t>
                  </w:r>
                  <w:proofErr w:type="gramEnd"/>
                  <w:r w:rsidR="001A4106" w:rsidRPr="001A4106">
                    <w:rPr>
                      <w:rFonts w:ascii="Times New Roman" w:hAnsi="Times New Roman" w:cs="Times New Roman"/>
                    </w:rPr>
                    <w:t xml:space="preserve">, the [state nature of relationship to the vulnerable adult (e.g., father, daughter)] of the vulnerable adult hereby give notice that I/the Respondent* intend to object to the application and wish to be heard on the same. </w:t>
                  </w:r>
                </w:p>
                <w:p w14:paraId="46EEC8B0" w14:textId="414CECEE"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CE7B15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w:t>
                  </w:r>
                  <w:r w:rsidR="001A4106" w:rsidRPr="001A4106">
                    <w:rPr>
                      <w:rFonts w:ascii="Times New Roman" w:hAnsi="Times New Roman" w:cs="Times New Roman"/>
                    </w:rPr>
                    <w:t>me/the Respondent*</w:t>
                  </w:r>
                  <w:r>
                    <w:rPr>
                      <w:rFonts w:ascii="Times New Roman" w:hAnsi="Times New Roman" w:cs="Times New Roman"/>
                    </w:rPr>
                    <w:t xml:space="preserve"> is: </w:t>
                  </w:r>
                </w:p>
                <w:p w14:paraId="04B87C92" w14:textId="77777777"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 xml:space="preserve">[Note: This must be an address in Singapore. If a solicitor is acting for you, give the name and address of your solicitor in Singapore.] </w:t>
                  </w:r>
                </w:p>
                <w:p w14:paraId="6F0E9306" w14:textId="77777777" w:rsid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[If the Respondent is a minor (</w:t>
                  </w:r>
                  <w:proofErr w:type="gramStart"/>
                  <w:r w:rsidRPr="001A4106">
                    <w:rPr>
                      <w:rFonts w:ascii="Times New Roman" w:hAnsi="Times New Roman" w:cs="Times New Roman"/>
                    </w:rPr>
                    <w:t>i.e.</w:t>
                  </w:r>
                  <w:proofErr w:type="gramEnd"/>
                  <w:r w:rsidRPr="001A4106">
                    <w:rPr>
                      <w:rFonts w:ascii="Times New Roman" w:hAnsi="Times New Roman" w:cs="Times New Roman"/>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78331B5B" w14:textId="035BAD28" w:rsidR="000D3C6D" w:rsidRDefault="000D3C6D"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1D876357" w14:textId="009500E3"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i/>
                      <w:iCs/>
                    </w:rPr>
                  </w:pPr>
                  <w:r>
                    <w:rPr>
                      <w:rFonts w:ascii="Times New Roman" w:hAnsi="Times New Roman" w:cs="Times New Roman"/>
                    </w:rPr>
                    <w:t xml:space="preserve">5. </w:t>
                  </w:r>
                  <w:r>
                    <w:rPr>
                      <w:rFonts w:ascii="Times New Roman" w:hAnsi="Times New Roman" w:cs="Times New Roman"/>
                    </w:rPr>
                    <w:tab/>
                  </w:r>
                  <w:r w:rsidRPr="001A4106">
                    <w:rPr>
                      <w:rFonts w:ascii="Times New Roman" w:hAnsi="Times New Roman" w:cs="Times New Roman"/>
                    </w:rPr>
                    <w:t xml:space="preserve">Particulars of solicitor appointed by the Litigation Representative </w:t>
                  </w:r>
                  <w:r w:rsidRPr="001A4106">
                    <w:rPr>
                      <w:rFonts w:ascii="Times New Roman" w:hAnsi="Times New Roman" w:cs="Times New Roman"/>
                      <w:i/>
                      <w:iCs/>
                    </w:rPr>
                    <w:t>(if applicable)</w:t>
                  </w:r>
                </w:p>
                <w:p w14:paraId="0C4F6263" w14:textId="1F918AB7" w:rsidR="00307BCC" w:rsidRPr="00307BCC" w:rsidRDefault="001A4106"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Pr>
                      <w:rFonts w:ascii="Times New Roman" w:hAnsi="Times New Roman" w:cs="Times New Roman"/>
                    </w:rPr>
                    <w:tab/>
                  </w:r>
                  <w:r w:rsidR="00545B60" w:rsidRPr="00545B60">
                    <w:rPr>
                      <w:rFonts w:ascii="Times New Roman" w:hAnsi="Times New Roman" w:cs="Times New Roman"/>
                      <w:iCs/>
                    </w:rPr>
                    <w:t>Name of Law Firm:</w:t>
                  </w:r>
                  <w:r w:rsidR="00307BCC">
                    <w:t xml:space="preserve"> </w:t>
                  </w:r>
                </w:p>
                <w:p w14:paraId="5C7E19D9" w14:textId="77777777" w:rsidR="00307BCC" w:rsidRPr="00307BCC" w:rsidRDefault="00307BCC"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Address of Law Firm:</w:t>
                  </w:r>
                </w:p>
                <w:p w14:paraId="2DFF5F76" w14:textId="2D8355E3" w:rsidR="00545B60" w:rsidRPr="001A4106"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 xml:space="preserve">Email &amp; contact number of </w:t>
                  </w:r>
                  <w:proofErr w:type="gramStart"/>
                  <w:r w:rsidRPr="00307BCC">
                    <w:rPr>
                      <w:rFonts w:ascii="Times New Roman" w:hAnsi="Times New Roman" w:cs="Times New Roman"/>
                      <w:iCs/>
                    </w:rPr>
                    <w:t>solicitor</w:t>
                  </w:r>
                  <w:proofErr w:type="gramEnd"/>
                  <w:r w:rsidRPr="00307BCC">
                    <w:rPr>
                      <w:rFonts w:ascii="Times New Roman" w:hAnsi="Times New Roman" w:cs="Times New Roman"/>
                      <w:iCs/>
                    </w:rPr>
                    <w:t>:</w:t>
                  </w:r>
                  <w:r w:rsidR="001A4106" w:rsidRPr="001A4106">
                    <w:rPr>
                      <w:rFonts w:ascii="Times New Roman" w:hAnsi="Times New Roman" w:cs="Times New Roman"/>
                      <w:iCs/>
                    </w:rPr>
                    <w:tab/>
                  </w:r>
                </w:p>
                <w:p w14:paraId="078D8C78" w14:textId="0025A0CA" w:rsidR="000D3C6D"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6</w:t>
                  </w:r>
                  <w:r w:rsidR="001A4106">
                    <w:rPr>
                      <w:rFonts w:ascii="Times New Roman" w:hAnsi="Times New Roman" w:cs="Times New Roman"/>
                    </w:rPr>
                    <w:t>.</w:t>
                  </w:r>
                  <w:r w:rsidR="000D3C6D">
                    <w:rPr>
                      <w:rFonts w:ascii="Times New Roman" w:hAnsi="Times New Roman" w:cs="Times New Roman"/>
                    </w:rPr>
                    <w:tab/>
                  </w:r>
                  <w:r w:rsidRPr="00307BCC">
                    <w:rPr>
                      <w:rFonts w:ascii="Times New Roman" w:hAnsi="Times New Roman" w:cs="Times New Roman"/>
                    </w:rPr>
                    <w:t>I understand that after the Notice of Objection has been filed and accepted by the Family Justice Courts, the Notice of Objection is to be served on the Director-General of Social Welfare/ protector, Ministry of Social and Family Development (MSF) and a case conference will be fixed where the Court may give such directions as it deems fit.</w:t>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t xml:space="preserve">                        Name &amp; </w:t>
                  </w:r>
                  <w:proofErr w:type="gramStart"/>
                  <w:r w:rsidR="000D3C6D">
                    <w:rPr>
                      <w:rFonts w:ascii="Times New Roman" w:hAnsi="Times New Roman" w:cs="Times New Roman"/>
                    </w:rPr>
                    <w:t>Signature:_</w:t>
                  </w:r>
                  <w:proofErr w:type="gramEnd"/>
                  <w:r w:rsidR="000D3C6D">
                    <w:rPr>
                      <w:rFonts w:ascii="Times New Roman" w:hAnsi="Times New Roman" w:cs="Times New Roman"/>
                    </w:rPr>
                    <w:t>____________</w:t>
                  </w:r>
                </w:p>
                <w:p w14:paraId="5C527989" w14:textId="59FF71C6"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w:t>
                  </w:r>
                  <w:r w:rsidR="00307BCC">
                    <w:rPr>
                      <w:rFonts w:ascii="Times New Roman" w:hAnsi="Times New Roman" w:cs="Times New Roman"/>
                    </w:rPr>
                    <w:t xml:space="preserve"> </w:t>
                  </w:r>
                  <w:r w:rsidR="00307BCC" w:rsidRPr="00307BCC">
                    <w:rPr>
                      <w:rFonts w:ascii="Times New Roman" w:hAnsi="Times New Roman" w:cs="Times New Roman"/>
                    </w:rPr>
                    <w:t>(of Respondent):</w:t>
                  </w:r>
                  <w:r>
                    <w:rPr>
                      <w:rFonts w:ascii="Times New Roman" w:hAnsi="Times New Roman" w:cs="Times New Roman"/>
                    </w:rPr>
                    <w:t xml:space="preserve"> _____________</w:t>
                  </w:r>
                </w:p>
                <w:p w14:paraId="630D6179" w14:textId="50370433" w:rsidR="000D3C6D" w:rsidRDefault="00307BCC"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r>
                    <w:rPr>
                      <w:rFonts w:ascii="Times New Roman" w:hAnsi="Times New Roman" w:cs="Times New Roman"/>
                      <w:i/>
                      <w:iCs/>
                    </w:rPr>
                    <w:t>*delete where inapplicable</w:t>
                  </w:r>
                </w:p>
                <w:p w14:paraId="69A8E5C7" w14:textId="4DF8A973"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578975BF" w14:textId="4F76F97A"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224D960A" w14:textId="77777777" w:rsidR="004C118E" w:rsidRPr="00307BCC"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1CA9741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bookmarkStart w:id="37" w:name="Form64F"/>
                  <w:bookmarkStart w:id="38" w:name="_FORM_64F"/>
                  <w:bookmarkEnd w:id="37"/>
                  <w:bookmarkEnd w:id="38"/>
                  <w:r w:rsidRPr="004C118E">
                    <w:rPr>
                      <w:rFonts w:ascii="Times New Roman" w:eastAsia="Calibri" w:hAnsi="Times New Roman" w:cs="Times New Roman"/>
                      <w:b/>
                      <w:sz w:val="22"/>
                      <w:szCs w:val="22"/>
                      <w:u w:val="single"/>
                      <w:lang w:val="en-GB" w:eastAsia="en-US"/>
                    </w:rPr>
                    <w:t>IN THE FAMILY JUSTICE COURTS OF THE REPUBLIC OF SINGAPORE</w:t>
                  </w:r>
                </w:p>
                <w:p w14:paraId="2BD79EA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xml:space="preserve">In the Matter Section 22(4) of the </w:t>
                  </w:r>
                </w:p>
                <w:p w14:paraId="09EE2FA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VULNERABLE ADULTS ACT 2018</w:t>
                  </w:r>
                </w:p>
                <w:p w14:paraId="11A7025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4F11BA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Vulnerable Adult]</w:t>
                  </w:r>
                </w:p>
                <w:p w14:paraId="76249E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Director-General of Social Welfare/protector… Applicant</w:t>
                  </w:r>
                </w:p>
                <w:p w14:paraId="75D9954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3740FD0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Respondent]</w:t>
                  </w:r>
                </w:p>
                <w:p w14:paraId="53385BA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Respondent</w:t>
                  </w:r>
                </w:p>
                <w:p w14:paraId="3420C22D"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4C118E">
                    <w:rPr>
                      <w:rFonts w:ascii="Times New Roman" w:eastAsia="Calibri" w:hAnsi="Times New Roman" w:cs="Times New Roman"/>
                      <w:b/>
                      <w:sz w:val="22"/>
                      <w:szCs w:val="22"/>
                      <w:u w:val="single"/>
                      <w:lang w:val="en-GB" w:eastAsia="en-US"/>
                    </w:rPr>
                    <w:t>NOTICE OF OBJECTION</w:t>
                  </w:r>
                </w:p>
                <w:p w14:paraId="67C60E2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3419541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bookmarkStart w:id="39" w:name="_Hlk59205314"/>
                  <w:r w:rsidRPr="004C118E">
                    <w:rPr>
                      <w:rFonts w:ascii="Times New Roman" w:eastAsia="Calibri" w:hAnsi="Times New Roman" w:cs="Times New Roman"/>
                      <w:sz w:val="22"/>
                      <w:szCs w:val="22"/>
                      <w:lang w:eastAsia="en-US"/>
                    </w:rPr>
                    <w:t xml:space="preserve">To: </w:t>
                  </w:r>
                </w:p>
                <w:p w14:paraId="4ABBEE7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 Family Justice Courts</w:t>
                  </w:r>
                </w:p>
                <w:p w14:paraId="26B82B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II) Director-General of Social Welfare/protector </w:t>
                  </w:r>
                </w:p>
                <w:p w14:paraId="026D09F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2C23EE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1.  </w:t>
                  </w:r>
                  <w:r w:rsidRPr="004C118E">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798146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2. </w:t>
                  </w:r>
                  <w:r w:rsidRPr="004C118E">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4C118E">
                    <w:rPr>
                      <w:rFonts w:ascii="Times New Roman" w:eastAsia="Calibri" w:hAnsi="Times New Roman" w:cs="Times New Roman"/>
                      <w:sz w:val="22"/>
                      <w:szCs w:val="22"/>
                      <w:lang w:eastAsia="en-US"/>
                    </w:rPr>
                    <w:t>)]*</w:t>
                  </w:r>
                  <w:proofErr w:type="gramEnd"/>
                  <w:r w:rsidRPr="004C118E">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6F7E18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roofErr w:type="spellStart"/>
                  <w:r w:rsidRPr="004C118E">
                    <w:rPr>
                      <w:rFonts w:ascii="Times New Roman" w:eastAsia="Calibri" w:hAnsi="Times New Roman" w:cs="Times New Roman"/>
                      <w:sz w:val="22"/>
                      <w:szCs w:val="22"/>
                      <w:lang w:eastAsia="en-US"/>
                    </w:rPr>
                    <w:t>i</w:t>
                  </w:r>
                  <w:proofErr w:type="spellEnd"/>
                  <w:r w:rsidRPr="004C118E">
                    <w:rPr>
                      <w:rFonts w:ascii="Times New Roman" w:eastAsia="Calibri" w:hAnsi="Times New Roman" w:cs="Times New Roman"/>
                      <w:sz w:val="22"/>
                      <w:szCs w:val="22"/>
                      <w:lang w:eastAsia="en-US"/>
                    </w:rPr>
                    <w:t>) Brief Grounds/Reasons for objections:</w:t>
                  </w:r>
                </w:p>
                <w:p w14:paraId="537EB3E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
                <w:p w14:paraId="3EC870D2"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3.</w:t>
                  </w:r>
                  <w:r w:rsidRPr="004C118E">
                    <w:rPr>
                      <w:rFonts w:ascii="Times New Roman" w:eastAsia="Calibri" w:hAnsi="Times New Roman" w:cs="Times New Roman"/>
                      <w:sz w:val="22"/>
                      <w:szCs w:val="22"/>
                      <w:lang w:eastAsia="en-US"/>
                    </w:rPr>
                    <w:tab/>
                    <w:t xml:space="preserve">The address to which communications should be sent to me/the Respondent* is: </w:t>
                  </w:r>
                </w:p>
                <w:p w14:paraId="2A9D0234"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646A5D8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[If the Respondent is a minor (</w:t>
                  </w:r>
                  <w:proofErr w:type="gramStart"/>
                  <w:r w:rsidRPr="004C118E">
                    <w:rPr>
                      <w:rFonts w:ascii="Times New Roman" w:eastAsia="Calibri" w:hAnsi="Times New Roman" w:cs="Times New Roman"/>
                      <w:sz w:val="22"/>
                      <w:szCs w:val="22"/>
                      <w:lang w:eastAsia="en-US"/>
                    </w:rPr>
                    <w:t>i.e.</w:t>
                  </w:r>
                  <w:proofErr w:type="gramEnd"/>
                  <w:r w:rsidRPr="004C118E">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F92FFAC"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lastRenderedPageBreak/>
                    <w:t xml:space="preserve">4. </w:t>
                  </w:r>
                  <w:r w:rsidRPr="004C118E">
                    <w:rPr>
                      <w:rFonts w:ascii="Times New Roman" w:eastAsia="Calibri" w:hAnsi="Times New Roman" w:cs="Times New Roman"/>
                      <w:sz w:val="22"/>
                      <w:szCs w:val="22"/>
                      <w:lang w:eastAsia="en-US"/>
                    </w:rPr>
                    <w:tab/>
                    <w:t xml:space="preserve">My other contact particulars are: </w:t>
                  </w:r>
                </w:p>
                <w:p w14:paraId="25675E7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4C118E">
                    <w:rPr>
                      <w:rFonts w:ascii="Times New Roman" w:eastAsia="Calibri" w:hAnsi="Times New Roman" w:cs="Times New Roman"/>
                      <w:sz w:val="22"/>
                      <w:szCs w:val="22"/>
                      <w:lang w:eastAsia="en-US"/>
                    </w:rPr>
                    <w:tab/>
                  </w:r>
                  <w:r w:rsidRPr="004C118E">
                    <w:rPr>
                      <w:rFonts w:ascii="Times New Roman" w:eastAsia="Calibri" w:hAnsi="Times New Roman" w:cs="Times New Roman"/>
                      <w:i/>
                      <w:sz w:val="22"/>
                      <w:szCs w:val="22"/>
                      <w:lang w:eastAsia="en-US"/>
                    </w:rPr>
                    <w:t>Handphone &amp; Email:</w:t>
                  </w:r>
                </w:p>
                <w:p w14:paraId="099F2A0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5.</w:t>
                  </w:r>
                  <w:r w:rsidRPr="004C118E">
                    <w:rPr>
                      <w:rFonts w:ascii="Times New Roman" w:eastAsia="Calibri" w:hAnsi="Times New Roman" w:cs="Times New Roman"/>
                      <w:sz w:val="22"/>
                      <w:szCs w:val="22"/>
                      <w:lang w:eastAsia="en-US"/>
                    </w:rPr>
                    <w:tab/>
                  </w:r>
                  <w:proofErr w:type="gramStart"/>
                  <w:r w:rsidRPr="004C118E">
                    <w:rPr>
                      <w:rFonts w:ascii="Times New Roman" w:eastAsia="Calibri" w:hAnsi="Times New Roman" w:cs="Times New Roman"/>
                      <w:sz w:val="22"/>
                      <w:szCs w:val="22"/>
                      <w:lang w:eastAsia="en-US"/>
                    </w:rPr>
                    <w:t>Particulars of</w:t>
                  </w:r>
                  <w:proofErr w:type="gramEnd"/>
                  <w:r w:rsidRPr="004C118E">
                    <w:rPr>
                      <w:rFonts w:ascii="Times New Roman" w:eastAsia="Calibri" w:hAnsi="Times New Roman" w:cs="Times New Roman"/>
                      <w:sz w:val="22"/>
                      <w:szCs w:val="22"/>
                      <w:lang w:eastAsia="en-US"/>
                    </w:rPr>
                    <w:t xml:space="preserve"> solicitor appointed by the Litigation Representative (if applicable)</w:t>
                  </w:r>
                </w:p>
                <w:p w14:paraId="3A1B6C7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Name of Law Firm:</w:t>
                  </w:r>
                </w:p>
                <w:p w14:paraId="491CCD9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Address of Law Firm:</w:t>
                  </w:r>
                </w:p>
                <w:p w14:paraId="7109360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 xml:space="preserve">Email &amp; contact number of </w:t>
                  </w:r>
                  <w:proofErr w:type="gramStart"/>
                  <w:r w:rsidRPr="004C118E">
                    <w:rPr>
                      <w:rFonts w:ascii="Times New Roman" w:eastAsia="Calibri" w:hAnsi="Times New Roman" w:cs="Times New Roman"/>
                      <w:sz w:val="22"/>
                      <w:szCs w:val="22"/>
                      <w:lang w:eastAsia="en-US"/>
                    </w:rPr>
                    <w:t>solicitor</w:t>
                  </w:r>
                  <w:proofErr w:type="gramEnd"/>
                  <w:r w:rsidRPr="004C118E">
                    <w:rPr>
                      <w:rFonts w:ascii="Times New Roman" w:eastAsia="Calibri" w:hAnsi="Times New Roman" w:cs="Times New Roman"/>
                      <w:sz w:val="22"/>
                      <w:szCs w:val="22"/>
                      <w:lang w:eastAsia="en-US"/>
                    </w:rPr>
                    <w:t>:</w:t>
                  </w:r>
                </w:p>
                <w:p w14:paraId="096AD8F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6.</w:t>
                  </w:r>
                  <w:r w:rsidRPr="004C118E">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6312C34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Name &amp; </w:t>
                  </w:r>
                  <w:proofErr w:type="gramStart"/>
                  <w:r w:rsidRPr="004C118E">
                    <w:rPr>
                      <w:rFonts w:ascii="Times New Roman" w:eastAsia="Calibri" w:hAnsi="Times New Roman" w:cs="Times New Roman"/>
                      <w:sz w:val="22"/>
                      <w:szCs w:val="22"/>
                      <w:lang w:eastAsia="en-US"/>
                    </w:rPr>
                    <w:t>Signature:_</w:t>
                  </w:r>
                  <w:proofErr w:type="gramEnd"/>
                  <w:r w:rsidRPr="004C118E">
                    <w:rPr>
                      <w:rFonts w:ascii="Times New Roman" w:eastAsia="Calibri" w:hAnsi="Times New Roman" w:cs="Times New Roman"/>
                      <w:sz w:val="22"/>
                      <w:szCs w:val="22"/>
                      <w:lang w:eastAsia="en-US"/>
                    </w:rPr>
                    <w:t>____________</w:t>
                  </w:r>
                </w:p>
                <w:p w14:paraId="61D9D660"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Date of birth (of Respondent): _____________</w:t>
                  </w:r>
                </w:p>
                <w:p w14:paraId="7D02166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4C118E">
                    <w:rPr>
                      <w:rFonts w:ascii="Times New Roman" w:eastAsia="Calibri" w:hAnsi="Times New Roman" w:cs="Times New Roman"/>
                      <w:i/>
                      <w:iCs/>
                      <w:sz w:val="20"/>
                      <w:szCs w:val="20"/>
                      <w:lang w:eastAsia="en-US"/>
                    </w:rPr>
                    <w:t>*delete where inapplicable</w:t>
                  </w:r>
                  <w:bookmarkEnd w:id="39"/>
                </w:p>
                <w:p w14:paraId="7FA65EDC" w14:textId="77777777" w:rsidR="00307BCC" w:rsidRDefault="00307BCC" w:rsidP="000D3C6D">
                  <w:pPr>
                    <w:pStyle w:val="Heading1"/>
                    <w:jc w:val="center"/>
                    <w:rPr>
                      <w:rFonts w:ascii="Times New Roman" w:hAnsi="Times New Roman"/>
                      <w:color w:val="auto"/>
                      <w:sz w:val="22"/>
                      <w:szCs w:val="22"/>
                      <w:lang w:val="en-GB"/>
                    </w:rPr>
                  </w:pPr>
                </w:p>
                <w:p w14:paraId="13613D98" w14:textId="0D332F33" w:rsidR="000D3C6D" w:rsidRDefault="000D3C6D" w:rsidP="000D3C6D">
                  <w:pPr>
                    <w:pStyle w:val="Heading1"/>
                    <w:jc w:val="center"/>
                    <w:rPr>
                      <w:rFonts w:ascii="Times New Roman" w:hAnsi="Times New Roman"/>
                      <w:color w:val="auto"/>
                      <w:sz w:val="22"/>
                      <w:szCs w:val="22"/>
                      <w:lang w:val="en-GB"/>
                    </w:rPr>
                  </w:pPr>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0"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lastRenderedPageBreak/>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lastRenderedPageBreak/>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3"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4"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4C7583" w14:paraId="2E424561" w14:textId="77777777" w:rsidTr="004C118E">
              <w:trPr>
                <w:cantSplit/>
                <w:jc w:val="center"/>
              </w:trPr>
              <w:tc>
                <w:tcPr>
                  <w:tcW w:w="8834" w:type="dxa"/>
                </w:tcPr>
                <w:p w14:paraId="24C82BBA" w14:textId="77777777" w:rsidR="004C7583" w:rsidRDefault="004C7583" w:rsidP="00CE5E00">
                  <w:pPr>
                    <w:spacing w:after="0" w:line="240" w:lineRule="auto"/>
                    <w:jc w:val="center"/>
                    <w:rPr>
                      <w:rFonts w:ascii="Times New Roman" w:eastAsiaTheme="minorHAnsi" w:hAnsi="Times New Roman" w:cs="Times New Roman"/>
                      <w:sz w:val="22"/>
                      <w:szCs w:val="22"/>
                      <w:lang w:eastAsia="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6" w:name="Form64G"/>
            <w:bookmarkEnd w:id="46"/>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4C758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4C7583"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4C758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4C758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4C758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4C7583"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4C7583"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4C7583"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4C758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4C7583"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7" w:name="Form64H"/>
            <w:bookmarkEnd w:id="47"/>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8" w:name="Form64I"/>
            <w:bookmarkEnd w:id="48"/>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6F2CA2" w:rsidRPr="006F2CA2" w14:paraId="21A6A7A0" w14:textId="77777777" w:rsidTr="00132751">
        <w:trPr>
          <w:divId w:val="2116439976"/>
          <w:cantSplit/>
          <w:jc w:val="center"/>
        </w:trPr>
        <w:tc>
          <w:tcPr>
            <w:tcW w:w="9050" w:type="dxa"/>
          </w:tcPr>
          <w:p w14:paraId="6E941504"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565BE2C5" w14:textId="77777777" w:rsidR="001A4106" w:rsidRDefault="001A4106" w:rsidP="001A4106">
            <w:pPr>
              <w:spacing w:before="120" w:after="0" w:line="240" w:lineRule="auto"/>
              <w:jc w:val="both"/>
              <w:rPr>
                <w:rFonts w:ascii="Times New Roman" w:hAnsi="Times New Roman" w:cs="Times New Roman"/>
                <w:sz w:val="22"/>
                <w:szCs w:val="20"/>
                <w:lang w:val="en-GB" w:eastAsia="en-US"/>
              </w:rPr>
            </w:pPr>
          </w:p>
          <w:p w14:paraId="755F328E" w14:textId="77777777" w:rsidR="001A4106" w:rsidRPr="001A4106" w:rsidRDefault="001A4106" w:rsidP="001A4106">
            <w:pPr>
              <w:spacing w:before="0" w:after="0" w:line="240" w:lineRule="auto"/>
              <w:jc w:val="center"/>
              <w:outlineLvl w:val="0"/>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FORM 64I</w:t>
            </w:r>
          </w:p>
          <w:p w14:paraId="60236A85" w14:textId="77777777" w:rsidR="001A4106" w:rsidRPr="001A4106" w:rsidRDefault="001A4106" w:rsidP="001A4106">
            <w:pPr>
              <w:spacing w:before="240" w:after="120" w:line="240" w:lineRule="auto"/>
              <w:rPr>
                <w:rFonts w:ascii="Times New Roman" w:eastAsia="Calibri" w:hAnsi="Times New Roman" w:cs="Times New Roman"/>
                <w:sz w:val="18"/>
                <w:szCs w:val="18"/>
                <w:lang w:eastAsia="en-US"/>
              </w:rPr>
            </w:pPr>
            <w:r w:rsidRPr="001A4106">
              <w:rPr>
                <w:rFonts w:ascii="Times New Roman" w:eastAsia="Calibri" w:hAnsi="Times New Roman" w:cs="Times New Roman"/>
                <w:sz w:val="18"/>
                <w:szCs w:val="18"/>
                <w:lang w:eastAsia="en-US"/>
              </w:rPr>
              <w:t>R. 295T</w:t>
            </w:r>
          </w:p>
          <w:p w14:paraId="49BA50C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IN THE FAMILY JUSTICE COURTS OF THE REPUBLIC OF SINGAPORE</w:t>
            </w:r>
          </w:p>
          <w:p w14:paraId="0BB8A6D3"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xml:space="preserve">In the Matter Section 22(4) of the </w:t>
            </w:r>
          </w:p>
          <w:p w14:paraId="45E4B4A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VULNERABLE ADULTS ACT 2018</w:t>
            </w:r>
          </w:p>
          <w:p w14:paraId="71F3803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258AF9D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Vulnerable Adult]</w:t>
            </w:r>
          </w:p>
          <w:p w14:paraId="5F9EFB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Director-General of Social Welfare/protector… Applicant</w:t>
            </w:r>
          </w:p>
          <w:p w14:paraId="7131B39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1AC475D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Respondent]</w:t>
            </w:r>
          </w:p>
          <w:p w14:paraId="7DE8761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Respondent</w:t>
            </w:r>
          </w:p>
          <w:p w14:paraId="5A064B4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NOTICE TO SET ASIDE AN ORDER UNDER SECTION 22(4)</w:t>
            </w:r>
          </w:p>
          <w:p w14:paraId="3E82F29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40A1076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To (Name of Respondent)</w:t>
            </w:r>
          </w:p>
          <w:p w14:paraId="7CA6135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Of (Address)</w:t>
            </w:r>
          </w:p>
          <w:p w14:paraId="0A410CC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7C9336A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bookmarkStart w:id="49" w:name="_Hlk59205382"/>
            <w:r w:rsidRPr="001A4106">
              <w:rPr>
                <w:rFonts w:ascii="Times New Roman" w:eastAsia="Calibri" w:hAnsi="Times New Roman" w:cs="Times New Roman"/>
                <w:b/>
                <w:bCs/>
                <w:sz w:val="22"/>
                <w:szCs w:val="22"/>
                <w:lang w:eastAsia="en-US"/>
              </w:rPr>
              <w:t>WHEREAS</w:t>
            </w:r>
            <w:r w:rsidRPr="001A4106">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1A4106">
              <w:rPr>
                <w:rFonts w:ascii="Times New Roman" w:eastAsia="Calibri" w:hAnsi="Times New Roman" w:cs="Times New Roman"/>
                <w:sz w:val="22"/>
                <w:szCs w:val="22"/>
                <w:lang w:eastAsia="en-US"/>
              </w:rPr>
              <w:t>],  in</w:t>
            </w:r>
            <w:proofErr w:type="gramEnd"/>
            <w:r w:rsidRPr="001A4106">
              <w:rPr>
                <w:rFonts w:ascii="Times New Roman" w:eastAsia="Calibri" w:hAnsi="Times New Roman" w:cs="Times New Roman"/>
                <w:sz w:val="22"/>
                <w:szCs w:val="22"/>
                <w:lang w:eastAsia="en-US"/>
              </w:rPr>
              <w:t xml:space="preserve"> contravention of [specify section 22(1) / (2)]* of the above-mentioned Act;</w:t>
            </w:r>
          </w:p>
          <w:p w14:paraId="36A3BB9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1. </w:t>
            </w:r>
            <w:r w:rsidRPr="001A4106">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1A4106">
              <w:rPr>
                <w:rFonts w:ascii="Times New Roman" w:eastAsia="Calibri" w:hAnsi="Times New Roman" w:cs="Times New Roman"/>
                <w:sz w:val="22"/>
                <w:szCs w:val="22"/>
                <w:lang w:eastAsia="en-US"/>
              </w:rPr>
              <w:t>)]*</w:t>
            </w:r>
            <w:proofErr w:type="gramEnd"/>
            <w:r w:rsidRPr="001A4106">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1A4106">
              <w:rPr>
                <w:rFonts w:ascii="Times New Roman" w:eastAsia="Calibri" w:hAnsi="Times New Roman" w:cs="Times New Roman"/>
                <w:sz w:val="22"/>
                <w:szCs w:val="22"/>
                <w:lang w:eastAsia="en-US"/>
              </w:rPr>
              <w:t>is</w:t>
            </w:r>
            <w:proofErr w:type="gramEnd"/>
            <w:r w:rsidRPr="001A4106">
              <w:rPr>
                <w:rFonts w:ascii="Times New Roman" w:eastAsia="Calibri" w:hAnsi="Times New Roman" w:cs="Times New Roman"/>
                <w:sz w:val="22"/>
                <w:szCs w:val="22"/>
                <w:lang w:eastAsia="en-US"/>
              </w:rPr>
              <w:t xml:space="preserve"> set out in my/the Respondent’s affidavit filed herewith.</w:t>
            </w:r>
          </w:p>
          <w:p w14:paraId="4261836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2.</w:t>
            </w:r>
            <w:r w:rsidRPr="001A4106">
              <w:rPr>
                <w:rFonts w:ascii="Times New Roman" w:eastAsia="Calibri" w:hAnsi="Times New Roman" w:cs="Times New Roman"/>
                <w:sz w:val="22"/>
                <w:szCs w:val="22"/>
                <w:lang w:eastAsia="en-US"/>
              </w:rPr>
              <w:tab/>
              <w:t xml:space="preserve">The address to which communications should be sent to me/the Respondent* is: </w:t>
            </w:r>
          </w:p>
          <w:p w14:paraId="31FBBD1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1913887"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[If the Respondent is a minor (</w:t>
            </w:r>
            <w:proofErr w:type="gramStart"/>
            <w:r w:rsidRPr="001A4106">
              <w:rPr>
                <w:rFonts w:ascii="Times New Roman" w:eastAsia="Calibri" w:hAnsi="Times New Roman" w:cs="Times New Roman"/>
                <w:sz w:val="22"/>
                <w:szCs w:val="22"/>
                <w:lang w:eastAsia="en-US"/>
              </w:rPr>
              <w:t>i.e.</w:t>
            </w:r>
            <w:proofErr w:type="gramEnd"/>
            <w:r w:rsidRPr="001A4106">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B32567A"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3. </w:t>
            </w:r>
            <w:r w:rsidRPr="001A4106">
              <w:rPr>
                <w:rFonts w:ascii="Times New Roman" w:eastAsia="Calibri" w:hAnsi="Times New Roman" w:cs="Times New Roman"/>
                <w:sz w:val="22"/>
                <w:szCs w:val="22"/>
                <w:lang w:eastAsia="en-US"/>
              </w:rPr>
              <w:tab/>
              <w:t xml:space="preserve">My other contact particulars are: </w:t>
            </w:r>
          </w:p>
          <w:p w14:paraId="352C727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1A4106">
              <w:rPr>
                <w:rFonts w:ascii="Times New Roman" w:eastAsia="Calibri" w:hAnsi="Times New Roman" w:cs="Times New Roman"/>
                <w:sz w:val="22"/>
                <w:szCs w:val="22"/>
                <w:lang w:eastAsia="en-US"/>
              </w:rPr>
              <w:lastRenderedPageBreak/>
              <w:tab/>
            </w:r>
            <w:r w:rsidRPr="001A4106">
              <w:rPr>
                <w:rFonts w:ascii="Times New Roman" w:eastAsia="Calibri" w:hAnsi="Times New Roman" w:cs="Times New Roman"/>
                <w:i/>
                <w:sz w:val="22"/>
                <w:szCs w:val="22"/>
                <w:lang w:eastAsia="en-US"/>
              </w:rPr>
              <w:t>Handphone &amp; Email:</w:t>
            </w:r>
          </w:p>
          <w:p w14:paraId="052F370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4.</w:t>
            </w:r>
            <w:r w:rsidRPr="001A4106">
              <w:rPr>
                <w:rFonts w:ascii="Times New Roman" w:eastAsia="Calibri" w:hAnsi="Times New Roman" w:cs="Times New Roman"/>
                <w:sz w:val="22"/>
                <w:szCs w:val="22"/>
                <w:lang w:eastAsia="en-US"/>
              </w:rPr>
              <w:tab/>
            </w:r>
            <w:proofErr w:type="gramStart"/>
            <w:r w:rsidRPr="001A4106">
              <w:rPr>
                <w:rFonts w:ascii="Times New Roman" w:eastAsia="Calibri" w:hAnsi="Times New Roman" w:cs="Times New Roman"/>
                <w:sz w:val="22"/>
                <w:szCs w:val="22"/>
                <w:lang w:eastAsia="en-US"/>
              </w:rPr>
              <w:t>Particulars of</w:t>
            </w:r>
            <w:proofErr w:type="gramEnd"/>
            <w:r w:rsidRPr="001A4106">
              <w:rPr>
                <w:rFonts w:ascii="Times New Roman" w:eastAsia="Calibri" w:hAnsi="Times New Roman" w:cs="Times New Roman"/>
                <w:sz w:val="22"/>
                <w:szCs w:val="22"/>
                <w:lang w:eastAsia="en-US"/>
              </w:rPr>
              <w:t xml:space="preserve"> solicitor appointed by the Litigation Representative (if applicable)</w:t>
            </w:r>
          </w:p>
          <w:p w14:paraId="7F5E3F6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Name of Law Firm:</w:t>
            </w:r>
          </w:p>
          <w:p w14:paraId="5DB295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Address of Law Firm:</w:t>
            </w:r>
          </w:p>
          <w:p w14:paraId="272C953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 xml:space="preserve">Email &amp; contact number of </w:t>
            </w:r>
            <w:proofErr w:type="gramStart"/>
            <w:r w:rsidRPr="001A4106">
              <w:rPr>
                <w:rFonts w:ascii="Times New Roman" w:eastAsia="Calibri" w:hAnsi="Times New Roman" w:cs="Times New Roman"/>
                <w:sz w:val="22"/>
                <w:szCs w:val="22"/>
                <w:lang w:eastAsia="en-US"/>
              </w:rPr>
              <w:t>solicitor</w:t>
            </w:r>
            <w:proofErr w:type="gramEnd"/>
            <w:r w:rsidRPr="001A4106">
              <w:rPr>
                <w:rFonts w:ascii="Times New Roman" w:eastAsia="Calibri" w:hAnsi="Times New Roman" w:cs="Times New Roman"/>
                <w:sz w:val="22"/>
                <w:szCs w:val="22"/>
                <w:lang w:eastAsia="en-US"/>
              </w:rPr>
              <w:t>:</w:t>
            </w:r>
          </w:p>
          <w:p w14:paraId="7464DC2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5.</w:t>
            </w:r>
            <w:r w:rsidRPr="001A4106">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5C5DE1F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Name &amp; </w:t>
            </w:r>
            <w:proofErr w:type="gramStart"/>
            <w:r w:rsidRPr="001A4106">
              <w:rPr>
                <w:rFonts w:ascii="Times New Roman" w:eastAsia="Calibri" w:hAnsi="Times New Roman" w:cs="Times New Roman"/>
                <w:sz w:val="22"/>
                <w:szCs w:val="22"/>
                <w:lang w:eastAsia="en-US"/>
              </w:rPr>
              <w:t>Signature:_</w:t>
            </w:r>
            <w:proofErr w:type="gramEnd"/>
            <w:r w:rsidRPr="001A4106">
              <w:rPr>
                <w:rFonts w:ascii="Times New Roman" w:eastAsia="Calibri" w:hAnsi="Times New Roman" w:cs="Times New Roman"/>
                <w:sz w:val="22"/>
                <w:szCs w:val="22"/>
                <w:lang w:eastAsia="en-US"/>
              </w:rPr>
              <w:t>____________</w:t>
            </w:r>
          </w:p>
          <w:p w14:paraId="18B1891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Date of birth: _____________</w:t>
            </w:r>
          </w:p>
          <w:p w14:paraId="6DE4BCB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1A4106">
              <w:rPr>
                <w:rFonts w:ascii="Times New Roman" w:eastAsia="Calibri" w:hAnsi="Times New Roman" w:cs="Times New Roman"/>
                <w:i/>
                <w:iCs/>
                <w:sz w:val="20"/>
                <w:szCs w:val="20"/>
                <w:lang w:eastAsia="en-US"/>
              </w:rPr>
              <w:t>* delete where inapplicable</w:t>
            </w:r>
          </w:p>
          <w:bookmarkEnd w:id="49"/>
          <w:p w14:paraId="66D5583A" w14:textId="07655ADF" w:rsidR="001A4106" w:rsidRPr="006F2CA2" w:rsidRDefault="001A4106" w:rsidP="001A4106">
            <w:pPr>
              <w:spacing w:before="120" w:after="0" w:line="240" w:lineRule="auto"/>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4C7583">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4C7583">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w:t>
            </w:r>
            <w:proofErr w:type="gramStart"/>
            <w:r w:rsidRPr="006F2CA2">
              <w:rPr>
                <w:rFonts w:ascii="Times New Roman" w:hAnsi="Times New Roman" w:cs="Times New Roman"/>
                <w:sz w:val="22"/>
                <w:szCs w:val="20"/>
                <w:lang w:val="en-GB" w:eastAsia="en-US"/>
              </w:rPr>
              <w:t>as a result of</w:t>
            </w:r>
            <w:proofErr w:type="gramEnd"/>
            <w:r w:rsidRPr="006F2CA2">
              <w:rPr>
                <w:rFonts w:ascii="Times New Roman" w:hAnsi="Times New Roman" w:cs="Times New Roman"/>
                <w:sz w:val="22"/>
                <w:szCs w:val="20"/>
                <w:lang w:val="en-GB" w:eastAsia="en-US"/>
              </w:rPr>
              <w:t xml:space="preserve"> the amendments be the plaintiff’s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2AD96010"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1A4106" w:rsidRPr="001A4106">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31.  The witnesses whom the plaintiff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32.  The witnesses whom the defendant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24CF9FC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sidR="00681E46" w:rsidRPr="00681E46">
              <w:rPr>
                <w:rFonts w:ascii="Times New Roman" w:hAnsi="Times New Roman" w:cs="Times New Roman"/>
                <w:sz w:val="22"/>
                <w:szCs w:val="20"/>
                <w:lang w:val="en-GB" w:eastAsia="en-US"/>
              </w:rPr>
              <w:t>Commissioner of Prisons</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w:t>
            </w:r>
            <w:proofErr w:type="gramStart"/>
            <w:r w:rsidRPr="004066EF">
              <w:rPr>
                <w:rFonts w:ascii="Times New Roman" w:hAnsi="Times New Roman" w:cs="Times New Roman"/>
                <w:sz w:val="22"/>
                <w:szCs w:val="20"/>
                <w:lang w:val="en-GB" w:eastAsia="en-US"/>
              </w:rPr>
              <w:t>at</w:t>
            </w:r>
            <w:proofErr w:type="gramEnd"/>
            <w:r w:rsidRPr="004066EF">
              <w:rPr>
                <w:rFonts w:ascii="Times New Roman" w:hAnsi="Times New Roman" w:cs="Times New Roman"/>
                <w:sz w:val="22"/>
                <w:szCs w:val="20"/>
                <w:lang w:val="en-GB" w:eastAsia="en-US"/>
              </w:rPr>
              <w:t xml:space="preserve">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729BB1D5" w14:textId="2D1E1D19"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Court or the </w:t>
            </w:r>
            <w:r w:rsidR="00681E46" w:rsidRPr="00681E46">
              <w:rPr>
                <w:rFonts w:ascii="Times New Roman" w:hAnsi="Times New Roman" w:cs="Times New Roman"/>
                <w:sz w:val="22"/>
                <w:szCs w:val="20"/>
                <w:lang w:val="en-GB" w:eastAsia="en-US"/>
              </w:rPr>
              <w:t xml:space="preserve">Family Division of the </w:t>
            </w:r>
            <w:r w:rsidRPr="006F2CA2">
              <w:rPr>
                <w:rFonts w:ascii="Times New Roman" w:hAnsi="Times New Roman" w:cs="Times New Roman"/>
                <w:sz w:val="22"/>
                <w:szCs w:val="20"/>
                <w:lang w:val="en-GB" w:eastAsia="en-US"/>
              </w:rPr>
              <w:t>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2D2A4151" w14:textId="77777777" w:rsidR="00681E46"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p>
    <w:p w14:paraId="7FB65E68" w14:textId="12BB0E8F" w:rsidR="006F2CA2" w:rsidRPr="006F2CA2"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(deleted)</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 xml:space="preserve">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Accountant-General is hereby directed to pay to (insert the name of person to be paid and whether as plaintiff or defendant or as solicitor to plaintiff or defendant) the sum of dollars (in words at </w:t>
            </w:r>
            <w:proofErr w:type="gramStart"/>
            <w:r w:rsidRPr="006F2CA2">
              <w:rPr>
                <w:rFonts w:ascii="Times New Roman" w:hAnsi="Times New Roman" w:cs="Times New Roman"/>
                <w:sz w:val="22"/>
                <w:szCs w:val="20"/>
                <w:lang w:val="en-GB" w:eastAsia="en-US"/>
              </w:rPr>
              <w:t>length)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4C7583"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4C7583"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4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4C7583">
        <w:rPr>
          <w:rFonts w:ascii="Times New Roman" w:hAnsi="Times New Roman" w:cs="Times New Roman"/>
          <w:lang w:val="en-US" w:eastAsia="zh-CN"/>
        </w:rPr>
      </w:r>
      <w:r w:rsidR="004C758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4C7583">
              <w:rPr>
                <w:rFonts w:ascii="Times New Roman" w:eastAsia="Calibri" w:hAnsi="Times New Roman" w:cs="Times New Roman"/>
                <w:lang w:val="en-GB" w:eastAsia="en-GB"/>
              </w:rPr>
            </w:r>
            <w:r w:rsidR="004C758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4C7583">
              <w:rPr>
                <w:rFonts w:ascii="Times New Roman" w:eastAsia="Calibri" w:hAnsi="Times New Roman" w:cs="Times New Roman"/>
                <w:lang w:val="en-GB" w:eastAsia="en-GB"/>
              </w:rPr>
            </w:r>
            <w:r w:rsidR="004C758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4C7583">
              <w:rPr>
                <w:rFonts w:ascii="Times New Roman" w:eastAsia="Calibri" w:hAnsi="Times New Roman" w:cs="Times New Roman"/>
                <w:lang w:val="en-GB" w:eastAsia="en-GB"/>
              </w:rPr>
            </w:r>
            <w:r w:rsidR="004C758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4C7583">
              <w:rPr>
                <w:rFonts w:ascii="Times New Roman" w:eastAsia="Calibri" w:hAnsi="Times New Roman" w:cs="Times New Roman"/>
                <w:lang w:val="en-GB" w:eastAsia="en-GB"/>
              </w:rPr>
            </w:r>
            <w:r w:rsidR="004C758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4C7583">
              <w:rPr>
                <w:rFonts w:ascii="Times New Roman" w:eastAsia="Calibri" w:hAnsi="Times New Roman" w:cs="Times New Roman"/>
                <w:lang w:val="en-GB" w:eastAsia="en-US"/>
              </w:rPr>
            </w:r>
            <w:r w:rsidR="004C758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4C7583">
              <w:rPr>
                <w:rFonts w:ascii="Times New Roman" w:eastAsia="Calibri" w:hAnsi="Times New Roman" w:cs="Times New Roman"/>
                <w:lang w:val="en-GB" w:eastAsia="en-US"/>
              </w:rPr>
            </w:r>
            <w:r w:rsidR="004C758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4C7583">
              <w:rPr>
                <w:rFonts w:ascii="Times New Roman" w:eastAsia="Calibri" w:hAnsi="Times New Roman" w:cs="Times New Roman"/>
                <w:lang w:val="en-GB" w:eastAsia="en-US"/>
              </w:rPr>
            </w:r>
            <w:r w:rsidR="004C758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4C7583">
              <w:rPr>
                <w:rFonts w:ascii="Times New Roman" w:eastAsia="Calibri" w:hAnsi="Times New Roman" w:cs="Times New Roman"/>
                <w:lang w:val="en-GB" w:eastAsia="en-US"/>
              </w:rPr>
            </w:r>
            <w:r w:rsidR="004C758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w:t>
      </w:r>
      <w:proofErr w:type="gramStart"/>
      <w:r w:rsidR="00A76CF0" w:rsidRPr="00267633">
        <w:rPr>
          <w:rFonts w:ascii="Times New Roman" w:eastAsia="Calibri" w:hAnsi="Times New Roman" w:cs="Times New Roman"/>
          <w:i/>
          <w:lang w:val="en-GB" w:eastAsia="en-GB"/>
        </w:rPr>
        <w:t>passed away</w:t>
      </w:r>
      <w:proofErr w:type="gramEnd"/>
      <w:r w:rsidR="00A76CF0" w:rsidRPr="00267633">
        <w:rPr>
          <w:rFonts w:ascii="Times New Roman" w:eastAsia="Calibri" w:hAnsi="Times New Roman" w:cs="Times New Roman"/>
          <w:i/>
          <w:lang w:val="en-GB" w:eastAsia="en-GB"/>
        </w:rPr>
        <w:t xml:space="preserve">,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 xml:space="preserve">(Please do not leave any blanks.  Please state “Nil” if there is no one in the category in question.  If a Relevant Person has </w:t>
      </w:r>
      <w:proofErr w:type="gramStart"/>
      <w:r w:rsidRPr="000F03A7">
        <w:rPr>
          <w:rFonts w:ascii="Times New Roman" w:eastAsia="Calibri" w:hAnsi="Times New Roman" w:cs="Times New Roman"/>
          <w:i/>
          <w:sz w:val="22"/>
          <w:szCs w:val="22"/>
        </w:rPr>
        <w:t>passed away</w:t>
      </w:r>
      <w:proofErr w:type="gramEnd"/>
      <w:r w:rsidRPr="000F03A7">
        <w:rPr>
          <w:rFonts w:ascii="Times New Roman" w:eastAsia="Calibri" w:hAnsi="Times New Roman" w:cs="Times New Roman"/>
          <w:i/>
          <w:sz w:val="22"/>
          <w:szCs w:val="22"/>
        </w:rPr>
        <w:t>,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Consent Orders For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Funded </w:t>
      </w:r>
      <w:proofErr w:type="gramStart"/>
      <w:r w:rsidRPr="00A94069">
        <w:rPr>
          <w:rFonts w:ascii="Times New Roman" w:hAnsi="Times New Roman" w:cs="Times New Roman"/>
          <w:b/>
        </w:rPr>
        <w:t>With</w:t>
      </w:r>
      <w:proofErr w:type="gramEnd"/>
      <w:r w:rsidRPr="00A94069">
        <w:rPr>
          <w:rFonts w:ascii="Times New Roman" w:hAnsi="Times New Roman" w:cs="Times New Roman"/>
          <w:b/>
        </w:rPr>
        <w:t xml:space="preserve">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 xml:space="preserve">How To Use This </w:t>
      </w:r>
      <w:proofErr w:type="gramStart"/>
      <w:r w:rsidRPr="00A94069">
        <w:rPr>
          <w:rFonts w:ascii="Times New Roman" w:hAnsi="Times New Roman" w:cs="Times New Roman"/>
          <w:b/>
        </w:rPr>
        <w:t>Checklist:</w:t>
      </w:r>
      <w:proofErr w:type="gramEnd"/>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1D25F2E0"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COURT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4A7078F8"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 or the </w:t>
      </w:r>
      <w:r w:rsidR="00681E46" w:rsidRPr="00681E46">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77777777"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Date(s) and time when use of Technology Court 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372C939" w14:textId="77777777" w:rsidTr="0080319E">
        <w:trPr>
          <w:divId w:val="2116439976"/>
        </w:trPr>
        <w:tc>
          <w:tcPr>
            <w:tcW w:w="9016" w:type="dxa"/>
            <w:gridSpan w:val="2"/>
            <w:shd w:val="clear" w:color="auto" w:fill="auto"/>
          </w:tcPr>
          <w:p w14:paraId="6E60D25A"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14:paraId="5D2B5828" w14:textId="77777777" w:rsidTr="0080319E">
        <w:trPr>
          <w:divId w:val="2116439976"/>
        </w:trPr>
        <w:tc>
          <w:tcPr>
            <w:tcW w:w="7715" w:type="dxa"/>
            <w:shd w:val="clear" w:color="auto" w:fill="auto"/>
          </w:tcPr>
          <w:p w14:paraId="359E535E" w14:textId="77777777" w:rsidR="00B4715E" w:rsidRPr="0080319E" w:rsidRDefault="00B4715E" w:rsidP="006172E9">
            <w:pPr>
              <w:pStyle w:val="ListParagraph"/>
              <w:numPr>
                <w:ilvl w:val="0"/>
                <w:numId w:val="117"/>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14:paraId="15F117D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9711F4E" w14:textId="77777777" w:rsidTr="0080319E">
        <w:trPr>
          <w:divId w:val="2116439976"/>
        </w:trPr>
        <w:tc>
          <w:tcPr>
            <w:tcW w:w="7715" w:type="dxa"/>
            <w:shd w:val="clear" w:color="auto" w:fill="auto"/>
          </w:tcPr>
          <w:p w14:paraId="62E1EF50" w14:textId="77777777"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(b)    Sound system (speakers and </w:t>
            </w:r>
            <w:proofErr w:type="spellStart"/>
            <w:r w:rsidRPr="0080319E">
              <w:rPr>
                <w:rFonts w:ascii="Times New Roman" w:eastAsia="SimSun" w:hAnsi="Times New Roman" w:cs="Times New Roman"/>
              </w:rPr>
              <w:t>Tannoy</w:t>
            </w:r>
            <w:proofErr w:type="spellEnd"/>
            <w:r w:rsidRPr="0080319E">
              <w:rPr>
                <w:rFonts w:ascii="Times New Roman" w:eastAsia="SimSun" w:hAnsi="Times New Roman" w:cs="Times New Roman"/>
              </w:rPr>
              <w:t xml:space="preserve"> microphones)</w:t>
            </w:r>
          </w:p>
        </w:tc>
        <w:tc>
          <w:tcPr>
            <w:tcW w:w="1301" w:type="dxa"/>
            <w:shd w:val="clear" w:color="auto" w:fill="auto"/>
          </w:tcPr>
          <w:p w14:paraId="10A6C8C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9FB9150" w14:textId="77777777" w:rsidTr="0080319E">
        <w:trPr>
          <w:divId w:val="2116439976"/>
        </w:trPr>
        <w:tc>
          <w:tcPr>
            <w:tcW w:w="7715" w:type="dxa"/>
            <w:shd w:val="clear" w:color="auto" w:fill="auto"/>
          </w:tcPr>
          <w:p w14:paraId="33CAE933"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(c)    Visualiser (</w:t>
            </w:r>
            <w:proofErr w:type="spellStart"/>
            <w:r w:rsidRPr="0080319E">
              <w:rPr>
                <w:rFonts w:ascii="Times New Roman" w:eastAsia="SimSun" w:hAnsi="Times New Roman" w:cs="Times New Roman"/>
              </w:rPr>
              <w:t>Wolfvision</w:t>
            </w:r>
            <w:proofErr w:type="spellEnd"/>
            <w:r w:rsidRPr="0080319E">
              <w:rPr>
                <w:rFonts w:ascii="Times New Roman" w:eastAsia="SimSun" w:hAnsi="Times New Roman" w:cs="Times New Roman"/>
              </w:rPr>
              <w:t xml:space="preserve">)  </w:t>
            </w:r>
          </w:p>
        </w:tc>
        <w:tc>
          <w:tcPr>
            <w:tcW w:w="1301" w:type="dxa"/>
            <w:shd w:val="clear" w:color="auto" w:fill="auto"/>
          </w:tcPr>
          <w:p w14:paraId="0A6118A8"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C4B2AC" w14:textId="77777777" w:rsidTr="0080319E">
        <w:trPr>
          <w:divId w:val="2116439976"/>
        </w:trPr>
        <w:tc>
          <w:tcPr>
            <w:tcW w:w="7715" w:type="dxa"/>
            <w:shd w:val="clear" w:color="auto" w:fill="auto"/>
          </w:tcPr>
          <w:p w14:paraId="53029150"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w:t>
            </w:r>
            <w:proofErr w:type="gramStart"/>
            <w:r w:rsidRPr="0080319E">
              <w:rPr>
                <w:rFonts w:ascii="Times New Roman" w:eastAsia="SimSun" w:hAnsi="Times New Roman" w:cs="Times New Roman"/>
              </w:rPr>
              <w:t>RAM</w:t>
            </w:r>
            <w:proofErr w:type="gramEnd"/>
            <w:r w:rsidRPr="0080319E">
              <w:rPr>
                <w:rFonts w:ascii="Times New Roman" w:eastAsia="SimSun" w:hAnsi="Times New Roman" w:cs="Times New Roman"/>
              </w:rPr>
              <w:t xml:space="preserve"> and DVD-R)</w:t>
            </w:r>
          </w:p>
        </w:tc>
        <w:tc>
          <w:tcPr>
            <w:tcW w:w="1301" w:type="dxa"/>
            <w:shd w:val="clear" w:color="auto" w:fill="auto"/>
          </w:tcPr>
          <w:p w14:paraId="248D8F7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77777777"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C61ACF7" w14:textId="77777777" w:rsidTr="0080319E">
        <w:trPr>
          <w:divId w:val="2116439976"/>
        </w:trPr>
        <w:tc>
          <w:tcPr>
            <w:tcW w:w="7694" w:type="dxa"/>
            <w:shd w:val="clear" w:color="auto" w:fill="auto"/>
          </w:tcPr>
          <w:p w14:paraId="25AB937A"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14:paraId="42456C8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2EA4915" w14:textId="77777777" w:rsidTr="0080319E">
        <w:trPr>
          <w:divId w:val="2116439976"/>
        </w:trPr>
        <w:tc>
          <w:tcPr>
            <w:tcW w:w="7694" w:type="dxa"/>
            <w:shd w:val="clear" w:color="auto" w:fill="auto"/>
          </w:tcPr>
          <w:p w14:paraId="4A3580D5"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019C440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14:paraId="29BB3758" w14:textId="77777777" w:rsidTr="0080319E">
        <w:trPr>
          <w:divId w:val="2116439976"/>
        </w:trPr>
        <w:tc>
          <w:tcPr>
            <w:tcW w:w="7694" w:type="dxa"/>
            <w:shd w:val="clear" w:color="auto" w:fill="auto"/>
          </w:tcPr>
          <w:p w14:paraId="6B6CAFB9"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14:paraId="439E449E"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0E3C13F" w14:textId="77777777" w:rsidTr="0080319E">
        <w:trPr>
          <w:divId w:val="2116439976"/>
        </w:trPr>
        <w:tc>
          <w:tcPr>
            <w:tcW w:w="7694" w:type="dxa"/>
            <w:shd w:val="clear" w:color="auto" w:fill="auto"/>
          </w:tcPr>
          <w:p w14:paraId="0E46EB8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14:paraId="51C7967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1BA391E" w14:textId="77777777" w:rsidTr="0080319E">
        <w:trPr>
          <w:divId w:val="2116439976"/>
        </w:trPr>
        <w:tc>
          <w:tcPr>
            <w:tcW w:w="7694" w:type="dxa"/>
            <w:shd w:val="clear" w:color="auto" w:fill="auto"/>
          </w:tcPr>
          <w:p w14:paraId="6C79774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 xml:space="preserve">Portable </w:t>
            </w:r>
            <w:proofErr w:type="gramStart"/>
            <w:r w:rsidRPr="0080319E">
              <w:rPr>
                <w:rFonts w:eastAsia="SimSun"/>
                <w:sz w:val="24"/>
                <w:szCs w:val="24"/>
              </w:rPr>
              <w:t>90 or 100 inch</w:t>
            </w:r>
            <w:proofErr w:type="gramEnd"/>
            <w:r w:rsidRPr="0080319E">
              <w:rPr>
                <w:rFonts w:eastAsia="SimSun"/>
                <w:sz w:val="24"/>
                <w:szCs w:val="24"/>
              </w:rPr>
              <w:t xml:space="preserve"> tripod screen</w:t>
            </w:r>
          </w:p>
        </w:tc>
        <w:tc>
          <w:tcPr>
            <w:tcW w:w="1322" w:type="dxa"/>
            <w:shd w:val="clear" w:color="auto" w:fill="auto"/>
          </w:tcPr>
          <w:p w14:paraId="0AE3016C" w14:textId="77777777" w:rsidR="00B4715E" w:rsidRPr="0080319E" w:rsidRDefault="00B4715E" w:rsidP="0080319E">
            <w:pPr>
              <w:spacing w:before="0" w:after="0" w:line="240" w:lineRule="auto"/>
              <w:rPr>
                <w:rFonts w:ascii="Times New Roman" w:eastAsia="SimSun" w:hAnsi="Times New Roman" w:cs="Times New Roman"/>
              </w:rPr>
            </w:pPr>
          </w:p>
        </w:tc>
      </w:tr>
    </w:tbl>
    <w:p w14:paraId="202E062C" w14:textId="77777777" w:rsidR="00B4715E" w:rsidRDefault="00B4715E" w:rsidP="00B4715E">
      <w:pPr>
        <w:spacing w:before="0" w:after="0" w:line="240" w:lineRule="auto"/>
        <w:divId w:val="2116439976"/>
      </w:pPr>
    </w:p>
    <w:p w14:paraId="20AF8A65" w14:textId="77777777" w:rsidR="00B4715E" w:rsidRDefault="00B4715E" w:rsidP="00B4715E">
      <w:pPr>
        <w:spacing w:before="0" w:after="0" w:line="240" w:lineRule="auto"/>
        <w:divId w:val="2116439976"/>
      </w:pPr>
    </w:p>
    <w:p w14:paraId="095D1851" w14:textId="77777777"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1E1F98BC" w14:textId="77777777" w:rsidTr="0080319E">
        <w:trPr>
          <w:divId w:val="2116439976"/>
        </w:trPr>
        <w:tc>
          <w:tcPr>
            <w:tcW w:w="9016" w:type="dxa"/>
            <w:gridSpan w:val="2"/>
            <w:shd w:val="clear" w:color="auto" w:fill="auto"/>
          </w:tcPr>
          <w:p w14:paraId="537A83D0"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lastRenderedPageBreak/>
              <w:t xml:space="preserve">Video conferencing Mobile </w:t>
            </w:r>
            <w:proofErr w:type="gramStart"/>
            <w:r w:rsidRPr="0080319E">
              <w:rPr>
                <w:rFonts w:eastAsia="SimSun"/>
                <w:b/>
                <w:sz w:val="24"/>
                <w:szCs w:val="24"/>
              </w:rPr>
              <w:t>Cart</w:t>
            </w:r>
            <w:r w:rsidRPr="0080319E">
              <w:rPr>
                <w:rFonts w:eastAsia="SimSun"/>
                <w:b/>
                <w:bCs/>
                <w:sz w:val="24"/>
                <w:szCs w:val="24"/>
                <w:lang w:val="en-SG"/>
              </w:rPr>
              <w:t xml:space="preserve">  (</w:t>
            </w:r>
            <w:proofErr w:type="gramEnd"/>
            <w:r w:rsidRPr="0080319E">
              <w:rPr>
                <w:rFonts w:eastAsia="SimSun"/>
                <w:b/>
                <w:bCs/>
                <w:sz w:val="24"/>
                <w:szCs w:val="24"/>
                <w:lang w:val="en-SG"/>
              </w:rPr>
              <w:t xml:space="preserve">MVC) ($250 per day or part thereof)  </w:t>
            </w:r>
          </w:p>
        </w:tc>
      </w:tr>
      <w:tr w:rsidR="0080319E" w:rsidRPr="005B293D" w14:paraId="3A4567AD" w14:textId="77777777" w:rsidTr="0080319E">
        <w:trPr>
          <w:divId w:val="2116439976"/>
        </w:trPr>
        <w:tc>
          <w:tcPr>
            <w:tcW w:w="7694" w:type="dxa"/>
            <w:shd w:val="clear" w:color="auto" w:fill="auto"/>
          </w:tcPr>
          <w:p w14:paraId="3D33136D"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14:paraId="6B7D201A"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00CDA0A1" w14:textId="77777777" w:rsidTr="0080319E">
        <w:trPr>
          <w:divId w:val="2116439976"/>
        </w:trPr>
        <w:tc>
          <w:tcPr>
            <w:tcW w:w="7694" w:type="dxa"/>
            <w:shd w:val="clear" w:color="auto" w:fill="auto"/>
          </w:tcPr>
          <w:p w14:paraId="13A736C9"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14:paraId="10ED75D2"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14:paraId="418AE47A" w14:textId="77777777" w:rsidTr="0080319E">
        <w:trPr>
          <w:divId w:val="2116439976"/>
        </w:trPr>
        <w:tc>
          <w:tcPr>
            <w:tcW w:w="9016" w:type="dxa"/>
            <w:gridSpan w:val="2"/>
            <w:shd w:val="clear" w:color="auto" w:fill="auto"/>
          </w:tcPr>
          <w:p w14:paraId="6B9801D3"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Portable visualiser (</w:t>
            </w:r>
            <w:proofErr w:type="spellStart"/>
            <w:r w:rsidRPr="0080319E">
              <w:rPr>
                <w:rFonts w:eastAsia="SimSun"/>
                <w:sz w:val="24"/>
                <w:szCs w:val="24"/>
                <w:lang w:val="en-SG"/>
              </w:rPr>
              <w:t>AVerMedia</w:t>
            </w:r>
            <w:proofErr w:type="spellEnd"/>
            <w:r w:rsidRPr="0080319E">
              <w:rPr>
                <w:rFonts w:eastAsia="SimSun"/>
                <w:sz w:val="24"/>
                <w:szCs w:val="24"/>
                <w:lang w:val="en-SG"/>
              </w:rPr>
              <w:t xml:space="preserve">) </w:t>
            </w:r>
            <w:r w:rsidRPr="0080319E">
              <w:rPr>
                <w:rFonts w:eastAsia="SimSun"/>
                <w:b/>
                <w:bCs/>
                <w:sz w:val="24"/>
                <w:szCs w:val="24"/>
                <w:lang w:val="en-SG"/>
              </w:rPr>
              <w:t xml:space="preserve"> </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07D893F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77777777"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pay all prescribed fees and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2293AB34" w:rsidR="00267633" w:rsidRPr="00267633" w:rsidRDefault="00681E46" w:rsidP="00681E46">
      <w:pPr>
        <w:keepNext/>
        <w:spacing w:before="240" w:after="60" w:line="240" w:lineRule="auto"/>
        <w:jc w:val="center"/>
        <w:outlineLvl w:val="1"/>
        <w:divId w:val="2116439976"/>
        <w:rPr>
          <w:rFonts w:ascii="Times New Roman" w:hAnsi="Times New Roman"/>
          <w:bCs/>
          <w:iCs/>
          <w:sz w:val="22"/>
          <w:szCs w:val="22"/>
          <w:lang w:val="en-GB" w:eastAsia="zh-CN"/>
        </w:rPr>
      </w:pPr>
      <w:r>
        <w:rPr>
          <w:rFonts w:ascii="Times New Roman" w:hAnsi="Times New Roman"/>
          <w:bCs/>
          <w:iCs/>
          <w:sz w:val="22"/>
          <w:szCs w:val="22"/>
          <w:lang w:val="en-GB" w:eastAsia="zh-CN"/>
        </w:rPr>
        <w:t>(deleted)</w:t>
      </w:r>
    </w:p>
    <w:p w14:paraId="3395877C" w14:textId="4181567F" w:rsidR="00267633" w:rsidRDefault="00267633" w:rsidP="00267633">
      <w:pPr>
        <w:spacing w:before="0" w:after="200" w:line="276" w:lineRule="auto"/>
        <w:divId w:val="2116439976"/>
        <w:rPr>
          <w:rFonts w:ascii="Calibri" w:hAnsi="Calibri" w:cs="Times New Roman"/>
          <w:sz w:val="22"/>
          <w:szCs w:val="22"/>
          <w:lang w:val="en-GB" w:eastAsia="en-GB"/>
        </w:rPr>
      </w:pPr>
    </w:p>
    <w:p w14:paraId="19E00E5F" w14:textId="439409E2" w:rsidR="00681E46" w:rsidRDefault="00681E46" w:rsidP="00267633">
      <w:pPr>
        <w:spacing w:before="0" w:after="200" w:line="276" w:lineRule="auto"/>
        <w:divId w:val="2116439976"/>
        <w:rPr>
          <w:rFonts w:ascii="Calibri" w:hAnsi="Calibri" w:cs="Times New Roman"/>
          <w:sz w:val="22"/>
          <w:szCs w:val="22"/>
          <w:lang w:val="en-GB" w:eastAsia="en-GB"/>
        </w:rPr>
      </w:pPr>
    </w:p>
    <w:p w14:paraId="214C05DC" w14:textId="7C898BD4" w:rsidR="00681E46" w:rsidRDefault="00681E46" w:rsidP="00267633">
      <w:pPr>
        <w:spacing w:before="0" w:after="200" w:line="276" w:lineRule="auto"/>
        <w:divId w:val="2116439976"/>
        <w:rPr>
          <w:rFonts w:ascii="Calibri" w:hAnsi="Calibri" w:cs="Times New Roman"/>
          <w:sz w:val="22"/>
          <w:szCs w:val="22"/>
          <w:lang w:val="en-GB" w:eastAsia="en-GB"/>
        </w:rPr>
      </w:pPr>
    </w:p>
    <w:p w14:paraId="43C64C16" w14:textId="2961BC70" w:rsidR="00681E46" w:rsidRDefault="00681E46" w:rsidP="00267633">
      <w:pPr>
        <w:spacing w:before="0" w:after="200" w:line="276" w:lineRule="auto"/>
        <w:divId w:val="2116439976"/>
        <w:rPr>
          <w:rFonts w:ascii="Calibri" w:hAnsi="Calibri" w:cs="Times New Roman"/>
          <w:sz w:val="22"/>
          <w:szCs w:val="22"/>
          <w:lang w:val="en-GB" w:eastAsia="en-GB"/>
        </w:rPr>
      </w:pPr>
    </w:p>
    <w:p w14:paraId="2586E35D" w14:textId="42CD35FC" w:rsidR="00681E46" w:rsidRDefault="00681E46" w:rsidP="00267633">
      <w:pPr>
        <w:spacing w:before="0" w:after="200" w:line="276" w:lineRule="auto"/>
        <w:divId w:val="2116439976"/>
        <w:rPr>
          <w:rFonts w:ascii="Calibri" w:hAnsi="Calibri" w:cs="Times New Roman"/>
          <w:sz w:val="22"/>
          <w:szCs w:val="22"/>
          <w:lang w:val="en-GB" w:eastAsia="en-GB"/>
        </w:rPr>
      </w:pPr>
    </w:p>
    <w:p w14:paraId="559CDE29" w14:textId="7E03AE05" w:rsidR="00681E46" w:rsidRDefault="00681E46" w:rsidP="00267633">
      <w:pPr>
        <w:spacing w:before="0" w:after="200" w:line="276" w:lineRule="auto"/>
        <w:divId w:val="2116439976"/>
        <w:rPr>
          <w:rFonts w:ascii="Calibri" w:hAnsi="Calibri" w:cs="Times New Roman"/>
          <w:sz w:val="22"/>
          <w:szCs w:val="22"/>
          <w:lang w:val="en-GB" w:eastAsia="en-GB"/>
        </w:rPr>
      </w:pPr>
    </w:p>
    <w:p w14:paraId="6E3801EE" w14:textId="75AEFB13" w:rsidR="00681E46" w:rsidRDefault="00681E46" w:rsidP="00267633">
      <w:pPr>
        <w:spacing w:before="0" w:after="200" w:line="276" w:lineRule="auto"/>
        <w:divId w:val="2116439976"/>
        <w:rPr>
          <w:rFonts w:ascii="Calibri" w:hAnsi="Calibri" w:cs="Times New Roman"/>
          <w:sz w:val="22"/>
          <w:szCs w:val="22"/>
          <w:lang w:val="en-GB" w:eastAsia="en-GB"/>
        </w:rPr>
      </w:pPr>
    </w:p>
    <w:p w14:paraId="54E2EC3B" w14:textId="208D75AB" w:rsidR="00681E46" w:rsidRDefault="00681E46" w:rsidP="00267633">
      <w:pPr>
        <w:spacing w:before="0" w:after="200" w:line="276" w:lineRule="auto"/>
        <w:divId w:val="2116439976"/>
        <w:rPr>
          <w:rFonts w:ascii="Calibri" w:hAnsi="Calibri" w:cs="Times New Roman"/>
          <w:sz w:val="22"/>
          <w:szCs w:val="22"/>
          <w:lang w:val="en-GB" w:eastAsia="en-GB"/>
        </w:rPr>
      </w:pPr>
    </w:p>
    <w:p w14:paraId="6DE7D99D" w14:textId="72945A96" w:rsidR="00681E46" w:rsidRDefault="00681E46" w:rsidP="00267633">
      <w:pPr>
        <w:spacing w:before="0" w:after="200" w:line="276" w:lineRule="auto"/>
        <w:divId w:val="2116439976"/>
        <w:rPr>
          <w:rFonts w:ascii="Calibri" w:hAnsi="Calibri" w:cs="Times New Roman"/>
          <w:sz w:val="22"/>
          <w:szCs w:val="22"/>
          <w:lang w:val="en-GB" w:eastAsia="en-GB"/>
        </w:rPr>
      </w:pPr>
    </w:p>
    <w:p w14:paraId="406424C1" w14:textId="5CE2C81E" w:rsidR="00681E46" w:rsidRDefault="00681E46" w:rsidP="00267633">
      <w:pPr>
        <w:spacing w:before="0" w:after="200" w:line="276" w:lineRule="auto"/>
        <w:divId w:val="2116439976"/>
        <w:rPr>
          <w:rFonts w:ascii="Calibri" w:hAnsi="Calibri" w:cs="Times New Roman"/>
          <w:sz w:val="22"/>
          <w:szCs w:val="22"/>
          <w:lang w:val="en-GB" w:eastAsia="en-GB"/>
        </w:rPr>
      </w:pPr>
    </w:p>
    <w:p w14:paraId="03241619" w14:textId="1A705F7A" w:rsidR="00681E46" w:rsidRDefault="00681E46" w:rsidP="00267633">
      <w:pPr>
        <w:spacing w:before="0" w:after="200" w:line="276" w:lineRule="auto"/>
        <w:divId w:val="2116439976"/>
        <w:rPr>
          <w:rFonts w:ascii="Calibri" w:hAnsi="Calibri" w:cs="Times New Roman"/>
          <w:sz w:val="22"/>
          <w:szCs w:val="22"/>
          <w:lang w:val="en-GB" w:eastAsia="en-GB"/>
        </w:rPr>
      </w:pPr>
    </w:p>
    <w:p w14:paraId="640B8D1C" w14:textId="2A314816" w:rsidR="00681E46" w:rsidRDefault="00681E46" w:rsidP="00267633">
      <w:pPr>
        <w:spacing w:before="0" w:after="200" w:line="276" w:lineRule="auto"/>
        <w:divId w:val="2116439976"/>
        <w:rPr>
          <w:rFonts w:ascii="Calibri" w:hAnsi="Calibri" w:cs="Times New Roman"/>
          <w:sz w:val="22"/>
          <w:szCs w:val="22"/>
          <w:lang w:val="en-GB" w:eastAsia="en-GB"/>
        </w:rPr>
      </w:pPr>
    </w:p>
    <w:p w14:paraId="3FA73076" w14:textId="0BFAE8C0" w:rsidR="00681E46" w:rsidRDefault="00681E46" w:rsidP="00267633">
      <w:pPr>
        <w:spacing w:before="0" w:after="200" w:line="276" w:lineRule="auto"/>
        <w:divId w:val="2116439976"/>
        <w:rPr>
          <w:rFonts w:ascii="Calibri" w:hAnsi="Calibri" w:cs="Times New Roman"/>
          <w:sz w:val="22"/>
          <w:szCs w:val="22"/>
          <w:lang w:val="en-GB" w:eastAsia="en-GB"/>
        </w:rPr>
      </w:pPr>
    </w:p>
    <w:p w14:paraId="33BFC4F9" w14:textId="5EF45946" w:rsidR="00681E46" w:rsidRDefault="00681E46" w:rsidP="00267633">
      <w:pPr>
        <w:spacing w:before="0" w:after="200" w:line="276" w:lineRule="auto"/>
        <w:divId w:val="2116439976"/>
        <w:rPr>
          <w:rFonts w:ascii="Calibri" w:hAnsi="Calibri" w:cs="Times New Roman"/>
          <w:sz w:val="22"/>
          <w:szCs w:val="22"/>
          <w:lang w:val="en-GB" w:eastAsia="en-GB"/>
        </w:rPr>
      </w:pPr>
    </w:p>
    <w:p w14:paraId="5F11C3F2" w14:textId="4796FBDF" w:rsidR="00681E46" w:rsidRDefault="00681E46" w:rsidP="00267633">
      <w:pPr>
        <w:spacing w:before="0" w:after="200" w:line="276" w:lineRule="auto"/>
        <w:divId w:val="2116439976"/>
        <w:rPr>
          <w:rFonts w:ascii="Calibri" w:hAnsi="Calibri" w:cs="Times New Roman"/>
          <w:sz w:val="22"/>
          <w:szCs w:val="22"/>
          <w:lang w:val="en-GB" w:eastAsia="en-GB"/>
        </w:rPr>
      </w:pPr>
    </w:p>
    <w:p w14:paraId="06497581" w14:textId="4B2D8106" w:rsidR="00681E46" w:rsidRDefault="00681E46" w:rsidP="00267633">
      <w:pPr>
        <w:spacing w:before="0" w:after="200" w:line="276" w:lineRule="auto"/>
        <w:divId w:val="2116439976"/>
        <w:rPr>
          <w:rFonts w:ascii="Calibri" w:hAnsi="Calibri" w:cs="Times New Roman"/>
          <w:sz w:val="22"/>
          <w:szCs w:val="22"/>
          <w:lang w:val="en-GB" w:eastAsia="en-GB"/>
        </w:rPr>
      </w:pPr>
    </w:p>
    <w:p w14:paraId="2BBB8EA2" w14:textId="555BB351" w:rsidR="00681E46" w:rsidRDefault="00681E46" w:rsidP="00267633">
      <w:pPr>
        <w:spacing w:before="0" w:after="200" w:line="276" w:lineRule="auto"/>
        <w:divId w:val="2116439976"/>
        <w:rPr>
          <w:rFonts w:ascii="Calibri" w:hAnsi="Calibri" w:cs="Times New Roman"/>
          <w:sz w:val="22"/>
          <w:szCs w:val="22"/>
          <w:lang w:val="en-GB" w:eastAsia="en-GB"/>
        </w:rPr>
      </w:pPr>
    </w:p>
    <w:p w14:paraId="39FB1BCB" w14:textId="71660DC4" w:rsidR="00681E46" w:rsidRDefault="00681E46" w:rsidP="00267633">
      <w:pPr>
        <w:spacing w:before="0" w:after="200" w:line="276" w:lineRule="auto"/>
        <w:divId w:val="2116439976"/>
        <w:rPr>
          <w:rFonts w:ascii="Calibri" w:hAnsi="Calibri" w:cs="Times New Roman"/>
          <w:sz w:val="22"/>
          <w:szCs w:val="22"/>
          <w:lang w:val="en-GB" w:eastAsia="en-GB"/>
        </w:rPr>
      </w:pPr>
    </w:p>
    <w:p w14:paraId="732AFBEE" w14:textId="530FD0AC" w:rsidR="00681E46" w:rsidRDefault="00681E46" w:rsidP="00267633">
      <w:pPr>
        <w:spacing w:before="0" w:after="200" w:line="276" w:lineRule="auto"/>
        <w:divId w:val="2116439976"/>
        <w:rPr>
          <w:rFonts w:ascii="Calibri" w:hAnsi="Calibri" w:cs="Times New Roman"/>
          <w:sz w:val="22"/>
          <w:szCs w:val="22"/>
          <w:lang w:val="en-GB" w:eastAsia="en-GB"/>
        </w:rPr>
      </w:pPr>
    </w:p>
    <w:p w14:paraId="20C53007" w14:textId="47D03257" w:rsidR="00681E46" w:rsidRDefault="00681E46" w:rsidP="00267633">
      <w:pPr>
        <w:spacing w:before="0" w:after="200" w:line="276" w:lineRule="auto"/>
        <w:divId w:val="2116439976"/>
        <w:rPr>
          <w:rFonts w:ascii="Calibri" w:hAnsi="Calibri" w:cs="Times New Roman"/>
          <w:sz w:val="22"/>
          <w:szCs w:val="22"/>
          <w:lang w:val="en-GB" w:eastAsia="en-GB"/>
        </w:rPr>
      </w:pPr>
    </w:p>
    <w:p w14:paraId="19281D7B" w14:textId="32FFC469" w:rsidR="00681E46" w:rsidRDefault="00681E46" w:rsidP="00267633">
      <w:pPr>
        <w:spacing w:before="0" w:after="200" w:line="276" w:lineRule="auto"/>
        <w:divId w:val="2116439976"/>
        <w:rPr>
          <w:rFonts w:ascii="Calibri" w:hAnsi="Calibri" w:cs="Times New Roman"/>
          <w:sz w:val="22"/>
          <w:szCs w:val="22"/>
          <w:lang w:val="en-GB" w:eastAsia="en-GB"/>
        </w:rPr>
      </w:pPr>
    </w:p>
    <w:p w14:paraId="191EC9FC" w14:textId="4D379A38" w:rsidR="00681E46" w:rsidRDefault="00681E46" w:rsidP="00267633">
      <w:pPr>
        <w:spacing w:before="0" w:after="200" w:line="276" w:lineRule="auto"/>
        <w:divId w:val="2116439976"/>
        <w:rPr>
          <w:rFonts w:ascii="Calibri" w:hAnsi="Calibri" w:cs="Times New Roman"/>
          <w:sz w:val="22"/>
          <w:szCs w:val="22"/>
          <w:lang w:val="en-GB" w:eastAsia="en-GB"/>
        </w:rPr>
      </w:pPr>
    </w:p>
    <w:p w14:paraId="69242FBB" w14:textId="2C480D86" w:rsidR="00681E46" w:rsidRDefault="00681E46" w:rsidP="00267633">
      <w:pPr>
        <w:spacing w:before="0" w:after="200" w:line="276" w:lineRule="auto"/>
        <w:divId w:val="2116439976"/>
        <w:rPr>
          <w:rFonts w:ascii="Calibri" w:hAnsi="Calibri" w:cs="Times New Roman"/>
          <w:sz w:val="22"/>
          <w:szCs w:val="22"/>
          <w:lang w:val="en-GB" w:eastAsia="en-GB"/>
        </w:rPr>
      </w:pPr>
    </w:p>
    <w:p w14:paraId="633B996E" w14:textId="007A034E" w:rsidR="00681E46" w:rsidRDefault="00681E46" w:rsidP="00267633">
      <w:pPr>
        <w:spacing w:before="0" w:after="200" w:line="276" w:lineRule="auto"/>
        <w:divId w:val="2116439976"/>
        <w:rPr>
          <w:rFonts w:ascii="Calibri" w:hAnsi="Calibri" w:cs="Times New Roman"/>
          <w:sz w:val="22"/>
          <w:szCs w:val="22"/>
          <w:lang w:val="en-GB" w:eastAsia="en-GB"/>
        </w:rPr>
      </w:pPr>
    </w:p>
    <w:p w14:paraId="63DD81DA" w14:textId="43CB8314" w:rsidR="00681E46" w:rsidRDefault="00681E46" w:rsidP="00267633">
      <w:pPr>
        <w:spacing w:before="0" w:after="200" w:line="276" w:lineRule="auto"/>
        <w:divId w:val="2116439976"/>
        <w:rPr>
          <w:rFonts w:ascii="Calibri" w:hAnsi="Calibri" w:cs="Times New Roman"/>
          <w:sz w:val="22"/>
          <w:szCs w:val="22"/>
          <w:lang w:val="en-GB" w:eastAsia="en-GB"/>
        </w:rPr>
      </w:pPr>
    </w:p>
    <w:p w14:paraId="7170775F" w14:textId="02A060F1" w:rsidR="00681E46" w:rsidRDefault="00681E46" w:rsidP="00267633">
      <w:pPr>
        <w:spacing w:before="0" w:after="200" w:line="276" w:lineRule="auto"/>
        <w:divId w:val="2116439976"/>
        <w:rPr>
          <w:rFonts w:ascii="Calibri" w:hAnsi="Calibri" w:cs="Times New Roman"/>
          <w:sz w:val="22"/>
          <w:szCs w:val="22"/>
          <w:lang w:val="en-GB" w:eastAsia="en-GB"/>
        </w:rPr>
      </w:pPr>
    </w:p>
    <w:p w14:paraId="0452CD6E" w14:textId="77777777" w:rsidR="00681E46" w:rsidRPr="00267633" w:rsidRDefault="00681E46" w:rsidP="00267633">
      <w:pPr>
        <w:spacing w:before="0" w:after="200" w:line="276" w:lineRule="auto"/>
        <w:divId w:val="2116439976"/>
        <w:rPr>
          <w:rFonts w:ascii="Calibri" w:hAnsi="Calibri" w:cs="Times New Roman"/>
          <w:sz w:val="22"/>
          <w:szCs w:val="22"/>
          <w:lang w:val="en-GB" w:eastAsia="en-GB"/>
        </w:rPr>
      </w:pP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3E2A8" w14:textId="77777777" w:rsidR="00977180" w:rsidRDefault="00977180" w:rsidP="00F22AA5">
      <w:pPr>
        <w:spacing w:before="0" w:after="0" w:line="240" w:lineRule="auto"/>
      </w:pPr>
      <w:r>
        <w:separator/>
      </w:r>
    </w:p>
  </w:endnote>
  <w:endnote w:type="continuationSeparator" w:id="0">
    <w:p w14:paraId="0B4933B5" w14:textId="77777777" w:rsidR="00977180" w:rsidRDefault="00977180"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E261E" w14:textId="77777777" w:rsidR="004C7583" w:rsidRDefault="004C7583">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4C7583" w:rsidRDefault="004C75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72828" w14:textId="77777777" w:rsidR="004C7583" w:rsidRPr="00E3509F" w:rsidRDefault="004C7583"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CE67" w14:textId="77777777" w:rsidR="004C7583" w:rsidRPr="0036267D" w:rsidRDefault="004C7583"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77D5D" w14:textId="77777777" w:rsidR="004C7583" w:rsidRPr="0036267D" w:rsidRDefault="004C7583"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82AD" w14:textId="77777777" w:rsidR="004C7583" w:rsidRDefault="004C7583">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F825D" w14:textId="77777777" w:rsidR="004C7583" w:rsidRDefault="004C7583">
    <w:pPr>
      <w:pStyle w:val="Footer"/>
      <w:jc w:val="center"/>
    </w:pPr>
  </w:p>
  <w:p w14:paraId="03191649" w14:textId="77777777" w:rsidR="004C7583" w:rsidRDefault="004C75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C775E" w14:textId="77777777" w:rsidR="004C7583" w:rsidRDefault="004C7583">
    <w:pPr>
      <w:pStyle w:val="Footer"/>
      <w:framePr w:wrap="around" w:vAnchor="text" w:hAnchor="margin" w:xAlign="center" w:y="1"/>
      <w:rPr>
        <w:rStyle w:val="PageNumber"/>
      </w:rPr>
    </w:pPr>
  </w:p>
  <w:p w14:paraId="491C4A28" w14:textId="77777777" w:rsidR="004C7583" w:rsidRDefault="004C7583">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08E8" w14:textId="77777777" w:rsidR="004C7583" w:rsidRDefault="004C7583">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97BF5" w14:textId="77777777" w:rsidR="004C7583" w:rsidRDefault="004C758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74796" w14:textId="77777777" w:rsidR="00977180" w:rsidRDefault="00977180" w:rsidP="00F22AA5">
      <w:pPr>
        <w:spacing w:before="0" w:after="0" w:line="240" w:lineRule="auto"/>
      </w:pPr>
      <w:r>
        <w:separator/>
      </w:r>
    </w:p>
  </w:footnote>
  <w:footnote w:type="continuationSeparator" w:id="0">
    <w:p w14:paraId="4A5235E8" w14:textId="77777777" w:rsidR="00977180" w:rsidRDefault="00977180" w:rsidP="00F22AA5">
      <w:pPr>
        <w:spacing w:before="0" w:after="0" w:line="240" w:lineRule="auto"/>
      </w:pPr>
      <w:r>
        <w:continuationSeparator/>
      </w:r>
    </w:p>
  </w:footnote>
  <w:footnote w:id="1">
    <w:p w14:paraId="7A97978A" w14:textId="77777777" w:rsidR="004C7583" w:rsidRDefault="004C7583"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4C7583" w:rsidRPr="00B63C8D" w:rsidRDefault="004C7583"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4C7583" w:rsidRPr="00F776C4" w:rsidRDefault="004C7583"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4C7583" w:rsidRPr="0025080F" w:rsidRDefault="004C7583"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4C7583" w:rsidRPr="005272EC" w:rsidRDefault="004C7583"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4C7583" w:rsidRDefault="004C7583" w:rsidP="00267633">
      <w:pPr>
        <w:pStyle w:val="FootnoteText"/>
      </w:pPr>
    </w:p>
  </w:footnote>
  <w:footnote w:id="6">
    <w:p w14:paraId="24C68518" w14:textId="77777777" w:rsidR="004C7583" w:rsidRPr="00F82317" w:rsidRDefault="004C7583"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4C7583" w:rsidRDefault="004C7583"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4C7583" w:rsidRPr="00703056" w:rsidRDefault="004C7583"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4C7583" w:rsidRDefault="004C7583"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4C7583" w:rsidRDefault="004C7583"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28447" w14:textId="77777777" w:rsidR="004C7583" w:rsidRDefault="004C7583"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4C7583" w:rsidRDefault="004C7583">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4C7583" w:rsidRDefault="004C7583">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04E1C" w14:textId="77777777" w:rsidR="004C7583" w:rsidRDefault="004C75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15E6F" w14:textId="77777777" w:rsidR="004C7583" w:rsidRDefault="004C7583">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A0388" w14:textId="77777777" w:rsidR="004C7583" w:rsidRDefault="004C7583">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7E0FD" w14:textId="77777777" w:rsidR="004C7583" w:rsidRDefault="004C7583">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18EDE" w14:textId="77777777" w:rsidR="004C7583" w:rsidRDefault="004C7583">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77C01" w14:textId="77777777" w:rsidR="004C7583" w:rsidRPr="00D86B46" w:rsidRDefault="004C7583"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5"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6"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5"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4"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5"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1"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3"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5"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7"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1"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2"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4"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6"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7"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8"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3"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9"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0"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2"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5"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8"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0"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2"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4"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5"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6"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8"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4"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6"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7"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8"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9"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0"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2"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5"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6"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7"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2"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3"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6"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8"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9"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0"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1"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4"/>
  </w:num>
  <w:num w:numId="2">
    <w:abstractNumId w:val="102"/>
  </w:num>
  <w:num w:numId="3">
    <w:abstractNumId w:val="139"/>
  </w:num>
  <w:num w:numId="4">
    <w:abstractNumId w:val="66"/>
  </w:num>
  <w:num w:numId="5">
    <w:abstractNumId w:val="94"/>
  </w:num>
  <w:num w:numId="6">
    <w:abstractNumId w:val="130"/>
  </w:num>
  <w:num w:numId="7">
    <w:abstractNumId w:val="98"/>
  </w:num>
  <w:num w:numId="8">
    <w:abstractNumId w:val="82"/>
  </w:num>
  <w:num w:numId="9">
    <w:abstractNumId w:val="65"/>
  </w:num>
  <w:num w:numId="10">
    <w:abstractNumId w:val="50"/>
  </w:num>
  <w:num w:numId="11">
    <w:abstractNumId w:val="134"/>
  </w:num>
  <w:num w:numId="12">
    <w:abstractNumId w:val="64"/>
  </w:num>
  <w:num w:numId="13">
    <w:abstractNumId w:val="88"/>
  </w:num>
  <w:num w:numId="14">
    <w:abstractNumId w:val="125"/>
  </w:num>
  <w:num w:numId="15">
    <w:abstractNumId w:val="107"/>
  </w:num>
  <w:num w:numId="16">
    <w:abstractNumId w:val="124"/>
  </w:num>
  <w:num w:numId="17">
    <w:abstractNumId w:val="23"/>
  </w:num>
  <w:num w:numId="18">
    <w:abstractNumId w:val="47"/>
  </w:num>
  <w:num w:numId="19">
    <w:abstractNumId w:val="41"/>
  </w:num>
  <w:num w:numId="20">
    <w:abstractNumId w:val="106"/>
  </w:num>
  <w:num w:numId="21">
    <w:abstractNumId w:val="6"/>
  </w:num>
  <w:num w:numId="22">
    <w:abstractNumId w:val="147"/>
  </w:num>
  <w:num w:numId="23">
    <w:abstractNumId w:val="61"/>
  </w:num>
  <w:num w:numId="24">
    <w:abstractNumId w:val="7"/>
  </w:num>
  <w:num w:numId="25">
    <w:abstractNumId w:val="143"/>
  </w:num>
  <w:num w:numId="26">
    <w:abstractNumId w:val="108"/>
  </w:num>
  <w:num w:numId="27">
    <w:abstractNumId w:val="58"/>
  </w:num>
  <w:num w:numId="28">
    <w:abstractNumId w:val="59"/>
  </w:num>
  <w:num w:numId="29">
    <w:abstractNumId w:val="112"/>
  </w:num>
  <w:num w:numId="30">
    <w:abstractNumId w:val="34"/>
  </w:num>
  <w:num w:numId="31">
    <w:abstractNumId w:val="63"/>
  </w:num>
  <w:num w:numId="32">
    <w:abstractNumId w:val="127"/>
  </w:num>
  <w:num w:numId="33">
    <w:abstractNumId w:val="43"/>
  </w:num>
  <w:num w:numId="34">
    <w:abstractNumId w:val="62"/>
  </w:num>
  <w:num w:numId="35">
    <w:abstractNumId w:val="100"/>
  </w:num>
  <w:num w:numId="36">
    <w:abstractNumId w:val="18"/>
  </w:num>
  <w:num w:numId="37">
    <w:abstractNumId w:val="68"/>
  </w:num>
  <w:num w:numId="38">
    <w:abstractNumId w:val="4"/>
  </w:num>
  <w:num w:numId="39">
    <w:abstractNumId w:val="33"/>
  </w:num>
  <w:num w:numId="40">
    <w:abstractNumId w:val="19"/>
  </w:num>
  <w:num w:numId="41">
    <w:abstractNumId w:val="128"/>
  </w:num>
  <w:num w:numId="42">
    <w:abstractNumId w:val="77"/>
  </w:num>
  <w:num w:numId="43">
    <w:abstractNumId w:val="15"/>
  </w:num>
  <w:num w:numId="44">
    <w:abstractNumId w:val="44"/>
  </w:num>
  <w:num w:numId="45">
    <w:abstractNumId w:val="73"/>
  </w:num>
  <w:num w:numId="46">
    <w:abstractNumId w:val="55"/>
  </w:num>
  <w:num w:numId="47">
    <w:abstractNumId w:val="99"/>
  </w:num>
  <w:num w:numId="48">
    <w:abstractNumId w:val="101"/>
  </w:num>
  <w:num w:numId="49">
    <w:abstractNumId w:val="22"/>
  </w:num>
  <w:num w:numId="50">
    <w:abstractNumId w:val="30"/>
  </w:num>
  <w:num w:numId="51">
    <w:abstractNumId w:val="17"/>
  </w:num>
  <w:num w:numId="52">
    <w:abstractNumId w:val="97"/>
  </w:num>
  <w:num w:numId="53">
    <w:abstractNumId w:val="116"/>
  </w:num>
  <w:num w:numId="54">
    <w:abstractNumId w:val="67"/>
  </w:num>
  <w:num w:numId="55">
    <w:abstractNumId w:val="109"/>
  </w:num>
  <w:num w:numId="56">
    <w:abstractNumId w:val="79"/>
  </w:num>
  <w:num w:numId="57">
    <w:abstractNumId w:val="137"/>
  </w:num>
  <w:num w:numId="58">
    <w:abstractNumId w:val="46"/>
  </w:num>
  <w:num w:numId="59">
    <w:abstractNumId w:val="72"/>
  </w:num>
  <w:num w:numId="60">
    <w:abstractNumId w:val="141"/>
  </w:num>
  <w:num w:numId="61">
    <w:abstractNumId w:val="140"/>
  </w:num>
  <w:num w:numId="62">
    <w:abstractNumId w:val="126"/>
  </w:num>
  <w:num w:numId="63">
    <w:abstractNumId w:val="49"/>
  </w:num>
  <w:num w:numId="64">
    <w:abstractNumId w:val="138"/>
  </w:num>
  <w:num w:numId="65">
    <w:abstractNumId w:val="37"/>
  </w:num>
  <w:num w:numId="66">
    <w:abstractNumId w:val="149"/>
  </w:num>
  <w:num w:numId="67">
    <w:abstractNumId w:val="117"/>
  </w:num>
  <w:num w:numId="68">
    <w:abstractNumId w:val="135"/>
  </w:num>
  <w:num w:numId="69">
    <w:abstractNumId w:val="150"/>
  </w:num>
  <w:num w:numId="70">
    <w:abstractNumId w:val="0"/>
  </w:num>
  <w:num w:numId="71">
    <w:abstractNumId w:val="69"/>
  </w:num>
  <w:num w:numId="72">
    <w:abstractNumId w:val="36"/>
  </w:num>
  <w:num w:numId="73">
    <w:abstractNumId w:val="133"/>
  </w:num>
  <w:num w:numId="74">
    <w:abstractNumId w:val="8"/>
  </w:num>
  <w:num w:numId="75">
    <w:abstractNumId w:val="142"/>
  </w:num>
  <w:num w:numId="76">
    <w:abstractNumId w:val="104"/>
  </w:num>
  <w:num w:numId="77">
    <w:abstractNumId w:val="103"/>
  </w:num>
  <w:num w:numId="78">
    <w:abstractNumId w:val="76"/>
  </w:num>
  <w:num w:numId="79">
    <w:abstractNumId w:val="60"/>
  </w:num>
  <w:num w:numId="80">
    <w:abstractNumId w:val="120"/>
  </w:num>
  <w:num w:numId="81">
    <w:abstractNumId w:val="40"/>
  </w:num>
  <w:num w:numId="82">
    <w:abstractNumId w:val="29"/>
  </w:num>
  <w:num w:numId="83">
    <w:abstractNumId w:val="12"/>
  </w:num>
  <w:num w:numId="84">
    <w:abstractNumId w:val="75"/>
  </w:num>
  <w:num w:numId="85">
    <w:abstractNumId w:val="81"/>
  </w:num>
  <w:num w:numId="86">
    <w:abstractNumId w:val="118"/>
  </w:num>
  <w:num w:numId="87">
    <w:abstractNumId w:val="122"/>
  </w:num>
  <w:num w:numId="88">
    <w:abstractNumId w:val="3"/>
  </w:num>
  <w:num w:numId="89">
    <w:abstractNumId w:val="148"/>
  </w:num>
  <w:num w:numId="90">
    <w:abstractNumId w:val="2"/>
  </w:num>
  <w:num w:numId="91">
    <w:abstractNumId w:val="26"/>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0"/>
  </w:num>
  <w:num w:numId="97">
    <w:abstractNumId w:val="28"/>
  </w:num>
  <w:num w:numId="98">
    <w:abstractNumId w:val="31"/>
  </w:num>
  <w:num w:numId="99">
    <w:abstractNumId w:val="83"/>
  </w:num>
  <w:num w:numId="100">
    <w:abstractNumId w:val="39"/>
  </w:num>
  <w:num w:numId="101">
    <w:abstractNumId w:val="92"/>
  </w:num>
  <w:num w:numId="102">
    <w:abstractNumId w:val="123"/>
  </w:num>
  <w:num w:numId="103">
    <w:abstractNumId w:val="129"/>
  </w:num>
  <w:num w:numId="104">
    <w:abstractNumId w:val="85"/>
  </w:num>
  <w:num w:numId="105">
    <w:abstractNumId w:val="20"/>
  </w:num>
  <w:num w:numId="106">
    <w:abstractNumId w:val="87"/>
  </w:num>
  <w:num w:numId="107">
    <w:abstractNumId w:val="105"/>
  </w:num>
  <w:num w:numId="108">
    <w:abstractNumId w:val="145"/>
  </w:num>
  <w:num w:numId="109">
    <w:abstractNumId w:val="136"/>
  </w:num>
  <w:num w:numId="110">
    <w:abstractNumId w:val="121"/>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0"/>
  </w:num>
  <w:num w:numId="113">
    <w:abstractNumId w:val="95"/>
  </w:num>
  <w:num w:numId="114">
    <w:abstractNumId w:val="144"/>
  </w:num>
  <w:num w:numId="115">
    <w:abstractNumId w:val="70"/>
  </w:num>
  <w:num w:numId="116">
    <w:abstractNumId w:val="74"/>
  </w:num>
  <w:num w:numId="117">
    <w:abstractNumId w:val="91"/>
  </w:num>
  <w:num w:numId="118">
    <w:abstractNumId w:val="1"/>
  </w:num>
  <w:num w:numId="119">
    <w:abstractNumId w:val="56"/>
  </w:num>
  <w:num w:numId="120">
    <w:abstractNumId w:val="111"/>
  </w:num>
  <w:num w:numId="121">
    <w:abstractNumId w:val="114"/>
  </w:num>
  <w:num w:numId="122">
    <w:abstractNumId w:val="16"/>
  </w:num>
  <w:num w:numId="123">
    <w:abstractNumId w:val="53"/>
  </w:num>
  <w:num w:numId="124">
    <w:abstractNumId w:val="48"/>
  </w:num>
  <w:num w:numId="125">
    <w:abstractNumId w:val="42"/>
  </w:num>
  <w:num w:numId="126">
    <w:abstractNumId w:val="84"/>
  </w:num>
  <w:num w:numId="127">
    <w:abstractNumId w:val="11"/>
  </w:num>
  <w:num w:numId="128">
    <w:abstractNumId w:val="24"/>
  </w:num>
  <w:num w:numId="129">
    <w:abstractNumId w:val="131"/>
  </w:num>
  <w:num w:numId="130">
    <w:abstractNumId w:val="89"/>
  </w:num>
  <w:num w:numId="131">
    <w:abstractNumId w:val="10"/>
  </w:num>
  <w:num w:numId="132">
    <w:abstractNumId w:val="80"/>
  </w:num>
  <w:num w:numId="133">
    <w:abstractNumId w:val="9"/>
  </w:num>
  <w:num w:numId="134">
    <w:abstractNumId w:val="86"/>
  </w:num>
  <w:num w:numId="135">
    <w:abstractNumId w:val="57"/>
  </w:num>
  <w:num w:numId="136">
    <w:abstractNumId w:val="38"/>
  </w:num>
  <w:num w:numId="137">
    <w:abstractNumId w:val="52"/>
  </w:num>
  <w:num w:numId="138">
    <w:abstractNumId w:val="25"/>
  </w:num>
  <w:num w:numId="139">
    <w:abstractNumId w:val="28"/>
  </w:num>
  <w:num w:numId="140">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4106"/>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07BCC"/>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18E"/>
    <w:rsid w:val="004C1C9A"/>
    <w:rsid w:val="004C2D59"/>
    <w:rsid w:val="004C64D0"/>
    <w:rsid w:val="004C7583"/>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5B60"/>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1C1A"/>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1E46"/>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1015"/>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7E4"/>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180"/>
    <w:rsid w:val="00977700"/>
    <w:rsid w:val="00977903"/>
    <w:rsid w:val="00980009"/>
    <w:rsid w:val="00981024"/>
    <w:rsid w:val="009816CE"/>
    <w:rsid w:val="00986FC3"/>
    <w:rsid w:val="009872D0"/>
    <w:rsid w:val="0099203D"/>
    <w:rsid w:val="0099235B"/>
    <w:rsid w:val="00992607"/>
    <w:rsid w:val="00993D2C"/>
    <w:rsid w:val="0099496D"/>
    <w:rsid w:val="00997A51"/>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B6B"/>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77947"/>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535</Pages>
  <Words>128449</Words>
  <Characters>732160</Characters>
  <Application>Microsoft Office Word</Application>
  <DocSecurity>0</DocSecurity>
  <Lines>6101</Lines>
  <Paragraphs>1717</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858892</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29</cp:revision>
  <cp:lastPrinted>2018-07-18T04:35:00Z</cp:lastPrinted>
  <dcterms:created xsi:type="dcterms:W3CDTF">2019-04-23T03:23:00Z</dcterms:created>
  <dcterms:modified xsi:type="dcterms:W3CDTF">2021-01-06T06:20:00Z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